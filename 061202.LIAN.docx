
<file path=[Content_Types].xml><?xml version="1.0" encoding="utf-8"?>
<Types xmlns="http://schemas.openxmlformats.org/package/2006/content-types">
  <Override PartName="/word/header33.xml" ContentType="application/vnd.openxmlformats-officedocument.wordprocessingml.header+xml"/>
  <Override PartName="/word/header16.xml" ContentType="application/vnd.openxmlformats-officedocument.wordprocessingml.header+xml"/>
  <Override PartName="/word/footer23.xml" ContentType="application/vnd.openxmlformats-officedocument.wordprocessingml.footer+xml"/>
  <Override PartName="/word/footer3.xml" ContentType="application/vnd.openxmlformats-officedocument.wordprocessingml.footer+xml"/>
  <Default Extension="xml" ContentType="application/xml"/>
  <Override PartName="/word/header25.xml" ContentType="application/vnd.openxmlformats-officedocument.wordprocessingml.header+xml"/>
  <Override PartName="/word/footer32.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customXml/itemProps1.xml" ContentType="application/vnd.openxmlformats-officedocument.customXmlProperties+xml"/>
  <Override PartName="/word/header32.xml" ContentType="application/vnd.openxmlformats-officedocument.wordprocessingml.header+xml"/>
  <Override PartName="/docProps/custom.xml" ContentType="application/vnd.openxmlformats-officedocument.custom-properties+xml"/>
  <Override PartName="/word/header15.xml" ContentType="application/vnd.openxmlformats-officedocument.wordprocessingml.header+xml"/>
  <Override PartName="/word/footer9.xml" ContentType="application/vnd.openxmlformats-officedocument.wordprocessingml.footer+xml"/>
  <Override PartName="/word/footer22.xml" ContentType="application/vnd.openxmlformats-officedocument.wordprocessingml.footer+xml"/>
  <Override PartName="/docProps/core.xml" ContentType="application/vnd.openxmlformats-package.core-properties+xml"/>
  <Override PartName="/word/header24.xml" ContentType="application/vnd.openxmlformats-officedocument.wordprocessingml.header+xml"/>
  <Override PartName="/word/footer2.xml" ContentType="application/vnd.openxmlformats-officedocument.wordprocessingml.footer+xml"/>
  <Override PartName="/word/footer31.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footer14.xml" ContentType="application/vnd.openxmlformats-officedocument.wordprocessingml.footer+xml"/>
  <Override PartName="/word/header2.xml" ContentType="application/vnd.openxmlformats-officedocument.wordprocessingml.header+xml"/>
  <Override PartName="/word/commentsExtended.xml" ContentType="application/vnd.openxmlformats-officedocument.wordprocessingml.commentsExtended+xml"/>
  <Override PartName="/word/people.xml" ContentType="application/vnd.openxmlformats-officedocument.wordprocessingml.people+xml"/>
  <Override PartName="/word/header31.xml" ContentType="application/vnd.openxmlformats-officedocument.wordprocessingml.header+xml"/>
  <Default Extension="png" ContentType="image/png"/>
  <Override PartName="/word/header14.xml" ContentType="application/vnd.openxmlformats-officedocument.wordprocessingml.header+xml"/>
  <Override PartName="/word/footer8.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header23.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30.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29.xml" ContentType="application/vnd.openxmlformats-officedocument.wordprocessingml.footer+xml"/>
  <Override PartName="/word/header37.xml" ContentType="application/vnd.openxmlformats-officedocument.wordprocessingml.header+xml"/>
  <Override PartName="/word/header30.xml" ContentType="application/vnd.openxmlformats-officedocument.wordprocessingml.header+xml"/>
  <Override PartName="/word/settings.xml" ContentType="application/vnd.openxmlformats-officedocument.wordprocessingml.settings+xml"/>
  <Override PartName="/word/header13.xml" ContentType="application/vnd.openxmlformats-officedocument.wordprocessingml.header+xml"/>
  <Override PartName="/word/header29.xml" ContentType="application/vnd.openxmlformats-officedocument.wordprocessingml.header+xml"/>
  <Override PartName="/word/footnotes.xml" ContentType="application/vnd.openxmlformats-officedocument.wordprocessingml.footnotes+xml"/>
  <Override PartName="/word/footer20.xml" ContentType="application/vnd.openxmlformats-officedocument.wordprocessingml.footer+xml"/>
  <Override PartName="/word/footer36.xml" ContentType="application/vnd.openxmlformats-officedocument.wordprocessingml.footer+xml"/>
  <Override PartName="/word/footer7.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7.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oter12.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19.xml" ContentType="application/vnd.openxmlformats-officedocument.wordprocessingml.header+xml"/>
  <Override PartName="/word/header12.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docProps/app.xml" ContentType="application/vnd.openxmlformats-officedocument.extended-properties+xml"/>
  <Override PartName="/word/footer35.xml" ContentType="application/vnd.openxmlformats-officedocument.wordprocessingml.footer+xml"/>
  <Override PartName="/word/header21.xml" ContentType="application/vnd.openxmlformats-officedocument.wordprocessingml.header+xml"/>
  <Override PartName="/word/webSettings.xml" ContentType="application/vnd.openxmlformats-officedocument.wordprocessingml.webSettings+xml"/>
  <Override PartName="/word/footer18.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27.xml" ContentType="application/vnd.openxmlformats-officedocument.wordprocessingml.footer+xml"/>
  <Override PartName="/word/header35.xml" ContentType="application/vnd.openxmlformats-officedocument.wordprocessingml.header+xml"/>
  <Override PartName="/word/comments.xml" ContentType="application/vnd.openxmlformats-officedocument.wordprocessingml.comments+xml"/>
  <Override PartName="/word/document.xml" ContentType="application/vnd.openxmlformats-officedocument.wordprocessingml.document.main+xml"/>
  <Override PartName="/word/header18.xml" ContentType="application/vnd.openxmlformats-officedocument.wordprocessingml.header+xml"/>
  <Default Extension="jpeg" ContentType="image/jpeg"/>
  <Override PartName="/word/footer25.xml" ContentType="application/vnd.openxmlformats-officedocument.wordprocessingml.footer+xml"/>
  <Override PartName="/word/header11.xml" ContentType="application/vnd.openxmlformats-officedocument.wordprocessingml.header+xml"/>
  <Override PartName="/word/header27.xml" ContentType="application/vnd.openxmlformats-officedocument.wordprocessingml.header+xml"/>
  <Override PartName="/word/footer5.xml" ContentType="application/vnd.openxmlformats-officedocument.wordprocessingml.footer+xml"/>
  <Override PartName="/word/footer34.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26.xml" ContentType="application/vnd.openxmlformats-officedocument.wordprocessingml.footer+xml"/>
  <Override PartName="/word/styles.xml" ContentType="application/vnd.openxmlformats-officedocument.wordprocessingml.styles+xml"/>
  <Override PartName="/word/header34.xml" ContentType="application/vnd.openxmlformats-officedocument.wordprocessingml.header+xml"/>
  <Override PartName="/word/header17.xml" ContentType="application/vnd.openxmlformats-officedocument.wordprocessingml.header+xml"/>
  <Override PartName="/word/footer24.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26.xml" ContentType="application/vnd.openxmlformats-officedocument.wordprocessingml.header+xml"/>
  <Override PartName="/word/footer33.xml" ContentType="application/vnd.openxmlformats-officedocument.wordprocessingml.footer+xml"/>
  <Override PartName="/word/footer16.xml" ContentType="application/vnd.openxmlformats-officedocument.wordprocessingml.footer+xml"/>
  <Override PartName="/word/header4.xml" ContentType="application/vnd.openxmlformats-officedocument.wordprocessingml.header+xml"/>
  <Override PartName="/customXml/itemProps2.xml" ContentType="application/vnd.openxmlformats-officedocument.customXmlProperties+xml"/>
  <Default Extension="rels" ContentType="application/vnd.openxmlformats-package.relationship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A3AD4" w:rsidRDefault="000A3AD4" w:rsidP="000A3AD4">
      <w:pPr>
        <w:tabs>
          <w:tab w:val="left" w:pos="5356"/>
          <w:tab w:val="left" w:pos="7030"/>
          <w:tab w:val="left" w:pos="8604"/>
        </w:tabs>
        <w:spacing w:before="6" w:line="358" w:lineRule="exact"/>
        <w:ind w:right="100"/>
        <w:rPr>
          <w:rFonts w:ascii="Times New Roman" w:eastAsia="宋体" w:hAnsi="Times New Roman" w:cs="Times New Roman"/>
          <w:b/>
          <w:bCs/>
          <w:sz w:val="24"/>
          <w:szCs w:val="24"/>
          <w:lang w:eastAsia="zh-CN"/>
        </w:rPr>
      </w:pPr>
      <w:r>
        <w:rPr>
          <w:rFonts w:ascii="Times New Roman" w:eastAsia="宋体" w:hAnsi="Times New Roman" w:cs="Times New Roman"/>
          <w:b/>
          <w:bCs/>
          <w:sz w:val="24"/>
          <w:lang w:eastAsia="zh-CN"/>
        </w:rPr>
        <w:t>学校编码：</w:t>
      </w:r>
      <w:r>
        <w:rPr>
          <w:rFonts w:ascii="Times New Roman" w:eastAsia="宋体" w:hAnsi="Times New Roman" w:cs="Times New Roman"/>
          <w:b/>
          <w:bCs/>
          <w:spacing w:val="-9"/>
          <w:sz w:val="24"/>
          <w:szCs w:val="24"/>
          <w:lang w:eastAsia="zh-CN"/>
        </w:rPr>
        <w:t xml:space="preserve"> </w:t>
      </w:r>
      <w:r>
        <w:rPr>
          <w:rFonts w:ascii="Times New Roman" w:eastAsia="宋体" w:hAnsi="Times New Roman" w:cs="Times New Roman"/>
          <w:b/>
          <w:bCs/>
          <w:sz w:val="24"/>
          <w:szCs w:val="24"/>
          <w:lang w:eastAsia="zh-CN"/>
        </w:rPr>
        <w:t>10384</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lang w:eastAsia="zh-CN"/>
        </w:rPr>
        <w:t>分类号</w:t>
      </w:r>
      <w:r>
        <w:rPr>
          <w:rFonts w:ascii="Times New Roman" w:eastAsia="宋体" w:hAnsi="Times New Roman" w:cs="Times New Roman"/>
          <w:b/>
          <w:bCs/>
          <w:sz w:val="24"/>
          <w:szCs w:val="24"/>
          <w:lang w:eastAsia="zh-CN"/>
        </w:rPr>
        <w:t xml:space="preserve"> </w:t>
      </w:r>
      <w:r>
        <w:rPr>
          <w:rFonts w:ascii="Times New Roman" w:eastAsia="宋体" w:hAnsi="Times New Roman" w:cs="Times New Roman"/>
          <w:b/>
          <w:bCs/>
          <w:spacing w:val="39"/>
          <w:sz w:val="24"/>
          <w:szCs w:val="24"/>
          <w:lang w:eastAsia="zh-CN"/>
        </w:rPr>
        <w:t xml:space="preserve"> </w:t>
      </w:r>
      <w:r>
        <w:rPr>
          <w:rFonts w:ascii="Times New Roman" w:eastAsia="宋体" w:hAnsi="Times New Roman" w:cs="Times New Roman"/>
          <w:b/>
          <w:bCs/>
          <w:sz w:val="24"/>
          <w:szCs w:val="24"/>
          <w:u w:val="single" w:color="000000"/>
          <w:lang w:eastAsia="zh-CN"/>
        </w:rPr>
        <w:t xml:space="preserve">T192  </w:t>
      </w:r>
      <w:r>
        <w:rPr>
          <w:rFonts w:ascii="Times New Roman" w:eastAsia="宋体" w:hAnsi="Times New Roman" w:cs="Times New Roman"/>
          <w:b/>
          <w:bCs/>
          <w:spacing w:val="50"/>
          <w:sz w:val="24"/>
          <w:szCs w:val="24"/>
          <w:u w:val="single" w:color="000000"/>
          <w:lang w:eastAsia="zh-CN"/>
        </w:rPr>
        <w:t xml:space="preserve"> </w:t>
      </w:r>
      <w:r>
        <w:rPr>
          <w:rFonts w:ascii="Times New Roman" w:eastAsia="宋体" w:hAnsi="Times New Roman" w:cs="Times New Roman"/>
          <w:b/>
          <w:bCs/>
          <w:sz w:val="24"/>
          <w:szCs w:val="24"/>
          <w:lang w:eastAsia="zh-CN"/>
        </w:rPr>
        <w:t>密级</w:t>
      </w:r>
      <w:r>
        <w:rPr>
          <w:rFonts w:ascii="Times New Roman" w:eastAsia="宋体" w:hAnsi="Times New Roman" w:cs="Times New Roman"/>
          <w:b/>
          <w:bCs/>
          <w:sz w:val="24"/>
          <w:szCs w:val="24"/>
          <w:lang w:eastAsia="zh-CN"/>
        </w:rPr>
        <w:t xml:space="preserve">  </w:t>
      </w:r>
      <w:r>
        <w:rPr>
          <w:rFonts w:ascii="Times New Roman" w:eastAsia="宋体" w:hAnsi="Times New Roman" w:cs="Times New Roman"/>
          <w:b/>
          <w:bCs/>
          <w:spacing w:val="50"/>
          <w:sz w:val="24"/>
          <w:szCs w:val="24"/>
          <w:lang w:eastAsia="zh-CN"/>
        </w:rPr>
        <w:t xml:space="preserve"> </w:t>
      </w:r>
      <w:r>
        <w:rPr>
          <w:rFonts w:ascii="Times New Roman" w:eastAsia="宋体" w:hAnsi="Times New Roman" w:cs="Times New Roman"/>
          <w:b/>
          <w:bCs/>
          <w:sz w:val="24"/>
          <w:szCs w:val="24"/>
          <w:u w:val="single" w:color="000000"/>
          <w:lang w:eastAsia="zh-CN"/>
        </w:rPr>
        <w:t>公开</w:t>
      </w:r>
      <w:r>
        <w:rPr>
          <w:rFonts w:ascii="Times New Roman" w:eastAsia="宋体" w:hAnsi="Times New Roman" w:cs="Times New Roman"/>
          <w:b/>
          <w:bCs/>
          <w:w w:val="99"/>
          <w:sz w:val="24"/>
          <w:szCs w:val="24"/>
          <w:u w:val="single" w:color="000000"/>
          <w:lang w:eastAsia="zh-CN"/>
        </w:rPr>
        <w:t xml:space="preserve"> </w:t>
      </w:r>
      <w:r>
        <w:rPr>
          <w:rFonts w:ascii="Times New Roman" w:eastAsia="宋体" w:hAnsi="Times New Roman" w:cs="Times New Roman"/>
          <w:b/>
          <w:bCs/>
          <w:sz w:val="24"/>
          <w:szCs w:val="24"/>
          <w:u w:val="single" w:color="000000"/>
          <w:lang w:eastAsia="zh-CN"/>
        </w:rPr>
        <w:tab/>
      </w:r>
      <w:r>
        <w:rPr>
          <w:rFonts w:ascii="Times New Roman" w:eastAsia="宋体" w:hAnsi="Times New Roman" w:cs="Times New Roman"/>
          <w:b/>
          <w:bCs/>
          <w:sz w:val="24"/>
          <w:szCs w:val="24"/>
          <w:lang w:eastAsia="zh-CN"/>
        </w:rPr>
        <w:t xml:space="preserve"> </w:t>
      </w:r>
      <w:r>
        <w:rPr>
          <w:rFonts w:ascii="Times New Roman" w:eastAsia="宋体" w:hAnsi="Times New Roman" w:cs="Times New Roman"/>
          <w:b/>
          <w:bCs/>
          <w:sz w:val="24"/>
          <w:lang w:eastAsia="zh-CN"/>
        </w:rPr>
        <w:t>学号：</w:t>
      </w:r>
      <w:r>
        <w:rPr>
          <w:rFonts w:ascii="Times New Roman" w:eastAsia="宋体" w:hAnsi="Times New Roman" w:cs="Times New Roman"/>
          <w:b/>
          <w:bCs/>
          <w:sz w:val="24"/>
          <w:szCs w:val="24"/>
          <w:lang w:eastAsia="zh-CN"/>
        </w:rPr>
        <w:t>23020081152XXX</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szCs w:val="24"/>
          <w:lang w:eastAsia="zh-CN"/>
        </w:rPr>
        <w:tab/>
        <w:t xml:space="preserve">UDC    </w:t>
      </w:r>
      <w:r>
        <w:rPr>
          <w:rFonts w:ascii="Times New Roman" w:eastAsia="宋体" w:hAnsi="Times New Roman" w:cs="Times New Roman"/>
          <w:b/>
          <w:bCs/>
          <w:spacing w:val="8"/>
          <w:sz w:val="24"/>
          <w:szCs w:val="24"/>
          <w:lang w:eastAsia="zh-CN"/>
        </w:rPr>
        <w:t xml:space="preserve"> </w:t>
      </w:r>
      <w:r>
        <w:rPr>
          <w:rFonts w:ascii="Times New Roman" w:eastAsia="宋体" w:hAnsi="Times New Roman" w:cs="Times New Roman"/>
          <w:b/>
          <w:bCs/>
          <w:sz w:val="24"/>
          <w:szCs w:val="24"/>
          <w:u w:val="single" w:color="000000"/>
          <w:lang w:eastAsia="zh-CN"/>
        </w:rPr>
        <w:t>168</w:t>
      </w:r>
      <w:r>
        <w:rPr>
          <w:rFonts w:ascii="Times New Roman" w:eastAsia="宋体" w:hAnsi="Times New Roman" w:cs="Times New Roman"/>
          <w:b/>
          <w:bCs/>
          <w:w w:val="99"/>
          <w:sz w:val="24"/>
          <w:szCs w:val="24"/>
          <w:u w:val="single" w:color="000000"/>
          <w:lang w:eastAsia="zh-CN"/>
        </w:rPr>
        <w:t xml:space="preserve"> </w:t>
      </w:r>
      <w:r>
        <w:rPr>
          <w:rFonts w:ascii="Times New Roman" w:eastAsia="宋体" w:hAnsi="Times New Roman" w:cs="Times New Roman"/>
          <w:b/>
          <w:bCs/>
          <w:sz w:val="24"/>
          <w:szCs w:val="24"/>
          <w:u w:val="single" w:color="000000"/>
          <w:lang w:eastAsia="zh-CN"/>
        </w:rPr>
        <w:tab/>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3" w:line="220" w:lineRule="exact"/>
        <w:rPr>
          <w:lang w:eastAsia="zh-CN"/>
        </w:rPr>
      </w:pPr>
    </w:p>
    <w:p w:rsidR="000A3AD4" w:rsidRDefault="000A3AD4" w:rsidP="000A3AD4">
      <w:pPr>
        <w:ind w:left="2708"/>
        <w:rPr>
          <w:rFonts w:ascii="Times New Roman" w:hAnsi="Times New Roman" w:cs="Times New Roman"/>
          <w:sz w:val="20"/>
          <w:szCs w:val="20"/>
        </w:rPr>
      </w:pPr>
      <w:r>
        <w:rPr>
          <w:noProof/>
        </w:rPr>
        <w:drawing>
          <wp:inline distT="0" distB="0" distL="114300" distR="114300">
            <wp:extent cx="2099945" cy="612775"/>
            <wp:effectExtent l="0" t="0" r="1460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pic:cNvPicPr>
                  </pic:nvPicPr>
                  <pic:blipFill>
                    <a:blip r:embed="rId9"/>
                    <a:stretch>
                      <a:fillRect/>
                    </a:stretch>
                  </pic:blipFill>
                  <pic:spPr>
                    <a:xfrm>
                      <a:off x="0" y="0"/>
                      <a:ext cx="2099945" cy="612775"/>
                    </a:xfrm>
                    <a:prstGeom prst="rect">
                      <a:avLst/>
                    </a:prstGeom>
                    <a:noFill/>
                    <a:ln w="9525">
                      <a:noFill/>
                    </a:ln>
                  </pic:spPr>
                </pic:pic>
              </a:graphicData>
            </a:graphic>
          </wp:inline>
        </w:drawing>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17" w:line="260" w:lineRule="exact"/>
        <w:rPr>
          <w:sz w:val="26"/>
          <w:szCs w:val="26"/>
        </w:rPr>
      </w:pPr>
    </w:p>
    <w:p w:rsidR="000A3AD4" w:rsidRDefault="000A3AD4" w:rsidP="000A3AD4">
      <w:pPr>
        <w:snapToGrid w:val="0"/>
        <w:spacing w:line="600" w:lineRule="auto"/>
        <w:jc w:val="center"/>
        <w:rPr>
          <w:rFonts w:ascii="宋体" w:eastAsia="宋体" w:hAnsi="宋体" w:cs="宋体"/>
          <w:sz w:val="28"/>
          <w:szCs w:val="28"/>
          <w:lang w:eastAsia="zh-CN"/>
        </w:rPr>
      </w:pPr>
      <w:r>
        <w:rPr>
          <w:rFonts w:ascii="宋体" w:eastAsia="宋体" w:hAnsi="宋体" w:cs="宋体" w:hint="eastAsia"/>
          <w:b/>
          <w:bCs/>
          <w:sz w:val="36"/>
          <w:szCs w:val="36"/>
          <w:lang w:eastAsia="zh-CN"/>
        </w:rPr>
        <w:t>博</w:t>
      </w:r>
      <w:r>
        <w:rPr>
          <w:rFonts w:ascii="宋体" w:eastAsia="宋体" w:hAnsi="宋体" w:cs="宋体" w:hint="eastAsia"/>
          <w:b/>
          <w:bCs/>
          <w:sz w:val="36"/>
          <w:szCs w:val="36"/>
          <w:lang w:eastAsia="zh-CN"/>
        </w:rPr>
        <w:tab/>
        <w:t>士</w:t>
      </w:r>
      <w:r>
        <w:rPr>
          <w:rFonts w:ascii="宋体" w:eastAsia="宋体" w:hAnsi="宋体" w:cs="宋体" w:hint="eastAsia"/>
          <w:b/>
          <w:bCs/>
          <w:sz w:val="36"/>
          <w:szCs w:val="36"/>
          <w:lang w:eastAsia="zh-CN"/>
        </w:rPr>
        <w:tab/>
        <w:t>学</w:t>
      </w:r>
      <w:r>
        <w:rPr>
          <w:rFonts w:ascii="宋体" w:eastAsia="宋体" w:hAnsi="宋体" w:cs="宋体" w:hint="eastAsia"/>
          <w:b/>
          <w:bCs/>
          <w:sz w:val="36"/>
          <w:szCs w:val="36"/>
          <w:lang w:eastAsia="zh-CN"/>
        </w:rPr>
        <w:tab/>
        <w:t>位</w:t>
      </w:r>
      <w:r>
        <w:rPr>
          <w:rFonts w:ascii="宋体" w:eastAsia="宋体" w:hAnsi="宋体" w:cs="宋体" w:hint="eastAsia"/>
          <w:b/>
          <w:bCs/>
          <w:sz w:val="36"/>
          <w:szCs w:val="36"/>
          <w:lang w:eastAsia="zh-CN"/>
        </w:rPr>
        <w:tab/>
        <w:t>论</w:t>
      </w:r>
      <w:r>
        <w:rPr>
          <w:rFonts w:ascii="宋体" w:eastAsia="宋体" w:hAnsi="宋体" w:cs="宋体" w:hint="eastAsia"/>
          <w:b/>
          <w:bCs/>
          <w:sz w:val="36"/>
          <w:szCs w:val="36"/>
          <w:lang w:eastAsia="zh-CN"/>
        </w:rPr>
        <w:tab/>
        <w:t>文</w:t>
      </w:r>
    </w:p>
    <w:p w:rsidR="000A3AD4" w:rsidRPr="00457B62" w:rsidRDefault="000A3AD4" w:rsidP="000A3AD4">
      <w:pPr>
        <w:pStyle w:val="BodyText3"/>
        <w:snapToGrid w:val="0"/>
        <w:jc w:val="center"/>
        <w:rPr>
          <w:rFonts w:ascii="黑体" w:eastAsia="黑体" w:hAnsi="黑体"/>
          <w:b/>
          <w:sz w:val="44"/>
          <w:szCs w:val="44"/>
          <w:lang w:eastAsia="zh-CN"/>
        </w:rPr>
      </w:pPr>
      <w:r w:rsidRPr="00457B62">
        <w:rPr>
          <w:rFonts w:ascii="宋体" w:eastAsia="宋体" w:hAnsi="宋体" w:cs="宋体" w:hint="eastAsia"/>
          <w:b/>
          <w:sz w:val="44"/>
          <w:szCs w:val="44"/>
          <w:lang w:eastAsia="zh-CN"/>
        </w:rPr>
        <w:t>动机驱动的认知对话系统的关键技术研究</w:t>
      </w:r>
    </w:p>
    <w:p w:rsidR="000A3AD4" w:rsidRDefault="000A3AD4" w:rsidP="000A3AD4">
      <w:pPr>
        <w:pStyle w:val="BodyText3"/>
        <w:snapToGrid w:val="0"/>
        <w:jc w:val="center"/>
        <w:rPr>
          <w:rFonts w:ascii="Times New Roman" w:eastAsia="黑体" w:hAnsi="Times New Roman"/>
          <w:b/>
          <w:kern w:val="2"/>
          <w:sz w:val="32"/>
          <w:szCs w:val="32"/>
        </w:rPr>
      </w:pPr>
      <w:r>
        <w:rPr>
          <w:rFonts w:ascii="Times New Roman" w:eastAsia="黑体" w:hAnsi="Times New Roman" w:hint="eastAsia"/>
          <w:b/>
          <w:kern w:val="2"/>
          <w:sz w:val="32"/>
          <w:szCs w:val="32"/>
        </w:rPr>
        <w:t>Motivation-driven Cognitive Method</w:t>
      </w:r>
      <w:r>
        <w:rPr>
          <w:rFonts w:ascii="Times New Roman" w:eastAsia="黑体" w:hAnsi="Times New Roman"/>
          <w:b/>
          <w:kern w:val="2"/>
          <w:sz w:val="32"/>
          <w:szCs w:val="32"/>
        </w:rPr>
        <w:t>o</w:t>
      </w:r>
      <w:r>
        <w:rPr>
          <w:rFonts w:ascii="Times New Roman" w:eastAsia="黑体" w:hAnsi="Times New Roman" w:hint="eastAsia"/>
          <w:b/>
          <w:kern w:val="2"/>
          <w:sz w:val="32"/>
          <w:szCs w:val="32"/>
        </w:rPr>
        <w:t>logy for Natural Language Dialogue</w:t>
      </w:r>
    </w:p>
    <w:p w:rsidR="000A3AD4" w:rsidRDefault="000A3AD4" w:rsidP="00A14FB4">
      <w:pPr>
        <w:spacing w:beforeLines="150" w:afterLines="170"/>
        <w:jc w:val="center"/>
        <w:rPr>
          <w:rFonts w:ascii="楷体" w:eastAsia="楷体" w:hAnsi="楷体" w:cs="楷体"/>
          <w:sz w:val="36"/>
          <w:szCs w:val="36"/>
          <w:lang w:eastAsia="zh-CN"/>
        </w:rPr>
      </w:pPr>
      <w:r>
        <w:rPr>
          <w:rFonts w:ascii="宋体" w:eastAsia="宋体" w:hAnsi="宋体" w:cs="宋体" w:hint="eastAsia"/>
          <w:sz w:val="36"/>
          <w:szCs w:val="36"/>
          <w:lang w:eastAsia="zh-CN"/>
        </w:rPr>
        <w:t>练</w:t>
      </w:r>
      <w:r>
        <w:rPr>
          <w:rFonts w:ascii="楷体" w:eastAsia="楷体" w:hAnsi="楷体" w:cs="楷体" w:hint="eastAsia"/>
          <w:spacing w:val="11"/>
          <w:sz w:val="36"/>
          <w:szCs w:val="36"/>
          <w:lang w:eastAsia="zh-CN"/>
        </w:rPr>
        <w:t xml:space="preserve"> </w:t>
      </w:r>
      <w:r>
        <w:rPr>
          <w:rFonts w:ascii="宋体" w:eastAsia="宋体" w:hAnsi="宋体" w:cs="宋体" w:hint="eastAsia"/>
          <w:sz w:val="36"/>
          <w:szCs w:val="36"/>
          <w:lang w:eastAsia="zh-CN"/>
        </w:rPr>
        <w:t>睿</w:t>
      </w:r>
      <w:r>
        <w:rPr>
          <w:rFonts w:ascii="楷体" w:eastAsia="楷体" w:hAnsi="楷体" w:cs="楷体" w:hint="eastAsia"/>
          <w:spacing w:val="12"/>
          <w:sz w:val="36"/>
          <w:szCs w:val="36"/>
          <w:lang w:eastAsia="zh-CN"/>
        </w:rPr>
        <w:t xml:space="preserve"> </w:t>
      </w:r>
      <w:r>
        <w:rPr>
          <w:rFonts w:ascii="宋体" w:eastAsia="宋体" w:hAnsi="宋体" w:cs="宋体" w:hint="eastAsia"/>
          <w:sz w:val="36"/>
          <w:szCs w:val="36"/>
          <w:lang w:eastAsia="zh-CN"/>
        </w:rPr>
        <w:t>婷</w:t>
      </w:r>
    </w:p>
    <w:p w:rsidR="000A3AD4" w:rsidRDefault="000A3AD4" w:rsidP="000C6FE5">
      <w:pPr>
        <w:snapToGrid w:val="0"/>
        <w:spacing w:beforeLines="80" w:line="400" w:lineRule="exact"/>
        <w:ind w:leftChars="700" w:left="1143" w:firstLineChars="98" w:firstLine="181"/>
        <w:rPr>
          <w:rFonts w:ascii="楷体_GB2312" w:eastAsia="楷体_GB2312"/>
          <w:b/>
          <w:sz w:val="28"/>
          <w:szCs w:val="28"/>
          <w:lang w:eastAsia="zh-CN"/>
        </w:rPr>
      </w:pPr>
    </w:p>
    <w:p w:rsidR="000A3AD4" w:rsidRDefault="000A3AD4" w:rsidP="000C6FE5">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指导教师姓名：</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周昌乐</w:t>
      </w:r>
      <w:r>
        <w:rPr>
          <w:rFonts w:ascii="Times New Roman" w:eastAsia="楷体_GB2312" w:hAnsi="Times New Roman" w:cs="Times New Roman"/>
          <w:b/>
          <w:sz w:val="28"/>
          <w:szCs w:val="28"/>
          <w:lang w:eastAsia="zh-CN"/>
        </w:rPr>
        <w:t xml:space="preserve">    </w:t>
      </w:r>
      <w:r>
        <w:rPr>
          <w:rFonts w:ascii="宋体" w:eastAsia="宋体" w:hAnsi="宋体" w:cs="宋体" w:hint="eastAsia"/>
          <w:b/>
          <w:sz w:val="28"/>
          <w:szCs w:val="28"/>
          <w:lang w:eastAsia="zh-CN"/>
        </w:rPr>
        <w:t>教授</w:t>
      </w:r>
    </w:p>
    <w:p w:rsidR="000A3AD4" w:rsidRDefault="000A3AD4" w:rsidP="000C6FE5">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专</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业</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名</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称：</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 xml:space="preserve"> </w:t>
      </w:r>
      <w:r>
        <w:rPr>
          <w:rFonts w:ascii="宋体" w:eastAsia="宋体" w:hAnsi="宋体" w:cs="宋体" w:hint="eastAsia"/>
          <w:b/>
          <w:sz w:val="28"/>
          <w:szCs w:val="28"/>
          <w:lang w:eastAsia="zh-CN"/>
        </w:rPr>
        <w:t>人工智能基础</w:t>
      </w:r>
    </w:p>
    <w:p w:rsidR="000A3AD4" w:rsidRDefault="000A3AD4" w:rsidP="000C6FE5">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论文提交日期：</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 xml:space="preserve"> 2016</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年</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6</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月</w:t>
      </w:r>
    </w:p>
    <w:p w:rsidR="000A3AD4" w:rsidRDefault="000A3AD4" w:rsidP="000C6FE5">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论文答辩时间：</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2016</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年</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7</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月</w:t>
      </w:r>
      <w:r>
        <w:rPr>
          <w:rFonts w:ascii="Times New Roman" w:eastAsia="楷体_GB2312" w:hAnsi="Times New Roman" w:cs="Times New Roman"/>
          <w:b/>
          <w:sz w:val="28"/>
          <w:szCs w:val="28"/>
          <w:lang w:eastAsia="zh-CN"/>
        </w:rPr>
        <w:t xml:space="preserve"> </w:t>
      </w:r>
    </w:p>
    <w:p w:rsidR="000A3AD4" w:rsidRDefault="000A3AD4" w:rsidP="000C6FE5">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学位授予日期：</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年</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月</w:t>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7" w:line="240" w:lineRule="exact"/>
        <w:rPr>
          <w:sz w:val="24"/>
          <w:szCs w:val="24"/>
          <w:lang w:eastAsia="zh-CN"/>
        </w:rPr>
      </w:pP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答辩委员会主席：</w:t>
      </w:r>
      <w:r>
        <w:rPr>
          <w:b/>
          <w:sz w:val="28"/>
          <w:szCs w:val="28"/>
          <w:u w:val="single"/>
          <w:lang w:eastAsia="zh-CN"/>
        </w:rPr>
        <w:t xml:space="preserve">  </w:t>
      </w:r>
      <w:r>
        <w:rPr>
          <w:rFonts w:hint="eastAsia"/>
          <w:b/>
          <w:sz w:val="28"/>
          <w:szCs w:val="28"/>
          <w:u w:val="single"/>
          <w:lang w:eastAsia="zh-CN"/>
        </w:rPr>
        <w:t xml:space="preserve">         </w:t>
      </w: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评    阅    人：</w:t>
      </w:r>
      <w:r>
        <w:rPr>
          <w:b/>
          <w:sz w:val="28"/>
          <w:szCs w:val="28"/>
          <w:u w:val="single"/>
          <w:lang w:eastAsia="zh-CN"/>
        </w:rPr>
        <w:t xml:space="preserve">  </w:t>
      </w:r>
      <w:r>
        <w:rPr>
          <w:rFonts w:hint="eastAsia"/>
          <w:b/>
          <w:sz w:val="28"/>
          <w:szCs w:val="28"/>
          <w:u w:val="single"/>
          <w:lang w:eastAsia="zh-CN"/>
        </w:rPr>
        <w:t xml:space="preserve">         </w:t>
      </w:r>
    </w:p>
    <w:p w:rsidR="000A3AD4" w:rsidRDefault="000A3AD4" w:rsidP="000A3AD4">
      <w:pPr>
        <w:spacing w:before="7" w:line="100" w:lineRule="exact"/>
        <w:rPr>
          <w:sz w:val="10"/>
          <w:szCs w:val="1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A14FB4">
      <w:pPr>
        <w:pStyle w:val="PlainText"/>
        <w:snapToGrid w:val="0"/>
        <w:spacing w:beforeLines="100" w:beforeAutospacing="0" w:after="0" w:afterAutospacing="0" w:line="340" w:lineRule="exact"/>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2016 </w:t>
      </w:r>
      <w:r>
        <w:rPr>
          <w:rFonts w:ascii="Yuanti TC Light" w:hAnsi="Yuanti TC Light" w:cs="Yuanti TC Light"/>
          <w:b/>
          <w:sz w:val="28"/>
          <w:szCs w:val="28"/>
          <w:lang w:eastAsia="zh-CN"/>
        </w:rPr>
        <w:t>年</w:t>
      </w:r>
      <w:r>
        <w:rPr>
          <w:rFonts w:ascii="Times New Roman" w:hAnsi="Times New Roman" w:cs="Times New Roman"/>
          <w:b/>
          <w:sz w:val="28"/>
          <w:szCs w:val="28"/>
          <w:lang w:eastAsia="zh-CN"/>
        </w:rPr>
        <w:t xml:space="preserve"> 6 </w:t>
      </w:r>
      <w:r>
        <w:rPr>
          <w:rFonts w:ascii="Yuanti TC Light" w:hAnsi="Yuanti TC Light" w:cs="Yuanti TC Light"/>
          <w:b/>
          <w:sz w:val="28"/>
          <w:szCs w:val="28"/>
          <w:lang w:eastAsia="zh-CN"/>
        </w:rPr>
        <w:t>月</w:t>
      </w:r>
    </w:p>
    <w:p w:rsidR="000A3AD4" w:rsidRDefault="000A3AD4" w:rsidP="000A3AD4">
      <w:pPr>
        <w:spacing w:line="400" w:lineRule="exact"/>
        <w:rPr>
          <w:rFonts w:ascii="Arial Unicode MS" w:eastAsia="Arial Unicode MS" w:hAnsi="Arial Unicode MS" w:cs="Arial Unicode MS"/>
          <w:sz w:val="28"/>
          <w:szCs w:val="28"/>
          <w:lang w:eastAsia="zh-CN"/>
        </w:rPr>
      </w:pPr>
    </w:p>
    <w:p w:rsidR="000A3AD4" w:rsidRDefault="000A3AD4" w:rsidP="000A3AD4">
      <w:pPr>
        <w:spacing w:line="400" w:lineRule="exact"/>
        <w:rPr>
          <w:rFonts w:ascii="Arial Unicode MS" w:eastAsia="Arial Unicode MS" w:hAnsi="Arial Unicode MS" w:cs="Arial Unicode MS"/>
          <w:sz w:val="28"/>
          <w:szCs w:val="28"/>
          <w:lang w:eastAsia="zh-CN"/>
        </w:rPr>
        <w:sectPr w:rsidR="000A3AD4">
          <w:pgSz w:w="11906" w:h="16840"/>
          <w:pgMar w:top="1560" w:right="1600" w:bottom="280" w:left="1600" w:gutter="0"/>
          <w:cols w:equalWidth="0">
            <w:col w:w="870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60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厦门大学学位论文原创性声明</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本人呈交的学位论文是本人在导师指导下，独立完成的研究成果。</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本人在论文写作中参考其他个人或集体已经发表的研究成果，均在文中</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以适当方式明确标明，并符合法律规范和《厦门大学研究生学术活动规</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范（试行）》。</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另外，该学位论文为（</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）课题（组）的研究成果，获得（</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）课题（组）经费或实验室的资助，在（</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）实验室完成。（请在以上括号内填写课题或课题组负责人或实验室名称，未有此项声明内容的，可以不作特别声明。）</w:t>
      </w:r>
    </w:p>
    <w:p w:rsidR="000A3AD4" w:rsidRDefault="000A3AD4" w:rsidP="000A3AD4">
      <w:pPr>
        <w:ind w:firstLine="600"/>
        <w:rPr>
          <w:rFonts w:ascii="仿宋_GB2312" w:eastAsia="仿宋_GB2312" w:hAnsi="Verdana"/>
          <w:sz w:val="28"/>
          <w:szCs w:val="28"/>
          <w:lang w:eastAsia="zh-CN"/>
        </w:rPr>
      </w:pPr>
    </w:p>
    <w:p w:rsidR="000A3AD4" w:rsidRDefault="000A3AD4" w:rsidP="000A3AD4">
      <w:pPr>
        <w:ind w:firstLineChars="1542" w:firstLine="4318"/>
        <w:rPr>
          <w:rFonts w:ascii="仿宋_GB2312" w:eastAsia="仿宋_GB2312" w:hAnsi="Verdana"/>
          <w:sz w:val="28"/>
          <w:szCs w:val="28"/>
          <w:lang w:eastAsia="zh-CN"/>
        </w:rPr>
      </w:pPr>
      <w:r>
        <w:rPr>
          <w:rFonts w:ascii="宋体" w:eastAsia="宋体" w:hAnsi="宋体" w:cs="宋体" w:hint="eastAsia"/>
          <w:sz w:val="28"/>
          <w:szCs w:val="28"/>
          <w:lang w:eastAsia="zh-CN"/>
        </w:rPr>
        <w:t>声明人（签名）：</w:t>
      </w:r>
    </w:p>
    <w:p w:rsidR="000A3AD4" w:rsidRDefault="000A3AD4" w:rsidP="000C6FE5">
      <w:pPr>
        <w:ind w:firstLineChars="1542" w:firstLine="2841"/>
        <w:rPr>
          <w:rFonts w:ascii="仿宋_GB2312" w:eastAsia="仿宋_GB2312" w:hAnsi="Verdana"/>
          <w:sz w:val="28"/>
          <w:szCs w:val="28"/>
          <w:lang w:eastAsia="zh-CN"/>
        </w:rPr>
      </w:pP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48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厦门大学学位论文著作权使用声明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本人同意厦门大学根据《中华人民共和国学位条例暂行实施办法》</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等规定保留和使用此学位论文，并向主管部门或其指定机构送交学位论</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文（包括纸质版和电子版），允许学位论文进入厦门大学图书馆及其数</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据库被查阅、借阅。本人同意厦门大学将学位论文加入全国博士、硕士</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学位论文共建单位数据库进行检索，将学位论文的标题和摘要汇编出版，采用影印、缩印或者其它方式合理复制学位论文。</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本学位论文属于：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 xml:space="preserve">　）</w:t>
      </w:r>
      <w:r>
        <w:rPr>
          <w:rFonts w:ascii="仿宋_GB2312" w:eastAsia="仿宋_GB2312" w:hAnsi="Verdana" w:hint="eastAsia"/>
          <w:sz w:val="28"/>
          <w:szCs w:val="28"/>
          <w:lang w:eastAsia="zh-CN"/>
        </w:rPr>
        <w:t>1</w:t>
      </w:r>
      <w:r>
        <w:rPr>
          <w:rFonts w:ascii="宋体" w:eastAsia="宋体" w:hAnsi="宋体" w:cs="宋体" w:hint="eastAsia"/>
          <w:sz w:val="28"/>
          <w:szCs w:val="28"/>
          <w:lang w:eastAsia="zh-CN"/>
        </w:rPr>
        <w:t>、经厦门大学保密委员会审查核定的保密学位论文，于</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日解密，解密后适用上述授权。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w:t>
      </w:r>
      <w:r>
        <w:rPr>
          <w:rFonts w:ascii="仿宋_GB2312" w:eastAsia="仿宋_GB2312" w:hAnsi="Verdana" w:hint="eastAsia"/>
          <w:sz w:val="28"/>
          <w:szCs w:val="28"/>
          <w:lang w:eastAsia="zh-CN"/>
        </w:rPr>
        <w:t>2</w:t>
      </w:r>
      <w:r>
        <w:rPr>
          <w:rFonts w:ascii="宋体" w:eastAsia="宋体" w:hAnsi="宋体" w:cs="宋体" w:hint="eastAsia"/>
          <w:sz w:val="28"/>
          <w:szCs w:val="28"/>
          <w:lang w:eastAsia="zh-CN"/>
        </w:rPr>
        <w:t>、不保密，适用上述授权。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（请在以上相应括号内打</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或填上相应内容。保密学位论文应</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是已经厦门大学保密委员会审定过的学位论文，未经厦门大学保密委员</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会审定的学位论文均为公开学位论文。此声明栏不填写的，默认为公开</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学位论文，均适用上述授权。）</w:t>
      </w:r>
    </w:p>
    <w:p w:rsidR="000A3AD4" w:rsidRDefault="000A3AD4" w:rsidP="000A3AD4">
      <w:pPr>
        <w:numPr>
          <w:ins w:id="0" w:author="hhy" w:date="2008-06-04T17:42:00Z"/>
        </w:numPr>
        <w:ind w:firstLine="435"/>
        <w:rPr>
          <w:rFonts w:ascii="仿宋_GB2312" w:eastAsia="仿宋_GB2312" w:hAnsi="Verdana"/>
          <w:sz w:val="28"/>
          <w:szCs w:val="28"/>
          <w:lang w:eastAsia="zh-CN"/>
        </w:rPr>
      </w:pPr>
    </w:p>
    <w:p w:rsidR="000A3AD4" w:rsidRDefault="000A3AD4" w:rsidP="000A3AD4">
      <w:pPr>
        <w:ind w:firstLine="435"/>
        <w:rPr>
          <w:rFonts w:ascii="仿宋_GB2312" w:eastAsia="仿宋_GB2312" w:hAnsi="Verdana"/>
          <w:sz w:val="28"/>
          <w:szCs w:val="28"/>
          <w:lang w:eastAsia="zh-CN"/>
        </w:rPr>
      </w:pPr>
    </w:p>
    <w:p w:rsidR="000A3AD4" w:rsidRDefault="000A3AD4" w:rsidP="000A3AD4">
      <w:pPr>
        <w:ind w:firstLine="570"/>
        <w:rPr>
          <w:rFonts w:ascii="仿宋_GB2312" w:eastAsia="仿宋_GB2312" w:hAnsi="Verdana"/>
          <w:sz w:val="28"/>
          <w:szCs w:val="28"/>
          <w:lang w:eastAsia="zh-CN"/>
        </w:rPr>
      </w:pP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声明人（签名）：</w:t>
      </w:r>
    </w:p>
    <w:p w:rsidR="000A3AD4" w:rsidRDefault="000A3AD4" w:rsidP="000A3AD4">
      <w:pPr>
        <w:ind w:left="4320" w:firstLine="720"/>
        <w:rPr>
          <w:rFonts w:ascii="仿宋_GB2312" w:eastAsia="仿宋_GB2312" w:hAnsi="Verdana"/>
          <w:sz w:val="28"/>
          <w:szCs w:val="28"/>
          <w:lang w:eastAsia="zh-CN"/>
        </w:rPr>
      </w:pP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0C6FE5">
      <w:pPr>
        <w:pStyle w:val="Heading1"/>
        <w:tabs>
          <w:tab w:val="clear" w:pos="425"/>
        </w:tabs>
        <w:jc w:val="both"/>
        <w:rPr>
          <w:lang w:eastAsia="zh-CN"/>
        </w:rPr>
        <w:sectPr w:rsidR="000A3AD4">
          <w:headerReference w:type="even" r:id="rId10"/>
          <w:footerReference w:type="even" r:id="rId11"/>
          <w:footerReference w:type="default" r:id="rId12"/>
          <w:pgSz w:w="11906" w:h="16840"/>
          <w:pgMar w:top="1360" w:right="1680" w:bottom="1540" w:left="1300" w:header="1086" w:footer="1349" w:gutter="0"/>
          <w:pgNumType w:fmt="upperRoman" w:start="1"/>
          <w:cols w:equalWidth="0">
            <w:col w:w="8926"/>
          </w:cols>
        </w:sectPr>
      </w:pPr>
      <w:bookmarkStart w:id="1" w:name="_bookmark0"/>
      <w:bookmarkStart w:id="2" w:name="摘要"/>
      <w:bookmarkEnd w:id="1"/>
      <w:bookmarkEnd w:id="2"/>
    </w:p>
    <w:p w:rsidR="000A3AD4" w:rsidRPr="00DC3FAF" w:rsidRDefault="000A3AD4" w:rsidP="000A3AD4">
      <w:pPr>
        <w:pStyle w:val="Heading1"/>
        <w:keepNext/>
        <w:keepLines/>
        <w:tabs>
          <w:tab w:val="clear" w:pos="425"/>
        </w:tabs>
        <w:spacing w:before="340" w:after="330" w:line="578" w:lineRule="auto"/>
        <w:jc w:val="center"/>
        <w:textAlignment w:val="auto"/>
        <w:rPr>
          <w:rFonts w:ascii="黑体" w:hAnsi="黑体" w:cs="Times New Roman"/>
          <w:bCs/>
          <w:kern w:val="44"/>
          <w:sz w:val="32"/>
          <w:szCs w:val="44"/>
          <w:lang w:eastAsia="zh-CN"/>
        </w:rPr>
      </w:pPr>
      <w:bookmarkStart w:id="3" w:name="_Toc10683"/>
      <w:bookmarkStart w:id="4" w:name="_Toc453623345"/>
      <w:bookmarkStart w:id="5" w:name="_Toc327482412"/>
      <w:r w:rsidRPr="00DC3FAF">
        <w:rPr>
          <w:rFonts w:ascii="宋体" w:eastAsia="宋体" w:hAnsi="宋体" w:cs="宋体" w:hint="eastAsia"/>
          <w:bCs/>
          <w:kern w:val="44"/>
          <w:sz w:val="32"/>
          <w:szCs w:val="44"/>
          <w:lang w:eastAsia="zh-CN"/>
        </w:rPr>
        <w:t>摘</w:t>
      </w:r>
      <w:r w:rsidRPr="00DC3FAF">
        <w:rPr>
          <w:rFonts w:ascii="黑体" w:hAnsi="黑体" w:cs="Times New Roman"/>
          <w:bCs/>
          <w:kern w:val="44"/>
          <w:sz w:val="32"/>
          <w:szCs w:val="44"/>
          <w:lang w:eastAsia="zh-CN"/>
        </w:rPr>
        <w:tab/>
      </w:r>
      <w:r w:rsidRPr="00DC3FAF">
        <w:rPr>
          <w:rFonts w:ascii="宋体" w:eastAsia="宋体" w:hAnsi="宋体" w:cs="宋体" w:hint="eastAsia"/>
          <w:bCs/>
          <w:kern w:val="44"/>
          <w:sz w:val="32"/>
          <w:szCs w:val="44"/>
          <w:lang w:eastAsia="zh-CN"/>
        </w:rPr>
        <w:t>要</w:t>
      </w:r>
      <w:bookmarkEnd w:id="3"/>
      <w:bookmarkEnd w:id="4"/>
      <w:bookmarkEnd w:id="5"/>
    </w:p>
    <w:p w:rsidR="000A3AD4" w:rsidRPr="00D15EFC" w:rsidRDefault="000A3AD4" w:rsidP="000A3AD4">
      <w:pPr>
        <w:pStyle w:val="BodyText"/>
        <w:ind w:firstLine="480"/>
        <w:rPr>
          <w:lang w:eastAsia="zh-CN"/>
        </w:rPr>
      </w:pPr>
      <w:r w:rsidRPr="00D15EFC">
        <w:rPr>
          <w:rFonts w:hint="eastAsia"/>
          <w:lang w:eastAsia="zh-CN"/>
        </w:rPr>
        <w:t>使机器拥有自然语言交流能力是人工智能的终极目标之一，自图灵测试被提出以来，机器的对话能力也一直被当作衡量系统智能程度的标准。近年来，对话系统更是成为人工智能在商业领域的热点，各种对话系统纷纷发布并，如苹果的</w:t>
      </w:r>
      <w:r w:rsidRPr="00D15EFC">
        <w:rPr>
          <w:rFonts w:hint="eastAsia"/>
          <w:lang w:eastAsia="zh-CN"/>
        </w:rPr>
        <w:t>Siri</w:t>
      </w:r>
      <w:r w:rsidRPr="00D15EFC">
        <w:rPr>
          <w:rFonts w:hint="eastAsia"/>
          <w:lang w:eastAsia="zh-CN"/>
        </w:rPr>
        <w:t>，微软的</w:t>
      </w:r>
      <w:r w:rsidRPr="00D15EFC">
        <w:rPr>
          <w:rFonts w:hint="eastAsia"/>
          <w:lang w:eastAsia="zh-CN"/>
        </w:rPr>
        <w:t>Cortana</w:t>
      </w:r>
      <w:r w:rsidRPr="00D15EFC">
        <w:rPr>
          <w:rFonts w:hint="eastAsia"/>
          <w:lang w:eastAsia="zh-CN"/>
        </w:rPr>
        <w:t>和小冰，小</w:t>
      </w:r>
      <w:r w:rsidRPr="00D15EFC">
        <w:rPr>
          <w:rFonts w:hint="eastAsia"/>
          <w:lang w:eastAsia="zh-CN"/>
        </w:rPr>
        <w:t>i</w:t>
      </w:r>
      <w:r w:rsidRPr="00D15EFC">
        <w:rPr>
          <w:rFonts w:hint="eastAsia"/>
          <w:lang w:eastAsia="zh-CN"/>
        </w:rPr>
        <w:t>和图灵等等。尽管数十年来，</w:t>
      </w:r>
      <w:r w:rsidRPr="00D15EFC">
        <w:rPr>
          <w:rFonts w:hint="eastAsia"/>
          <w:lang w:eastAsia="zh-CN"/>
        </w:rPr>
        <w:t>NLP</w:t>
      </w:r>
      <w:r w:rsidRPr="00D15EFC">
        <w:rPr>
          <w:rFonts w:hint="eastAsia"/>
          <w:lang w:eastAsia="zh-CN"/>
        </w:rPr>
        <w:t>与</w:t>
      </w:r>
      <w:r w:rsidRPr="00D15EFC">
        <w:rPr>
          <w:rFonts w:hint="eastAsia"/>
          <w:lang w:eastAsia="zh-CN"/>
        </w:rPr>
        <w:t>AI</w:t>
      </w:r>
      <w:r w:rsidRPr="00D15EFC">
        <w:rPr>
          <w:rFonts w:hint="eastAsia"/>
          <w:lang w:eastAsia="zh-CN"/>
        </w:rPr>
        <w:t>研究在语音识别、语音合成、机器翻译、信息检索、浅层语义、情感分析等领域取得巨大进展，但对应用于对话系统的认知对话管理、语义语用等深层理解领域仍没有根本性的突破。即使目前表现最好的对话系统，也仍然依赖于表层的语言分析和简单的启发性知识，而不考虑语义和语用等信息，因此其表现仍然与人类的对话表现有巨大差异。</w:t>
      </w:r>
    </w:p>
    <w:p w:rsidR="000A3AD4" w:rsidRPr="00D15EFC" w:rsidRDefault="000A3AD4" w:rsidP="000A3AD4">
      <w:pPr>
        <w:pStyle w:val="BodyText"/>
        <w:ind w:firstLine="480"/>
        <w:rPr>
          <w:lang w:eastAsia="zh-CN"/>
        </w:rPr>
      </w:pPr>
      <w:r w:rsidRPr="00D15EFC">
        <w:rPr>
          <w:rFonts w:hint="eastAsia"/>
          <w:lang w:eastAsia="zh-CN"/>
        </w:rPr>
        <w:tab/>
      </w:r>
      <w:r w:rsidRPr="00D15EFC">
        <w:rPr>
          <w:rFonts w:hint="eastAsia"/>
          <w:lang w:eastAsia="zh-CN"/>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w:t>
      </w:r>
    </w:p>
    <w:p w:rsidR="000A3AD4" w:rsidRPr="00D15EFC" w:rsidRDefault="000A3AD4" w:rsidP="000A3AD4">
      <w:pPr>
        <w:pStyle w:val="BodyText"/>
        <w:ind w:firstLine="480"/>
        <w:rPr>
          <w:lang w:eastAsia="zh-CN"/>
        </w:rPr>
      </w:pPr>
      <w:r w:rsidRPr="00D15EFC">
        <w:rPr>
          <w:rFonts w:hint="eastAsia"/>
          <w:lang w:eastAsia="zh-CN"/>
        </w:rPr>
        <w:t>在知识深层表示方面，针对传统对话系统中知识表示的不足所引起的表达能力和计算效率问题，本文使用了一个基于超图的知识表示体系，该体系既能储存丰富复杂的语义信息且能灵活操作。在该知识表示体系的基础上，本文设计和实现了能将自然语言转换成基于该表示的语义逻辑形式的自然语言理解框架，使得该对话系统能够从自然语言中获取浅层的句法信息之外的深层语义信息，并用于对话认知过程中；此外，本文还设计并实现了一个基于超图匹配的将抽象的语义超图表示转换成自然语言的表层生成框架。</w:t>
      </w:r>
    </w:p>
    <w:p w:rsidR="000A3AD4" w:rsidRPr="00D15EFC" w:rsidRDefault="000A3AD4" w:rsidP="000A3AD4">
      <w:pPr>
        <w:pStyle w:val="BodyText"/>
        <w:ind w:firstLine="480"/>
        <w:rPr>
          <w:lang w:eastAsia="zh-CN"/>
        </w:rPr>
      </w:pPr>
      <w:r w:rsidRPr="00D15EFC">
        <w:rPr>
          <w:rFonts w:hint="eastAsia"/>
          <w:lang w:eastAsia="zh-CN"/>
        </w:rPr>
        <w:t>在不确定性逻辑推理方面，鉴于能进行自然的人机对话的系统必须具备对不确定性知识的处理能力和在非精确条件下推理和决策控制的能力，本文在概率逻辑网络的逻辑架构上应用不确定性逻辑推理，实现了在自然语言语句上执行概率性常识推理，使得人机对话过程中系统能借助常识来理解模糊或不确定的输入。</w:t>
      </w:r>
    </w:p>
    <w:p w:rsidR="000A3AD4" w:rsidRPr="00D15EFC" w:rsidRDefault="000A3AD4" w:rsidP="000A3AD4">
      <w:pPr>
        <w:pStyle w:val="BodyText"/>
        <w:ind w:firstLine="480"/>
        <w:rPr>
          <w:lang w:eastAsia="zh-CN"/>
        </w:rPr>
      </w:pPr>
      <w:r w:rsidRPr="00D15EFC">
        <w:rPr>
          <w:rFonts w:hint="eastAsia"/>
          <w:lang w:eastAsia="zh-CN"/>
        </w:rPr>
        <w:t>在语言与涉身知识的融合方面，鉴于语言的交互不仅仅是语言层面上的交互，还需要理解语言背后涉及到的涉身交互，本文以言语行为理论作为指导，将对话中的每一句话语看成是成一个“言语行为”，即包含一些独特的语言属性，还包含一些涉及到言语行为和其他类型行为的语用属性，即“言外之意”，从而将语言和涉身知识融合并将言语所对应的行为类型作为对话策略的选择依据之一。</w:t>
      </w:r>
    </w:p>
    <w:p w:rsidR="000A3AD4" w:rsidRPr="00D15EFC" w:rsidRDefault="000A3AD4" w:rsidP="000A3AD4">
      <w:pPr>
        <w:pStyle w:val="BodyText"/>
        <w:ind w:firstLine="480"/>
        <w:rPr>
          <w:lang w:eastAsia="zh-CN"/>
        </w:rPr>
      </w:pPr>
      <w:r w:rsidRPr="00D15EFC">
        <w:rPr>
          <w:rFonts w:hint="eastAsia"/>
          <w:lang w:eastAsia="zh-CN"/>
        </w:rPr>
        <w:t>在动机驱动的对话控制方面，鉴于目前的对话系统中大多使用基于简单的浅层语言信息提示来回应用户输入，本文认为认知对话系统应该具备一个动机系统，使得对话过程能够按照系统本身的动机出发来完成认知型的智能对话，而不仅仅作为“执行主体”来完成用户指派的任务，因此本文引入了心理学上知名的动机驱动的情感评估模型</w:t>
      </w:r>
      <w:r w:rsidRPr="00D15EFC">
        <w:rPr>
          <w:rFonts w:hint="eastAsia"/>
          <w:lang w:eastAsia="zh-CN"/>
        </w:rPr>
        <w:t>Psi</w:t>
      </w:r>
      <w:r w:rsidRPr="00D15EFC">
        <w:rPr>
          <w:rFonts w:hint="eastAsia"/>
          <w:lang w:eastAsia="zh-CN"/>
        </w:rPr>
        <w:t>，并改进该模型使其更适合用于认知对话系统中，通过动机驱动的模型来组织和管理对话，使得对话过程中系统能根据其当前的状态和动机来选择最合适的对话行为作为应答。</w:t>
      </w:r>
    </w:p>
    <w:p w:rsidR="000A3AD4" w:rsidRPr="00D15EFC" w:rsidRDefault="000A3AD4" w:rsidP="000A3AD4">
      <w:pPr>
        <w:pStyle w:val="BodyText"/>
        <w:ind w:firstLine="480"/>
        <w:rPr>
          <w:lang w:eastAsia="zh-CN"/>
        </w:rPr>
      </w:pPr>
      <w:r w:rsidRPr="00D15EFC">
        <w:rPr>
          <w:rFonts w:hint="eastAsia"/>
          <w:lang w:eastAsia="zh-CN"/>
        </w:rPr>
        <w:t>本文着眼于未来对话系统中认知技术的发展，提出了一个全新的动机驱动的认知对话系统模型，并以言语行为理论作为指导将语言和涉身知识融合起来使得对话过程更拟人更自然。本文对对话系统的认知技术进行了深入研究和有效的探索，为实现更逼真更自然的对话系统奠定了一定的基础。</w:t>
      </w:r>
    </w:p>
    <w:p w:rsidR="000A3AD4" w:rsidRDefault="000A3AD4" w:rsidP="000A3AD4">
      <w:pPr>
        <w:pStyle w:val="BodyText"/>
        <w:ind w:firstLine="513"/>
        <w:rPr>
          <w:rFonts w:cs="Times New Roman"/>
          <w:spacing w:val="-3"/>
          <w:lang w:eastAsia="zh-CN"/>
        </w:rPr>
      </w:pPr>
      <w:r w:rsidRPr="00DC3FAF">
        <w:rPr>
          <w:rFonts w:cs="Times New Roman"/>
          <w:b/>
          <w:spacing w:val="-3"/>
          <w:lang w:eastAsia="zh-CN"/>
        </w:rPr>
        <w:t>关键词：</w:t>
      </w:r>
      <w:r>
        <w:rPr>
          <w:rFonts w:cs="Times New Roman"/>
          <w:spacing w:val="-3"/>
          <w:lang w:eastAsia="zh-CN"/>
        </w:rPr>
        <w:t>言语行为；语言推理；对话系统</w:t>
      </w:r>
    </w:p>
    <w:p w:rsidR="000A3AD4" w:rsidRDefault="000A3AD4" w:rsidP="000C6FE5">
      <w:pPr>
        <w:pStyle w:val="Heading1"/>
        <w:tabs>
          <w:tab w:val="clear" w:pos="425"/>
        </w:tabs>
        <w:rPr>
          <w:lang w:eastAsia="zh-CN"/>
        </w:rPr>
        <w:sectPr w:rsidR="000A3AD4">
          <w:headerReference w:type="even" r:id="rId13"/>
          <w:headerReference w:type="default" r:id="rId14"/>
          <w:footerReference w:type="even" r:id="rId15"/>
          <w:footerReference w:type="default" r:id="rId16"/>
          <w:pgSz w:w="11906" w:h="16840"/>
          <w:pgMar w:top="1361" w:right="1300" w:bottom="1542" w:left="1680" w:header="0" w:footer="1349" w:gutter="0"/>
          <w:pgNumType w:fmt="upperRoman" w:start="1"/>
          <w:cols w:equalWidth="0">
            <w:col w:w="8926"/>
          </w:cols>
        </w:sectPr>
      </w:pPr>
      <w:bookmarkStart w:id="6" w:name="_bookmark1"/>
      <w:bookmarkStart w:id="7" w:name="英文摘要"/>
      <w:bookmarkEnd w:id="6"/>
      <w:bookmarkEnd w:id="7"/>
    </w:p>
    <w:p w:rsidR="000A3AD4" w:rsidRPr="00DC3FAF" w:rsidRDefault="000A3AD4" w:rsidP="000C6FE5">
      <w:pPr>
        <w:pStyle w:val="Heading1"/>
        <w:keepNext/>
        <w:keepLines/>
        <w:tabs>
          <w:tab w:val="clear" w:pos="425"/>
        </w:tabs>
        <w:spacing w:before="340" w:after="330" w:line="578" w:lineRule="auto"/>
        <w:jc w:val="center"/>
        <w:textAlignment w:val="auto"/>
        <w:rPr>
          <w:rFonts w:eastAsia="宋体" w:cs="Times New Roman"/>
          <w:bCs/>
          <w:kern w:val="44"/>
          <w:sz w:val="32"/>
          <w:szCs w:val="44"/>
          <w:lang w:eastAsia="zh-CN"/>
        </w:rPr>
      </w:pPr>
      <w:bookmarkStart w:id="8" w:name="_Toc20553"/>
      <w:bookmarkStart w:id="9" w:name="_Toc453623346"/>
      <w:bookmarkStart w:id="10" w:name="_Toc327482413"/>
      <w:r w:rsidRPr="00DC3FAF">
        <w:rPr>
          <w:rFonts w:eastAsia="宋体" w:cs="Times New Roman"/>
          <w:bCs/>
          <w:kern w:val="44"/>
          <w:sz w:val="32"/>
          <w:szCs w:val="44"/>
          <w:lang w:eastAsia="zh-CN"/>
        </w:rPr>
        <w:t>Abstract</w:t>
      </w:r>
      <w:bookmarkEnd w:id="8"/>
      <w:bookmarkEnd w:id="9"/>
      <w:bookmarkEnd w:id="10"/>
    </w:p>
    <w:p w:rsidR="000A3AD4" w:rsidRDefault="000A3AD4" w:rsidP="000A3AD4">
      <w:pPr>
        <w:spacing w:before="2" w:line="120" w:lineRule="exact"/>
        <w:rPr>
          <w:sz w:val="12"/>
          <w:szCs w:val="12"/>
        </w:rPr>
      </w:pPr>
    </w:p>
    <w:p w:rsidR="000A3AD4" w:rsidRDefault="000A3AD4" w:rsidP="000C6FE5">
      <w:pPr>
        <w:pStyle w:val="BodyText"/>
        <w:ind w:left="304" w:right="117" w:firstLine="373"/>
        <w:jc w:val="both"/>
        <w:rPr>
          <w:rFonts w:eastAsia="Times New Roman" w:cs="Times New Roman"/>
        </w:rPr>
      </w:pPr>
      <w:r>
        <w:rPr>
          <w:rFonts w:eastAsia="Times New Roman" w:cs="Times New Roman"/>
        </w:rPr>
        <w:t>Emulation</w:t>
      </w:r>
      <w:r>
        <w:rPr>
          <w:rFonts w:eastAsia="Times New Roman" w:cs="Times New Roman"/>
          <w:spacing w:val="3"/>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human</w:t>
      </w:r>
      <w:r>
        <w:rPr>
          <w:rFonts w:eastAsia="Times New Roman" w:cs="Times New Roman"/>
          <w:spacing w:val="4"/>
        </w:rPr>
        <w:t xml:space="preserve"> </w:t>
      </w:r>
      <w:r>
        <w:rPr>
          <w:rFonts w:eastAsia="Times New Roman" w:cs="Times New Roman"/>
        </w:rPr>
        <w:t>capability</w:t>
      </w:r>
      <w:r>
        <w:rPr>
          <w:rFonts w:eastAsia="Times New Roman" w:cs="Times New Roman"/>
          <w:spacing w:val="3"/>
        </w:rPr>
        <w:t xml:space="preserve"> </w:t>
      </w:r>
      <w:r>
        <w:rPr>
          <w:rFonts w:eastAsia="Times New Roman" w:cs="Times New Roman"/>
        </w:rPr>
        <w:t>for</w:t>
      </w:r>
      <w:r>
        <w:rPr>
          <w:rFonts w:eastAsia="Times New Roman" w:cs="Times New Roman"/>
          <w:spacing w:val="4"/>
        </w:rPr>
        <w:t xml:space="preserve"> </w:t>
      </w:r>
      <w:r>
        <w:rPr>
          <w:rFonts w:eastAsia="Times New Roman" w:cs="Times New Roman"/>
        </w:rPr>
        <w:t>natural</w:t>
      </w:r>
      <w:r>
        <w:rPr>
          <w:rFonts w:eastAsia="Times New Roman" w:cs="Times New Roman"/>
          <w:spacing w:val="3"/>
        </w:rPr>
        <w:t xml:space="preserve"> </w:t>
      </w:r>
      <w:r>
        <w:rPr>
          <w:rFonts w:eastAsia="Times New Roman" w:cs="Times New Roman"/>
        </w:rPr>
        <w:t>language</w:t>
      </w:r>
      <w:r>
        <w:rPr>
          <w:rFonts w:eastAsia="Times New Roman" w:cs="Times New Roman"/>
          <w:spacing w:val="4"/>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3"/>
        </w:rPr>
        <w:t xml:space="preserve"> </w:t>
      </w:r>
      <w:r>
        <w:rPr>
          <w:rFonts w:eastAsia="Times New Roman" w:cs="Times New Roman"/>
        </w:rPr>
        <w:t>has</w:t>
      </w:r>
      <w:r>
        <w:rPr>
          <w:rFonts w:eastAsia="Times New Roman" w:cs="Times New Roman"/>
          <w:spacing w:val="4"/>
        </w:rPr>
        <w:t xml:space="preserve"> </w:t>
      </w:r>
      <w:r>
        <w:rPr>
          <w:rFonts w:eastAsia="Times New Roman" w:cs="Times New Roman"/>
        </w:rPr>
        <w:t>been</w:t>
      </w:r>
      <w:r>
        <w:rPr>
          <w:rFonts w:eastAsia="Times New Roman" w:cs="Times New Roman"/>
          <w:spacing w:val="3"/>
        </w:rPr>
        <w:t xml:space="preserve"> </w:t>
      </w:r>
      <w:r>
        <w:rPr>
          <w:rFonts w:eastAsia="Times New Roman" w:cs="Times New Roman"/>
        </w:rPr>
        <w:t>central</w:t>
      </w:r>
      <w:r>
        <w:rPr>
          <w:rFonts w:eastAsia="Times New Roman" w:cs="Times New Roman"/>
          <w:spacing w:val="4"/>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the</w:t>
      </w:r>
      <w:r>
        <w:rPr>
          <w:rFonts w:eastAsia="Times New Roman" w:cs="Times New Roman"/>
          <w:w w:val="99"/>
        </w:rPr>
        <w:t xml:space="preserve"> </w:t>
      </w:r>
      <w:r>
        <w:rPr>
          <w:rFonts w:eastAsia="Times New Roman" w:cs="Times New Roman"/>
        </w:rPr>
        <w:t>ente</w:t>
      </w:r>
      <w:r>
        <w:rPr>
          <w:rFonts w:eastAsia="Times New Roman" w:cs="Times New Roman"/>
          <w:spacing w:val="7"/>
        </w:rPr>
        <w:t>r</w:t>
      </w:r>
      <w:r>
        <w:rPr>
          <w:rFonts w:eastAsia="Times New Roman" w:cs="Times New Roman"/>
        </w:rPr>
        <w:t>prise</w:t>
      </w:r>
      <w:r>
        <w:rPr>
          <w:rFonts w:eastAsia="Times New Roman" w:cs="Times New Roman"/>
          <w:spacing w:val="14"/>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A</w:t>
      </w:r>
      <w:r>
        <w:rPr>
          <w:rFonts w:eastAsia="Times New Roman" w:cs="Times New Roman"/>
          <w:spacing w:val="4"/>
        </w:rPr>
        <w:t>r</w:t>
      </w:r>
      <w:r>
        <w:rPr>
          <w:rFonts w:eastAsia="Times New Roman" w:cs="Times New Roman"/>
        </w:rPr>
        <w:t>tiﬁcial</w:t>
      </w:r>
      <w:r>
        <w:rPr>
          <w:rFonts w:eastAsia="Times New Roman" w:cs="Times New Roman"/>
          <w:spacing w:val="15"/>
        </w:rPr>
        <w:t xml:space="preserve"> </w:t>
      </w:r>
      <w:r>
        <w:rPr>
          <w:rFonts w:eastAsia="Times New Roman" w:cs="Times New Roman"/>
        </w:rPr>
        <w:t>Intelligence</w:t>
      </w:r>
      <w:r>
        <w:rPr>
          <w:rFonts w:eastAsia="Times New Roman" w:cs="Times New Roman"/>
          <w:spacing w:val="15"/>
        </w:rPr>
        <w:t xml:space="preserve"> </w:t>
      </w:r>
      <w:r>
        <w:rPr>
          <w:rFonts w:eastAsia="Times New Roman" w:cs="Times New Roman"/>
        </w:rPr>
        <w:t>since</w:t>
      </w:r>
      <w:r>
        <w:rPr>
          <w:rFonts w:eastAsia="Times New Roman" w:cs="Times New Roman"/>
          <w:spacing w:val="14"/>
        </w:rPr>
        <w:t xml:space="preserve"> </w:t>
      </w:r>
      <w:r>
        <w:rPr>
          <w:rFonts w:eastAsia="Times New Roman" w:cs="Times New Roman"/>
        </w:rPr>
        <w:t>the</w:t>
      </w:r>
      <w:r>
        <w:rPr>
          <w:rFonts w:eastAsia="Times New Roman" w:cs="Times New Roman"/>
          <w:spacing w:val="15"/>
        </w:rPr>
        <w:t xml:space="preserve"> </w:t>
      </w:r>
      <w:r>
        <w:rPr>
          <w:rFonts w:eastAsia="Times New Roman" w:cs="Times New Roman"/>
          <w:spacing w:val="-5"/>
        </w:rPr>
        <w:t>v</w:t>
      </w:r>
      <w:r>
        <w:rPr>
          <w:rFonts w:eastAsia="Times New Roman" w:cs="Times New Roman"/>
        </w:rPr>
        <w:t>e</w:t>
      </w:r>
      <w:r>
        <w:rPr>
          <w:rFonts w:eastAsia="Times New Roman" w:cs="Times New Roman"/>
          <w:spacing w:val="4"/>
        </w:rPr>
        <w:t>r</w:t>
      </w:r>
      <w:r>
        <w:rPr>
          <w:rFonts w:eastAsia="Times New Roman" w:cs="Times New Roman"/>
        </w:rPr>
        <w:t>y</w:t>
      </w:r>
      <w:r>
        <w:rPr>
          <w:rFonts w:eastAsia="Times New Roman" w:cs="Times New Roman"/>
          <w:spacing w:val="15"/>
        </w:rPr>
        <w:t xml:space="preserve"> </w:t>
      </w:r>
      <w:r>
        <w:rPr>
          <w:rFonts w:eastAsia="Times New Roman" w:cs="Times New Roman"/>
        </w:rPr>
        <w:t>b</w:t>
      </w:r>
      <w:r>
        <w:rPr>
          <w:rFonts w:eastAsia="Times New Roman" w:cs="Times New Roman"/>
          <w:spacing w:val="-5"/>
        </w:rPr>
        <w:t>e</w:t>
      </w:r>
      <w:r>
        <w:rPr>
          <w:rFonts w:eastAsia="Times New Roman" w:cs="Times New Roman"/>
        </w:rPr>
        <w:t>ginning</w:t>
      </w:r>
      <w:r>
        <w:rPr>
          <w:rFonts w:eastAsia="Times New Roman" w:cs="Times New Roman"/>
          <w:spacing w:val="15"/>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ﬁel</w:t>
      </w:r>
      <w:r>
        <w:rPr>
          <w:rFonts w:eastAsia="Times New Roman" w:cs="Times New Roman"/>
          <w:spacing w:val="-16"/>
        </w:rPr>
        <w:t>d</w:t>
      </w:r>
      <w:r>
        <w:rPr>
          <w:rFonts w:eastAsia="Times New Roman" w:cs="Times New Roman"/>
        </w:rPr>
        <w:t>,</w:t>
      </w:r>
      <w:r>
        <w:rPr>
          <w:rFonts w:eastAsia="Times New Roman" w:cs="Times New Roman"/>
          <w:spacing w:val="20"/>
        </w:rPr>
        <w:t xml:space="preserve"> </w:t>
      </w:r>
      <w:r>
        <w:rPr>
          <w:rFonts w:eastAsia="Times New Roman" w:cs="Times New Roman"/>
        </w:rPr>
        <w:t>going</w:t>
      </w:r>
      <w:r>
        <w:rPr>
          <w:rFonts w:eastAsia="Times New Roman" w:cs="Times New Roman"/>
          <w:spacing w:val="15"/>
        </w:rPr>
        <w:t xml:space="preserve"> </w:t>
      </w:r>
      <w:r>
        <w:rPr>
          <w:rFonts w:eastAsia="Times New Roman" w:cs="Times New Roman"/>
        </w:rPr>
        <w:t>back</w:t>
      </w:r>
      <w:r>
        <w:rPr>
          <w:rFonts w:eastAsia="Times New Roman" w:cs="Times New Roman"/>
          <w:spacing w:val="14"/>
        </w:rPr>
        <w:t xml:space="preserve"> </w:t>
      </w:r>
      <w:r>
        <w:rPr>
          <w:rFonts w:eastAsia="Times New Roman" w:cs="Times New Roman"/>
        </w:rPr>
        <w:t>to</w:t>
      </w:r>
      <w:r>
        <w:rPr>
          <w:rFonts w:eastAsia="Times New Roman" w:cs="Times New Roman"/>
          <w:w w:val="99"/>
        </w:rPr>
        <w:t xml:space="preserve"> </w:t>
      </w:r>
      <w:r>
        <w:rPr>
          <w:rFonts w:eastAsia="Times New Roman" w:cs="Times New Roman"/>
        </w:rPr>
        <w:t>Alan</w:t>
      </w:r>
      <w:r>
        <w:rPr>
          <w:rFonts w:eastAsia="Times New Roman" w:cs="Times New Roman"/>
          <w:spacing w:val="14"/>
        </w:rPr>
        <w:t xml:space="preserve"> </w:t>
      </w:r>
      <w:r>
        <w:rPr>
          <w:rFonts w:eastAsia="Times New Roman" w:cs="Times New Roman"/>
          <w:spacing w:val="-22"/>
        </w:rPr>
        <w:t>T</w:t>
      </w:r>
      <w:r>
        <w:rPr>
          <w:rFonts w:eastAsia="Times New Roman" w:cs="Times New Roman"/>
        </w:rPr>
        <w:t>uring</w:t>
      </w:r>
      <w:r>
        <w:rPr>
          <w:rFonts w:eastAsia="Times New Roman" w:cs="Times New Roman"/>
          <w:spacing w:val="-35"/>
        </w:rPr>
        <w:t>’</w:t>
      </w:r>
      <w:r>
        <w:rPr>
          <w:rFonts w:eastAsia="Times New Roman" w:cs="Times New Roman"/>
        </w:rPr>
        <w:t>s</w:t>
      </w:r>
      <w:r>
        <w:rPr>
          <w:rFonts w:eastAsia="Times New Roman" w:cs="Times New Roman"/>
          <w:spacing w:val="13"/>
        </w:rPr>
        <w:t xml:space="preserve"> </w:t>
      </w:r>
      <w:r>
        <w:rPr>
          <w:rFonts w:eastAsia="Times New Roman" w:cs="Times New Roman"/>
        </w:rPr>
        <w:t>identiﬁcation</w:t>
      </w:r>
      <w:r>
        <w:rPr>
          <w:rFonts w:eastAsia="Times New Roman" w:cs="Times New Roman"/>
          <w:spacing w:val="14"/>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ful</w:t>
      </w:r>
      <w:r>
        <w:rPr>
          <w:rFonts w:eastAsia="Times New Roman" w:cs="Times New Roman"/>
          <w:spacing w:val="-7"/>
        </w:rPr>
        <w:t>l</w:t>
      </w:r>
      <w:r>
        <w:rPr>
          <w:rFonts w:eastAsia="Times New Roman" w:cs="Times New Roman"/>
        </w:rPr>
        <w:t>y</w:t>
      </w:r>
      <w:r>
        <w:rPr>
          <w:rFonts w:eastAsia="Times New Roman" w:cs="Times New Roman"/>
          <w:spacing w:val="13"/>
        </w:rPr>
        <w:t xml:space="preserve"> </w:t>
      </w:r>
      <w:r>
        <w:rPr>
          <w:rFonts w:eastAsia="Times New Roman" w:cs="Times New Roman"/>
        </w:rPr>
        <w:t>human-li</w:t>
      </w:r>
      <w:r>
        <w:rPr>
          <w:rFonts w:eastAsia="Times New Roman" w:cs="Times New Roman"/>
          <w:spacing w:val="-3"/>
        </w:rPr>
        <w:t>k</w:t>
      </w:r>
      <w:r>
        <w:rPr>
          <w:rFonts w:eastAsia="Times New Roman" w:cs="Times New Roman"/>
        </w:rPr>
        <w:t>e</w:t>
      </w:r>
      <w:r>
        <w:rPr>
          <w:rFonts w:eastAsia="Times New Roman" w:cs="Times New Roman"/>
          <w:spacing w:val="13"/>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4"/>
        </w:rPr>
        <w:t xml:space="preserve"> </w:t>
      </w:r>
      <w:r>
        <w:rPr>
          <w:rFonts w:eastAsia="Times New Roman" w:cs="Times New Roman"/>
        </w:rPr>
        <w:t>as</w:t>
      </w:r>
      <w:r>
        <w:rPr>
          <w:rFonts w:eastAsia="Times New Roman" w:cs="Times New Roman"/>
          <w:spacing w:val="14"/>
        </w:rPr>
        <w:t xml:space="preserve"> </w:t>
      </w:r>
      <w:r>
        <w:rPr>
          <w:rFonts w:eastAsia="Times New Roman" w:cs="Times New Roman"/>
        </w:rPr>
        <w:t>a</w:t>
      </w:r>
      <w:r>
        <w:rPr>
          <w:rFonts w:eastAsia="Times New Roman" w:cs="Times New Roman"/>
          <w:spacing w:val="14"/>
        </w:rPr>
        <w:t xml:space="preserve"> </w:t>
      </w:r>
      <w:r>
        <w:rPr>
          <w:rFonts w:eastAsia="Times New Roman" w:cs="Times New Roman"/>
        </w:rPr>
        <w:t>litmus</w:t>
      </w:r>
      <w:r>
        <w:rPr>
          <w:rFonts w:eastAsia="Times New Roman" w:cs="Times New Roman"/>
          <w:spacing w:val="15"/>
        </w:rPr>
        <w:t xml:space="preserve"> </w:t>
      </w:r>
      <w:r>
        <w:rPr>
          <w:rFonts w:eastAsia="Times New Roman" w:cs="Times New Roman"/>
        </w:rPr>
        <w:t>test</w:t>
      </w:r>
      <w:r>
        <w:rPr>
          <w:rFonts w:eastAsia="Times New Roman" w:cs="Times New Roman"/>
          <w:spacing w:val="14"/>
        </w:rPr>
        <w:t xml:space="preserve"> </w:t>
      </w:r>
      <w:r>
        <w:rPr>
          <w:rFonts w:eastAsia="Times New Roman" w:cs="Times New Roman"/>
        </w:rPr>
        <w:t>for</w:t>
      </w:r>
      <w:r>
        <w:rPr>
          <w:rFonts w:eastAsia="Times New Roman" w:cs="Times New Roman"/>
          <w:spacing w:val="14"/>
        </w:rPr>
        <w:t xml:space="preserve"> </w:t>
      </w:r>
      <w:r>
        <w:rPr>
          <w:rFonts w:eastAsia="Times New Roman" w:cs="Times New Roman"/>
        </w:rPr>
        <w:t>successful</w:t>
      </w:r>
      <w:r>
        <w:rPr>
          <w:rFonts w:eastAsia="Times New Roman" w:cs="Times New Roman"/>
          <w:w w:val="99"/>
        </w:rPr>
        <w:t xml:space="preserve"> </w:t>
      </w:r>
      <w:r>
        <w:rPr>
          <w:rFonts w:eastAsia="Times New Roman" w:cs="Times New Roman"/>
        </w:rPr>
        <w:t>AI</w:t>
      </w:r>
      <w:r>
        <w:rPr>
          <w:rFonts w:eastAsia="Times New Roman" w:cs="Times New Roman"/>
          <w:spacing w:val="-2"/>
        </w:rPr>
        <w:t xml:space="preserve"> </w:t>
      </w:r>
      <w:r>
        <w:rPr>
          <w:rFonts w:eastAsia="Times New Roman" w:cs="Times New Roman"/>
        </w:rPr>
        <w:t>(i.e.</w:t>
      </w:r>
      <w:r>
        <w:rPr>
          <w:rFonts w:eastAsia="Times New Roman" w:cs="Times New Roman"/>
          <w:spacing w:val="23"/>
        </w:rPr>
        <w:t xml:space="preserve"> </w:t>
      </w:r>
      <w:r>
        <w:rPr>
          <w:rFonts w:eastAsia="Times New Roman" w:cs="Times New Roman"/>
          <w:spacing w:val="-6"/>
        </w:rPr>
        <w:t>w</w:t>
      </w:r>
      <w:r>
        <w:rPr>
          <w:rFonts w:eastAsia="Times New Roman" w:cs="Times New Roman"/>
        </w:rPr>
        <w:t>hat</w:t>
      </w:r>
      <w:r>
        <w:rPr>
          <w:rFonts w:eastAsia="Times New Roman" w:cs="Times New Roman"/>
          <w:spacing w:val="-3"/>
        </w:rPr>
        <w:t xml:space="preserve"> </w:t>
      </w:r>
      <w:r>
        <w:rPr>
          <w:rFonts w:eastAsia="Times New Roman" w:cs="Times New Roman"/>
        </w:rPr>
        <w:t>is</w:t>
      </w:r>
      <w:r>
        <w:rPr>
          <w:rFonts w:eastAsia="Times New Roman" w:cs="Times New Roman"/>
          <w:spacing w:val="-1"/>
        </w:rPr>
        <w:t xml:space="preserve"> </w:t>
      </w:r>
      <w:r>
        <w:rPr>
          <w:rFonts w:eastAsia="Times New Roman" w:cs="Times New Roman"/>
        </w:rPr>
        <w:t>n</w:t>
      </w:r>
      <w:r>
        <w:rPr>
          <w:rFonts w:eastAsia="Times New Roman" w:cs="Times New Roman"/>
          <w:spacing w:val="-11"/>
        </w:rPr>
        <w:t>o</w:t>
      </w:r>
      <w:r>
        <w:rPr>
          <w:rFonts w:eastAsia="Times New Roman" w:cs="Times New Roman"/>
        </w:rPr>
        <w:t>w</w:t>
      </w:r>
      <w:r>
        <w:rPr>
          <w:rFonts w:eastAsia="Times New Roman" w:cs="Times New Roman"/>
          <w:spacing w:val="-3"/>
        </w:rPr>
        <w:t xml:space="preserve"> </w:t>
      </w:r>
      <w:r>
        <w:rPr>
          <w:rFonts w:eastAsia="Times New Roman" w:cs="Times New Roman"/>
        </w:rPr>
        <w:t>called</w:t>
      </w:r>
      <w:r>
        <w:rPr>
          <w:rFonts w:eastAsia="Times New Roman" w:cs="Times New Roman"/>
          <w:spacing w:val="-1"/>
        </w:rPr>
        <w:t xml:space="preserve"> </w:t>
      </w:r>
      <w:r>
        <w:rPr>
          <w:rFonts w:eastAsia="Times New Roman" w:cs="Times New Roman"/>
        </w:rPr>
        <w:t>the</w:t>
      </w:r>
      <w:r>
        <w:rPr>
          <w:rFonts w:eastAsia="Times New Roman" w:cs="Times New Roman"/>
          <w:spacing w:val="-3"/>
        </w:rPr>
        <w:t xml:space="preserve"> </w:t>
      </w:r>
      <w:r>
        <w:rPr>
          <w:rFonts w:cs="Times New Roman"/>
          <w:lang w:eastAsia="zh-CN"/>
        </w:rPr>
        <w:t>“</w:t>
      </w:r>
      <w:r>
        <w:rPr>
          <w:rFonts w:eastAsia="Times New Roman" w:cs="Times New Roman"/>
          <w:spacing w:val="-22"/>
        </w:rPr>
        <w:t>T</w:t>
      </w:r>
      <w:r>
        <w:rPr>
          <w:rFonts w:eastAsia="Times New Roman" w:cs="Times New Roman"/>
        </w:rPr>
        <w:t>uring</w:t>
      </w:r>
      <w:r>
        <w:rPr>
          <w:rFonts w:eastAsia="Times New Roman" w:cs="Times New Roman"/>
          <w:spacing w:val="-2"/>
        </w:rPr>
        <w:t xml:space="preserve"> </w:t>
      </w:r>
      <w:r>
        <w:rPr>
          <w:rFonts w:eastAsia="Times New Roman" w:cs="Times New Roman"/>
          <w:spacing w:val="-25"/>
        </w:rPr>
        <w:t>T</w:t>
      </w:r>
      <w:r>
        <w:rPr>
          <w:rFonts w:eastAsia="Times New Roman" w:cs="Times New Roman"/>
        </w:rPr>
        <w:t>est</w:t>
      </w:r>
      <w:r>
        <w:rPr>
          <w:rFonts w:cs="Times New Roman"/>
          <w:lang w:eastAsia="zh-CN"/>
        </w:rPr>
        <w:t>”</w:t>
      </w:r>
      <w:r>
        <w:rPr>
          <w:rFonts w:eastAsia="Times New Roman" w:cs="Times New Roman"/>
        </w:rPr>
        <w:t>).</w:t>
      </w:r>
      <w:r>
        <w:rPr>
          <w:rFonts w:eastAsia="Times New Roman" w:cs="Times New Roman"/>
          <w:spacing w:val="23"/>
        </w:rPr>
        <w:t xml:space="preserve"> </w:t>
      </w:r>
      <w:r>
        <w:rPr>
          <w:rFonts w:eastAsia="Times New Roman" w:cs="Times New Roman"/>
        </w:rPr>
        <w:t>In</w:t>
      </w:r>
      <w:r>
        <w:rPr>
          <w:rFonts w:eastAsia="Times New Roman" w:cs="Times New Roman"/>
          <w:spacing w:val="-3"/>
        </w:rPr>
        <w:t xml:space="preserve"> </w:t>
      </w:r>
      <w:r>
        <w:rPr>
          <w:rFonts w:eastAsia="Times New Roman" w:cs="Times New Roman"/>
        </w:rPr>
        <w:t>recent</w:t>
      </w:r>
      <w:r>
        <w:rPr>
          <w:rFonts w:eastAsia="Times New Roman" w:cs="Times New Roman"/>
          <w:spacing w:val="-1"/>
        </w:rPr>
        <w:t xml:space="preserve"> </w:t>
      </w:r>
      <w:r>
        <w:rPr>
          <w:rFonts w:eastAsia="Times New Roman" w:cs="Times New Roman"/>
          <w:spacing w:val="-6"/>
        </w:rPr>
        <w:t>y</w:t>
      </w:r>
      <w:r>
        <w:rPr>
          <w:rFonts w:eastAsia="Times New Roman" w:cs="Times New Roman"/>
        </w:rPr>
        <w:t>ears,</w:t>
      </w:r>
      <w:r>
        <w:rPr>
          <w:rFonts w:eastAsia="Times New Roman" w:cs="Times New Roman"/>
          <w:spacing w:val="-2"/>
        </w:rPr>
        <w:t xml:space="preserve"> </w:t>
      </w:r>
      <w:r>
        <w:rPr>
          <w:rFonts w:eastAsia="Times New Roman" w:cs="Times New Roman"/>
        </w:rPr>
        <w:t>natural</w:t>
      </w:r>
      <w:r>
        <w:rPr>
          <w:rFonts w:eastAsia="Times New Roman" w:cs="Times New Roman"/>
          <w:spacing w:val="-1"/>
        </w:rPr>
        <w:t xml:space="preserve"> </w:t>
      </w:r>
      <w:r>
        <w:rPr>
          <w:rFonts w:eastAsia="Times New Roman" w:cs="Times New Roman"/>
        </w:rPr>
        <w:t>language</w:t>
      </w:r>
      <w:r>
        <w:rPr>
          <w:rFonts w:eastAsia="Times New Roman" w:cs="Times New Roman"/>
          <w:spacing w:val="-2"/>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w w:val="99"/>
        </w:rPr>
        <w:t xml:space="preserve"> </w:t>
      </w:r>
      <w:r>
        <w:rPr>
          <w:rFonts w:eastAsia="Times New Roman" w:cs="Times New Roman"/>
        </w:rPr>
        <w:t>has</w:t>
      </w:r>
      <w:r>
        <w:rPr>
          <w:rFonts w:eastAsia="Times New Roman" w:cs="Times New Roman"/>
          <w:spacing w:val="-4"/>
        </w:rPr>
        <w:t xml:space="preserve"> </w:t>
      </w:r>
      <w:r>
        <w:rPr>
          <w:rFonts w:eastAsia="Times New Roman" w:cs="Times New Roman"/>
        </w:rPr>
        <w:t>also</w:t>
      </w:r>
      <w:r>
        <w:rPr>
          <w:rFonts w:eastAsia="Times New Roman" w:cs="Times New Roman"/>
          <w:spacing w:val="-3"/>
        </w:rPr>
        <w:t xml:space="preserve"> </w:t>
      </w:r>
      <w:r>
        <w:rPr>
          <w:rFonts w:eastAsia="Times New Roman" w:cs="Times New Roman"/>
        </w:rPr>
        <w:t>become</w:t>
      </w:r>
      <w:r>
        <w:rPr>
          <w:rFonts w:eastAsia="Times New Roman" w:cs="Times New Roman"/>
          <w:spacing w:val="-3"/>
        </w:rPr>
        <w:t xml:space="preserve"> </w:t>
      </w:r>
      <w:r>
        <w:rPr>
          <w:rFonts w:eastAsia="Times New Roman" w:cs="Times New Roman"/>
        </w:rPr>
        <w:t>impo</w:t>
      </w:r>
      <w:r>
        <w:rPr>
          <w:rFonts w:eastAsia="Times New Roman" w:cs="Times New Roman"/>
          <w:spacing w:val="4"/>
        </w:rPr>
        <w:t>r</w:t>
      </w:r>
      <w:r>
        <w:rPr>
          <w:rFonts w:eastAsia="Times New Roman" w:cs="Times New Roman"/>
        </w:rPr>
        <w:t>tant</w:t>
      </w:r>
      <w:r>
        <w:rPr>
          <w:rFonts w:eastAsia="Times New Roman" w:cs="Times New Roman"/>
          <w:spacing w:val="-3"/>
        </w:rPr>
        <w:t xml:space="preserve"> </w:t>
      </w:r>
      <w:r>
        <w:rPr>
          <w:rFonts w:eastAsia="Times New Roman" w:cs="Times New Roman"/>
        </w:rPr>
        <w:t>in</w:t>
      </w:r>
      <w:r>
        <w:rPr>
          <w:rFonts w:eastAsia="Times New Roman" w:cs="Times New Roman"/>
          <w:spacing w:val="-3"/>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commercial</w:t>
      </w:r>
      <w:r>
        <w:rPr>
          <w:rFonts w:eastAsia="Times New Roman" w:cs="Times New Roman"/>
          <w:spacing w:val="-4"/>
        </w:rPr>
        <w:t xml:space="preserve"> </w:t>
      </w:r>
      <w:r>
        <w:rPr>
          <w:rFonts w:eastAsia="Times New Roman" w:cs="Times New Roman"/>
        </w:rPr>
        <w:t>AI</w:t>
      </w:r>
      <w:r>
        <w:rPr>
          <w:rFonts w:eastAsia="Times New Roman" w:cs="Times New Roman"/>
          <w:spacing w:val="-3"/>
        </w:rPr>
        <w:t xml:space="preserve"> </w:t>
      </w:r>
      <w:r>
        <w:rPr>
          <w:rFonts w:eastAsia="Times New Roman" w:cs="Times New Roman"/>
        </w:rPr>
        <w:t>sphere,</w:t>
      </w:r>
      <w:r>
        <w:rPr>
          <w:rFonts w:eastAsia="Times New Roman" w:cs="Times New Roman"/>
          <w:spacing w:val="-2"/>
        </w:rPr>
        <w:t xml:space="preserve"> </w:t>
      </w:r>
      <w:r>
        <w:rPr>
          <w:rFonts w:eastAsia="Times New Roman" w:cs="Times New Roman"/>
        </w:rPr>
        <w:t>with</w:t>
      </w:r>
      <w:r>
        <w:rPr>
          <w:rFonts w:eastAsia="Times New Roman" w:cs="Times New Roman"/>
          <w:spacing w:val="-3"/>
        </w:rPr>
        <w:t xml:space="preserve"> </w:t>
      </w:r>
      <w:r>
        <w:rPr>
          <w:rFonts w:eastAsia="Times New Roman" w:cs="Times New Roman"/>
        </w:rPr>
        <w:t>high</w:t>
      </w:r>
      <w:r>
        <w:rPr>
          <w:rFonts w:eastAsia="Times New Roman" w:cs="Times New Roman"/>
          <w:spacing w:val="-3"/>
        </w:rPr>
        <w:t xml:space="preserve"> </w:t>
      </w:r>
      <w:r>
        <w:rPr>
          <w:rFonts w:eastAsia="Times New Roman" w:cs="Times New Roman"/>
        </w:rPr>
        <w:t>proﬁle</w:t>
      </w:r>
      <w:r>
        <w:rPr>
          <w:rFonts w:eastAsia="Times New Roman" w:cs="Times New Roman"/>
          <w:spacing w:val="-3"/>
        </w:rPr>
        <w:t xml:space="preserve"> </w:t>
      </w:r>
      <w:r>
        <w:rPr>
          <w:rFonts w:eastAsia="Times New Roman" w:cs="Times New Roman"/>
        </w:rPr>
        <w:t>o</w:t>
      </w:r>
      <w:r>
        <w:rPr>
          <w:rFonts w:ascii="Palatino" w:eastAsia="Times New Roman" w:hAnsi="Palatino" w:cs="Palatino"/>
        </w:rPr>
        <w:t>ﬀ</w:t>
      </w:r>
      <w:r>
        <w:rPr>
          <w:rFonts w:eastAsia="Times New Roman" w:cs="Times New Roman"/>
        </w:rPr>
        <w:t>erings</w:t>
      </w:r>
      <w:r>
        <w:rPr>
          <w:rFonts w:eastAsia="Times New Roman" w:cs="Times New Roman"/>
          <w:spacing w:val="-4"/>
        </w:rPr>
        <w:t xml:space="preserve"> </w:t>
      </w:r>
      <w:r>
        <w:rPr>
          <w:rFonts w:eastAsia="Times New Roman" w:cs="Times New Roman"/>
        </w:rPr>
        <w:t>such</w:t>
      </w:r>
      <w:r>
        <w:rPr>
          <w:rFonts w:eastAsia="Times New Roman" w:cs="Times New Roman"/>
          <w:w w:val="99"/>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Apple</w:t>
      </w:r>
      <w:r>
        <w:rPr>
          <w:rFonts w:eastAsia="Times New Roman" w:cs="Times New Roman"/>
          <w:spacing w:val="-35"/>
        </w:rPr>
        <w:t>’</w:t>
      </w:r>
      <w:r>
        <w:rPr>
          <w:rFonts w:eastAsia="Times New Roman" w:cs="Times New Roman"/>
        </w:rPr>
        <w:t>s</w:t>
      </w:r>
      <w:r>
        <w:rPr>
          <w:rFonts w:eastAsia="Times New Roman" w:cs="Times New Roman"/>
          <w:spacing w:val="9"/>
        </w:rPr>
        <w:t xml:space="preserve"> </w:t>
      </w:r>
      <w:r>
        <w:rPr>
          <w:rFonts w:eastAsia="Times New Roman" w:cs="Times New Roman"/>
        </w:rPr>
        <w:t>Siri,</w:t>
      </w:r>
      <w:r>
        <w:rPr>
          <w:rFonts w:eastAsia="Times New Roman" w:cs="Times New Roman"/>
          <w:spacing w:val="12"/>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Microsoft</w:t>
      </w:r>
      <w:r>
        <w:rPr>
          <w:rFonts w:eastAsia="Times New Roman" w:cs="Times New Roman"/>
          <w:spacing w:val="-35"/>
        </w:rPr>
        <w:t>’</w:t>
      </w:r>
      <w:r>
        <w:rPr>
          <w:rFonts w:eastAsia="Times New Roman" w:cs="Times New Roman"/>
        </w:rPr>
        <w:t>s</w:t>
      </w:r>
      <w:r>
        <w:rPr>
          <w:rFonts w:eastAsia="Times New Roman" w:cs="Times New Roman"/>
          <w:spacing w:val="8"/>
        </w:rPr>
        <w:t xml:space="preserve"> </w:t>
      </w:r>
      <w:r>
        <w:rPr>
          <w:rFonts w:eastAsia="Times New Roman" w:cs="Times New Roman"/>
        </w:rPr>
        <w:t>Co</w:t>
      </w:r>
      <w:r>
        <w:rPr>
          <w:rFonts w:eastAsia="Times New Roman" w:cs="Times New Roman"/>
          <w:spacing w:val="4"/>
        </w:rPr>
        <w:t>r</w:t>
      </w:r>
      <w:r>
        <w:rPr>
          <w:rFonts w:eastAsia="Times New Roman" w:cs="Times New Roman"/>
        </w:rPr>
        <w:t>tana</w:t>
      </w:r>
      <w:r>
        <w:rPr>
          <w:rFonts w:eastAsia="Times New Roman" w:cs="Times New Roman"/>
          <w:spacing w:val="10"/>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Xiaoice.</w:t>
      </w:r>
      <w:r>
        <w:rPr>
          <w:rFonts w:eastAsia="Times New Roman" w:cs="Times New Roman"/>
          <w:spacing w:val="56"/>
        </w:rPr>
        <w:t xml:space="preserve"> </w:t>
      </w:r>
      <w:r>
        <w:rPr>
          <w:rFonts w:eastAsia="Times New Roman" w:cs="Times New Roman"/>
        </w:rPr>
        <w:t>There</w:t>
      </w:r>
      <w:r>
        <w:rPr>
          <w:rFonts w:eastAsia="Times New Roman" w:cs="Times New Roman"/>
          <w:spacing w:val="9"/>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9"/>
        </w:rPr>
        <w:t xml:space="preserve"> </w:t>
      </w:r>
      <w:r>
        <w:rPr>
          <w:rFonts w:eastAsia="Times New Roman" w:cs="Times New Roman"/>
        </w:rPr>
        <w:t>been</w:t>
      </w:r>
      <w:r>
        <w:rPr>
          <w:rFonts w:eastAsia="Times New Roman" w:cs="Times New Roman"/>
          <w:spacing w:val="10"/>
        </w:rPr>
        <w:t xml:space="preserve"> </w:t>
      </w:r>
      <w:r>
        <w:rPr>
          <w:rFonts w:eastAsia="Times New Roman" w:cs="Times New Roman"/>
        </w:rPr>
        <w:t>dramatic</w:t>
      </w:r>
      <w:r>
        <w:rPr>
          <w:rFonts w:eastAsia="Times New Roman" w:cs="Times New Roman"/>
          <w:spacing w:val="9"/>
        </w:rPr>
        <w:t xml:space="preserve"> </w:t>
      </w:r>
      <w:r>
        <w:rPr>
          <w:rFonts w:eastAsia="Times New Roman" w:cs="Times New Roman"/>
        </w:rPr>
        <w:t>recen-</w:t>
      </w:r>
      <w:r>
        <w:rPr>
          <w:rFonts w:eastAsia="Times New Roman" w:cs="Times New Roman"/>
          <w:w w:val="99"/>
        </w:rPr>
        <w:t xml:space="preserve"> </w:t>
      </w:r>
      <w:r>
        <w:rPr>
          <w:rFonts w:eastAsia="Times New Roman" w:cs="Times New Roman"/>
        </w:rPr>
        <w:t>t</w:t>
      </w:r>
      <w:r>
        <w:rPr>
          <w:rFonts w:eastAsia="Times New Roman" w:cs="Times New Roman"/>
          <w:spacing w:val="16"/>
        </w:rPr>
        <w:t xml:space="preserve"> </w:t>
      </w:r>
      <w:r>
        <w:rPr>
          <w:rFonts w:eastAsia="Times New Roman" w:cs="Times New Roman"/>
        </w:rPr>
        <w:t>ad</w:t>
      </w:r>
      <w:r>
        <w:rPr>
          <w:rFonts w:eastAsia="Times New Roman" w:cs="Times New Roman"/>
          <w:spacing w:val="-7"/>
        </w:rPr>
        <w:t>v</w:t>
      </w:r>
      <w:r>
        <w:rPr>
          <w:rFonts w:eastAsia="Times New Roman" w:cs="Times New Roman"/>
        </w:rPr>
        <w:t>ances</w:t>
      </w:r>
      <w:r>
        <w:rPr>
          <w:rFonts w:eastAsia="Times New Roman" w:cs="Times New Roman"/>
          <w:spacing w:val="15"/>
        </w:rPr>
        <w:t xml:space="preserve"> </w:t>
      </w:r>
      <w:r>
        <w:rPr>
          <w:rFonts w:eastAsia="Times New Roman" w:cs="Times New Roman"/>
        </w:rPr>
        <w:t>in</w:t>
      </w:r>
      <w:r>
        <w:rPr>
          <w:rFonts w:eastAsia="Times New Roman" w:cs="Times New Roman"/>
          <w:spacing w:val="16"/>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6"/>
        </w:rPr>
        <w:t xml:space="preserve"> </w:t>
      </w:r>
      <w:r>
        <w:rPr>
          <w:rFonts w:eastAsia="Times New Roman" w:cs="Times New Roman"/>
        </w:rPr>
        <w:t>relate</w:t>
      </w:r>
      <w:r>
        <w:rPr>
          <w:rFonts w:eastAsia="Times New Roman" w:cs="Times New Roman"/>
          <w:spacing w:val="-16"/>
        </w:rPr>
        <w:t>d</w:t>
      </w:r>
      <w:r>
        <w:rPr>
          <w:rFonts w:eastAsia="Times New Roman" w:cs="Times New Roman"/>
        </w:rPr>
        <w:t>,</w:t>
      </w:r>
      <w:r>
        <w:rPr>
          <w:rFonts w:eastAsia="Times New Roman" w:cs="Times New Roman"/>
          <w:spacing w:val="21"/>
        </w:rPr>
        <w:t xml:space="preserve"> </w:t>
      </w:r>
      <w:r>
        <w:rPr>
          <w:rFonts w:eastAsia="Times New Roman" w:cs="Times New Roman"/>
        </w:rPr>
        <w:t>suppo</w:t>
      </w:r>
      <w:r>
        <w:rPr>
          <w:rFonts w:eastAsia="Times New Roman" w:cs="Times New Roman"/>
          <w:spacing w:val="4"/>
        </w:rPr>
        <w:t>r</w:t>
      </w:r>
      <w:r>
        <w:rPr>
          <w:rFonts w:eastAsia="Times New Roman" w:cs="Times New Roman"/>
        </w:rPr>
        <w:t>ting</w:t>
      </w:r>
      <w:r>
        <w:rPr>
          <w:rFonts w:eastAsia="Times New Roman" w:cs="Times New Roman"/>
          <w:spacing w:val="16"/>
        </w:rPr>
        <w:t xml:space="preserve"> </w:t>
      </w:r>
      <w:r>
        <w:rPr>
          <w:rFonts w:eastAsia="Times New Roman" w:cs="Times New Roman"/>
        </w:rPr>
        <w:t>areas</w:t>
      </w:r>
      <w:r>
        <w:rPr>
          <w:rFonts w:eastAsia="Times New Roman" w:cs="Times New Roman"/>
          <w:spacing w:val="16"/>
        </w:rPr>
        <w:t xml:space="preserve"> </w:t>
      </w:r>
      <w:r>
        <w:rPr>
          <w:rFonts w:eastAsia="Times New Roman" w:cs="Times New Roman"/>
        </w:rPr>
        <w:t>of</w:t>
      </w:r>
      <w:r>
        <w:rPr>
          <w:rFonts w:eastAsia="Times New Roman" w:cs="Times New Roman"/>
          <w:spacing w:val="17"/>
        </w:rPr>
        <w:t xml:space="preserve"> </w:t>
      </w:r>
      <w:r>
        <w:rPr>
          <w:rFonts w:eastAsia="Times New Roman" w:cs="Times New Roman"/>
        </w:rPr>
        <w:t>computational</w:t>
      </w:r>
      <w:r>
        <w:rPr>
          <w:rFonts w:eastAsia="Times New Roman" w:cs="Times New Roman"/>
          <w:spacing w:val="16"/>
        </w:rPr>
        <w:t xml:space="preserve"> </w:t>
      </w:r>
      <w:r>
        <w:rPr>
          <w:rFonts w:eastAsia="Times New Roman" w:cs="Times New Roman"/>
        </w:rPr>
        <w:t>linguistics</w:t>
      </w:r>
      <w:r>
        <w:rPr>
          <w:rFonts w:eastAsia="Times New Roman" w:cs="Times New Roman"/>
          <w:spacing w:val="16"/>
        </w:rPr>
        <w:t xml:space="preserve"> </w:t>
      </w:r>
      <w:r>
        <w:rPr>
          <w:rFonts w:eastAsia="Times New Roman" w:cs="Times New Roman"/>
        </w:rPr>
        <w:t>and</w:t>
      </w:r>
      <w:r>
        <w:rPr>
          <w:rFonts w:eastAsia="Times New Roman" w:cs="Times New Roman"/>
          <w:spacing w:val="17"/>
        </w:rPr>
        <w:t xml:space="preserve"> </w:t>
      </w:r>
      <w:r>
        <w:rPr>
          <w:rFonts w:eastAsia="Times New Roman" w:cs="Times New Roman"/>
        </w:rPr>
        <w:t>AI,</w:t>
      </w:r>
      <w:r>
        <w:rPr>
          <w:rFonts w:eastAsia="Times New Roman" w:cs="Times New Roman"/>
          <w:spacing w:val="21"/>
        </w:rPr>
        <w:t xml:space="preserve"> </w:t>
      </w:r>
      <w:r>
        <w:rPr>
          <w:rFonts w:eastAsia="Times New Roman" w:cs="Times New Roman"/>
        </w:rPr>
        <w:t>such</w:t>
      </w:r>
      <w:r>
        <w:rPr>
          <w:rFonts w:eastAsia="Times New Roman" w:cs="Times New Roman"/>
          <w:w w:val="99"/>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speech</w:t>
      </w:r>
      <w:r>
        <w:rPr>
          <w:rFonts w:eastAsia="Times New Roman" w:cs="Times New Roman"/>
          <w:spacing w:val="-9"/>
        </w:rPr>
        <w:t xml:space="preserve"> </w:t>
      </w:r>
      <w:r>
        <w:rPr>
          <w:rFonts w:eastAsia="Times New Roman" w:cs="Times New Roman"/>
        </w:rPr>
        <w:t>rec</w:t>
      </w:r>
      <w:r>
        <w:rPr>
          <w:rFonts w:eastAsia="Times New Roman" w:cs="Times New Roman"/>
          <w:spacing w:val="-7"/>
        </w:rPr>
        <w:t>o</w:t>
      </w:r>
      <w:r>
        <w:rPr>
          <w:rFonts w:eastAsia="Times New Roman" w:cs="Times New Roman"/>
        </w:rPr>
        <w:t>gnition</w:t>
      </w:r>
      <w:r>
        <w:rPr>
          <w:rFonts w:eastAsia="Times New Roman" w:cs="Times New Roman"/>
          <w:spacing w:val="-9"/>
        </w:rPr>
        <w:t xml:space="preserve"> </w:t>
      </w:r>
      <w:r>
        <w:rPr>
          <w:rFonts w:eastAsia="Times New Roman" w:cs="Times New Roman"/>
        </w:rPr>
        <w:t>and</w:t>
      </w:r>
      <w:r>
        <w:rPr>
          <w:rFonts w:eastAsia="Times New Roman" w:cs="Times New Roman"/>
          <w:spacing w:val="-8"/>
        </w:rPr>
        <w:t xml:space="preserve"> </w:t>
      </w:r>
      <w:r>
        <w:rPr>
          <w:rFonts w:eastAsia="Times New Roman" w:cs="Times New Roman"/>
        </w:rPr>
        <w:t>generation,</w:t>
      </w:r>
      <w:r>
        <w:rPr>
          <w:rFonts w:eastAsia="Times New Roman" w:cs="Times New Roman"/>
          <w:spacing w:val="-9"/>
        </w:rPr>
        <w:t xml:space="preserve"> </w:t>
      </w:r>
      <w:r>
        <w:rPr>
          <w:rFonts w:eastAsia="Times New Roman" w:cs="Times New Roman"/>
        </w:rPr>
        <w:t>machine</w:t>
      </w:r>
      <w:r>
        <w:rPr>
          <w:rFonts w:eastAsia="Times New Roman" w:cs="Times New Roman"/>
          <w:spacing w:val="-9"/>
        </w:rPr>
        <w:t xml:space="preserve"> </w:t>
      </w:r>
      <w:r>
        <w:rPr>
          <w:rFonts w:eastAsia="Times New Roman" w:cs="Times New Roman"/>
        </w:rPr>
        <w:t>translation,</w:t>
      </w:r>
      <w:r>
        <w:rPr>
          <w:rFonts w:eastAsia="Times New Roman" w:cs="Times New Roman"/>
          <w:spacing w:val="-9"/>
        </w:rPr>
        <w:t xml:space="preserve"> </w:t>
      </w:r>
      <w:r>
        <w:rPr>
          <w:rFonts w:eastAsia="Times New Roman" w:cs="Times New Roman"/>
        </w:rPr>
        <w:t>info</w:t>
      </w:r>
      <w:r>
        <w:rPr>
          <w:rFonts w:eastAsia="Times New Roman" w:cs="Times New Roman"/>
          <w:spacing w:val="4"/>
        </w:rPr>
        <w:t>r</w:t>
      </w:r>
      <w:r>
        <w:rPr>
          <w:rFonts w:eastAsia="Times New Roman" w:cs="Times New Roman"/>
        </w:rPr>
        <w:t>mation</w:t>
      </w:r>
      <w:r>
        <w:rPr>
          <w:rFonts w:eastAsia="Times New Roman" w:cs="Times New Roman"/>
          <w:spacing w:val="-8"/>
        </w:rPr>
        <w:t xml:space="preserve"> </w:t>
      </w:r>
      <w:r>
        <w:rPr>
          <w:rFonts w:eastAsia="Times New Roman" w:cs="Times New Roman"/>
        </w:rPr>
        <w:t>retri</w:t>
      </w:r>
      <w:r>
        <w:rPr>
          <w:rFonts w:eastAsia="Times New Roman" w:cs="Times New Roman"/>
          <w:spacing w:val="-7"/>
        </w:rPr>
        <w:t>ev</w:t>
      </w:r>
      <w:r>
        <w:rPr>
          <w:rFonts w:eastAsia="Times New Roman" w:cs="Times New Roman"/>
        </w:rPr>
        <w:t>al,</w:t>
      </w:r>
      <w:r>
        <w:rPr>
          <w:rFonts w:eastAsia="Times New Roman" w:cs="Times New Roman"/>
          <w:spacing w:val="-9"/>
        </w:rPr>
        <w:t xml:space="preserve"> </w:t>
      </w:r>
      <w:r>
        <w:rPr>
          <w:rFonts w:eastAsia="Times New Roman" w:cs="Times New Roman"/>
        </w:rPr>
        <w:t>parsing,</w:t>
      </w:r>
      <w:r>
        <w:rPr>
          <w:rFonts w:eastAsia="Times New Roman" w:cs="Times New Roman"/>
          <w:w w:val="99"/>
        </w:rPr>
        <w:t xml:space="preserve"> </w:t>
      </w:r>
      <w:r>
        <w:rPr>
          <w:rFonts w:eastAsia="Times New Roman" w:cs="Times New Roman"/>
        </w:rPr>
        <w:t>semantic</w:t>
      </w:r>
      <w:r>
        <w:rPr>
          <w:rFonts w:eastAsia="Times New Roman" w:cs="Times New Roman"/>
          <w:spacing w:val="-2"/>
        </w:rPr>
        <w:t xml:space="preserve"> </w:t>
      </w:r>
      <w:r>
        <w:rPr>
          <w:rFonts w:eastAsia="Times New Roman" w:cs="Times New Roman"/>
        </w:rPr>
        <w:t>ana</w:t>
      </w:r>
      <w:r>
        <w:rPr>
          <w:rFonts w:eastAsia="Times New Roman" w:cs="Times New Roman"/>
          <w:spacing w:val="-7"/>
        </w:rPr>
        <w:t>l</w:t>
      </w:r>
      <w:r>
        <w:rPr>
          <w:rFonts w:eastAsia="Times New Roman" w:cs="Times New Roman"/>
        </w:rPr>
        <w:t>ysis, sentiment</w:t>
      </w:r>
      <w:r>
        <w:rPr>
          <w:rFonts w:eastAsia="Times New Roman" w:cs="Times New Roman"/>
          <w:spacing w:val="-1"/>
        </w:rPr>
        <w:t xml:space="preserve"> </w:t>
      </w:r>
      <w:r>
        <w:rPr>
          <w:rFonts w:eastAsia="Times New Roman" w:cs="Times New Roman"/>
        </w:rPr>
        <w:t>and</w:t>
      </w:r>
      <w:r>
        <w:rPr>
          <w:rFonts w:eastAsia="Times New Roman" w:cs="Times New Roman"/>
          <w:spacing w:val="-1"/>
        </w:rPr>
        <w:t xml:space="preserve"> </w:t>
      </w:r>
      <w:r>
        <w:rPr>
          <w:rFonts w:eastAsia="Times New Roman" w:cs="Times New Roman"/>
        </w:rPr>
        <w:t>opinion</w:t>
      </w:r>
      <w:r>
        <w:rPr>
          <w:rFonts w:eastAsia="Times New Roman" w:cs="Times New Roman"/>
          <w:spacing w:val="-2"/>
        </w:rPr>
        <w:t xml:space="preserve"> </w:t>
      </w:r>
      <w:r>
        <w:rPr>
          <w:rFonts w:eastAsia="Times New Roman" w:cs="Times New Roman"/>
        </w:rPr>
        <w:t>mining, and</w:t>
      </w:r>
      <w:r>
        <w:rPr>
          <w:rFonts w:eastAsia="Times New Roman" w:cs="Times New Roman"/>
          <w:spacing w:val="-1"/>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
        </w:rPr>
        <w:t xml:space="preserve"> </w:t>
      </w:r>
      <w:r>
        <w:rPr>
          <w:rFonts w:eastAsia="Times New Roman" w:cs="Times New Roman"/>
        </w:rPr>
        <w:t>others.</w:t>
      </w:r>
      <w:r>
        <w:rPr>
          <w:rFonts w:eastAsia="Times New Roman" w:cs="Times New Roman"/>
          <w:spacing w:val="26"/>
        </w:rPr>
        <w:t xml:space="preserve"> </w:t>
      </w:r>
      <w:r>
        <w:rPr>
          <w:rFonts w:eastAsia="Times New Roman" w:cs="Times New Roman"/>
        </w:rPr>
        <w:t>In</w:t>
      </w:r>
      <w:r>
        <w:rPr>
          <w:rFonts w:eastAsia="Times New Roman" w:cs="Times New Roman"/>
          <w:spacing w:val="-1"/>
        </w:rPr>
        <w:t xml:space="preserve"> </w:t>
      </w:r>
      <w:r>
        <w:rPr>
          <w:rFonts w:eastAsia="Times New Roman" w:cs="Times New Roman"/>
        </w:rPr>
        <w:t>spite</w:t>
      </w:r>
      <w:r>
        <w:rPr>
          <w:rFonts w:eastAsia="Times New Roman" w:cs="Times New Roman"/>
          <w:spacing w:val="-1"/>
        </w:rPr>
        <w:t xml:space="preserve"> </w:t>
      </w:r>
      <w:r>
        <w:rPr>
          <w:rFonts w:eastAsia="Times New Roman" w:cs="Times New Roman"/>
        </w:rPr>
        <w:t>of</w:t>
      </w:r>
      <w:r>
        <w:rPr>
          <w:rFonts w:eastAsia="Times New Roman" w:cs="Times New Roman"/>
          <w:spacing w:val="-1"/>
        </w:rPr>
        <w:t xml:space="preserve"> </w:t>
      </w:r>
      <w:r>
        <w:rPr>
          <w:rFonts w:eastAsia="Times New Roman" w:cs="Times New Roman"/>
        </w:rPr>
        <w:t>this</w:t>
      </w:r>
      <w:r>
        <w:rPr>
          <w:rFonts w:eastAsia="Times New Roman" w:cs="Times New Roman"/>
          <w:spacing w:val="-2"/>
        </w:rPr>
        <w:t xml:space="preserve"> </w:t>
      </w:r>
      <w:r>
        <w:rPr>
          <w:rFonts w:eastAsia="Times New Roman" w:cs="Times New Roman"/>
        </w:rPr>
        <w:t>relat-</w:t>
      </w:r>
      <w:r>
        <w:rPr>
          <w:rFonts w:eastAsia="Times New Roman" w:cs="Times New Roman"/>
          <w:w w:val="99"/>
        </w:rPr>
        <w:t xml:space="preserve"> </w:t>
      </w:r>
      <w:r>
        <w:rPr>
          <w:rFonts w:eastAsia="Times New Roman" w:cs="Times New Roman"/>
        </w:rPr>
        <w:t>ed</w:t>
      </w:r>
      <w:r>
        <w:rPr>
          <w:rFonts w:eastAsia="Times New Roman" w:cs="Times New Roman"/>
          <w:spacing w:val="1"/>
        </w:rPr>
        <w:t xml:space="preserve"> </w:t>
      </w:r>
      <w:r>
        <w:rPr>
          <w:rFonts w:eastAsia="Times New Roman" w:cs="Times New Roman"/>
        </w:rPr>
        <w:t>pr</w:t>
      </w:r>
      <w:r>
        <w:rPr>
          <w:rFonts w:eastAsia="Times New Roman" w:cs="Times New Roman"/>
          <w:spacing w:val="-7"/>
        </w:rPr>
        <w:t>o</w:t>
      </w:r>
      <w:r>
        <w:rPr>
          <w:rFonts w:eastAsia="Times New Roman" w:cs="Times New Roman"/>
          <w:spacing w:val="4"/>
        </w:rPr>
        <w:t>g</w:t>
      </w:r>
      <w:r>
        <w:rPr>
          <w:rFonts w:eastAsia="Times New Roman" w:cs="Times New Roman"/>
        </w:rPr>
        <w:t>ress,</w:t>
      </w:r>
      <w:r>
        <w:rPr>
          <w:rFonts w:eastAsia="Times New Roman" w:cs="Times New Roman"/>
          <w:spacing w:val="3"/>
        </w:rPr>
        <w:t xml:space="preserve"> </w:t>
      </w:r>
      <w:r>
        <w:rPr>
          <w:rFonts w:eastAsia="Times New Roman" w:cs="Times New Roman"/>
        </w:rPr>
        <w:t>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w:t>
      </w:r>
      <w:r>
        <w:rPr>
          <w:rFonts w:eastAsia="Times New Roman" w:cs="Times New Roman"/>
          <w:spacing w:val="2"/>
        </w:rPr>
        <w:t xml:space="preserve"> </w:t>
      </w:r>
      <w:r>
        <w:rPr>
          <w:rFonts w:eastAsia="Times New Roman" w:cs="Times New Roman"/>
        </w:rPr>
        <w:t>there</w:t>
      </w:r>
      <w:r>
        <w:rPr>
          <w:rFonts w:eastAsia="Times New Roman" w:cs="Times New Roman"/>
          <w:spacing w:val="1"/>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1"/>
        </w:rPr>
        <w:t xml:space="preserve"> </w:t>
      </w:r>
      <w:r>
        <w:rPr>
          <w:rFonts w:eastAsia="Times New Roman" w:cs="Times New Roman"/>
        </w:rPr>
        <w:t>been</w:t>
      </w:r>
      <w:r>
        <w:rPr>
          <w:rFonts w:eastAsia="Times New Roman" w:cs="Times New Roman"/>
          <w:spacing w:val="1"/>
        </w:rPr>
        <w:t xml:space="preserve"> </w:t>
      </w:r>
      <w:r>
        <w:rPr>
          <w:rFonts w:eastAsia="Times New Roman" w:cs="Times New Roman"/>
        </w:rPr>
        <w:t>no</w:t>
      </w:r>
      <w:r>
        <w:rPr>
          <w:rFonts w:eastAsia="Times New Roman" w:cs="Times New Roman"/>
          <w:spacing w:val="1"/>
        </w:rPr>
        <w:t xml:space="preserve"> </w:t>
      </w:r>
      <w:r>
        <w:rPr>
          <w:rFonts w:eastAsia="Times New Roman" w:cs="Times New Roman"/>
        </w:rPr>
        <w:t>t</w:t>
      </w:r>
      <w:r>
        <w:rPr>
          <w:rFonts w:eastAsia="Times New Roman" w:cs="Times New Roman"/>
          <w:spacing w:val="4"/>
        </w:rPr>
        <w:t>r</w:t>
      </w:r>
      <w:r>
        <w:rPr>
          <w:rFonts w:eastAsia="Times New Roman" w:cs="Times New Roman"/>
        </w:rPr>
        <w:t>u</w:t>
      </w:r>
      <w:r>
        <w:rPr>
          <w:rFonts w:eastAsia="Times New Roman" w:cs="Times New Roman"/>
          <w:spacing w:val="-7"/>
        </w:rPr>
        <w:t>l</w:t>
      </w:r>
      <w:r>
        <w:rPr>
          <w:rFonts w:eastAsia="Times New Roman" w:cs="Times New Roman"/>
        </w:rPr>
        <w:t>y</w:t>
      </w:r>
      <w:r>
        <w:rPr>
          <w:rFonts w:eastAsia="Times New Roman" w:cs="Times New Roman"/>
          <w:spacing w:val="1"/>
        </w:rPr>
        <w:t xml:space="preserve"> </w:t>
      </w:r>
      <w:r>
        <w:rPr>
          <w:rFonts w:eastAsia="Times New Roman" w:cs="Times New Roman"/>
        </w:rPr>
        <w:t>fundamental</w:t>
      </w:r>
      <w:r>
        <w:rPr>
          <w:rFonts w:eastAsia="Times New Roman" w:cs="Times New Roman"/>
          <w:spacing w:val="1"/>
        </w:rPr>
        <w:t xml:space="preserve"> </w:t>
      </w:r>
      <w:r>
        <w:rPr>
          <w:rFonts w:eastAsia="Times New Roman" w:cs="Times New Roman"/>
        </w:rPr>
        <w:t>breakthroughs</w:t>
      </w:r>
      <w:r>
        <w:rPr>
          <w:rFonts w:eastAsia="Times New Roman" w:cs="Times New Roman"/>
          <w:spacing w:val="1"/>
        </w:rPr>
        <w:t xml:space="preserve"> </w:t>
      </w:r>
      <w:r>
        <w:rPr>
          <w:rFonts w:eastAsia="Times New Roman" w:cs="Times New Roman"/>
        </w:rPr>
        <w:t>in</w:t>
      </w:r>
      <w:r>
        <w:rPr>
          <w:rFonts w:eastAsia="Times New Roman" w:cs="Times New Roman"/>
          <w:spacing w:val="2"/>
        </w:rPr>
        <w:t xml:space="preserve"> </w:t>
      </w:r>
      <w:r>
        <w:rPr>
          <w:rFonts w:eastAsia="Times New Roman" w:cs="Times New Roman"/>
        </w:rPr>
        <w:t>the</w:t>
      </w:r>
      <w:r>
        <w:rPr>
          <w:rFonts w:eastAsia="Times New Roman" w:cs="Times New Roman"/>
          <w:spacing w:val="1"/>
        </w:rPr>
        <w:t xml:space="preserve"> </w:t>
      </w:r>
      <w:r>
        <w:rPr>
          <w:rFonts w:eastAsia="Times New Roman" w:cs="Times New Roman"/>
        </w:rPr>
        <w:t>area</w:t>
      </w:r>
      <w:r>
        <w:rPr>
          <w:rFonts w:eastAsia="Times New Roman" w:cs="Times New Roman"/>
          <w:spacing w:val="1"/>
        </w:rPr>
        <w:t xml:space="preserve"> </w:t>
      </w:r>
      <w:r>
        <w:rPr>
          <w:rFonts w:eastAsia="Times New Roman" w:cs="Times New Roman"/>
        </w:rPr>
        <w:t>of</w:t>
      </w:r>
      <w:r>
        <w:rPr>
          <w:rFonts w:eastAsia="Times New Roman" w:cs="Times New Roman"/>
          <w:w w:val="99"/>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3"/>
        </w:rPr>
        <w:t xml:space="preserve"> </w:t>
      </w:r>
      <w:r>
        <w:rPr>
          <w:rFonts w:eastAsia="Times New Roman" w:cs="Times New Roman"/>
        </w:rPr>
        <w:t>systems</w:t>
      </w:r>
      <w:r>
        <w:rPr>
          <w:rFonts w:eastAsia="Times New Roman" w:cs="Times New Roman"/>
          <w:spacing w:val="-12"/>
        </w:rPr>
        <w:t xml:space="preserve"> </w:t>
      </w:r>
      <w:r>
        <w:rPr>
          <w:rFonts w:eastAsia="Times New Roman" w:cs="Times New Roman"/>
        </w:rPr>
        <w:t>prope</w:t>
      </w:r>
      <w:r>
        <w:rPr>
          <w:rFonts w:eastAsia="Times New Roman" w:cs="Times New Roman"/>
          <w:spacing w:val="-14"/>
        </w:rPr>
        <w:t>r</w:t>
      </w:r>
      <w:r>
        <w:rPr>
          <w:rFonts w:eastAsia="Times New Roman" w:cs="Times New Roman"/>
        </w:rPr>
        <w:t>.</w:t>
      </w:r>
      <w:r>
        <w:rPr>
          <w:rFonts w:eastAsia="Times New Roman" w:cs="Times New Roman"/>
          <w:spacing w:val="9"/>
        </w:rPr>
        <w:t xml:space="preserve"> </w:t>
      </w:r>
      <w:r>
        <w:rPr>
          <w:rFonts w:eastAsia="Times New Roman" w:cs="Times New Roman"/>
        </w:rPr>
        <w:t>E</w:t>
      </w:r>
      <w:r>
        <w:rPr>
          <w:rFonts w:eastAsia="Times New Roman" w:cs="Times New Roman"/>
          <w:spacing w:val="-5"/>
        </w:rPr>
        <w:t>v</w:t>
      </w:r>
      <w:r>
        <w:rPr>
          <w:rFonts w:eastAsia="Times New Roman" w:cs="Times New Roman"/>
        </w:rPr>
        <w:t>en</w:t>
      </w:r>
      <w:r>
        <w:rPr>
          <w:rFonts w:eastAsia="Times New Roman" w:cs="Times New Roman"/>
          <w:spacing w:val="-13"/>
        </w:rPr>
        <w:t xml:space="preserve"> </w:t>
      </w:r>
      <w:r>
        <w:rPr>
          <w:rFonts w:eastAsia="Times New Roman" w:cs="Times New Roman"/>
        </w:rPr>
        <w:t>the</w:t>
      </w:r>
      <w:r>
        <w:rPr>
          <w:rFonts w:eastAsia="Times New Roman" w:cs="Times New Roman"/>
          <w:spacing w:val="-12"/>
        </w:rPr>
        <w:t xml:space="preserve"> </w:t>
      </w:r>
      <w:r>
        <w:rPr>
          <w:rFonts w:eastAsia="Times New Roman" w:cs="Times New Roman"/>
        </w:rPr>
        <w:t>best</w:t>
      </w:r>
      <w:r>
        <w:rPr>
          <w:rFonts w:eastAsia="Times New Roman" w:cs="Times New Roman"/>
          <w:spacing w:val="-13"/>
        </w:rPr>
        <w:t xml:space="preserve"> </w:t>
      </w:r>
      <w:r>
        <w:rPr>
          <w:rFonts w:eastAsia="Times New Roman" w:cs="Times New Roman"/>
          <w:spacing w:val="-5"/>
        </w:rPr>
        <w:t>e</w:t>
      </w:r>
      <w:r>
        <w:rPr>
          <w:rFonts w:eastAsia="Times New Roman" w:cs="Times New Roman"/>
        </w:rPr>
        <w:t>xisting</w:t>
      </w:r>
      <w:r>
        <w:rPr>
          <w:rFonts w:eastAsia="Times New Roman" w:cs="Times New Roman"/>
          <w:spacing w:val="-12"/>
        </w:rPr>
        <w:t xml:space="preserve"> </w:t>
      </w:r>
      <w:r>
        <w:rPr>
          <w:rFonts w:eastAsia="Times New Roman" w:cs="Times New Roman"/>
        </w:rPr>
        <w:t>systems</w:t>
      </w:r>
      <w:r>
        <w:rPr>
          <w:rFonts w:eastAsia="Times New Roman" w:cs="Times New Roman"/>
          <w:spacing w:val="-13"/>
        </w:rPr>
        <w:t xml:space="preserve"> </w:t>
      </w:r>
      <w:r>
        <w:rPr>
          <w:rFonts w:eastAsia="Times New Roman" w:cs="Times New Roman"/>
        </w:rPr>
        <w:t>operate</w:t>
      </w:r>
      <w:r>
        <w:rPr>
          <w:rFonts w:eastAsia="Times New Roman" w:cs="Times New Roman"/>
          <w:spacing w:val="-12"/>
        </w:rPr>
        <w:t xml:space="preserve"> </w:t>
      </w:r>
      <w:r>
        <w:rPr>
          <w:rFonts w:eastAsia="Times New Roman" w:cs="Times New Roman"/>
        </w:rPr>
        <w:t>main</w:t>
      </w:r>
      <w:r>
        <w:rPr>
          <w:rFonts w:eastAsia="Times New Roman" w:cs="Times New Roman"/>
          <w:spacing w:val="-7"/>
        </w:rPr>
        <w:t>l</w:t>
      </w:r>
      <w:r>
        <w:rPr>
          <w:rFonts w:eastAsia="Times New Roman" w:cs="Times New Roman"/>
        </w:rPr>
        <w:t>y</w:t>
      </w:r>
      <w:r>
        <w:rPr>
          <w:rFonts w:eastAsia="Times New Roman" w:cs="Times New Roman"/>
          <w:spacing w:val="-13"/>
        </w:rPr>
        <w:t xml:space="preserve"> </w:t>
      </w:r>
      <w:r>
        <w:rPr>
          <w:rFonts w:eastAsia="Times New Roman" w:cs="Times New Roman"/>
        </w:rPr>
        <w:t>based</w:t>
      </w:r>
      <w:r>
        <w:rPr>
          <w:rFonts w:eastAsia="Times New Roman" w:cs="Times New Roman"/>
          <w:spacing w:val="-12"/>
        </w:rPr>
        <w:t xml:space="preserve"> </w:t>
      </w:r>
      <w:r>
        <w:rPr>
          <w:rFonts w:eastAsia="Times New Roman" w:cs="Times New Roman"/>
        </w:rPr>
        <w:t>on</w:t>
      </w:r>
      <w:r>
        <w:rPr>
          <w:rFonts w:eastAsia="Times New Roman" w:cs="Times New Roman"/>
          <w:spacing w:val="-13"/>
        </w:rPr>
        <w:t xml:space="preserve"> </w:t>
      </w:r>
      <w:r>
        <w:rPr>
          <w:rFonts w:eastAsia="Times New Roman" w:cs="Times New Roman"/>
        </w:rPr>
        <w:t>sur</w:t>
      </w:r>
      <w:r>
        <w:rPr>
          <w:rFonts w:eastAsia="Times New Roman" w:cs="Times New Roman"/>
          <w:spacing w:val="2"/>
        </w:rPr>
        <w:t>f</w:t>
      </w:r>
      <w:r>
        <w:rPr>
          <w:rFonts w:eastAsia="Times New Roman" w:cs="Times New Roman"/>
        </w:rPr>
        <w:t>ace-</w:t>
      </w:r>
      <w:r>
        <w:rPr>
          <w:rFonts w:eastAsia="Times New Roman" w:cs="Times New Roman"/>
          <w:w w:val="99"/>
        </w:rPr>
        <w:t xml:space="preserve"> </w:t>
      </w:r>
      <w:r>
        <w:rPr>
          <w:rFonts w:eastAsia="Times New Roman" w:cs="Times New Roman"/>
        </w:rPr>
        <w:t>l</w:t>
      </w:r>
      <w:r>
        <w:rPr>
          <w:rFonts w:eastAsia="Times New Roman" w:cs="Times New Roman"/>
          <w:spacing w:val="-7"/>
        </w:rPr>
        <w:t>e</w:t>
      </w:r>
      <w:r>
        <w:rPr>
          <w:rFonts w:eastAsia="Times New Roman" w:cs="Times New Roman"/>
          <w:spacing w:val="-5"/>
        </w:rPr>
        <w:t>v</w:t>
      </w:r>
      <w:r>
        <w:rPr>
          <w:rFonts w:eastAsia="Times New Roman" w:cs="Times New Roman"/>
        </w:rPr>
        <w:t>el</w:t>
      </w:r>
      <w:r>
        <w:rPr>
          <w:rFonts w:eastAsia="Times New Roman" w:cs="Times New Roman"/>
          <w:spacing w:val="11"/>
        </w:rPr>
        <w:t xml:space="preserve"> </w:t>
      </w:r>
      <w:r>
        <w:rPr>
          <w:rFonts w:eastAsia="Times New Roman" w:cs="Times New Roman"/>
        </w:rPr>
        <w:t>linguistic</w:t>
      </w:r>
      <w:r>
        <w:rPr>
          <w:rFonts w:eastAsia="Times New Roman" w:cs="Times New Roman"/>
          <w:spacing w:val="13"/>
        </w:rPr>
        <w:t xml:space="preserve"> </w:t>
      </w:r>
      <w:r>
        <w:rPr>
          <w:rFonts w:eastAsia="Times New Roman" w:cs="Times New Roman"/>
        </w:rPr>
        <w:t>cues</w:t>
      </w:r>
      <w:r>
        <w:rPr>
          <w:rFonts w:eastAsia="Times New Roman" w:cs="Times New Roman"/>
          <w:spacing w:val="13"/>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simple</w:t>
      </w:r>
      <w:r>
        <w:rPr>
          <w:rFonts w:eastAsia="Times New Roman" w:cs="Times New Roman"/>
          <w:spacing w:val="12"/>
        </w:rPr>
        <w:t xml:space="preserve"> </w:t>
      </w:r>
      <w:r>
        <w:rPr>
          <w:rFonts w:eastAsia="Times New Roman" w:cs="Times New Roman"/>
        </w:rPr>
        <w:t>heuristics,</w:t>
      </w:r>
      <w:r>
        <w:rPr>
          <w:rFonts w:eastAsia="Times New Roman" w:cs="Times New Roman"/>
          <w:spacing w:val="17"/>
        </w:rPr>
        <w:t xml:space="preserve"> </w:t>
      </w:r>
      <w:r>
        <w:rPr>
          <w:rFonts w:eastAsia="Times New Roman" w:cs="Times New Roman"/>
        </w:rPr>
        <w:t>rather</w:t>
      </w:r>
      <w:r>
        <w:rPr>
          <w:rFonts w:eastAsia="Times New Roman" w:cs="Times New Roman"/>
          <w:spacing w:val="12"/>
        </w:rPr>
        <w:t xml:space="preserve"> </w:t>
      </w:r>
      <w:r>
        <w:rPr>
          <w:rFonts w:eastAsia="Times New Roman" w:cs="Times New Roman"/>
        </w:rPr>
        <w:t>than</w:t>
      </w:r>
      <w:r>
        <w:rPr>
          <w:rFonts w:eastAsia="Times New Roman" w:cs="Times New Roman"/>
          <w:spacing w:val="13"/>
        </w:rPr>
        <w:t xml:space="preserve"> </w:t>
      </w:r>
      <w:r>
        <w:rPr>
          <w:rFonts w:eastAsia="Times New Roman" w:cs="Times New Roman"/>
        </w:rPr>
        <w:t>based</w:t>
      </w:r>
      <w:r>
        <w:rPr>
          <w:rFonts w:eastAsia="Times New Roman" w:cs="Times New Roman"/>
          <w:spacing w:val="13"/>
        </w:rPr>
        <w:t xml:space="preserve"> </w:t>
      </w:r>
      <w:r>
        <w:rPr>
          <w:rFonts w:eastAsia="Times New Roman" w:cs="Times New Roman"/>
        </w:rPr>
        <w:t>on</w:t>
      </w:r>
      <w:r>
        <w:rPr>
          <w:rFonts w:eastAsia="Times New Roman" w:cs="Times New Roman"/>
          <w:spacing w:val="13"/>
        </w:rPr>
        <w:t xml:space="preserve"> </w:t>
      </w:r>
      <w:r>
        <w:rPr>
          <w:rFonts w:eastAsia="Times New Roman" w:cs="Times New Roman"/>
        </w:rPr>
        <w:t>rich</w:t>
      </w:r>
      <w:r>
        <w:rPr>
          <w:rFonts w:eastAsia="Times New Roman" w:cs="Times New Roman"/>
          <w:spacing w:val="-7"/>
        </w:rPr>
        <w:t>l</w:t>
      </w:r>
      <w:r>
        <w:rPr>
          <w:rFonts w:eastAsia="Times New Roman" w:cs="Times New Roman"/>
        </w:rPr>
        <w:t>y</w:t>
      </w:r>
      <w:r>
        <w:rPr>
          <w:rFonts w:eastAsia="Times New Roman" w:cs="Times New Roman"/>
          <w:spacing w:val="11"/>
        </w:rPr>
        <w:t xml:space="preserve"> </w:t>
      </w:r>
      <w:r>
        <w:rPr>
          <w:rFonts w:eastAsia="Times New Roman" w:cs="Times New Roman"/>
        </w:rPr>
        <w:t>mapping</w:t>
      </w:r>
      <w:r>
        <w:rPr>
          <w:rFonts w:eastAsia="Times New Roman" w:cs="Times New Roman"/>
          <w:spacing w:val="13"/>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re-</w:t>
      </w:r>
      <w:r>
        <w:rPr>
          <w:rFonts w:eastAsia="Times New Roman" w:cs="Times New Roman"/>
          <w:w w:val="99"/>
        </w:rPr>
        <w:t xml:space="preserve"> </w:t>
      </w:r>
      <w:r>
        <w:rPr>
          <w:rFonts w:eastAsia="Times New Roman" w:cs="Times New Roman"/>
        </w:rPr>
        <w:t>sponding</w:t>
      </w:r>
      <w:r>
        <w:rPr>
          <w:rFonts w:eastAsia="Times New Roman" w:cs="Times New Roman"/>
          <w:spacing w:val="3"/>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the</w:t>
      </w:r>
      <w:r>
        <w:rPr>
          <w:rFonts w:eastAsia="Times New Roman" w:cs="Times New Roman"/>
          <w:spacing w:val="4"/>
        </w:rPr>
        <w:t xml:space="preserve"> </w:t>
      </w:r>
      <w:r>
        <w:rPr>
          <w:rFonts w:eastAsia="Times New Roman" w:cs="Times New Roman"/>
        </w:rPr>
        <w:t>semantic</w:t>
      </w:r>
      <w:r>
        <w:rPr>
          <w:rFonts w:eastAsia="Times New Roman" w:cs="Times New Roman"/>
          <w:spacing w:val="3"/>
        </w:rPr>
        <w:t xml:space="preserve"> </w:t>
      </w:r>
      <w:r>
        <w:rPr>
          <w:rFonts w:eastAsia="Times New Roman" w:cs="Times New Roman"/>
        </w:rPr>
        <w:t>and</w:t>
      </w:r>
      <w:r>
        <w:rPr>
          <w:rFonts w:eastAsia="Times New Roman" w:cs="Times New Roman"/>
          <w:spacing w:val="4"/>
        </w:rPr>
        <w:t xml:space="preserve"> </w:t>
      </w:r>
      <w:r>
        <w:rPr>
          <w:rFonts w:eastAsia="Times New Roman" w:cs="Times New Roman"/>
        </w:rPr>
        <w:t>pragmatic</w:t>
      </w:r>
      <w:r>
        <w:rPr>
          <w:rFonts w:eastAsia="Times New Roman" w:cs="Times New Roman"/>
          <w:spacing w:val="3"/>
        </w:rPr>
        <w:t xml:space="preserve"> </w:t>
      </w:r>
      <w:r>
        <w:rPr>
          <w:rFonts w:eastAsia="Times New Roman" w:cs="Times New Roman"/>
        </w:rPr>
        <w:t>intentions</w:t>
      </w:r>
      <w:r>
        <w:rPr>
          <w:rFonts w:eastAsia="Times New Roman" w:cs="Times New Roman"/>
          <w:spacing w:val="4"/>
        </w:rPr>
        <w:t xml:space="preserve"> </w:t>
      </w:r>
      <w:r>
        <w:rPr>
          <w:rFonts w:eastAsia="Times New Roman" w:cs="Times New Roman"/>
        </w:rPr>
        <w:t>implicit</w:t>
      </w:r>
      <w:r>
        <w:rPr>
          <w:rFonts w:eastAsia="Times New Roman" w:cs="Times New Roman"/>
          <w:spacing w:val="3"/>
        </w:rPr>
        <w:t xml:space="preserve"> </w:t>
      </w:r>
      <w:r>
        <w:rPr>
          <w:rFonts w:eastAsia="Times New Roman" w:cs="Times New Roman"/>
        </w:rPr>
        <w:t>in</w:t>
      </w:r>
      <w:r>
        <w:rPr>
          <w:rFonts w:eastAsia="Times New Roman" w:cs="Times New Roman"/>
          <w:spacing w:val="4"/>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human</w:t>
      </w:r>
      <w:r>
        <w:rPr>
          <w:rFonts w:eastAsia="Times New Roman" w:cs="Times New Roman"/>
          <w:spacing w:val="4"/>
        </w:rPr>
        <w:t xml:space="preserve"> </w:t>
      </w:r>
      <w:r>
        <w:rPr>
          <w:rFonts w:eastAsia="Times New Roman" w:cs="Times New Roman"/>
        </w:rPr>
        <w:t>po</w:t>
      </w:r>
      <w:r>
        <w:rPr>
          <w:rFonts w:eastAsia="Times New Roman" w:cs="Times New Roman"/>
          <w:spacing w:val="4"/>
        </w:rPr>
        <w:t>r</w:t>
      </w:r>
      <w:r>
        <w:rPr>
          <w:rFonts w:eastAsia="Times New Roman" w:cs="Times New Roman"/>
        </w:rPr>
        <w:t>tions</w:t>
      </w:r>
      <w:r>
        <w:rPr>
          <w:rFonts w:eastAsia="Times New Roman" w:cs="Times New Roman"/>
          <w:spacing w:val="3"/>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w w:val="99"/>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32"/>
        </w:rPr>
        <w:t xml:space="preserve"> </w:t>
      </w:r>
      <w:r>
        <w:rPr>
          <w:rFonts w:eastAsia="Times New Roman" w:cs="Times New Roman"/>
        </w:rPr>
        <w:t>The</w:t>
      </w:r>
      <w:r>
        <w:rPr>
          <w:rFonts w:eastAsia="Times New Roman" w:cs="Times New Roman"/>
          <w:spacing w:val="2"/>
        </w:rPr>
        <w:t xml:space="preserve"> </w:t>
      </w:r>
      <w:r>
        <w:rPr>
          <w:rFonts w:eastAsia="Times New Roman" w:cs="Times New Roman"/>
        </w:rPr>
        <w:t>result</w:t>
      </w:r>
      <w:r>
        <w:rPr>
          <w:rFonts w:eastAsia="Times New Roman" w:cs="Times New Roman"/>
          <w:spacing w:val="1"/>
        </w:rPr>
        <w:t xml:space="preserve"> </w:t>
      </w:r>
      <w:r>
        <w:rPr>
          <w:rFonts w:eastAsia="Times New Roman" w:cs="Times New Roman"/>
        </w:rPr>
        <w:t>of</w:t>
      </w:r>
      <w:r>
        <w:rPr>
          <w:rFonts w:eastAsia="Times New Roman" w:cs="Times New Roman"/>
          <w:spacing w:val="1"/>
        </w:rPr>
        <w:t xml:space="preserve"> </w:t>
      </w:r>
      <w:r>
        <w:rPr>
          <w:rFonts w:eastAsia="Times New Roman" w:cs="Times New Roman"/>
        </w:rPr>
        <w:t>these</w:t>
      </w:r>
      <w:r>
        <w:rPr>
          <w:rFonts w:eastAsia="Times New Roman" w:cs="Times New Roman"/>
          <w:spacing w:val="1"/>
        </w:rPr>
        <w:t xml:space="preserve"> </w:t>
      </w:r>
      <w:r>
        <w:rPr>
          <w:rFonts w:eastAsia="Times New Roman" w:cs="Times New Roman"/>
        </w:rPr>
        <w:t>inte</w:t>
      </w:r>
      <w:r>
        <w:rPr>
          <w:rFonts w:eastAsia="Times New Roman" w:cs="Times New Roman"/>
          <w:spacing w:val="4"/>
        </w:rPr>
        <w:t>r</w:t>
      </w:r>
      <w:r>
        <w:rPr>
          <w:rFonts w:eastAsia="Times New Roman" w:cs="Times New Roman"/>
        </w:rPr>
        <w:t>nal</w:t>
      </w:r>
      <w:r>
        <w:rPr>
          <w:rFonts w:eastAsia="Times New Roman" w:cs="Times New Roman"/>
          <w:spacing w:val="1"/>
        </w:rPr>
        <w:t xml:space="preserve"> </w:t>
      </w:r>
      <w:r>
        <w:rPr>
          <w:rFonts w:eastAsia="Times New Roman" w:cs="Times New Roman"/>
        </w:rPr>
        <w:t>deﬁcits</w:t>
      </w:r>
      <w:r>
        <w:rPr>
          <w:rFonts w:eastAsia="Times New Roman" w:cs="Times New Roman"/>
          <w:spacing w:val="2"/>
        </w:rPr>
        <w:t xml:space="preserve"> </w:t>
      </w:r>
      <w:r>
        <w:rPr>
          <w:rFonts w:eastAsia="Times New Roman" w:cs="Times New Roman"/>
        </w:rPr>
        <w:t>in</w:t>
      </w:r>
      <w:r>
        <w:rPr>
          <w:rFonts w:eastAsia="Times New Roman" w:cs="Times New Roman"/>
          <w:spacing w:val="1"/>
        </w:rPr>
        <w:t xml:space="preserve"> </w:t>
      </w:r>
      <w:r>
        <w:rPr>
          <w:rFonts w:eastAsia="Times New Roman" w:cs="Times New Roman"/>
        </w:rPr>
        <w:t>semantics</w:t>
      </w:r>
      <w:r>
        <w:rPr>
          <w:rFonts w:eastAsia="Times New Roman" w:cs="Times New Roman"/>
          <w:spacing w:val="1"/>
        </w:rPr>
        <w:t xml:space="preserve"> </w:t>
      </w:r>
      <w:r>
        <w:rPr>
          <w:rFonts w:eastAsia="Times New Roman" w:cs="Times New Roman"/>
        </w:rPr>
        <w:t>and</w:t>
      </w:r>
      <w:r>
        <w:rPr>
          <w:rFonts w:eastAsia="Times New Roman" w:cs="Times New Roman"/>
          <w:spacing w:val="1"/>
        </w:rPr>
        <w:t xml:space="preserve"> </w:t>
      </w:r>
      <w:r>
        <w:rPr>
          <w:rFonts w:eastAsia="Times New Roman" w:cs="Times New Roman"/>
        </w:rPr>
        <w:t>pragmatics</w:t>
      </w:r>
      <w:r>
        <w:rPr>
          <w:rFonts w:eastAsia="Times New Roman" w:cs="Times New Roman"/>
          <w:spacing w:val="2"/>
        </w:rPr>
        <w:t xml:space="preserve"> </w:t>
      </w:r>
      <w:r>
        <w:rPr>
          <w:rFonts w:eastAsia="Times New Roman" w:cs="Times New Roman"/>
        </w:rPr>
        <w:t>are</w:t>
      </w:r>
      <w:r>
        <w:rPr>
          <w:rFonts w:eastAsia="Times New Roman" w:cs="Times New Roman"/>
          <w:spacing w:val="1"/>
        </w:rPr>
        <w:t xml:space="preserve"> </w:t>
      </w:r>
      <w:r>
        <w:rPr>
          <w:rFonts w:eastAsia="Times New Roman" w:cs="Times New Roman"/>
          <w:spacing w:val="-5"/>
        </w:rPr>
        <w:t>e</w:t>
      </w:r>
      <w:r>
        <w:rPr>
          <w:rFonts w:eastAsia="Times New Roman" w:cs="Times New Roman"/>
        </w:rPr>
        <w:t>xte</w:t>
      </w:r>
      <w:r>
        <w:rPr>
          <w:rFonts w:eastAsia="Times New Roman" w:cs="Times New Roman"/>
          <w:spacing w:val="4"/>
        </w:rPr>
        <w:t>r</w:t>
      </w:r>
      <w:r>
        <w:rPr>
          <w:rFonts w:eastAsia="Times New Roman" w:cs="Times New Roman"/>
        </w:rPr>
        <w:t>nal</w:t>
      </w:r>
      <w:r>
        <w:rPr>
          <w:rFonts w:eastAsia="Times New Roman" w:cs="Times New Roman"/>
          <w:spacing w:val="-7"/>
        </w:rPr>
        <w:t>l</w:t>
      </w:r>
      <w:r>
        <w:rPr>
          <w:rFonts w:eastAsia="Times New Roman" w:cs="Times New Roman"/>
        </w:rPr>
        <w:t>y</w:t>
      </w:r>
      <w:r>
        <w:rPr>
          <w:rFonts w:eastAsia="Times New Roman" w:cs="Times New Roman"/>
          <w:w w:val="99"/>
        </w:rPr>
        <w:t xml:space="preserve"> </w:t>
      </w:r>
      <w:r>
        <w:rPr>
          <w:rFonts w:eastAsia="Times New Roman" w:cs="Times New Roman"/>
        </w:rPr>
        <w:t>manifested</w:t>
      </w:r>
      <w:r>
        <w:rPr>
          <w:rFonts w:eastAsia="Times New Roman" w:cs="Times New Roman"/>
          <w:spacing w:val="5"/>
        </w:rPr>
        <w:t xml:space="preserve"> </w:t>
      </w:r>
      <w:r>
        <w:rPr>
          <w:rFonts w:eastAsia="Times New Roman" w:cs="Times New Roman"/>
        </w:rPr>
        <w:t>as</w:t>
      </w:r>
      <w:r>
        <w:rPr>
          <w:rFonts w:eastAsia="Times New Roman" w:cs="Times New Roman"/>
          <w:spacing w:val="6"/>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5"/>
        </w:rPr>
        <w:t xml:space="preserve"> </w:t>
      </w:r>
      <w:r>
        <w:rPr>
          <w:rFonts w:eastAsia="Times New Roman" w:cs="Times New Roman"/>
        </w:rPr>
        <w:t>perfo</w:t>
      </w:r>
      <w:r>
        <w:rPr>
          <w:rFonts w:eastAsia="Times New Roman" w:cs="Times New Roman"/>
          <w:spacing w:val="4"/>
        </w:rPr>
        <w:t>r</w:t>
      </w:r>
      <w:r>
        <w:rPr>
          <w:rFonts w:eastAsia="Times New Roman" w:cs="Times New Roman"/>
        </w:rPr>
        <w:t>mance</w:t>
      </w:r>
      <w:r>
        <w:rPr>
          <w:rFonts w:eastAsia="Times New Roman" w:cs="Times New Roman"/>
          <w:spacing w:val="6"/>
        </w:rPr>
        <w:t xml:space="preserve"> </w:t>
      </w:r>
      <w:r>
        <w:rPr>
          <w:rFonts w:eastAsia="Times New Roman" w:cs="Times New Roman"/>
        </w:rPr>
        <w:t>that</w:t>
      </w:r>
      <w:r>
        <w:rPr>
          <w:rFonts w:eastAsia="Times New Roman" w:cs="Times New Roman"/>
          <w:spacing w:val="5"/>
        </w:rPr>
        <w:t xml:space="preserve"> </w:t>
      </w:r>
      <w:r>
        <w:rPr>
          <w:rFonts w:eastAsia="Times New Roman" w:cs="Times New Roman"/>
        </w:rPr>
        <w:t>general</w:t>
      </w:r>
      <w:r>
        <w:rPr>
          <w:rFonts w:eastAsia="Times New Roman" w:cs="Times New Roman"/>
          <w:spacing w:val="-7"/>
        </w:rPr>
        <w:t>l</w:t>
      </w:r>
      <w:r>
        <w:rPr>
          <w:rFonts w:eastAsia="Times New Roman" w:cs="Times New Roman"/>
        </w:rPr>
        <w:t>y</w:t>
      </w:r>
      <w:r>
        <w:rPr>
          <w:rFonts w:eastAsia="Times New Roman" w:cs="Times New Roman"/>
          <w:spacing w:val="5"/>
        </w:rPr>
        <w:t xml:space="preserve"> </w:t>
      </w:r>
      <w:r>
        <w:rPr>
          <w:rFonts w:eastAsia="Times New Roman" w:cs="Times New Roman"/>
        </w:rPr>
        <w:t>becomes</w:t>
      </w:r>
      <w:r>
        <w:rPr>
          <w:rFonts w:eastAsia="Times New Roman" w:cs="Times New Roman"/>
          <w:spacing w:val="6"/>
        </w:rPr>
        <w:t xml:space="preserve"> </w:t>
      </w:r>
      <w:r>
        <w:rPr>
          <w:rFonts w:eastAsia="Times New Roman" w:cs="Times New Roman"/>
        </w:rPr>
        <w:t>tiresome</w:t>
      </w:r>
      <w:r>
        <w:rPr>
          <w:rFonts w:eastAsia="Times New Roman" w:cs="Times New Roman"/>
          <w:spacing w:val="5"/>
        </w:rPr>
        <w:t xml:space="preserve"> </w:t>
      </w:r>
      <w:r>
        <w:rPr>
          <w:rFonts w:eastAsia="Times New Roman" w:cs="Times New Roman"/>
        </w:rPr>
        <w:t>to</w:t>
      </w:r>
      <w:r>
        <w:rPr>
          <w:rFonts w:eastAsia="Times New Roman" w:cs="Times New Roman"/>
          <w:spacing w:val="6"/>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human</w:t>
      </w:r>
      <w:r>
        <w:rPr>
          <w:rFonts w:eastAsia="Times New Roman" w:cs="Times New Roman"/>
          <w:spacing w:val="6"/>
        </w:rPr>
        <w:t xml:space="preserve"> </w:t>
      </w:r>
      <w:r>
        <w:rPr>
          <w:rFonts w:eastAsia="Times New Roman" w:cs="Times New Roman"/>
        </w:rPr>
        <w:t>user</w:t>
      </w:r>
      <w:r>
        <w:rPr>
          <w:rFonts w:eastAsia="Times New Roman" w:cs="Times New Roman"/>
          <w:w w:val="99"/>
        </w:rPr>
        <w:t xml:space="preserve"> </w:t>
      </w:r>
      <w:r>
        <w:rPr>
          <w:rFonts w:eastAsia="Times New Roman" w:cs="Times New Roman"/>
        </w:rPr>
        <w:t>after</w:t>
      </w:r>
      <w:r>
        <w:rPr>
          <w:rFonts w:eastAsia="Times New Roman" w:cs="Times New Roman"/>
          <w:spacing w:val="-7"/>
        </w:rPr>
        <w:t xml:space="preserve"> </w:t>
      </w:r>
      <w:r>
        <w:rPr>
          <w:rFonts w:eastAsia="Times New Roman" w:cs="Times New Roman"/>
        </w:rPr>
        <w:t>a</w:t>
      </w:r>
      <w:r>
        <w:rPr>
          <w:rFonts w:eastAsia="Times New Roman" w:cs="Times New Roman"/>
          <w:spacing w:val="-7"/>
        </w:rPr>
        <w:t xml:space="preserve"> </w:t>
      </w:r>
      <w:r>
        <w:rPr>
          <w:rFonts w:eastAsia="Times New Roman" w:cs="Times New Roman"/>
        </w:rPr>
        <w:t>brief</w:t>
      </w:r>
      <w:r>
        <w:rPr>
          <w:rFonts w:eastAsia="Times New Roman" w:cs="Times New Roman"/>
          <w:spacing w:val="-6"/>
        </w:rPr>
        <w:t xml:space="preserve"> </w:t>
      </w:r>
      <w:r>
        <w:rPr>
          <w:rFonts w:eastAsia="Times New Roman" w:cs="Times New Roman"/>
        </w:rPr>
        <w:t>period.</w:t>
      </w:r>
    </w:p>
    <w:p w:rsidR="000A3AD4" w:rsidRDefault="000A3AD4" w:rsidP="000C6FE5">
      <w:pPr>
        <w:pStyle w:val="BodyText"/>
        <w:ind w:left="304" w:right="117" w:firstLine="373"/>
        <w:jc w:val="both"/>
        <w:rPr>
          <w:rFonts w:eastAsia="Times New Roman" w:cs="Times New Roman"/>
        </w:rPr>
      </w:pPr>
      <w:r>
        <w:rPr>
          <w:rFonts w:eastAsia="Times New Roman" w:cs="Times New Roman"/>
        </w:rPr>
        <w:t>Creating truly human-level dialogue systems is a huge project, as witnessed by the large teams and large sums of money that technology ﬁrms have recently devoted to creating dialogue systems with rather severely limited functionality. Our goal in this thesis is not to fully solve the problem, but to lay a new conceptual and practical foundation for ongoing work. The key hypothesis underlying our work is that, to achieve a broadly useful level of functionality (and as well to ultimately achieve a truly human-level functionality), a dialogue system must be constructed according to the following four principles</w:t>
      </w:r>
      <w:r>
        <w:rPr>
          <w:rFonts w:cs="Times New Roman" w:hint="eastAsia"/>
          <w:lang w:eastAsia="zh-CN"/>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 xml:space="preserve">deep representation </w:t>
      </w:r>
      <w:r w:rsidRPr="00153211">
        <w:rPr>
          <w:rFonts w:ascii="宋体" w:hAnsi="宋体" w:cs="宋体" w:hint="eastAsia"/>
          <w:sz w:val="24"/>
          <w:szCs w:val="28"/>
        </w:rPr>
        <w:t>：</w:t>
      </w:r>
      <w:r w:rsidRPr="00153211">
        <w:rPr>
          <w:rFonts w:ascii="Times New Roman" w:eastAsia="黑体" w:hAnsi="Times New Roman"/>
          <w:sz w:val="24"/>
          <w:szCs w:val="28"/>
        </w:rPr>
        <w:t xml:space="preserve"> dialogue should be fundamentally founded on mapping natu-ral language utterances into a rich, and ﬂexibly manipulable, semantic representation–in which an utterance is given a </w:t>
      </w:r>
      <w:r w:rsidRPr="00153211">
        <w:rPr>
          <w:rFonts w:ascii="Times New Roman" w:eastAsia="黑体" w:hAnsi="Times New Roman" w:hint="eastAsia"/>
          <w:sz w:val="24"/>
          <w:szCs w:val="28"/>
        </w:rPr>
        <w:t>”</w:t>
      </w:r>
      <w:r w:rsidRPr="00153211">
        <w:rPr>
          <w:rFonts w:ascii="Times New Roman" w:eastAsia="黑体" w:hAnsi="Times New Roman"/>
          <w:sz w:val="24"/>
          <w:szCs w:val="28"/>
        </w:rPr>
        <w:t>deep representation</w:t>
      </w:r>
      <w:r w:rsidRPr="00153211">
        <w:rPr>
          <w:rFonts w:ascii="Times New Roman" w:eastAsia="黑体" w:hAnsi="Times New Roman" w:hint="eastAsia"/>
          <w:sz w:val="24"/>
          <w:szCs w:val="28"/>
        </w:rPr>
        <w:t>”</w:t>
      </w:r>
      <w:r w:rsidRPr="00153211">
        <w:rPr>
          <w:rFonts w:ascii="Times New Roman" w:eastAsia="黑体" w:hAnsi="Times New Roman"/>
          <w:sz w:val="24"/>
          <w:szCs w:val="28"/>
        </w:rPr>
        <w:t xml:space="preserve"> that is largely separate from the properties of the surface-level language involved in an utterance</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uncertain logical inference</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should involve inference that is both logical (involving inferential steps such as deduction, induction and abduction) and uncer- tain (encompassing e.g. probabilistic and fuzzy aspects of uncertainty)</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foundation in speech act theory</w:t>
      </w:r>
      <w:r w:rsidRPr="00153211">
        <w:rPr>
          <w:rFonts w:ascii="宋体" w:hAnsi="宋体" w:cs="宋体" w:hint="eastAsia"/>
          <w:b/>
          <w:sz w:val="24"/>
          <w:szCs w:val="28"/>
        </w:rPr>
        <w:t>：</w:t>
      </w:r>
      <w:r w:rsidRPr="00153211">
        <w:rPr>
          <w:rFonts w:ascii="Times New Roman" w:eastAsia="黑体" w:hAnsi="Times New Roman"/>
          <w:sz w:val="24"/>
          <w:szCs w:val="28"/>
        </w:rPr>
        <w:t xml:space="preserve"> linguistic interactions should be understood as embedded in a larger matrix of embodied interactions –, so that each utterance is understood as a “speech act” with some uniquely linguistic properties, and some pragmatic properties that are shared by speech acts and other sorts of actions</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motivated dialogue control</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control (the choice of what to say when) should be founded on a model of intelligent agent motivation</w:t>
      </w:r>
      <w:r w:rsidRPr="00153211">
        <w:rPr>
          <w:rFonts w:ascii="宋体" w:hAnsi="宋体" w:cs="宋体" w:hint="eastAsia"/>
          <w:sz w:val="24"/>
          <w:szCs w:val="28"/>
        </w:rPr>
        <w:t>：</w:t>
      </w:r>
      <w:r w:rsidRPr="00153211">
        <w:rPr>
          <w:rFonts w:ascii="Times New Roman" w:eastAsia="黑体" w:hAnsi="Times New Roman"/>
          <w:sz w:val="24"/>
          <w:szCs w:val="28"/>
        </w:rPr>
        <w:t xml:space="preserve"> the system should choose what to say based on its underlying motivations, rather than based on simple cue-response patterns</w:t>
      </w:r>
      <w:r>
        <w:rPr>
          <w:rFonts w:ascii="Times New Roman" w:eastAsia="黑体" w:hAnsi="Times New Roman"/>
          <w:sz w:val="24"/>
          <w:szCs w:val="28"/>
        </w:rPr>
        <w:t>.</w:t>
      </w:r>
    </w:p>
    <w:p w:rsidR="000A3AD4" w:rsidRDefault="000A3AD4" w:rsidP="000C6FE5">
      <w:pPr>
        <w:pStyle w:val="BodyText"/>
        <w:ind w:right="304" w:firstLine="351"/>
        <w:jc w:val="both"/>
        <w:rPr>
          <w:rFonts w:eastAsia="Times New Roman" w:cs="Times New Roman"/>
        </w:rPr>
      </w:pPr>
      <w:r>
        <w:rPr>
          <w:rFonts w:eastAsia="Times New Roman" w:cs="Times New Roman"/>
          <w:spacing w:val="-11"/>
        </w:rPr>
        <w:t>W</w:t>
      </w:r>
      <w:r>
        <w:rPr>
          <w:rFonts w:eastAsia="Times New Roman" w:cs="Times New Roman"/>
        </w:rPr>
        <w:t>ith</w:t>
      </w:r>
      <w:r>
        <w:rPr>
          <w:rFonts w:eastAsia="Times New Roman" w:cs="Times New Roman"/>
          <w:spacing w:val="13"/>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ab</w:t>
      </w:r>
      <w:r>
        <w:rPr>
          <w:rFonts w:eastAsia="Times New Roman" w:cs="Times New Roman"/>
          <w:spacing w:val="-12"/>
        </w:rPr>
        <w:t>o</w:t>
      </w:r>
      <w:r>
        <w:rPr>
          <w:rFonts w:eastAsia="Times New Roman" w:cs="Times New Roman"/>
          <w:spacing w:val="-5"/>
        </w:rPr>
        <w:t>v</w:t>
      </w:r>
      <w:r>
        <w:rPr>
          <w:rFonts w:eastAsia="Times New Roman" w:cs="Times New Roman"/>
        </w:rPr>
        <w:t>e</w:t>
      </w:r>
      <w:r>
        <w:rPr>
          <w:rFonts w:eastAsia="Times New Roman" w:cs="Times New Roman"/>
          <w:spacing w:val="14"/>
        </w:rPr>
        <w:t xml:space="preserve"> </w:t>
      </w:r>
      <w:r>
        <w:rPr>
          <w:rFonts w:eastAsia="Times New Roman" w:cs="Times New Roman"/>
        </w:rPr>
        <w:t>four</w:t>
      </w:r>
      <w:r>
        <w:rPr>
          <w:rFonts w:eastAsia="Times New Roman" w:cs="Times New Roman"/>
          <w:spacing w:val="14"/>
        </w:rPr>
        <w:t xml:space="preserve"> </w:t>
      </w:r>
      <w:r>
        <w:rPr>
          <w:rFonts w:eastAsia="Times New Roman" w:cs="Times New Roman"/>
        </w:rPr>
        <w:t>principles</w:t>
      </w:r>
      <w:r>
        <w:rPr>
          <w:rFonts w:eastAsia="Times New Roman" w:cs="Times New Roman"/>
          <w:spacing w:val="14"/>
        </w:rPr>
        <w:t xml:space="preserve"> </w:t>
      </w:r>
      <w:r>
        <w:rPr>
          <w:rFonts w:eastAsia="Times New Roman" w:cs="Times New Roman"/>
        </w:rPr>
        <w:t>in</w:t>
      </w:r>
      <w:r>
        <w:rPr>
          <w:rFonts w:eastAsia="Times New Roman" w:cs="Times New Roman"/>
          <w:spacing w:val="14"/>
        </w:rPr>
        <w:t xml:space="preserve"> </w:t>
      </w:r>
      <w:r>
        <w:rPr>
          <w:rFonts w:eastAsia="Times New Roman" w:cs="Times New Roman"/>
        </w:rPr>
        <w:t>min</w:t>
      </w:r>
      <w:r>
        <w:rPr>
          <w:rFonts w:eastAsia="Times New Roman" w:cs="Times New Roman"/>
          <w:spacing w:val="-16"/>
        </w:rPr>
        <w:t>d</w:t>
      </w:r>
      <w:r>
        <w:rPr>
          <w:rFonts w:eastAsia="Times New Roman" w:cs="Times New Roman"/>
        </w:rPr>
        <w:t>,</w:t>
      </w:r>
      <w:r>
        <w:rPr>
          <w:rFonts w:eastAsia="Times New Roman" w:cs="Times New Roman"/>
          <w:spacing w:val="19"/>
        </w:rPr>
        <w:t xml:space="preserve"> </w:t>
      </w:r>
      <w:r>
        <w:rPr>
          <w:rFonts w:eastAsia="Times New Roman" w:cs="Times New Roman"/>
        </w:rPr>
        <w:t>our</w:t>
      </w:r>
      <w:r>
        <w:rPr>
          <w:rFonts w:eastAsia="Times New Roman" w:cs="Times New Roman"/>
          <w:spacing w:val="14"/>
        </w:rPr>
        <w:t xml:space="preserve"> </w:t>
      </w:r>
      <w:r>
        <w:rPr>
          <w:rFonts w:eastAsia="Times New Roman" w:cs="Times New Roman"/>
        </w:rPr>
        <w:t>research</w:t>
      </w:r>
      <w:r>
        <w:rPr>
          <w:rFonts w:eastAsia="Times New Roman" w:cs="Times New Roman"/>
          <w:spacing w:val="14"/>
        </w:rPr>
        <w:t xml:space="preserve"> </w:t>
      </w:r>
      <w:r>
        <w:rPr>
          <w:rFonts w:eastAsia="Times New Roman" w:cs="Times New Roman"/>
        </w:rPr>
        <w:t>has</w:t>
      </w:r>
      <w:r>
        <w:rPr>
          <w:rFonts w:eastAsia="Times New Roman" w:cs="Times New Roman"/>
          <w:spacing w:val="14"/>
        </w:rPr>
        <w:t xml:space="preserve"> </w:t>
      </w:r>
      <w:r>
        <w:rPr>
          <w:rFonts w:eastAsia="Times New Roman" w:cs="Times New Roman"/>
        </w:rPr>
        <w:t>been</w:t>
      </w:r>
      <w:r>
        <w:rPr>
          <w:rFonts w:eastAsia="Times New Roman" w:cs="Times New Roman"/>
          <w:spacing w:val="14"/>
        </w:rPr>
        <w:t xml:space="preserve"> </w:t>
      </w:r>
      <w:r>
        <w:rPr>
          <w:rFonts w:eastAsia="Times New Roman" w:cs="Times New Roman"/>
        </w:rPr>
        <w:t>primari</w:t>
      </w:r>
      <w:r>
        <w:rPr>
          <w:rFonts w:eastAsia="Times New Roman" w:cs="Times New Roman"/>
          <w:spacing w:val="-7"/>
        </w:rPr>
        <w:t>l</w:t>
      </w:r>
      <w:r>
        <w:rPr>
          <w:rFonts w:eastAsia="Times New Roman" w:cs="Times New Roman"/>
        </w:rPr>
        <w:t>y</w:t>
      </w:r>
      <w:r>
        <w:rPr>
          <w:rFonts w:eastAsia="Times New Roman" w:cs="Times New Roman"/>
          <w:spacing w:val="14"/>
        </w:rPr>
        <w:t xml:space="preserve"> </w:t>
      </w:r>
      <w:r>
        <w:rPr>
          <w:rFonts w:eastAsia="Times New Roman" w:cs="Times New Roman"/>
          <w:spacing w:val="-5"/>
        </w:rPr>
        <w:t>e</w:t>
      </w:r>
      <w:r>
        <w:rPr>
          <w:rFonts w:eastAsia="Times New Roman" w:cs="Times New Roman"/>
        </w:rPr>
        <w:t>xplored</w:t>
      </w:r>
      <w:r>
        <w:rPr>
          <w:rFonts w:eastAsia="Times New Roman" w:cs="Times New Roman"/>
          <w:spacing w:val="14"/>
        </w:rPr>
        <w:t xml:space="preserve"> </w:t>
      </w:r>
      <w:r>
        <w:rPr>
          <w:rFonts w:eastAsia="Times New Roman" w:cs="Times New Roman"/>
        </w:rPr>
        <w:t>them</w:t>
      </w:r>
      <w:r>
        <w:rPr>
          <w:rFonts w:eastAsia="Times New Roman" w:cs="Times New Roman"/>
          <w:w w:val="99"/>
        </w:rPr>
        <w:t xml:space="preserve"> </w:t>
      </w:r>
      <w:r>
        <w:rPr>
          <w:rFonts w:eastAsia="Times New Roman" w:cs="Times New Roman"/>
        </w:rPr>
        <w:t>and</w:t>
      </w:r>
      <w:r>
        <w:rPr>
          <w:rFonts w:eastAsia="Times New Roman" w:cs="Times New Roman"/>
          <w:spacing w:val="-11"/>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10"/>
        </w:rPr>
        <w:t xml:space="preserve"> </w:t>
      </w:r>
      <w:r>
        <w:rPr>
          <w:rFonts w:eastAsia="Times New Roman" w:cs="Times New Roman"/>
        </w:rPr>
        <w:t>achi</w:t>
      </w:r>
      <w:r>
        <w:rPr>
          <w:rFonts w:eastAsia="Times New Roman" w:cs="Times New Roman"/>
          <w:spacing w:val="-7"/>
        </w:rPr>
        <w:t>e</w:t>
      </w:r>
      <w:r>
        <w:rPr>
          <w:rFonts w:eastAsia="Times New Roman" w:cs="Times New Roman"/>
          <w:spacing w:val="-5"/>
        </w:rPr>
        <w:t>v</w:t>
      </w:r>
      <w:r>
        <w:rPr>
          <w:rFonts w:eastAsia="Times New Roman" w:cs="Times New Roman"/>
        </w:rPr>
        <w:t>ed</w:t>
      </w:r>
      <w:r>
        <w:rPr>
          <w:rFonts w:eastAsia="Times New Roman" w:cs="Times New Roman"/>
          <w:spacing w:val="-11"/>
        </w:rPr>
        <w:t xml:space="preserve"> </w:t>
      </w:r>
      <w:r>
        <w:rPr>
          <w:rFonts w:eastAsia="Times New Roman" w:cs="Times New Roman"/>
        </w:rPr>
        <w:t>to</w:t>
      </w:r>
      <w:r>
        <w:rPr>
          <w:rFonts w:eastAsia="Times New Roman" w:cs="Times New Roman"/>
          <w:spacing w:val="-10"/>
        </w:rPr>
        <w:t xml:space="preserve"> </w:t>
      </w:r>
      <w:r>
        <w:rPr>
          <w:rFonts w:eastAsia="Times New Roman" w:cs="Times New Roman"/>
        </w:rPr>
        <w:t>design</w:t>
      </w:r>
      <w:r>
        <w:rPr>
          <w:rFonts w:eastAsia="Times New Roman" w:cs="Times New Roman"/>
          <w:spacing w:val="-11"/>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implement</w:t>
      </w:r>
      <w:r>
        <w:rPr>
          <w:rFonts w:eastAsia="Times New Roman" w:cs="Times New Roman"/>
          <w:spacing w:val="-10"/>
        </w:rPr>
        <w:t xml:space="preserve"> </w:t>
      </w:r>
      <w:r>
        <w:rPr>
          <w:rFonts w:eastAsia="Times New Roman" w:cs="Times New Roman"/>
        </w:rPr>
        <w:t>and</w:t>
      </w:r>
      <w:r>
        <w:rPr>
          <w:rFonts w:eastAsia="Times New Roman" w:cs="Times New Roman"/>
          <w:spacing w:val="-11"/>
        </w:rPr>
        <w:t xml:space="preserve"> </w:t>
      </w:r>
      <w:r>
        <w:rPr>
          <w:rFonts w:eastAsia="Times New Roman" w:cs="Times New Roman"/>
        </w:rPr>
        <w:t>a</w:t>
      </w:r>
      <w:r>
        <w:rPr>
          <w:rFonts w:eastAsia="Times New Roman" w:cs="Times New Roman"/>
          <w:spacing w:val="-10"/>
        </w:rPr>
        <w:t xml:space="preserve"> </w:t>
      </w:r>
      <w:r>
        <w:rPr>
          <w:rFonts w:cs="Times New Roman"/>
          <w:lang w:eastAsia="zh-CN"/>
        </w:rPr>
        <w:t>“</w:t>
      </w:r>
      <w:r>
        <w:rPr>
          <w:rFonts w:eastAsia="Times New Roman" w:cs="Times New Roman"/>
        </w:rPr>
        <w:t>c</w:t>
      </w:r>
      <w:r>
        <w:rPr>
          <w:rFonts w:eastAsia="Times New Roman" w:cs="Times New Roman"/>
          <w:spacing w:val="-7"/>
        </w:rPr>
        <w:t>o</w:t>
      </w:r>
      <w:r>
        <w:rPr>
          <w:rFonts w:eastAsia="Times New Roman" w:cs="Times New Roman"/>
        </w:rPr>
        <w:t>gnit</w:t>
      </w:r>
      <w:r>
        <w:rPr>
          <w:rFonts w:eastAsia="Times New Roman" w:cs="Times New Roman"/>
          <w:spacing w:val="-7"/>
        </w:rPr>
        <w:t>i</w:t>
      </w:r>
      <w:r>
        <w:rPr>
          <w:rFonts w:eastAsia="Times New Roman" w:cs="Times New Roman"/>
          <w:spacing w:val="-5"/>
        </w:rPr>
        <w:t>v</w:t>
      </w:r>
      <w:r>
        <w:rPr>
          <w:rFonts w:eastAsia="Times New Roman" w:cs="Times New Roman"/>
        </w:rPr>
        <w:t>e</w:t>
      </w:r>
      <w:r>
        <w:rPr>
          <w:rFonts w:eastAsia="Times New Roman" w:cs="Times New Roman"/>
          <w:spacing w:val="-1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0"/>
        </w:rPr>
        <w:t xml:space="preserve"> </w:t>
      </w:r>
      <w:r>
        <w:rPr>
          <w:rFonts w:eastAsia="Times New Roman" w:cs="Times New Roman"/>
        </w:rPr>
        <w:t>model</w:t>
      </w:r>
      <w:r>
        <w:rPr>
          <w:rFonts w:cs="Times New Roman"/>
          <w:lang w:eastAsia="zh-CN"/>
        </w:rPr>
        <w:t>”</w:t>
      </w:r>
      <w:r>
        <w:rPr>
          <w:rFonts w:eastAsia="Times New Roman" w:cs="Times New Roman"/>
          <w:spacing w:val="-10"/>
        </w:rPr>
        <w:t xml:space="preserve"> </w:t>
      </w:r>
      <w:r>
        <w:rPr>
          <w:rFonts w:eastAsia="Times New Roman" w:cs="Times New Roman"/>
        </w:rPr>
        <w:t>embodying</w:t>
      </w:r>
      <w:r>
        <w:rPr>
          <w:rFonts w:eastAsia="Times New Roman" w:cs="Times New Roman"/>
          <w:w w:val="99"/>
        </w:rPr>
        <w:t xml:space="preserve"> </w:t>
      </w:r>
      <w:r>
        <w:rPr>
          <w:rFonts w:eastAsia="Times New Roman" w:cs="Times New Roman"/>
        </w:rPr>
        <w:t>the</w:t>
      </w:r>
      <w:r>
        <w:rPr>
          <w:rFonts w:eastAsia="Times New Roman" w:cs="Times New Roman"/>
          <w:spacing w:val="6"/>
        </w:rPr>
        <w:t xml:space="preserve"> </w:t>
      </w:r>
      <w:r>
        <w:rPr>
          <w:rFonts w:eastAsia="Times New Roman" w:cs="Times New Roman"/>
        </w:rPr>
        <w:t>four</w:t>
      </w:r>
      <w:r>
        <w:rPr>
          <w:rFonts w:eastAsia="Times New Roman" w:cs="Times New Roman"/>
          <w:spacing w:val="7"/>
        </w:rPr>
        <w:t xml:space="preserve"> </w:t>
      </w:r>
      <w:r>
        <w:rPr>
          <w:rFonts w:eastAsia="Times New Roman" w:cs="Times New Roman"/>
        </w:rPr>
        <w:t>principles</w:t>
      </w:r>
      <w:r>
        <w:rPr>
          <w:rFonts w:eastAsia="Times New Roman" w:cs="Times New Roman"/>
          <w:spacing w:val="7"/>
        </w:rPr>
        <w:t xml:space="preserve"> </w:t>
      </w:r>
      <w:r>
        <w:rPr>
          <w:rFonts w:eastAsia="Times New Roman" w:cs="Times New Roman"/>
        </w:rPr>
        <w:t>se</w:t>
      </w:r>
      <w:r>
        <w:rPr>
          <w:rFonts w:eastAsia="Times New Roman" w:cs="Times New Roman"/>
          <w:spacing w:val="4"/>
        </w:rPr>
        <w:t>r</w:t>
      </w:r>
      <w:r>
        <w:rPr>
          <w:rFonts w:eastAsia="Times New Roman" w:cs="Times New Roman"/>
        </w:rPr>
        <w:t>ving</w:t>
      </w:r>
      <w:r>
        <w:rPr>
          <w:rFonts w:eastAsia="Times New Roman" w:cs="Times New Roman"/>
          <w:spacing w:val="7"/>
        </w:rPr>
        <w:t xml:space="preserve"> </w:t>
      </w:r>
      <w:r>
        <w:rPr>
          <w:rFonts w:eastAsia="Times New Roman" w:cs="Times New Roman"/>
        </w:rPr>
        <w:t>as</w:t>
      </w:r>
      <w:r>
        <w:rPr>
          <w:rFonts w:eastAsia="Times New Roman" w:cs="Times New Roman"/>
          <w:spacing w:val="7"/>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foundation</w:t>
      </w:r>
      <w:r>
        <w:rPr>
          <w:rFonts w:eastAsia="Times New Roman" w:cs="Times New Roman"/>
          <w:spacing w:val="7"/>
        </w:rPr>
        <w:t xml:space="preserve"> </w:t>
      </w:r>
      <w:r>
        <w:rPr>
          <w:rFonts w:eastAsia="Times New Roman" w:cs="Times New Roman"/>
        </w:rPr>
        <w:t>of</w:t>
      </w:r>
      <w:r>
        <w:rPr>
          <w:rFonts w:eastAsia="Times New Roman" w:cs="Times New Roman"/>
          <w:spacing w:val="7"/>
        </w:rPr>
        <w:t xml:space="preserve"> </w:t>
      </w:r>
      <w:r>
        <w:rPr>
          <w:rFonts w:eastAsia="Times New Roman" w:cs="Times New Roman"/>
        </w:rPr>
        <w:t>our</w:t>
      </w:r>
      <w:r>
        <w:rPr>
          <w:rFonts w:eastAsia="Times New Roman" w:cs="Times New Roman"/>
          <w:spacing w:val="7"/>
        </w:rPr>
        <w:t xml:space="preserve"> </w:t>
      </w:r>
      <w:r>
        <w:rPr>
          <w:rFonts w:eastAsia="Times New Roman" w:cs="Times New Roman"/>
        </w:rPr>
        <w:t>i</w:t>
      </w:r>
      <w:r>
        <w:rPr>
          <w:rFonts w:eastAsia="Times New Roman" w:cs="Times New Roman"/>
          <w:spacing w:val="-11"/>
        </w:rPr>
        <w:t>n</w:t>
      </w:r>
      <w:r>
        <w:rPr>
          <w:rFonts w:eastAsia="Times New Roman" w:cs="Times New Roman"/>
          <w:spacing w:val="-5"/>
        </w:rPr>
        <w:t>v</w:t>
      </w:r>
      <w:r>
        <w:rPr>
          <w:rFonts w:eastAsia="Times New Roman" w:cs="Times New Roman"/>
        </w:rPr>
        <w:t>esti</w:t>
      </w:r>
      <w:r>
        <w:rPr>
          <w:rFonts w:eastAsia="Times New Roman" w:cs="Times New Roman"/>
          <w:spacing w:val="-2"/>
        </w:rPr>
        <w:t>g</w:t>
      </w:r>
      <w:r>
        <w:rPr>
          <w:rFonts w:eastAsia="Times New Roman" w:cs="Times New Roman"/>
        </w:rPr>
        <w:t>ation.</w:t>
      </w:r>
      <w:r>
        <w:rPr>
          <w:rFonts w:eastAsia="Times New Roman" w:cs="Times New Roman"/>
          <w:spacing w:val="49"/>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major</w:t>
      </w:r>
      <w:r>
        <w:rPr>
          <w:rFonts w:eastAsia="Times New Roman" w:cs="Times New Roman"/>
          <w:spacing w:val="7"/>
        </w:rPr>
        <w:t xml:space="preserve"> </w:t>
      </w:r>
      <w:r>
        <w:rPr>
          <w:rFonts w:eastAsia="Times New Roman" w:cs="Times New Roman"/>
          <w:spacing w:val="-11"/>
        </w:rPr>
        <w:t>w</w:t>
      </w:r>
      <w:r>
        <w:rPr>
          <w:rFonts w:eastAsia="Times New Roman" w:cs="Times New Roman"/>
        </w:rPr>
        <w:t>orks</w:t>
      </w:r>
      <w:r>
        <w:rPr>
          <w:rFonts w:eastAsia="Times New Roman" w:cs="Times New Roman"/>
          <w:spacing w:val="6"/>
        </w:rPr>
        <w:t xml:space="preserve"> </w:t>
      </w:r>
      <w:r>
        <w:rPr>
          <w:rFonts w:eastAsia="Times New Roman" w:cs="Times New Roman"/>
        </w:rPr>
        <w:t>and</w:t>
      </w:r>
      <w:r>
        <w:rPr>
          <w:rFonts w:eastAsia="Times New Roman" w:cs="Times New Roman"/>
          <w:w w:val="99"/>
        </w:rPr>
        <w:t xml:space="preserve"> </w:t>
      </w:r>
      <w:r>
        <w:rPr>
          <w:rFonts w:eastAsia="Times New Roman" w:cs="Times New Roman"/>
        </w:rPr>
        <w:t>contributions</w:t>
      </w:r>
      <w:r>
        <w:rPr>
          <w:rFonts w:eastAsia="Times New Roman" w:cs="Times New Roman"/>
          <w:spacing w:val="-8"/>
        </w:rPr>
        <w:t xml:space="preserve"> </w:t>
      </w:r>
      <w:r>
        <w:rPr>
          <w:rFonts w:eastAsia="Times New Roman" w:cs="Times New Roman"/>
        </w:rPr>
        <w:t>of</w:t>
      </w:r>
      <w:r>
        <w:rPr>
          <w:rFonts w:eastAsia="Times New Roman" w:cs="Times New Roman"/>
          <w:spacing w:val="-7"/>
        </w:rPr>
        <w:t xml:space="preserve"> </w:t>
      </w:r>
      <w:r>
        <w:rPr>
          <w:rFonts w:eastAsia="Times New Roman" w:cs="Times New Roman"/>
        </w:rPr>
        <w:t>this</w:t>
      </w:r>
      <w:r>
        <w:rPr>
          <w:rFonts w:eastAsia="Times New Roman" w:cs="Times New Roman"/>
          <w:spacing w:val="-7"/>
        </w:rPr>
        <w:t xml:space="preserve"> </w:t>
      </w:r>
      <w:r>
        <w:rPr>
          <w:rFonts w:eastAsia="Times New Roman" w:cs="Times New Roman"/>
        </w:rPr>
        <w:t>thesis</w:t>
      </w:r>
      <w:r>
        <w:rPr>
          <w:rFonts w:eastAsia="Times New Roman" w:cs="Times New Roman"/>
          <w:spacing w:val="-7"/>
        </w:rPr>
        <w:t xml:space="preserve"> </w:t>
      </w:r>
      <w:r>
        <w:rPr>
          <w:rFonts w:eastAsia="Times New Roman" w:cs="Times New Roman"/>
        </w:rPr>
        <w:t>can</w:t>
      </w:r>
      <w:r>
        <w:rPr>
          <w:rFonts w:eastAsia="Times New Roman" w:cs="Times New Roman"/>
          <w:spacing w:val="-8"/>
        </w:rPr>
        <w:t xml:space="preserve"> </w:t>
      </w:r>
      <w:r>
        <w:rPr>
          <w:rFonts w:eastAsia="Times New Roman" w:cs="Times New Roman"/>
        </w:rPr>
        <w:t>be</w:t>
      </w:r>
      <w:r>
        <w:rPr>
          <w:rFonts w:eastAsia="Times New Roman" w:cs="Times New Roman"/>
          <w:spacing w:val="-7"/>
        </w:rPr>
        <w:t xml:space="preserve"> </w:t>
      </w:r>
      <w:r>
        <w:rPr>
          <w:rFonts w:eastAsia="Times New Roman" w:cs="Times New Roman"/>
        </w:rPr>
        <w:t>summarized</w:t>
      </w:r>
      <w:r>
        <w:rPr>
          <w:rFonts w:eastAsia="Times New Roman" w:cs="Times New Roman"/>
          <w:spacing w:val="-7"/>
        </w:rPr>
        <w:t xml:space="preserve"> </w:t>
      </w:r>
      <w:r>
        <w:rPr>
          <w:rFonts w:eastAsia="Times New Roman" w:cs="Times New Roman"/>
        </w:rPr>
        <w:t>as</w:t>
      </w:r>
      <w:r>
        <w:rPr>
          <w:rFonts w:eastAsia="Times New Roman" w:cs="Times New Roman"/>
          <w:spacing w:val="-7"/>
        </w:rPr>
        <w:t xml:space="preserve"> </w:t>
      </w:r>
      <w:r>
        <w:rPr>
          <w:rFonts w:eastAsia="Times New Roman" w:cs="Times New Roman"/>
        </w:rPr>
        <w:t>foll</w:t>
      </w:r>
      <w:r>
        <w:rPr>
          <w:rFonts w:eastAsia="Times New Roman" w:cs="Times New Roman"/>
          <w:spacing w:val="-11"/>
        </w:rPr>
        <w:t>o</w:t>
      </w:r>
      <w:r>
        <w:rPr>
          <w:rFonts w:eastAsia="Times New Roman" w:cs="Times New Roman"/>
        </w:rPr>
        <w:t>ws</w:t>
      </w:r>
      <w:r>
        <w:rPr>
          <w:rFonts w:cs="Times New Roman" w:hint="eastAsia"/>
          <w:lang w:eastAsia="zh-CN"/>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given a novel formulation of dialogue control in terms of Speech Act Theory and the Psi model of action selection</w:t>
      </w:r>
      <w:r>
        <w:rPr>
          <w:rFonts w:ascii="Times New Roman" w:eastAsia="黑体" w:hAnsi="Times New Roman" w:hint="eastAsia"/>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demonstrated the utilization of uncertain logical reasoning (via the Probabilistic Logic Networks logic framework) to perform commonsense logical inference from statements uttered in natural language</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created speciﬁc mechanisms for question-answering based on deep representations of natural language knowledge and queries, and demonstrated the utilization of these</w:t>
      </w:r>
      <w:r w:rsidRPr="00153211">
        <w:rPr>
          <w:rFonts w:ascii="Times New Roman" w:eastAsia="黑体" w:hAnsi="Times New Roman" w:hint="eastAsia"/>
          <w:sz w:val="24"/>
          <w:szCs w:val="28"/>
        </w:rPr>
        <w:t xml:space="preserve"> </w:t>
      </w:r>
      <w:r w:rsidRPr="00153211">
        <w:rPr>
          <w:rFonts w:ascii="Times New Roman" w:eastAsia="黑体" w:hAnsi="Times New Roman"/>
          <w:sz w:val="24"/>
          <w:szCs w:val="28"/>
        </w:rPr>
        <w:t>mechanisms for queries on a large common sense knowledge base (Simple English Wikipedia)</w:t>
      </w:r>
      <w:r>
        <w:rPr>
          <w:rFonts w:ascii="Times New Roman" w:eastAsia="黑体" w:hAnsi="Times New Roman"/>
          <w:sz w:val="24"/>
          <w:szCs w:val="28"/>
        </w:rPr>
        <w:t>.</w:t>
      </w:r>
    </w:p>
    <w:p w:rsidR="000A3AD4"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framework using hypergraph pattern matching to translate the output of a dependency parser into an abstract logic formalism</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algorithm for surface realization, utilizing hy- pergraph pattern matching to generate natural language sentences corresponding to semantic hypergraphs, via leveraging knowledge obtained from sentences the sys- tem has previously interpreted</w:t>
      </w:r>
    </w:p>
    <w:p w:rsidR="000A3AD4" w:rsidRDefault="000A3AD4" w:rsidP="000C6FE5">
      <w:pPr>
        <w:pStyle w:val="BodyText"/>
        <w:tabs>
          <w:tab w:val="left" w:pos="440"/>
        </w:tabs>
        <w:ind w:left="304" w:right="117" w:firstLine="351"/>
        <w:jc w:val="both"/>
        <w:rPr>
          <w:rFonts w:eastAsia="Times New Roman" w:cs="Times New Roman"/>
        </w:rPr>
      </w:pPr>
      <w:r>
        <w:rPr>
          <w:rFonts w:eastAsia="Times New Roman" w:cs="Times New Roman"/>
          <w:spacing w:val="-11"/>
        </w:rPr>
        <w:tab/>
      </w:r>
      <w:r>
        <w:rPr>
          <w:rFonts w:eastAsia="Times New Roman" w:cs="Times New Roman"/>
          <w:spacing w:val="-11"/>
        </w:rPr>
        <w:tab/>
        <w:t>V</w:t>
      </w:r>
      <w:r>
        <w:rPr>
          <w:rFonts w:eastAsia="Times New Roman" w:cs="Times New Roman"/>
        </w:rPr>
        <w:t>ia</w:t>
      </w:r>
      <w:r>
        <w:rPr>
          <w:rFonts w:eastAsia="Times New Roman" w:cs="Times New Roman"/>
          <w:spacing w:val="8"/>
        </w:rPr>
        <w:t xml:space="preserve"> </w:t>
      </w:r>
      <w:r>
        <w:rPr>
          <w:rFonts w:eastAsia="Times New Roman" w:cs="Times New Roman"/>
        </w:rPr>
        <w:t>these</w:t>
      </w:r>
      <w:r>
        <w:rPr>
          <w:rFonts w:eastAsia="Times New Roman" w:cs="Times New Roman"/>
          <w:spacing w:val="8"/>
        </w:rPr>
        <w:t xml:space="preserve"> </w:t>
      </w:r>
      <w:r>
        <w:rPr>
          <w:rFonts w:eastAsia="Times New Roman" w:cs="Times New Roman"/>
        </w:rPr>
        <w:t>speciﬁc</w:t>
      </w:r>
      <w:r>
        <w:rPr>
          <w:rFonts w:eastAsia="Times New Roman" w:cs="Times New Roman"/>
          <w:spacing w:val="8"/>
        </w:rPr>
        <w:t xml:space="preserve"> </w:t>
      </w:r>
      <w:r>
        <w:rPr>
          <w:rFonts w:eastAsia="Times New Roman" w:cs="Times New Roman"/>
        </w:rPr>
        <w:t>accomplishments,</w:t>
      </w:r>
      <w:r>
        <w:rPr>
          <w:rFonts w:eastAsia="Times New Roman" w:cs="Times New Roman"/>
          <w:spacing w:val="12"/>
        </w:rPr>
        <w:t xml:space="preserve"> </w:t>
      </w:r>
      <w:r>
        <w:rPr>
          <w:rFonts w:eastAsia="Times New Roman" w:cs="Times New Roman"/>
          <w:spacing w:val="-10"/>
        </w:rPr>
        <w:t>w</w:t>
      </w:r>
      <w:r>
        <w:rPr>
          <w:rFonts w:eastAsia="Times New Roman" w:cs="Times New Roman"/>
        </w:rPr>
        <w:t>e</w:t>
      </w:r>
      <w:r>
        <w:rPr>
          <w:rFonts w:eastAsia="Times New Roman" w:cs="Times New Roman"/>
          <w:spacing w:val="8"/>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8"/>
        </w:rPr>
        <w:t xml:space="preserve"> </w:t>
      </w:r>
      <w:r>
        <w:rPr>
          <w:rFonts w:eastAsia="Times New Roman" w:cs="Times New Roman"/>
        </w:rPr>
        <w:t>demonstrated</w:t>
      </w:r>
      <w:r>
        <w:rPr>
          <w:rFonts w:eastAsia="Times New Roman" w:cs="Times New Roman"/>
          <w:spacing w:val="8"/>
        </w:rPr>
        <w:t xml:space="preserve"> </w:t>
      </w:r>
      <w:r>
        <w:rPr>
          <w:rFonts w:eastAsia="Times New Roman" w:cs="Times New Roman"/>
        </w:rPr>
        <w:t>the</w:t>
      </w:r>
      <w:r>
        <w:rPr>
          <w:rFonts w:eastAsia="Times New Roman" w:cs="Times New Roman"/>
          <w:spacing w:val="8"/>
        </w:rPr>
        <w:t xml:space="preserve"> </w:t>
      </w:r>
      <w:r>
        <w:rPr>
          <w:rFonts w:eastAsia="Times New Roman" w:cs="Times New Roman"/>
        </w:rPr>
        <w:t>theoretical</w:t>
      </w:r>
      <w:r>
        <w:rPr>
          <w:rFonts w:eastAsia="Times New Roman" w:cs="Times New Roman"/>
          <w:spacing w:val="8"/>
        </w:rPr>
        <w:t xml:space="preserve"> </w:t>
      </w:r>
      <w:r>
        <w:rPr>
          <w:rFonts w:eastAsia="Times New Roman" w:cs="Times New Roman"/>
        </w:rPr>
        <w:t>and</w:t>
      </w:r>
      <w:r>
        <w:rPr>
          <w:rFonts w:eastAsia="Times New Roman" w:cs="Times New Roman"/>
          <w:spacing w:val="9"/>
        </w:rPr>
        <w:t xml:space="preserve"> </w:t>
      </w:r>
      <w:r>
        <w:rPr>
          <w:rFonts w:eastAsia="Times New Roman" w:cs="Times New Roman"/>
        </w:rPr>
        <w:t>practical</w:t>
      </w:r>
      <w:r>
        <w:rPr>
          <w:rFonts w:eastAsia="Times New Roman" w:cs="Times New Roman"/>
          <w:w w:val="99"/>
        </w:rPr>
        <w:t xml:space="preserve"> </w:t>
      </w:r>
      <w:r>
        <w:rPr>
          <w:rFonts w:eastAsia="Times New Roman" w:cs="Times New Roman"/>
        </w:rPr>
        <w:t>viability</w:t>
      </w:r>
      <w:r>
        <w:rPr>
          <w:rFonts w:eastAsia="Times New Roman" w:cs="Times New Roman"/>
          <w:spacing w:val="21"/>
        </w:rPr>
        <w:t xml:space="preserve"> </w:t>
      </w:r>
      <w:r>
        <w:rPr>
          <w:rFonts w:eastAsia="Times New Roman" w:cs="Times New Roman"/>
        </w:rPr>
        <w:t>of</w:t>
      </w:r>
      <w:r>
        <w:rPr>
          <w:rFonts w:eastAsia="Times New Roman" w:cs="Times New Roman"/>
          <w:spacing w:val="22"/>
        </w:rPr>
        <w:t xml:space="preserve"> </w:t>
      </w:r>
      <w:r>
        <w:rPr>
          <w:rFonts w:eastAsia="Times New Roman" w:cs="Times New Roman"/>
        </w:rPr>
        <w:t>creating</w:t>
      </w:r>
      <w:r>
        <w:rPr>
          <w:rFonts w:eastAsia="Times New Roman" w:cs="Times New Roman"/>
          <w:spacing w:val="22"/>
        </w:rPr>
        <w:t xml:space="preserve"> </w:t>
      </w:r>
      <w:r>
        <w:rPr>
          <w:rFonts w:eastAsia="Times New Roman" w:cs="Times New Roman"/>
        </w:rPr>
        <w:t>natural</w:t>
      </w:r>
      <w:r>
        <w:rPr>
          <w:rFonts w:eastAsia="Times New Roman" w:cs="Times New Roman"/>
          <w:spacing w:val="22"/>
        </w:rPr>
        <w:t xml:space="preserve"> </w:t>
      </w:r>
      <w:r>
        <w:rPr>
          <w:rFonts w:eastAsia="Times New Roman" w:cs="Times New Roman"/>
        </w:rPr>
        <w:t>language</w:t>
      </w:r>
      <w:r>
        <w:rPr>
          <w:rFonts w:eastAsia="Times New Roman" w:cs="Times New Roman"/>
          <w:spacing w:val="22"/>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22"/>
        </w:rPr>
        <w:t xml:space="preserve"> </w:t>
      </w:r>
      <w:r>
        <w:rPr>
          <w:rFonts w:eastAsia="Times New Roman" w:cs="Times New Roman"/>
        </w:rPr>
        <w:t>systems</w:t>
      </w:r>
      <w:r>
        <w:rPr>
          <w:rFonts w:eastAsia="Times New Roman" w:cs="Times New Roman"/>
          <w:spacing w:val="22"/>
        </w:rPr>
        <w:t xml:space="preserve"> </w:t>
      </w:r>
      <w:r>
        <w:rPr>
          <w:rFonts w:eastAsia="Times New Roman" w:cs="Times New Roman"/>
        </w:rPr>
        <w:t>based</w:t>
      </w:r>
      <w:r>
        <w:rPr>
          <w:rFonts w:eastAsia="Times New Roman" w:cs="Times New Roman"/>
          <w:spacing w:val="22"/>
        </w:rPr>
        <w:t xml:space="preserve"> </w:t>
      </w:r>
      <w:r>
        <w:rPr>
          <w:rFonts w:eastAsia="Times New Roman" w:cs="Times New Roman"/>
        </w:rPr>
        <w:t>upon</w:t>
      </w:r>
      <w:r>
        <w:rPr>
          <w:rFonts w:eastAsia="Times New Roman" w:cs="Times New Roman"/>
          <w:spacing w:val="22"/>
        </w:rPr>
        <w:t xml:space="preserve"> </w:t>
      </w:r>
      <w:r>
        <w:rPr>
          <w:rFonts w:eastAsia="Times New Roman" w:cs="Times New Roman"/>
        </w:rPr>
        <w:t>the</w:t>
      </w:r>
      <w:r>
        <w:rPr>
          <w:rFonts w:eastAsia="Times New Roman" w:cs="Times New Roman"/>
          <w:spacing w:val="21"/>
        </w:rPr>
        <w:t xml:space="preserve"> </w:t>
      </w:r>
      <w:r>
        <w:rPr>
          <w:rFonts w:eastAsia="Times New Roman" w:cs="Times New Roman"/>
        </w:rPr>
        <w:t>four</w:t>
      </w:r>
      <w:r>
        <w:rPr>
          <w:rFonts w:eastAsia="Times New Roman" w:cs="Times New Roman"/>
          <w:spacing w:val="23"/>
        </w:rPr>
        <w:t xml:space="preserve"> </w:t>
      </w:r>
      <w:r>
        <w:rPr>
          <w:rFonts w:eastAsia="Times New Roman" w:cs="Times New Roman"/>
        </w:rPr>
        <w:t>principles</w:t>
      </w:r>
      <w:r>
        <w:rPr>
          <w:rFonts w:eastAsia="Times New Roman" w:cs="Times New Roman"/>
          <w:w w:val="99"/>
        </w:rPr>
        <w:t xml:space="preserve"> </w:t>
      </w:r>
      <w:r>
        <w:rPr>
          <w:rFonts w:eastAsia="Times New Roman" w:cs="Times New Roman"/>
        </w:rPr>
        <w:t>of</w:t>
      </w:r>
      <w:r>
        <w:rPr>
          <w:rFonts w:eastAsia="Times New Roman" w:cs="Times New Roman"/>
          <w:spacing w:val="21"/>
        </w:rPr>
        <w:t xml:space="preserve"> </w:t>
      </w:r>
      <w:r>
        <w:rPr>
          <w:rFonts w:eastAsia="Times New Roman" w:cs="Times New Roman"/>
        </w:rPr>
        <w:t>deep</w:t>
      </w:r>
      <w:r>
        <w:rPr>
          <w:rFonts w:eastAsia="Times New Roman" w:cs="Times New Roman"/>
          <w:spacing w:val="21"/>
        </w:rPr>
        <w:t xml:space="preserve"> </w:t>
      </w:r>
      <w:r>
        <w:rPr>
          <w:rFonts w:eastAsia="Times New Roman" w:cs="Times New Roman"/>
        </w:rPr>
        <w:t>representation,</w:t>
      </w:r>
      <w:r>
        <w:rPr>
          <w:rFonts w:eastAsia="Times New Roman" w:cs="Times New Roman"/>
          <w:spacing w:val="28"/>
        </w:rPr>
        <w:t xml:space="preserve"> </w:t>
      </w:r>
      <w:r>
        <w:rPr>
          <w:rFonts w:eastAsia="Times New Roman" w:cs="Times New Roman"/>
        </w:rPr>
        <w:t>unce</w:t>
      </w:r>
      <w:r>
        <w:rPr>
          <w:rFonts w:eastAsia="Times New Roman" w:cs="Times New Roman"/>
          <w:spacing w:val="4"/>
        </w:rPr>
        <w:t>r</w:t>
      </w:r>
      <w:r>
        <w:rPr>
          <w:rFonts w:eastAsia="Times New Roman" w:cs="Times New Roman"/>
        </w:rPr>
        <w:t>tain</w:t>
      </w:r>
      <w:r>
        <w:rPr>
          <w:rFonts w:eastAsia="Times New Roman" w:cs="Times New Roman"/>
          <w:spacing w:val="21"/>
        </w:rPr>
        <w:t xml:space="preserve"> </w:t>
      </w:r>
      <w:r>
        <w:rPr>
          <w:rFonts w:eastAsia="Times New Roman" w:cs="Times New Roman"/>
        </w:rPr>
        <w:t>inference,</w:t>
      </w:r>
      <w:r>
        <w:rPr>
          <w:rFonts w:eastAsia="Times New Roman" w:cs="Times New Roman"/>
          <w:spacing w:val="28"/>
        </w:rPr>
        <w:t xml:space="preserve"> </w:t>
      </w:r>
      <w:r>
        <w:rPr>
          <w:rFonts w:eastAsia="Times New Roman" w:cs="Times New Roman"/>
        </w:rPr>
        <w:t>speech</w:t>
      </w:r>
      <w:r>
        <w:rPr>
          <w:rFonts w:eastAsia="Times New Roman" w:cs="Times New Roman"/>
          <w:spacing w:val="21"/>
        </w:rPr>
        <w:t xml:space="preserve"> </w:t>
      </w:r>
      <w:r>
        <w:rPr>
          <w:rFonts w:eastAsia="Times New Roman" w:cs="Times New Roman"/>
        </w:rPr>
        <w:t>act</w:t>
      </w:r>
      <w:r>
        <w:rPr>
          <w:rFonts w:eastAsia="Times New Roman" w:cs="Times New Roman"/>
          <w:spacing w:val="22"/>
        </w:rPr>
        <w:t xml:space="preserve"> </w:t>
      </w:r>
      <w:r>
        <w:rPr>
          <w:rFonts w:eastAsia="Times New Roman" w:cs="Times New Roman"/>
        </w:rPr>
        <w:t>theo</w:t>
      </w:r>
      <w:r>
        <w:rPr>
          <w:rFonts w:eastAsia="Times New Roman" w:cs="Times New Roman"/>
          <w:spacing w:val="4"/>
        </w:rPr>
        <w:t>r</w:t>
      </w:r>
      <w:r>
        <w:rPr>
          <w:rFonts w:eastAsia="Times New Roman" w:cs="Times New Roman"/>
          <w:spacing w:val="-22"/>
        </w:rPr>
        <w:t>y</w:t>
      </w:r>
      <w:r>
        <w:rPr>
          <w:rFonts w:eastAsia="Times New Roman" w:cs="Times New Roman"/>
        </w:rPr>
        <w:t>,</w:t>
      </w:r>
      <w:r>
        <w:rPr>
          <w:rFonts w:eastAsia="Times New Roman" w:cs="Times New Roman"/>
          <w:spacing w:val="27"/>
        </w:rPr>
        <w:t xml:space="preserve"> </w:t>
      </w:r>
      <w:r>
        <w:rPr>
          <w:rFonts w:eastAsia="Times New Roman" w:cs="Times New Roman"/>
        </w:rPr>
        <w:t>and</w:t>
      </w:r>
      <w:r>
        <w:rPr>
          <w:rFonts w:eastAsia="Times New Roman" w:cs="Times New Roman"/>
          <w:spacing w:val="22"/>
        </w:rPr>
        <w:t xml:space="preserve"> </w:t>
      </w:r>
      <w:r>
        <w:rPr>
          <w:rFonts w:eastAsia="Times New Roman" w:cs="Times New Roman"/>
        </w:rPr>
        <w:t>mot</w:t>
      </w:r>
      <w:r>
        <w:rPr>
          <w:rFonts w:eastAsia="Times New Roman" w:cs="Times New Roman"/>
          <w:spacing w:val="-7"/>
        </w:rPr>
        <w:t>iv</w:t>
      </w:r>
      <w:r>
        <w:rPr>
          <w:rFonts w:eastAsia="Times New Roman" w:cs="Times New Roman"/>
        </w:rPr>
        <w:t>ated</w:t>
      </w:r>
      <w:r>
        <w:rPr>
          <w:rFonts w:eastAsia="Times New Roman" w:cs="Times New Roman"/>
          <w:spacing w:val="2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w w:val="99"/>
        </w:rPr>
        <w:t xml:space="preserve"> </w:t>
      </w:r>
      <w:r>
        <w:rPr>
          <w:rFonts w:eastAsia="Times New Roman" w:cs="Times New Roman"/>
        </w:rPr>
        <w:t>control.</w:t>
      </w:r>
    </w:p>
    <w:p w:rsidR="000A3AD4" w:rsidRDefault="000A3AD4" w:rsidP="000C6FE5">
      <w:pPr>
        <w:pStyle w:val="BodyText"/>
        <w:ind w:left="304" w:right="117" w:firstLine="373"/>
        <w:jc w:val="both"/>
        <w:rPr>
          <w:rFonts w:eastAsia="Times New Roman" w:cs="Times New Roman"/>
        </w:rPr>
      </w:pPr>
      <w:r>
        <w:rPr>
          <w:rFonts w:eastAsia="Times New Roman" w:cs="Times New Roman"/>
        </w:rPr>
        <w:t>The</w:t>
      </w:r>
      <w:r>
        <w:rPr>
          <w:rFonts w:eastAsia="Times New Roman" w:cs="Times New Roman"/>
          <w:spacing w:val="2"/>
        </w:rPr>
        <w:t xml:space="preserve"> </w:t>
      </w:r>
      <w:r>
        <w:rPr>
          <w:rFonts w:eastAsia="Times New Roman" w:cs="Times New Roman"/>
        </w:rPr>
        <w:t>research</w:t>
      </w:r>
      <w:r>
        <w:rPr>
          <w:rFonts w:eastAsia="Times New Roman" w:cs="Times New Roman"/>
          <w:spacing w:val="3"/>
        </w:rPr>
        <w:t xml:space="preserve"> </w:t>
      </w:r>
      <w:r>
        <w:rPr>
          <w:rFonts w:eastAsia="Times New Roman" w:cs="Times New Roman"/>
        </w:rPr>
        <w:t>repo</w:t>
      </w:r>
      <w:r>
        <w:rPr>
          <w:rFonts w:eastAsia="Times New Roman" w:cs="Times New Roman"/>
          <w:spacing w:val="4"/>
        </w:rPr>
        <w:t>r</w:t>
      </w:r>
      <w:r>
        <w:rPr>
          <w:rFonts w:eastAsia="Times New Roman" w:cs="Times New Roman"/>
        </w:rPr>
        <w:t>ted</w:t>
      </w:r>
      <w:r>
        <w:rPr>
          <w:rFonts w:eastAsia="Times New Roman" w:cs="Times New Roman"/>
          <w:spacing w:val="3"/>
        </w:rPr>
        <w:t xml:space="preserve"> </w:t>
      </w:r>
      <w:r>
        <w:rPr>
          <w:rFonts w:eastAsia="Times New Roman" w:cs="Times New Roman"/>
        </w:rPr>
        <w:t>here</w:t>
      </w:r>
      <w:r>
        <w:rPr>
          <w:rFonts w:eastAsia="Times New Roman" w:cs="Times New Roman"/>
          <w:spacing w:val="3"/>
        </w:rPr>
        <w:t xml:space="preserve"> </w:t>
      </w:r>
      <w:r>
        <w:rPr>
          <w:rFonts w:eastAsia="Times New Roman" w:cs="Times New Roman"/>
        </w:rPr>
        <w:t>is</w:t>
      </w:r>
      <w:r>
        <w:rPr>
          <w:rFonts w:eastAsia="Times New Roman" w:cs="Times New Roman"/>
          <w:spacing w:val="3"/>
        </w:rPr>
        <w:t xml:space="preserve"> </w:t>
      </w:r>
      <w:r>
        <w:rPr>
          <w:rFonts w:eastAsia="Times New Roman" w:cs="Times New Roman"/>
        </w:rPr>
        <w:t>mere</w:t>
      </w:r>
      <w:r>
        <w:rPr>
          <w:rFonts w:eastAsia="Times New Roman" w:cs="Times New Roman"/>
          <w:spacing w:val="-7"/>
        </w:rPr>
        <w:t>l</w:t>
      </w:r>
      <w:r>
        <w:rPr>
          <w:rFonts w:eastAsia="Times New Roman" w:cs="Times New Roman"/>
        </w:rPr>
        <w:t>y</w:t>
      </w:r>
      <w:r>
        <w:rPr>
          <w:rFonts w:eastAsia="Times New Roman" w:cs="Times New Roman"/>
          <w:spacing w:val="1"/>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b</w:t>
      </w:r>
      <w:r>
        <w:rPr>
          <w:rFonts w:eastAsia="Times New Roman" w:cs="Times New Roman"/>
          <w:spacing w:val="-5"/>
        </w:rPr>
        <w:t>e</w:t>
      </w:r>
      <w:r>
        <w:rPr>
          <w:rFonts w:eastAsia="Times New Roman" w:cs="Times New Roman"/>
        </w:rPr>
        <w:t>ginning</w:t>
      </w:r>
      <w:r>
        <w:rPr>
          <w:rFonts w:eastAsia="Times New Roman" w:cs="Times New Roman"/>
          <w:spacing w:val="2"/>
        </w:rPr>
        <w:t xml:space="preserve"> </w:t>
      </w:r>
      <w:r>
        <w:rPr>
          <w:rFonts w:eastAsia="Times New Roman" w:cs="Times New Roman"/>
        </w:rPr>
        <w:t>of</w:t>
      </w:r>
      <w:r>
        <w:rPr>
          <w:rFonts w:eastAsia="Times New Roman" w:cs="Times New Roman"/>
          <w:spacing w:val="3"/>
        </w:rPr>
        <w:t xml:space="preserve"> </w:t>
      </w:r>
      <w:r>
        <w:rPr>
          <w:rFonts w:eastAsia="Times New Roman" w:cs="Times New Roman"/>
          <w:spacing w:val="-6"/>
        </w:rPr>
        <w:t>w</w:t>
      </w:r>
      <w:r>
        <w:rPr>
          <w:rFonts w:eastAsia="Times New Roman" w:cs="Times New Roman"/>
        </w:rPr>
        <w:t>hat</w:t>
      </w:r>
      <w:r>
        <w:rPr>
          <w:rFonts w:eastAsia="Times New Roman" w:cs="Times New Roman"/>
          <w:spacing w:val="3"/>
        </w:rPr>
        <w:t xml:space="preserve"> </w:t>
      </w:r>
      <w:r>
        <w:rPr>
          <w:rFonts w:eastAsia="Times New Roman" w:cs="Times New Roman"/>
        </w:rPr>
        <w:t>is</w:t>
      </w:r>
      <w:r>
        <w:rPr>
          <w:rFonts w:eastAsia="Times New Roman" w:cs="Times New Roman"/>
          <w:spacing w:val="2"/>
        </w:rPr>
        <w:t xml:space="preserve"> </w:t>
      </w:r>
      <w:r>
        <w:rPr>
          <w:rFonts w:eastAsia="Times New Roman" w:cs="Times New Roman"/>
        </w:rPr>
        <w:t>sure</w:t>
      </w:r>
      <w:r>
        <w:rPr>
          <w:rFonts w:eastAsia="Times New Roman" w:cs="Times New Roman"/>
          <w:spacing w:val="3"/>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be</w:t>
      </w:r>
      <w:r>
        <w:rPr>
          <w:rFonts w:eastAsia="Times New Roman" w:cs="Times New Roman"/>
          <w:spacing w:val="3"/>
        </w:rPr>
        <w:t xml:space="preserve"> </w:t>
      </w:r>
      <w:r>
        <w:rPr>
          <w:rFonts w:eastAsia="Times New Roman" w:cs="Times New Roman"/>
        </w:rPr>
        <w:t>a</w:t>
      </w:r>
      <w:r>
        <w:rPr>
          <w:rFonts w:eastAsia="Times New Roman" w:cs="Times New Roman"/>
          <w:spacing w:val="3"/>
        </w:rPr>
        <w:t xml:space="preserve"> </w:t>
      </w:r>
      <w:r>
        <w:rPr>
          <w:rFonts w:eastAsia="Times New Roman" w:cs="Times New Roman"/>
        </w:rPr>
        <w:t>long-te</w:t>
      </w:r>
      <w:r>
        <w:rPr>
          <w:rFonts w:eastAsia="Times New Roman" w:cs="Times New Roman"/>
          <w:spacing w:val="4"/>
        </w:rPr>
        <w:t>r</w:t>
      </w:r>
      <w:r>
        <w:rPr>
          <w:rFonts w:eastAsia="Times New Roman" w:cs="Times New Roman"/>
        </w:rPr>
        <w:t>m</w:t>
      </w:r>
      <w:r>
        <w:rPr>
          <w:rFonts w:eastAsia="Times New Roman" w:cs="Times New Roman"/>
          <w:spacing w:val="2"/>
        </w:rPr>
        <w:t xml:space="preserve"> </w:t>
      </w:r>
      <w:r>
        <w:rPr>
          <w:rFonts w:eastAsia="Times New Roman" w:cs="Times New Roman"/>
          <w:spacing w:val="-5"/>
        </w:rPr>
        <w:t>e</w:t>
      </w:r>
      <w:r>
        <w:rPr>
          <w:rFonts w:eastAsia="Times New Roman" w:cs="Times New Roman"/>
        </w:rPr>
        <w:t>x-</w:t>
      </w:r>
      <w:r>
        <w:rPr>
          <w:rFonts w:eastAsia="Times New Roman" w:cs="Times New Roman"/>
          <w:w w:val="99"/>
        </w:rPr>
        <w:t xml:space="preserve"> </w:t>
      </w:r>
      <w:r>
        <w:rPr>
          <w:rFonts w:eastAsia="Times New Roman" w:cs="Times New Roman"/>
        </w:rPr>
        <w:t>ploration;</w:t>
      </w:r>
      <w:r>
        <w:rPr>
          <w:rFonts w:eastAsia="Times New Roman" w:cs="Times New Roman"/>
          <w:spacing w:val="-10"/>
        </w:rPr>
        <w:t xml:space="preserve"> </w:t>
      </w:r>
      <w:r>
        <w:rPr>
          <w:rFonts w:eastAsia="Times New Roman" w:cs="Times New Roman"/>
        </w:rPr>
        <w:t>the</w:t>
      </w:r>
      <w:r>
        <w:rPr>
          <w:rFonts w:eastAsia="Times New Roman" w:cs="Times New Roman"/>
          <w:spacing w:val="-11"/>
        </w:rPr>
        <w:t xml:space="preserve"> </w:t>
      </w:r>
      <w:r>
        <w:rPr>
          <w:rFonts w:eastAsia="Times New Roman" w:cs="Times New Roman"/>
        </w:rPr>
        <w:t>long-te</w:t>
      </w:r>
      <w:r>
        <w:rPr>
          <w:rFonts w:eastAsia="Times New Roman" w:cs="Times New Roman"/>
          <w:spacing w:val="4"/>
        </w:rPr>
        <w:t>r</w:t>
      </w:r>
      <w:r>
        <w:rPr>
          <w:rFonts w:eastAsia="Times New Roman" w:cs="Times New Roman"/>
        </w:rPr>
        <w:t>m</w:t>
      </w:r>
      <w:r>
        <w:rPr>
          <w:rFonts w:eastAsia="Times New Roman" w:cs="Times New Roman"/>
          <w:spacing w:val="-11"/>
        </w:rPr>
        <w:t xml:space="preserve"> </w:t>
      </w:r>
      <w:r>
        <w:rPr>
          <w:rFonts w:eastAsia="Times New Roman" w:cs="Times New Roman"/>
        </w:rPr>
        <w:t>goal</w:t>
      </w:r>
      <w:r>
        <w:rPr>
          <w:rFonts w:eastAsia="Times New Roman" w:cs="Times New Roman"/>
          <w:spacing w:val="-11"/>
        </w:rPr>
        <w:t xml:space="preserve"> </w:t>
      </w:r>
      <w:r>
        <w:rPr>
          <w:rFonts w:eastAsia="Times New Roman" w:cs="Times New Roman"/>
        </w:rPr>
        <w:t>of</w:t>
      </w:r>
      <w:r>
        <w:rPr>
          <w:rFonts w:eastAsia="Times New Roman" w:cs="Times New Roman"/>
          <w:spacing w:val="-11"/>
        </w:rPr>
        <w:t xml:space="preserve"> </w:t>
      </w:r>
      <w:r>
        <w:rPr>
          <w:rFonts w:eastAsia="Times New Roman" w:cs="Times New Roman"/>
        </w:rPr>
        <w:t>a</w:t>
      </w:r>
      <w:r>
        <w:rPr>
          <w:rFonts w:eastAsia="Times New Roman" w:cs="Times New Roman"/>
          <w:spacing w:val="-10"/>
        </w:rPr>
        <w:t xml:space="preserve"> </w:t>
      </w:r>
      <w:r>
        <w:rPr>
          <w:rFonts w:eastAsia="Times New Roman" w:cs="Times New Roman"/>
        </w:rPr>
        <w:t>natural</w:t>
      </w:r>
      <w:r>
        <w:rPr>
          <w:rFonts w:eastAsia="Times New Roman" w:cs="Times New Roman"/>
          <w:spacing w:val="-11"/>
        </w:rPr>
        <w:t xml:space="preserve"> </w:t>
      </w:r>
      <w:r>
        <w:rPr>
          <w:rFonts w:eastAsia="Times New Roman" w:cs="Times New Roman"/>
        </w:rPr>
        <w:t>language</w:t>
      </w:r>
      <w:r>
        <w:rPr>
          <w:rFonts w:eastAsia="Times New Roman" w:cs="Times New Roman"/>
          <w:spacing w:val="-1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1"/>
        </w:rPr>
        <w:t xml:space="preserve"> </w:t>
      </w:r>
      <w:r>
        <w:rPr>
          <w:rFonts w:eastAsia="Times New Roman" w:cs="Times New Roman"/>
        </w:rPr>
        <w:t>system</w:t>
      </w:r>
      <w:r>
        <w:rPr>
          <w:rFonts w:eastAsia="Times New Roman" w:cs="Times New Roman"/>
          <w:spacing w:val="-11"/>
        </w:rPr>
        <w:t xml:space="preserve"> </w:t>
      </w:r>
      <w:r>
        <w:rPr>
          <w:rFonts w:eastAsia="Times New Roman" w:cs="Times New Roman"/>
        </w:rPr>
        <w:t>with</w:t>
      </w:r>
      <w:r>
        <w:rPr>
          <w:rFonts w:eastAsia="Times New Roman" w:cs="Times New Roman"/>
          <w:spacing w:val="-11"/>
        </w:rPr>
        <w:t xml:space="preserve"> </w:t>
      </w:r>
      <w:r>
        <w:rPr>
          <w:rFonts w:eastAsia="Times New Roman" w:cs="Times New Roman"/>
        </w:rPr>
        <w:t>full</w:t>
      </w:r>
      <w:r>
        <w:rPr>
          <w:rFonts w:eastAsia="Times New Roman" w:cs="Times New Roman"/>
          <w:spacing w:val="-10"/>
        </w:rPr>
        <w:t xml:space="preserve"> </w:t>
      </w:r>
      <w:r>
        <w:rPr>
          <w:rFonts w:eastAsia="Times New Roman" w:cs="Times New Roman"/>
        </w:rPr>
        <w:t>human-l</w:t>
      </w:r>
      <w:r>
        <w:rPr>
          <w:rFonts w:eastAsia="Times New Roman" w:cs="Times New Roman"/>
          <w:spacing w:val="-7"/>
        </w:rPr>
        <w:t>e</w:t>
      </w:r>
      <w:r>
        <w:rPr>
          <w:rFonts w:eastAsia="Times New Roman" w:cs="Times New Roman"/>
          <w:spacing w:val="-5"/>
        </w:rPr>
        <w:t>v</w:t>
      </w:r>
      <w:r>
        <w:rPr>
          <w:rFonts w:eastAsia="Times New Roman" w:cs="Times New Roman"/>
        </w:rPr>
        <w:t>el</w:t>
      </w:r>
      <w:r>
        <w:rPr>
          <w:rFonts w:eastAsia="Times New Roman" w:cs="Times New Roman"/>
          <w:w w:val="99"/>
        </w:rPr>
        <w:t xml:space="preserve"> </w:t>
      </w:r>
      <w:r>
        <w:rPr>
          <w:rFonts w:eastAsia="Times New Roman" w:cs="Times New Roman"/>
        </w:rPr>
        <w:t>functionality</w:t>
      </w:r>
      <w:r>
        <w:rPr>
          <w:rFonts w:eastAsia="Times New Roman" w:cs="Times New Roman"/>
          <w:spacing w:val="8"/>
        </w:rPr>
        <w:t xml:space="preserve"> </w:t>
      </w:r>
      <w:r>
        <w:rPr>
          <w:rFonts w:eastAsia="Times New Roman" w:cs="Times New Roman"/>
        </w:rPr>
        <w:t>remains</w:t>
      </w:r>
      <w:r>
        <w:rPr>
          <w:rFonts w:eastAsia="Times New Roman" w:cs="Times New Roman"/>
          <w:spacing w:val="10"/>
        </w:rPr>
        <w:t xml:space="preserve"> </w:t>
      </w:r>
      <w:r>
        <w:rPr>
          <w:rFonts w:eastAsia="Times New Roman" w:cs="Times New Roman"/>
        </w:rPr>
        <w:t>a</w:t>
      </w:r>
      <w:r>
        <w:rPr>
          <w:rFonts w:eastAsia="Times New Roman" w:cs="Times New Roman"/>
          <w:spacing w:val="9"/>
        </w:rPr>
        <w:t xml:space="preserve"> </w:t>
      </w:r>
      <w:r>
        <w:rPr>
          <w:rFonts w:eastAsia="Times New Roman" w:cs="Times New Roman"/>
        </w:rPr>
        <w:t>signiﬁcant</w:t>
      </w:r>
      <w:r>
        <w:rPr>
          <w:rFonts w:eastAsia="Times New Roman" w:cs="Times New Roman"/>
          <w:spacing w:val="10"/>
        </w:rPr>
        <w:t xml:space="preserve"> </w:t>
      </w:r>
      <w:r>
        <w:rPr>
          <w:rFonts w:eastAsia="Times New Roman" w:cs="Times New Roman"/>
          <w:spacing w:val="-7"/>
        </w:rPr>
        <w:t>w</w:t>
      </w:r>
      <w:r>
        <w:rPr>
          <w:rFonts w:eastAsia="Times New Roman" w:cs="Times New Roman"/>
          <w:spacing w:val="-10"/>
        </w:rPr>
        <w:t>a</w:t>
      </w:r>
      <w:r>
        <w:rPr>
          <w:rFonts w:eastAsia="Times New Roman" w:cs="Times New Roman"/>
        </w:rPr>
        <w:t>y</w:t>
      </w:r>
      <w:r>
        <w:rPr>
          <w:rFonts w:eastAsia="Times New Roman" w:cs="Times New Roman"/>
          <w:spacing w:val="9"/>
        </w:rPr>
        <w:t xml:space="preserve"> </w:t>
      </w:r>
      <w:r>
        <w:rPr>
          <w:rFonts w:eastAsia="Times New Roman" w:cs="Times New Roman"/>
        </w:rPr>
        <w:t>o.</w:t>
      </w:r>
      <w:r>
        <w:rPr>
          <w:rFonts w:eastAsia="Times New Roman" w:cs="Times New Roman"/>
          <w:spacing w:val="57"/>
        </w:rPr>
        <w:t xml:space="preserve"> </w:t>
      </w:r>
      <w:r>
        <w:rPr>
          <w:rFonts w:eastAsia="Times New Roman" w:cs="Times New Roman"/>
        </w:rPr>
        <w:t>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w:t>
      </w:r>
      <w:r>
        <w:rPr>
          <w:rFonts w:eastAsia="Times New Roman" w:cs="Times New Roman"/>
          <w:spacing w:val="12"/>
        </w:rPr>
        <w:t xml:space="preserve"> </w:t>
      </w:r>
      <w:r>
        <w:rPr>
          <w:rFonts w:eastAsia="Times New Roman" w:cs="Times New Roman"/>
        </w:rPr>
        <w:t>the</w:t>
      </w:r>
      <w:r>
        <w:rPr>
          <w:rFonts w:eastAsia="Times New Roman" w:cs="Times New Roman"/>
          <w:spacing w:val="9"/>
        </w:rPr>
        <w:t xml:space="preserve"> </w:t>
      </w:r>
      <w:r>
        <w:rPr>
          <w:rFonts w:eastAsia="Times New Roman" w:cs="Times New Roman"/>
        </w:rPr>
        <w:t>theoretical</w:t>
      </w:r>
      <w:r>
        <w:rPr>
          <w:rFonts w:eastAsia="Times New Roman" w:cs="Times New Roman"/>
          <w:spacing w:val="9"/>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practical</w:t>
      </w:r>
      <w:r>
        <w:rPr>
          <w:rFonts w:eastAsia="Times New Roman" w:cs="Times New Roman"/>
          <w:spacing w:val="9"/>
        </w:rPr>
        <w:t xml:space="preserve"> </w:t>
      </w:r>
      <w:r>
        <w:rPr>
          <w:rFonts w:eastAsia="Times New Roman" w:cs="Times New Roman"/>
        </w:rPr>
        <w:t>tools</w:t>
      </w:r>
      <w:r>
        <w:rPr>
          <w:rFonts w:eastAsia="Times New Roman" w:cs="Times New Roman"/>
          <w:w w:val="99"/>
        </w:rPr>
        <w:t xml:space="preserve"> </w:t>
      </w:r>
      <w:r>
        <w:rPr>
          <w:rFonts w:eastAsia="Times New Roman" w:cs="Times New Roman"/>
        </w:rPr>
        <w:t>created in</w:t>
      </w:r>
      <w:r>
        <w:rPr>
          <w:rFonts w:eastAsia="Times New Roman" w:cs="Times New Roman"/>
          <w:spacing w:val="1"/>
        </w:rPr>
        <w:t xml:space="preserve"> </w:t>
      </w:r>
      <w:r>
        <w:rPr>
          <w:rFonts w:eastAsia="Times New Roman" w:cs="Times New Roman"/>
        </w:rPr>
        <w:t>the</w:t>
      </w:r>
      <w:r>
        <w:rPr>
          <w:rFonts w:eastAsia="Times New Roman" w:cs="Times New Roman"/>
          <w:spacing w:val="1"/>
        </w:rPr>
        <w:t xml:space="preserve"> </w:t>
      </w:r>
      <w:r>
        <w:rPr>
          <w:rFonts w:eastAsia="Times New Roman" w:cs="Times New Roman"/>
        </w:rPr>
        <w:t>course</w:t>
      </w:r>
      <w:r>
        <w:rPr>
          <w:rFonts w:eastAsia="Times New Roman" w:cs="Times New Roman"/>
          <w:spacing w:val="1"/>
        </w:rPr>
        <w:t xml:space="preserve"> </w:t>
      </w:r>
      <w:r>
        <w:rPr>
          <w:rFonts w:eastAsia="Times New Roman" w:cs="Times New Roman"/>
        </w:rPr>
        <w:t>of this</w:t>
      </w:r>
      <w:r>
        <w:rPr>
          <w:rFonts w:eastAsia="Times New Roman" w:cs="Times New Roman"/>
          <w:spacing w:val="1"/>
        </w:rPr>
        <w:t xml:space="preserve"> </w:t>
      </w:r>
      <w:r>
        <w:rPr>
          <w:rFonts w:eastAsia="Times New Roman" w:cs="Times New Roman"/>
        </w:rPr>
        <w:t>thesis</w:t>
      </w:r>
      <w:r>
        <w:rPr>
          <w:rFonts w:eastAsia="Times New Roman" w:cs="Times New Roman"/>
          <w:spacing w:val="1"/>
        </w:rPr>
        <w:t xml:space="preserve"> </w:t>
      </w:r>
      <w:r>
        <w:rPr>
          <w:rFonts w:eastAsia="Times New Roman" w:cs="Times New Roman"/>
          <w:spacing w:val="-11"/>
        </w:rPr>
        <w:t>w</w:t>
      </w:r>
      <w:r>
        <w:rPr>
          <w:rFonts w:eastAsia="Times New Roman" w:cs="Times New Roman"/>
        </w:rPr>
        <w:t>ork possess</w:t>
      </w:r>
      <w:r>
        <w:rPr>
          <w:rFonts w:eastAsia="Times New Roman" w:cs="Times New Roman"/>
          <w:spacing w:val="1"/>
        </w:rPr>
        <w:t xml:space="preserve"> </w:t>
      </w:r>
      <w:r>
        <w:rPr>
          <w:rFonts w:eastAsia="Times New Roman" w:cs="Times New Roman"/>
          <w:spacing w:val="-7"/>
        </w:rPr>
        <w:t>v</w:t>
      </w:r>
      <w:r>
        <w:rPr>
          <w:rFonts w:eastAsia="Times New Roman" w:cs="Times New Roman"/>
        </w:rPr>
        <w:t>alue</w:t>
      </w:r>
      <w:r>
        <w:rPr>
          <w:rFonts w:eastAsia="Times New Roman" w:cs="Times New Roman"/>
          <w:spacing w:val="1"/>
        </w:rPr>
        <w:t xml:space="preserve"> </w:t>
      </w:r>
      <w:r>
        <w:rPr>
          <w:rFonts w:eastAsia="Times New Roman" w:cs="Times New Roman"/>
        </w:rPr>
        <w:t>both</w:t>
      </w:r>
      <w:r>
        <w:rPr>
          <w:rFonts w:eastAsia="Times New Roman" w:cs="Times New Roman"/>
          <w:spacing w:val="1"/>
        </w:rPr>
        <w:t xml:space="preserve"> </w:t>
      </w:r>
      <w:r>
        <w:rPr>
          <w:rFonts w:eastAsia="Times New Roman" w:cs="Times New Roman"/>
        </w:rPr>
        <w:t>as tools</w:t>
      </w:r>
      <w:r>
        <w:rPr>
          <w:rFonts w:eastAsia="Times New Roman" w:cs="Times New Roman"/>
          <w:spacing w:val="1"/>
        </w:rPr>
        <w:t xml:space="preserve"> </w:t>
      </w:r>
      <w:r>
        <w:rPr>
          <w:rFonts w:eastAsia="Times New Roman" w:cs="Times New Roman"/>
        </w:rPr>
        <w:t>for</w:t>
      </w:r>
      <w:r>
        <w:rPr>
          <w:rFonts w:eastAsia="Times New Roman" w:cs="Times New Roman"/>
          <w:spacing w:val="1"/>
        </w:rPr>
        <w:t xml:space="preserve"> </w:t>
      </w:r>
      <w:r>
        <w:rPr>
          <w:rFonts w:eastAsia="Times New Roman" w:cs="Times New Roman"/>
        </w:rPr>
        <w:t>use</w:t>
      </w:r>
      <w:r>
        <w:rPr>
          <w:rFonts w:eastAsia="Times New Roman" w:cs="Times New Roman"/>
          <w:spacing w:val="1"/>
        </w:rPr>
        <w:t xml:space="preserve"> </w:t>
      </w:r>
      <w:r>
        <w:rPr>
          <w:rFonts w:eastAsia="Times New Roman" w:cs="Times New Roman"/>
        </w:rPr>
        <w:t>in real-</w:t>
      </w:r>
      <w:r>
        <w:rPr>
          <w:rFonts w:eastAsia="Times New Roman" w:cs="Times New Roman"/>
          <w:spacing w:val="-11"/>
        </w:rPr>
        <w:t>w</w:t>
      </w:r>
      <w:r>
        <w:rPr>
          <w:rFonts w:eastAsia="Times New Roman" w:cs="Times New Roman"/>
        </w:rPr>
        <w:t>orld</w:t>
      </w:r>
      <w:r>
        <w:rPr>
          <w:rFonts w:eastAsia="Times New Roman" w:cs="Times New Roman"/>
          <w:w w:val="99"/>
        </w:rPr>
        <w:t xml:space="preserve"> </w:t>
      </w:r>
      <w:r>
        <w:rPr>
          <w:rFonts w:eastAsia="Times New Roman" w:cs="Times New Roman"/>
        </w:rPr>
        <w:t>soft</w:t>
      </w:r>
      <w:r>
        <w:rPr>
          <w:rFonts w:eastAsia="Times New Roman" w:cs="Times New Roman"/>
          <w:spacing w:val="-7"/>
        </w:rPr>
        <w:t>w</w:t>
      </w:r>
      <w:r>
        <w:rPr>
          <w:rFonts w:eastAsia="Times New Roman" w:cs="Times New Roman"/>
        </w:rPr>
        <w:t>are</w:t>
      </w:r>
      <w:r>
        <w:rPr>
          <w:rFonts w:eastAsia="Times New Roman" w:cs="Times New Roman"/>
          <w:spacing w:val="-10"/>
        </w:rPr>
        <w:t xml:space="preserve"> </w:t>
      </w:r>
      <w:r>
        <w:rPr>
          <w:rFonts w:eastAsia="Times New Roman" w:cs="Times New Roman"/>
        </w:rPr>
        <w:t>applications,</w:t>
      </w:r>
      <w:r>
        <w:rPr>
          <w:rFonts w:eastAsia="Times New Roman" w:cs="Times New Roman"/>
          <w:spacing w:val="-9"/>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demonstrations</w:t>
      </w:r>
      <w:r>
        <w:rPr>
          <w:rFonts w:eastAsia="Times New Roman" w:cs="Times New Roman"/>
          <w:spacing w:val="-10"/>
        </w:rPr>
        <w:t xml:space="preserve"> </w:t>
      </w:r>
      <w:r>
        <w:rPr>
          <w:rFonts w:eastAsia="Times New Roman" w:cs="Times New Roman"/>
        </w:rPr>
        <w:t>of</w:t>
      </w:r>
      <w:r>
        <w:rPr>
          <w:rFonts w:eastAsia="Times New Roman" w:cs="Times New Roman"/>
          <w:spacing w:val="-9"/>
        </w:rPr>
        <w:t xml:space="preserve"> </w:t>
      </w:r>
      <w:r>
        <w:rPr>
          <w:rFonts w:eastAsia="Times New Roman" w:cs="Times New Roman"/>
          <w:spacing w:val="-6"/>
        </w:rPr>
        <w:t>w</w:t>
      </w:r>
      <w:r>
        <w:rPr>
          <w:rFonts w:eastAsia="Times New Roman" w:cs="Times New Roman"/>
        </w:rPr>
        <w:t>hat</w:t>
      </w:r>
      <w:r>
        <w:rPr>
          <w:rFonts w:eastAsia="Times New Roman" w:cs="Times New Roman"/>
          <w:spacing w:val="-10"/>
        </w:rPr>
        <w:t xml:space="preserve"> </w:t>
      </w:r>
      <w:r>
        <w:rPr>
          <w:rFonts w:eastAsia="Times New Roman" w:cs="Times New Roman"/>
        </w:rPr>
        <w:t>kind</w:t>
      </w:r>
      <w:r>
        <w:rPr>
          <w:rFonts w:eastAsia="Times New Roman" w:cs="Times New Roman"/>
          <w:spacing w:val="-9"/>
        </w:rPr>
        <w:t xml:space="preserve"> </w:t>
      </w:r>
      <w:r>
        <w:rPr>
          <w:rFonts w:eastAsia="Times New Roman" w:cs="Times New Roman"/>
        </w:rPr>
        <w:t>of</w:t>
      </w:r>
      <w:r>
        <w:rPr>
          <w:rFonts w:eastAsia="Times New Roman" w:cs="Times New Roman"/>
          <w:spacing w:val="-9"/>
        </w:rPr>
        <w:t xml:space="preserve"> </w:t>
      </w:r>
      <w:r>
        <w:rPr>
          <w:rFonts w:eastAsia="Times New Roman" w:cs="Times New Roman"/>
        </w:rPr>
        <w:t>natural</w:t>
      </w:r>
      <w:r>
        <w:rPr>
          <w:rFonts w:eastAsia="Times New Roman" w:cs="Times New Roman"/>
          <w:spacing w:val="-10"/>
        </w:rPr>
        <w:t xml:space="preserve"> </w:t>
      </w:r>
      <w:r>
        <w:rPr>
          <w:rFonts w:eastAsia="Times New Roman" w:cs="Times New Roman"/>
        </w:rPr>
        <w:t>language</w:t>
      </w:r>
      <w:r>
        <w:rPr>
          <w:rFonts w:eastAsia="Times New Roman" w:cs="Times New Roman"/>
          <w:spacing w:val="-9"/>
        </w:rPr>
        <w:t xml:space="preserve"> </w:t>
      </w:r>
      <w:r>
        <w:rPr>
          <w:rFonts w:eastAsia="Times New Roman" w:cs="Times New Roman"/>
        </w:rPr>
        <w:t>processing</w:t>
      </w:r>
      <w:r>
        <w:rPr>
          <w:rFonts w:eastAsia="Times New Roman" w:cs="Times New Roman"/>
          <w:w w:val="99"/>
        </w:rPr>
        <w:t xml:space="preserve"> </w:t>
      </w:r>
      <w:r>
        <w:rPr>
          <w:rFonts w:eastAsia="Times New Roman" w:cs="Times New Roman"/>
        </w:rPr>
        <w:t>it</w:t>
      </w:r>
      <w:r>
        <w:rPr>
          <w:rFonts w:eastAsia="Times New Roman" w:cs="Times New Roman"/>
          <w:spacing w:val="-6"/>
        </w:rPr>
        <w:t xml:space="preserve"> </w:t>
      </w:r>
      <w:r>
        <w:rPr>
          <w:rFonts w:eastAsia="Times New Roman" w:cs="Times New Roman"/>
        </w:rPr>
        <w:t>is</w:t>
      </w:r>
      <w:r>
        <w:rPr>
          <w:rFonts w:eastAsia="Times New Roman" w:cs="Times New Roman"/>
          <w:spacing w:val="-5"/>
        </w:rPr>
        <w:t xml:space="preserve"> </w:t>
      </w:r>
      <w:r>
        <w:rPr>
          <w:rFonts w:eastAsia="Times New Roman" w:cs="Times New Roman"/>
        </w:rPr>
        <w:t>possi</w:t>
      </w:r>
      <w:r>
        <w:rPr>
          <w:rFonts w:eastAsia="Times New Roman" w:cs="Times New Roman"/>
          <w:spacing w:val="-6"/>
        </w:rPr>
        <w:t>b</w:t>
      </w:r>
      <w:r>
        <w:rPr>
          <w:rFonts w:eastAsia="Times New Roman" w:cs="Times New Roman"/>
        </w:rPr>
        <w:t>le</w:t>
      </w:r>
      <w:r>
        <w:rPr>
          <w:rFonts w:eastAsia="Times New Roman" w:cs="Times New Roman"/>
          <w:spacing w:val="-5"/>
        </w:rPr>
        <w:t xml:space="preserve"> </w:t>
      </w:r>
      <w:r>
        <w:rPr>
          <w:rFonts w:eastAsia="Times New Roman" w:cs="Times New Roman"/>
        </w:rPr>
        <w:t>to</w:t>
      </w:r>
      <w:r>
        <w:rPr>
          <w:rFonts w:eastAsia="Times New Roman" w:cs="Times New Roman"/>
          <w:spacing w:val="-6"/>
        </w:rPr>
        <w:t xml:space="preserve"> </w:t>
      </w:r>
      <w:r>
        <w:rPr>
          <w:rFonts w:eastAsia="Times New Roman" w:cs="Times New Roman"/>
        </w:rPr>
        <w:t>do</w:t>
      </w:r>
      <w:r>
        <w:rPr>
          <w:rFonts w:eastAsia="Times New Roman" w:cs="Times New Roman"/>
          <w:spacing w:val="-5"/>
        </w:rPr>
        <w:t xml:space="preserve"> </w:t>
      </w:r>
      <w:r>
        <w:rPr>
          <w:rFonts w:eastAsia="Times New Roman" w:cs="Times New Roman"/>
        </w:rPr>
        <w:t>using</w:t>
      </w:r>
      <w:r>
        <w:rPr>
          <w:rFonts w:eastAsia="Times New Roman" w:cs="Times New Roman"/>
          <w:spacing w:val="-6"/>
        </w:rPr>
        <w:t xml:space="preserve"> </w:t>
      </w:r>
      <w:r>
        <w:rPr>
          <w:rFonts w:eastAsia="Times New Roman" w:cs="Times New Roman"/>
        </w:rPr>
        <w:t>a</w:t>
      </w:r>
      <w:r>
        <w:rPr>
          <w:rFonts w:eastAsia="Times New Roman" w:cs="Times New Roman"/>
          <w:spacing w:val="-5"/>
        </w:rPr>
        <w:t xml:space="preserve"> </w:t>
      </w:r>
      <w:r>
        <w:rPr>
          <w:rFonts w:eastAsia="Times New Roman" w:cs="Times New Roman"/>
        </w:rPr>
        <w:t>fram</w:t>
      </w:r>
      <w:r>
        <w:rPr>
          <w:rFonts w:eastAsia="Times New Roman" w:cs="Times New Roman"/>
          <w:spacing w:val="-7"/>
        </w:rPr>
        <w:t>e</w:t>
      </w:r>
      <w:r>
        <w:rPr>
          <w:rFonts w:eastAsia="Times New Roman" w:cs="Times New Roman"/>
          <w:spacing w:val="-11"/>
        </w:rPr>
        <w:t>w</w:t>
      </w:r>
      <w:r>
        <w:rPr>
          <w:rFonts w:eastAsia="Times New Roman" w:cs="Times New Roman"/>
        </w:rPr>
        <w:t>ork</w:t>
      </w:r>
      <w:r>
        <w:rPr>
          <w:rFonts w:eastAsia="Times New Roman" w:cs="Times New Roman"/>
          <w:spacing w:val="-5"/>
        </w:rPr>
        <w:t xml:space="preserve"> </w:t>
      </w:r>
      <w:r>
        <w:rPr>
          <w:rFonts w:eastAsia="Times New Roman" w:cs="Times New Roman"/>
        </w:rPr>
        <w:t>based</w:t>
      </w:r>
      <w:r>
        <w:rPr>
          <w:rFonts w:eastAsia="Times New Roman" w:cs="Times New Roman"/>
          <w:spacing w:val="-6"/>
        </w:rPr>
        <w:t xml:space="preserve"> </w:t>
      </w:r>
      <w:r>
        <w:rPr>
          <w:rFonts w:eastAsia="Times New Roman" w:cs="Times New Roman"/>
        </w:rPr>
        <w:t>on</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four</w:t>
      </w:r>
      <w:r>
        <w:rPr>
          <w:rFonts w:eastAsia="Times New Roman" w:cs="Times New Roman"/>
          <w:spacing w:val="-6"/>
        </w:rPr>
        <w:t xml:space="preserve"> </w:t>
      </w:r>
      <w:r>
        <w:rPr>
          <w:rFonts w:eastAsia="Times New Roman" w:cs="Times New Roman"/>
        </w:rPr>
        <w:t>principles</w:t>
      </w:r>
      <w:r>
        <w:rPr>
          <w:rFonts w:eastAsia="Times New Roman" w:cs="Times New Roman"/>
          <w:spacing w:val="-5"/>
        </w:rPr>
        <w:t xml:space="preserve"> </w:t>
      </w:r>
      <w:r>
        <w:rPr>
          <w:rFonts w:eastAsia="Times New Roman" w:cs="Times New Roman"/>
        </w:rPr>
        <w:t>with</w:t>
      </w:r>
      <w:r>
        <w:rPr>
          <w:rFonts w:eastAsia="Times New Roman" w:cs="Times New Roman"/>
          <w:spacing w:val="-5"/>
        </w:rPr>
        <w:t xml:space="preserve"> </w:t>
      </w:r>
      <w:r>
        <w:rPr>
          <w:rFonts w:eastAsia="Times New Roman" w:cs="Times New Roman"/>
          <w:spacing w:val="-6"/>
        </w:rPr>
        <w:t>w</w:t>
      </w:r>
      <w:r>
        <w:rPr>
          <w:rFonts w:eastAsia="Times New Roman" w:cs="Times New Roman"/>
        </w:rPr>
        <w:t>hich</w:t>
      </w:r>
      <w:r>
        <w:rPr>
          <w:rFonts w:eastAsia="Times New Roman" w:cs="Times New Roman"/>
          <w:spacing w:val="-6"/>
        </w:rPr>
        <w:t xml:space="preserve"> </w:t>
      </w:r>
      <w:r>
        <w:rPr>
          <w:rFonts w:eastAsia="Times New Roman" w:cs="Times New Roman"/>
          <w:spacing w:val="-10"/>
        </w:rPr>
        <w:t>w</w:t>
      </w:r>
      <w:r>
        <w:rPr>
          <w:rFonts w:eastAsia="Times New Roman" w:cs="Times New Roman"/>
        </w:rPr>
        <w:t>e</w:t>
      </w:r>
      <w:r>
        <w:rPr>
          <w:rFonts w:eastAsia="Times New Roman" w:cs="Times New Roman"/>
          <w:spacing w:val="-5"/>
        </w:rPr>
        <w:t xml:space="preserve"> </w:t>
      </w:r>
      <w:r>
        <w:rPr>
          <w:rFonts w:eastAsia="Times New Roman" w:cs="Times New Roman"/>
        </w:rPr>
        <w:t>b</w:t>
      </w:r>
      <w:r>
        <w:rPr>
          <w:rFonts w:eastAsia="Times New Roman" w:cs="Times New Roman"/>
          <w:spacing w:val="-5"/>
        </w:rPr>
        <w:t>e</w:t>
      </w:r>
      <w:r>
        <w:rPr>
          <w:rFonts w:eastAsia="Times New Roman" w:cs="Times New Roman"/>
          <w:spacing w:val="-2"/>
        </w:rPr>
        <w:t>g</w:t>
      </w:r>
      <w:r>
        <w:rPr>
          <w:rFonts w:eastAsia="Times New Roman" w:cs="Times New Roman"/>
        </w:rPr>
        <w:t>an.</w:t>
      </w:r>
    </w:p>
    <w:p w:rsidR="000A3AD4" w:rsidRDefault="000A3AD4" w:rsidP="000C6FE5">
      <w:pPr>
        <w:pStyle w:val="BodyText"/>
        <w:ind w:left="304" w:right="117" w:firstLine="373"/>
        <w:jc w:val="both"/>
        <w:rPr>
          <w:rFonts w:eastAsia="Times New Roman" w:cs="Times New Roman"/>
        </w:rPr>
      </w:pPr>
      <w:r w:rsidRPr="00153211">
        <w:rPr>
          <w:rFonts w:eastAsia="Times New Roman" w:cs="Times New Roman"/>
          <w:b/>
        </w:rPr>
        <w:t>Keywords</w:t>
      </w:r>
      <w:r w:rsidRPr="00153211">
        <w:rPr>
          <w:rFonts w:cs="Times New Roman" w:hint="eastAsia"/>
          <w:b/>
          <w:lang w:eastAsia="zh-CN"/>
        </w:rPr>
        <w:t>：</w:t>
      </w:r>
      <w:r>
        <w:rPr>
          <w:rFonts w:eastAsia="Times New Roman" w:cs="Times New Roman"/>
        </w:rPr>
        <w:t>Dialogue Act; Language Reasoning; Dialogue System</w:t>
      </w:r>
    </w:p>
    <w:p w:rsidR="000A3AD4" w:rsidRDefault="000A3AD4" w:rsidP="000A3AD4">
      <w:pPr>
        <w:jc w:val="both"/>
        <w:rPr>
          <w:rFonts w:ascii="Times New Roman" w:hAnsi="Times New Roman" w:cs="Times New Roman"/>
        </w:rPr>
        <w:sectPr w:rsidR="000A3AD4">
          <w:footerReference w:type="even" r:id="rId17"/>
          <w:footerReference w:type="default" r:id="rId18"/>
          <w:headerReference w:type="first" r:id="rId19"/>
          <w:footerReference w:type="first" r:id="rId20"/>
          <w:pgSz w:w="11906" w:h="16840"/>
          <w:pgMar w:top="1361" w:right="1300" w:bottom="1542" w:left="1680" w:header="0" w:footer="1349" w:gutter="0"/>
          <w:pgNumType w:fmt="upperRoman"/>
          <w:cols w:equalWidth="0">
            <w:col w:w="8926"/>
          </w:cols>
          <w:titlePg/>
        </w:sectPr>
      </w:pPr>
    </w:p>
    <w:p w:rsidR="000A3AD4" w:rsidRDefault="000A3AD4" w:rsidP="000A3AD4">
      <w:pPr>
        <w:spacing w:line="200" w:lineRule="exact"/>
        <w:rPr>
          <w:sz w:val="20"/>
          <w:szCs w:val="20"/>
        </w:rPr>
      </w:pPr>
    </w:p>
    <w:p w:rsidR="000A3AD4" w:rsidRDefault="000A3AD4" w:rsidP="000C6FE5">
      <w:pPr>
        <w:pStyle w:val="Heading1"/>
        <w:tabs>
          <w:tab w:val="clear" w:pos="425"/>
        </w:tabs>
        <w:jc w:val="both"/>
        <w:sectPr w:rsidR="000A3AD4">
          <w:headerReference w:type="even" r:id="rId21"/>
          <w:headerReference w:type="default" r:id="rId22"/>
          <w:footerReference w:type="even" r:id="rId23"/>
          <w:footerReference w:type="default" r:id="rId24"/>
          <w:pgSz w:w="11906" w:h="16840"/>
          <w:pgMar w:top="1560" w:right="1300" w:bottom="1540" w:left="1680" w:header="0" w:footer="1349" w:gutter="0"/>
          <w:pgNumType w:start="7"/>
          <w:cols w:equalWidth="0">
            <w:col w:w="8926"/>
          </w:cols>
        </w:sectPr>
      </w:pPr>
      <w:bookmarkStart w:id="11" w:name="_bookmark2"/>
      <w:bookmarkStart w:id="12" w:name="目录"/>
      <w:bookmarkEnd w:id="11"/>
      <w:bookmarkEnd w:id="12"/>
    </w:p>
    <w:p w:rsidR="000A3AD4" w:rsidRDefault="000A3AD4" w:rsidP="000A3AD4">
      <w:pPr>
        <w:pStyle w:val="Heading1"/>
        <w:tabs>
          <w:tab w:val="clear" w:pos="425"/>
        </w:tabs>
        <w:jc w:val="center"/>
      </w:pPr>
      <w:bookmarkStart w:id="13" w:name="_Toc16946"/>
      <w:bookmarkStart w:id="14" w:name="_Toc453623347"/>
      <w:bookmarkStart w:id="15" w:name="_Toc327482414"/>
      <w:bookmarkStart w:id="16" w:name="OLE_LINK57"/>
      <w:r>
        <w:rPr>
          <w:rFonts w:ascii="Yuanti TC Light" w:hAnsi="Yuanti TC Light" w:cs="Yuanti TC Light"/>
        </w:rPr>
        <w:t>目</w:t>
      </w:r>
      <w:r>
        <w:tab/>
      </w:r>
      <w:r>
        <w:rPr>
          <w:rFonts w:ascii="Yuanti TC Light" w:hAnsi="Yuanti TC Light" w:cs="Yuanti TC Light"/>
        </w:rPr>
        <w:t>录</w:t>
      </w:r>
      <w:bookmarkEnd w:id="13"/>
      <w:bookmarkEnd w:id="14"/>
      <w:bookmarkEnd w:id="15"/>
    </w:p>
    <w:p w:rsidR="000A3AD4" w:rsidRDefault="00A14FB4" w:rsidP="000A3AD4">
      <w:pPr>
        <w:pStyle w:val="TOC1"/>
        <w:tabs>
          <w:tab w:val="left" w:pos="880"/>
          <w:tab w:val="right" w:leader="dot" w:pos="8916"/>
        </w:tabs>
        <w:rPr>
          <w:rFonts w:asciiTheme="minorHAnsi" w:eastAsiaTheme="minorEastAsia" w:hAnsiTheme="minorHAnsi"/>
          <w:b w:val="0"/>
          <w:noProof/>
          <w:kern w:val="2"/>
          <w:sz w:val="21"/>
          <w:lang w:eastAsia="zh-CN"/>
        </w:rPr>
      </w:pPr>
      <w:r w:rsidRPr="00A14FB4">
        <w:rPr>
          <w:rFonts w:cs="Times New Roman"/>
          <w:sz w:val="20"/>
          <w:szCs w:val="20"/>
        </w:rPr>
        <w:fldChar w:fldCharType="begin"/>
      </w:r>
      <w:r w:rsidR="000A3AD4">
        <w:rPr>
          <w:rFonts w:cs="Times New Roman"/>
          <w:sz w:val="20"/>
          <w:szCs w:val="20"/>
        </w:rPr>
        <w:instrText xml:space="preserve">TOC \o "1-3" \h \u </w:instrText>
      </w:r>
      <w:r w:rsidRPr="00A14FB4">
        <w:rPr>
          <w:rFonts w:cs="Times New Roman"/>
          <w:sz w:val="20"/>
          <w:szCs w:val="20"/>
        </w:rPr>
        <w:fldChar w:fldCharType="separate"/>
      </w:r>
      <w:hyperlink w:anchor="_Toc453623345" w:history="1">
        <w:r w:rsidR="000A3AD4" w:rsidRPr="00B46695">
          <w:rPr>
            <w:rStyle w:val="Hyperlink"/>
            <w:rFonts w:ascii="宋体" w:eastAsia="宋体" w:hAnsi="宋体" w:cs="宋体" w:hint="eastAsia"/>
            <w:bCs/>
            <w:noProof/>
            <w:kern w:val="44"/>
            <w:lang w:eastAsia="zh-CN"/>
          </w:rPr>
          <w:t>摘</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bCs/>
            <w:noProof/>
            <w:kern w:val="44"/>
            <w:lang w:eastAsia="zh-CN"/>
          </w:rPr>
          <w:t>要</w:t>
        </w:r>
        <w:r w:rsidR="000A3AD4">
          <w:rPr>
            <w:noProof/>
          </w:rPr>
          <w:tab/>
        </w:r>
        <w:r>
          <w:rPr>
            <w:noProof/>
          </w:rPr>
          <w:fldChar w:fldCharType="begin"/>
        </w:r>
        <w:r w:rsidR="000A3AD4">
          <w:rPr>
            <w:noProof/>
          </w:rPr>
          <w:instrText xml:space="preserve"> PAGEREF _Toc453623345 \h </w:instrText>
        </w:r>
        <w:r w:rsidR="000C6FE5">
          <w:rPr>
            <w:noProof/>
          </w:rPr>
        </w:r>
        <w:r>
          <w:rPr>
            <w:noProof/>
          </w:rPr>
          <w:fldChar w:fldCharType="separate"/>
        </w:r>
        <w:r w:rsidR="00462DAE">
          <w:rPr>
            <w:noProof/>
          </w:rPr>
          <w:t>I</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346" w:history="1">
        <w:r w:rsidR="000A3AD4" w:rsidRPr="00B46695">
          <w:rPr>
            <w:rStyle w:val="Hyperlink"/>
            <w:rFonts w:eastAsia="宋体" w:cs="Times New Roman"/>
            <w:bCs/>
            <w:noProof/>
            <w:kern w:val="44"/>
            <w:lang w:eastAsia="zh-CN"/>
          </w:rPr>
          <w:t>Abstract</w:t>
        </w:r>
        <w:r w:rsidR="000A3AD4">
          <w:rPr>
            <w:noProof/>
          </w:rPr>
          <w:tab/>
        </w:r>
        <w:r>
          <w:rPr>
            <w:noProof/>
          </w:rPr>
          <w:fldChar w:fldCharType="begin"/>
        </w:r>
        <w:r w:rsidR="000A3AD4">
          <w:rPr>
            <w:noProof/>
          </w:rPr>
          <w:instrText xml:space="preserve"> PAGEREF _Toc453623346 \h </w:instrText>
        </w:r>
        <w:r w:rsidR="000C6FE5">
          <w:rPr>
            <w:noProof/>
          </w:rPr>
        </w:r>
        <w:r>
          <w:rPr>
            <w:noProof/>
          </w:rPr>
          <w:fldChar w:fldCharType="separate"/>
        </w:r>
        <w:r w:rsidR="00462DAE">
          <w:rPr>
            <w:noProof/>
          </w:rPr>
          <w:t>II</w:t>
        </w:r>
        <w:r>
          <w:rPr>
            <w:noProof/>
          </w:rPr>
          <w:fldChar w:fldCharType="end"/>
        </w:r>
      </w:hyperlink>
    </w:p>
    <w:p w:rsidR="000A3AD4" w:rsidRDefault="00A14FB4" w:rsidP="000A3AD4">
      <w:pPr>
        <w:pStyle w:val="TOC1"/>
        <w:tabs>
          <w:tab w:val="left" w:pos="880"/>
          <w:tab w:val="right" w:leader="dot" w:pos="8916"/>
        </w:tabs>
        <w:rPr>
          <w:rFonts w:asciiTheme="minorHAnsi" w:eastAsiaTheme="minorEastAsia" w:hAnsiTheme="minorHAnsi"/>
          <w:b w:val="0"/>
          <w:noProof/>
          <w:kern w:val="2"/>
          <w:sz w:val="21"/>
          <w:lang w:eastAsia="zh-CN"/>
        </w:rPr>
      </w:pPr>
      <w:hyperlink w:anchor="_Toc453623347" w:history="1">
        <w:r w:rsidR="000A3AD4" w:rsidRPr="00B46695">
          <w:rPr>
            <w:rStyle w:val="Hyperlink"/>
            <w:rFonts w:ascii="Yuanti TC Light" w:hAnsi="Yuanti TC Light" w:cs="Yuanti TC Light"/>
            <w:noProof/>
          </w:rPr>
          <w:t>目</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录</w:t>
        </w:r>
        <w:r w:rsidR="000A3AD4">
          <w:rPr>
            <w:noProof/>
          </w:rPr>
          <w:tab/>
        </w:r>
        <w:r>
          <w:rPr>
            <w:noProof/>
          </w:rPr>
          <w:fldChar w:fldCharType="begin"/>
        </w:r>
        <w:r w:rsidR="000A3AD4">
          <w:rPr>
            <w:noProof/>
          </w:rPr>
          <w:instrText xml:space="preserve"> PAGEREF _Toc453623347 \h </w:instrText>
        </w:r>
        <w:r w:rsidR="000C6FE5">
          <w:rPr>
            <w:noProof/>
          </w:rPr>
        </w:r>
        <w:r>
          <w:rPr>
            <w:noProof/>
          </w:rPr>
          <w:fldChar w:fldCharType="separate"/>
        </w:r>
        <w:r w:rsidR="00462DAE">
          <w:rPr>
            <w:noProof/>
          </w:rPr>
          <w:t>II</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348" w:history="1">
        <w:r w:rsidR="000A3AD4" w:rsidRPr="00B46695">
          <w:rPr>
            <w:rStyle w:val="Hyperlink"/>
            <w:noProof/>
          </w:rPr>
          <w:t>Contents</w:t>
        </w:r>
        <w:r w:rsidR="000A3AD4">
          <w:rPr>
            <w:noProof/>
          </w:rPr>
          <w:tab/>
        </w:r>
        <w:r>
          <w:rPr>
            <w:noProof/>
          </w:rPr>
          <w:fldChar w:fldCharType="begin"/>
        </w:r>
        <w:r w:rsidR="000A3AD4">
          <w:rPr>
            <w:noProof/>
          </w:rPr>
          <w:instrText xml:space="preserve"> PAGEREF _Toc453623348 \h </w:instrText>
        </w:r>
        <w:r w:rsidR="000C6FE5">
          <w:rPr>
            <w:noProof/>
          </w:rPr>
        </w:r>
        <w:r>
          <w:rPr>
            <w:noProof/>
          </w:rPr>
          <w:fldChar w:fldCharType="separate"/>
        </w:r>
        <w:r w:rsidR="00462DAE">
          <w:rPr>
            <w:noProof/>
          </w:rPr>
          <w:t>IX</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349" w:history="1">
        <w:r w:rsidR="000A3AD4" w:rsidRPr="00B46695">
          <w:rPr>
            <w:rStyle w:val="Hyperlink"/>
            <w:rFonts w:ascii="宋体" w:eastAsia="宋体" w:hAnsi="宋体" w:cs="宋体" w:hint="eastAsia"/>
            <w:noProof/>
            <w:lang w:eastAsia="zh-CN"/>
          </w:rPr>
          <w:t>第一章</w:t>
        </w:r>
        <w:r w:rsidR="000A3AD4" w:rsidRPr="00B46695">
          <w:rPr>
            <w:rStyle w:val="Hyperlink"/>
            <w:rFonts w:ascii="黑体" w:hAnsi="黑体"/>
            <w:noProof/>
            <w:lang w:eastAsia="zh-CN"/>
          </w:rPr>
          <w:t xml:space="preserve"> </w:t>
        </w:r>
        <w:r w:rsidR="000A3AD4" w:rsidRPr="00B46695">
          <w:rPr>
            <w:rStyle w:val="Hyperlink"/>
            <w:rFonts w:ascii="宋体" w:eastAsia="宋体" w:hAnsi="宋体" w:cs="宋体" w:hint="eastAsia"/>
            <w:noProof/>
            <w:lang w:eastAsia="zh-CN"/>
          </w:rPr>
          <w:t>绪论</w:t>
        </w:r>
        <w:r w:rsidR="000A3AD4">
          <w:rPr>
            <w:noProof/>
          </w:rPr>
          <w:tab/>
        </w:r>
        <w:r>
          <w:rPr>
            <w:noProof/>
          </w:rPr>
          <w:fldChar w:fldCharType="begin"/>
        </w:r>
        <w:r w:rsidR="000A3AD4">
          <w:rPr>
            <w:noProof/>
          </w:rPr>
          <w:instrText xml:space="preserve"> PAGEREF _Toc453623349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0" w:history="1">
        <w:r w:rsidR="000A3AD4" w:rsidRPr="00B46695">
          <w:rPr>
            <w:rStyle w:val="Hyperlink"/>
            <w:noProof/>
          </w:rPr>
          <w:t>1.1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研究目的和意义</w:t>
        </w:r>
        <w:r w:rsidR="000A3AD4">
          <w:rPr>
            <w:noProof/>
          </w:rPr>
          <w:tab/>
        </w:r>
        <w:r>
          <w:rPr>
            <w:noProof/>
          </w:rPr>
          <w:fldChar w:fldCharType="begin"/>
        </w:r>
        <w:r w:rsidR="000A3AD4">
          <w:rPr>
            <w:noProof/>
          </w:rPr>
          <w:instrText xml:space="preserve"> PAGEREF _Toc453623350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1" w:history="1">
        <w:r w:rsidR="000A3AD4" w:rsidRPr="00B46695">
          <w:rPr>
            <w:rStyle w:val="Hyperlink"/>
            <w:noProof/>
          </w:rPr>
          <w:t>1.2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研究现状综述</w:t>
        </w:r>
        <w:r w:rsidR="000A3AD4">
          <w:rPr>
            <w:noProof/>
          </w:rPr>
          <w:tab/>
        </w:r>
        <w:r>
          <w:rPr>
            <w:noProof/>
          </w:rPr>
          <w:fldChar w:fldCharType="begin"/>
        </w:r>
        <w:r w:rsidR="000A3AD4">
          <w:rPr>
            <w:noProof/>
          </w:rPr>
          <w:instrText xml:space="preserve"> PAGEREF _Toc453623351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52" w:history="1">
        <w:r w:rsidR="000A3AD4" w:rsidRPr="00B46695">
          <w:rPr>
            <w:rStyle w:val="Hyperlink"/>
            <w:rFonts w:cs="黑体"/>
            <w:noProof/>
            <w:lang w:eastAsia="zh-CN"/>
          </w:rPr>
          <w:t>1.2.1</w:t>
        </w:r>
        <w:r w:rsidR="000A3AD4" w:rsidRPr="00B46695">
          <w:rPr>
            <w:rStyle w:val="Hyperlink"/>
            <w:rFonts w:hint="eastAsia"/>
            <w:noProof/>
            <w:lang w:eastAsia="zh-CN"/>
          </w:rPr>
          <w:t xml:space="preserve"> </w:t>
        </w:r>
        <w:r w:rsidR="000A3AD4" w:rsidRPr="00B46695">
          <w:rPr>
            <w:rStyle w:val="Hyperlink"/>
            <w:rFonts w:hint="eastAsia"/>
            <w:noProof/>
            <w:lang w:eastAsia="zh-CN"/>
          </w:rPr>
          <w:t>知识表示及相关逻辑推理研究综述</w:t>
        </w:r>
        <w:r w:rsidR="000A3AD4">
          <w:rPr>
            <w:noProof/>
          </w:rPr>
          <w:tab/>
        </w:r>
        <w:r>
          <w:rPr>
            <w:noProof/>
          </w:rPr>
          <w:fldChar w:fldCharType="begin"/>
        </w:r>
        <w:r w:rsidR="000A3AD4">
          <w:rPr>
            <w:noProof/>
          </w:rPr>
          <w:instrText xml:space="preserve"> PAGEREF _Toc453623352 \h </w:instrText>
        </w:r>
        <w:r w:rsidR="000C6FE5">
          <w:rPr>
            <w:noProof/>
          </w:rPr>
        </w:r>
        <w:r>
          <w:rPr>
            <w:noProof/>
          </w:rPr>
          <w:fldChar w:fldCharType="separate"/>
        </w:r>
        <w:r w:rsidR="00462DAE">
          <w:rPr>
            <w:noProof/>
          </w:rPr>
          <w:t>2</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53" w:history="1">
        <w:r w:rsidR="000A3AD4" w:rsidRPr="00B46695">
          <w:rPr>
            <w:rStyle w:val="Hyperlink"/>
            <w:rFonts w:cs="黑体"/>
            <w:noProof/>
          </w:rPr>
          <w:t>1.2.2</w:t>
        </w:r>
        <w:r w:rsidR="000A3AD4" w:rsidRPr="00B46695">
          <w:rPr>
            <w:rStyle w:val="Hyperlink"/>
            <w:rFonts w:hint="eastAsia"/>
            <w:noProof/>
          </w:rPr>
          <w:t xml:space="preserve"> </w:t>
        </w:r>
        <w:r w:rsidR="000A3AD4" w:rsidRPr="00B46695">
          <w:rPr>
            <w:rStyle w:val="Hyperlink"/>
            <w:rFonts w:hint="eastAsia"/>
            <w:noProof/>
          </w:rPr>
          <w:t>对话管理研究综述</w:t>
        </w:r>
        <w:r w:rsidR="000A3AD4">
          <w:rPr>
            <w:noProof/>
          </w:rPr>
          <w:tab/>
        </w:r>
        <w:r>
          <w:rPr>
            <w:noProof/>
          </w:rPr>
          <w:fldChar w:fldCharType="begin"/>
        </w:r>
        <w:r w:rsidR="000A3AD4">
          <w:rPr>
            <w:noProof/>
          </w:rPr>
          <w:instrText xml:space="preserve"> PAGEREF _Toc453623353 \h </w:instrText>
        </w:r>
        <w:r w:rsidR="000C6FE5">
          <w:rPr>
            <w:noProof/>
          </w:rPr>
        </w:r>
        <w:r>
          <w:rPr>
            <w:noProof/>
          </w:rPr>
          <w:fldChar w:fldCharType="separate"/>
        </w:r>
        <w:r w:rsidR="00462DAE">
          <w:rPr>
            <w:noProof/>
          </w:rPr>
          <w:t>4</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54" w:history="1">
        <w:r w:rsidR="000A3AD4" w:rsidRPr="00B46695">
          <w:rPr>
            <w:rStyle w:val="Hyperlink"/>
            <w:rFonts w:cs="黑体"/>
            <w:noProof/>
            <w:lang w:eastAsia="zh-CN"/>
          </w:rPr>
          <w:t>1.2.3</w:t>
        </w:r>
        <w:r w:rsidR="000A3AD4" w:rsidRPr="00B46695">
          <w:rPr>
            <w:rStyle w:val="Hyperlink"/>
            <w:rFonts w:hint="eastAsia"/>
            <w:noProof/>
            <w:lang w:eastAsia="zh-CN"/>
          </w:rPr>
          <w:t xml:space="preserve"> </w:t>
        </w:r>
        <w:r w:rsidR="000A3AD4" w:rsidRPr="00B46695">
          <w:rPr>
            <w:rStyle w:val="Hyperlink"/>
            <w:rFonts w:hint="eastAsia"/>
            <w:noProof/>
            <w:lang w:eastAsia="zh-CN"/>
          </w:rPr>
          <w:t>自然语言理解、生成研究综述</w:t>
        </w:r>
        <w:r w:rsidR="000A3AD4">
          <w:rPr>
            <w:noProof/>
          </w:rPr>
          <w:tab/>
        </w:r>
        <w:r>
          <w:rPr>
            <w:noProof/>
          </w:rPr>
          <w:fldChar w:fldCharType="begin"/>
        </w:r>
        <w:r w:rsidR="000A3AD4">
          <w:rPr>
            <w:noProof/>
          </w:rPr>
          <w:instrText xml:space="preserve"> PAGEREF _Toc453623354 \h </w:instrText>
        </w:r>
        <w:r w:rsidR="000C6FE5">
          <w:rPr>
            <w:noProof/>
          </w:rPr>
        </w:r>
        <w:r>
          <w:rPr>
            <w:noProof/>
          </w:rPr>
          <w:fldChar w:fldCharType="separate"/>
        </w:r>
        <w:r w:rsidR="00462DAE">
          <w:rPr>
            <w:noProof/>
          </w:rPr>
          <w:t>5</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55" w:history="1">
        <w:r w:rsidR="000A3AD4" w:rsidRPr="00B46695">
          <w:rPr>
            <w:rStyle w:val="Hyperlink"/>
            <w:rFonts w:cs="黑体"/>
            <w:noProof/>
            <w:lang w:eastAsia="zh-CN"/>
          </w:rPr>
          <w:t>1.2.4</w:t>
        </w:r>
        <w:r w:rsidR="000A3AD4" w:rsidRPr="00B46695">
          <w:rPr>
            <w:rStyle w:val="Hyperlink"/>
            <w:rFonts w:hint="eastAsia"/>
            <w:noProof/>
            <w:lang w:eastAsia="zh-CN"/>
          </w:rPr>
          <w:t xml:space="preserve"> </w:t>
        </w:r>
        <w:r w:rsidR="000A3AD4" w:rsidRPr="00B46695">
          <w:rPr>
            <w:rStyle w:val="Hyperlink"/>
            <w:rFonts w:hint="eastAsia"/>
            <w:noProof/>
            <w:lang w:eastAsia="zh-CN"/>
          </w:rPr>
          <w:t>言语行为理论及相关研究综述</w:t>
        </w:r>
        <w:r w:rsidR="000A3AD4">
          <w:rPr>
            <w:noProof/>
          </w:rPr>
          <w:tab/>
        </w:r>
        <w:r>
          <w:rPr>
            <w:noProof/>
          </w:rPr>
          <w:fldChar w:fldCharType="begin"/>
        </w:r>
        <w:r w:rsidR="000A3AD4">
          <w:rPr>
            <w:noProof/>
          </w:rPr>
          <w:instrText xml:space="preserve"> PAGEREF _Toc453623355 \h </w:instrText>
        </w:r>
        <w:r w:rsidR="000C6FE5">
          <w:rPr>
            <w:noProof/>
          </w:rPr>
        </w:r>
        <w:r>
          <w:rPr>
            <w:noProof/>
          </w:rPr>
          <w:fldChar w:fldCharType="separate"/>
        </w:r>
        <w:r w:rsidR="00462DAE">
          <w:rPr>
            <w:noProof/>
          </w:rPr>
          <w:t>7</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6" w:history="1">
        <w:r w:rsidR="000A3AD4" w:rsidRPr="00B46695">
          <w:rPr>
            <w:rStyle w:val="Hyperlink"/>
            <w:noProof/>
          </w:rPr>
          <w:t>1.3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存在的问题</w:t>
        </w:r>
        <w:r w:rsidR="000A3AD4">
          <w:rPr>
            <w:noProof/>
          </w:rPr>
          <w:tab/>
        </w:r>
        <w:r>
          <w:rPr>
            <w:noProof/>
          </w:rPr>
          <w:fldChar w:fldCharType="begin"/>
        </w:r>
        <w:r w:rsidR="000A3AD4">
          <w:rPr>
            <w:noProof/>
          </w:rPr>
          <w:instrText xml:space="preserve"> PAGEREF _Toc453623356 \h </w:instrText>
        </w:r>
        <w:r w:rsidR="000C6FE5">
          <w:rPr>
            <w:noProof/>
          </w:rPr>
        </w:r>
        <w:r>
          <w:rPr>
            <w:noProof/>
          </w:rPr>
          <w:fldChar w:fldCharType="separate"/>
        </w:r>
        <w:r w:rsidR="00462DAE">
          <w:rPr>
            <w:noProof/>
          </w:rPr>
          <w:t>7</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7" w:history="1">
        <w:r w:rsidR="000A3AD4" w:rsidRPr="00B46695">
          <w:rPr>
            <w:rStyle w:val="Hyperlink"/>
            <w:noProof/>
          </w:rPr>
          <w:t>1.4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研究目标和内容</w:t>
        </w:r>
        <w:r w:rsidR="000A3AD4">
          <w:rPr>
            <w:noProof/>
          </w:rPr>
          <w:tab/>
        </w:r>
        <w:r>
          <w:rPr>
            <w:noProof/>
          </w:rPr>
          <w:fldChar w:fldCharType="begin"/>
        </w:r>
        <w:r w:rsidR="000A3AD4">
          <w:rPr>
            <w:noProof/>
          </w:rPr>
          <w:instrText xml:space="preserve"> PAGEREF _Toc453623357 \h </w:instrText>
        </w:r>
        <w:r w:rsidR="000C6FE5">
          <w:rPr>
            <w:noProof/>
          </w:rPr>
        </w:r>
        <w:r>
          <w:rPr>
            <w:noProof/>
          </w:rPr>
          <w:fldChar w:fldCharType="separate"/>
        </w:r>
        <w:r w:rsidR="00462DAE">
          <w:rPr>
            <w:b w:val="0"/>
            <w:noProof/>
          </w:rPr>
          <w:t>Error! Bookmark not defined.</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8" w:history="1">
        <w:r w:rsidR="000A3AD4" w:rsidRPr="00B46695">
          <w:rPr>
            <w:rStyle w:val="Hyperlink"/>
            <w:noProof/>
          </w:rPr>
          <w:t>1.5</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论文的组织结构</w:t>
        </w:r>
        <w:r w:rsidR="000A3AD4">
          <w:rPr>
            <w:noProof/>
          </w:rPr>
          <w:tab/>
        </w:r>
        <w:r>
          <w:rPr>
            <w:noProof/>
          </w:rPr>
          <w:fldChar w:fldCharType="begin"/>
        </w:r>
        <w:r w:rsidR="000A3AD4">
          <w:rPr>
            <w:noProof/>
          </w:rPr>
          <w:instrText xml:space="preserve"> PAGEREF _Toc453623358 \h </w:instrText>
        </w:r>
        <w:r w:rsidR="000C6FE5">
          <w:rPr>
            <w:noProof/>
          </w:rPr>
        </w:r>
        <w:r>
          <w:rPr>
            <w:noProof/>
          </w:rPr>
          <w:fldChar w:fldCharType="separate"/>
        </w:r>
        <w:r w:rsidR="00462DAE">
          <w:rPr>
            <w:noProof/>
          </w:rPr>
          <w:t>8</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359" w:history="1">
        <w:r w:rsidR="000A3AD4" w:rsidRPr="00B46695">
          <w:rPr>
            <w:rStyle w:val="Hyperlink"/>
            <w:rFonts w:ascii="宋体" w:eastAsia="宋体" w:hAnsi="宋体" w:cs="宋体" w:hint="eastAsia"/>
            <w:noProof/>
            <w:lang w:eastAsia="zh-CN"/>
          </w:rPr>
          <w:t>第二章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智能会话系统中的知识表示和逻辑推理</w:t>
        </w:r>
        <w:r w:rsidR="000A3AD4">
          <w:rPr>
            <w:noProof/>
          </w:rPr>
          <w:tab/>
        </w:r>
        <w:r>
          <w:rPr>
            <w:noProof/>
          </w:rPr>
          <w:fldChar w:fldCharType="begin"/>
        </w:r>
        <w:r w:rsidR="000A3AD4">
          <w:rPr>
            <w:noProof/>
          </w:rPr>
          <w:instrText xml:space="preserve"> PAGEREF _Toc453623359 \h </w:instrText>
        </w:r>
        <w:r w:rsidR="000C6FE5">
          <w:rPr>
            <w:noProof/>
          </w:rPr>
        </w:r>
        <w:r>
          <w:rPr>
            <w:noProof/>
          </w:rPr>
          <w:fldChar w:fldCharType="separate"/>
        </w:r>
        <w:r w:rsidR="00462DAE">
          <w:rPr>
            <w:noProof/>
          </w:rPr>
          <w:t>8</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2" w:history="1">
        <w:r w:rsidR="000A3AD4" w:rsidRPr="00B46695">
          <w:rPr>
            <w:rStyle w:val="Hyperlink"/>
            <w:noProof/>
            <w:lang w:eastAsia="zh-CN"/>
          </w:rPr>
          <w:t>2.1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基于超图的知识表示方法</w:t>
        </w:r>
        <w:r w:rsidR="000A3AD4">
          <w:rPr>
            <w:noProof/>
          </w:rPr>
          <w:tab/>
        </w:r>
        <w:r>
          <w:rPr>
            <w:noProof/>
          </w:rPr>
          <w:fldChar w:fldCharType="begin"/>
        </w:r>
        <w:r w:rsidR="000A3AD4">
          <w:rPr>
            <w:noProof/>
          </w:rPr>
          <w:instrText xml:space="preserve"> PAGEREF _Toc453623362 \h </w:instrText>
        </w:r>
        <w:r w:rsidR="000C6FE5">
          <w:rPr>
            <w:noProof/>
          </w:rPr>
        </w:r>
        <w:r>
          <w:rPr>
            <w:noProof/>
          </w:rPr>
          <w:fldChar w:fldCharType="separate"/>
        </w:r>
        <w:r w:rsidR="00462DAE">
          <w:rPr>
            <w:noProof/>
          </w:rPr>
          <w:t>8</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63" w:history="1">
        <w:r w:rsidR="000A3AD4" w:rsidRPr="00B46695">
          <w:rPr>
            <w:rStyle w:val="Hyperlink"/>
            <w:rFonts w:cs="黑体"/>
            <w:noProof/>
          </w:rPr>
          <w:t>2.1.1</w:t>
        </w:r>
        <w:r w:rsidR="000A3AD4" w:rsidRPr="00B46695">
          <w:rPr>
            <w:rStyle w:val="Hyperlink"/>
            <w:rFonts w:hint="eastAsia"/>
            <w:noProof/>
          </w:rPr>
          <w:t xml:space="preserve"> </w:t>
        </w:r>
        <w:r w:rsidR="000A3AD4" w:rsidRPr="00B46695">
          <w:rPr>
            <w:rStyle w:val="Hyperlink"/>
            <w:rFonts w:hint="eastAsia"/>
            <w:noProof/>
          </w:rPr>
          <w:t>知识表示和记忆空间</w:t>
        </w:r>
        <w:r w:rsidR="000A3AD4">
          <w:rPr>
            <w:noProof/>
          </w:rPr>
          <w:tab/>
        </w:r>
        <w:r>
          <w:rPr>
            <w:noProof/>
          </w:rPr>
          <w:fldChar w:fldCharType="begin"/>
        </w:r>
        <w:r w:rsidR="000A3AD4">
          <w:rPr>
            <w:noProof/>
          </w:rPr>
          <w:instrText xml:space="preserve"> PAGEREF _Toc453623363 \h </w:instrText>
        </w:r>
        <w:r w:rsidR="000C6FE5">
          <w:rPr>
            <w:noProof/>
          </w:rPr>
        </w:r>
        <w:r>
          <w:rPr>
            <w:noProof/>
          </w:rPr>
          <w:fldChar w:fldCharType="separate"/>
        </w:r>
        <w:r w:rsidR="00462DAE">
          <w:rPr>
            <w:noProof/>
          </w:rPr>
          <w:t>8</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64" w:history="1">
        <w:r w:rsidR="000A3AD4" w:rsidRPr="00B46695">
          <w:rPr>
            <w:rStyle w:val="Hyperlink"/>
            <w:rFonts w:cs="黑体"/>
            <w:noProof/>
          </w:rPr>
          <w:t>2.1.2</w:t>
        </w:r>
        <w:r w:rsidR="000A3AD4" w:rsidRPr="00B46695">
          <w:rPr>
            <w:rStyle w:val="Hyperlink"/>
            <w:rFonts w:hint="eastAsia"/>
            <w:noProof/>
          </w:rPr>
          <w:t xml:space="preserve"> </w:t>
        </w:r>
        <w:r w:rsidR="000A3AD4" w:rsidRPr="00B46695">
          <w:rPr>
            <w:rStyle w:val="Hyperlink"/>
            <w:rFonts w:hint="eastAsia"/>
            <w:noProof/>
          </w:rPr>
          <w:t>基于超图的知识表示库</w:t>
        </w:r>
        <w:r w:rsidR="000A3AD4" w:rsidRPr="00B46695">
          <w:rPr>
            <w:rStyle w:val="Hyperlink"/>
            <w:noProof/>
          </w:rPr>
          <w:t xml:space="preserve"> AtomSpace</w:t>
        </w:r>
        <w:r w:rsidR="000A3AD4">
          <w:rPr>
            <w:noProof/>
          </w:rPr>
          <w:tab/>
        </w:r>
        <w:r>
          <w:rPr>
            <w:noProof/>
          </w:rPr>
          <w:fldChar w:fldCharType="begin"/>
        </w:r>
        <w:r w:rsidR="000A3AD4">
          <w:rPr>
            <w:noProof/>
          </w:rPr>
          <w:instrText xml:space="preserve"> PAGEREF _Toc453623364 \h </w:instrText>
        </w:r>
        <w:r w:rsidR="000C6FE5">
          <w:rPr>
            <w:noProof/>
          </w:rPr>
        </w:r>
        <w:r>
          <w:rPr>
            <w:noProof/>
          </w:rPr>
          <w:fldChar w:fldCharType="separate"/>
        </w:r>
        <w:r w:rsidR="00462DAE">
          <w:rPr>
            <w:noProof/>
          </w:rPr>
          <w:t>9</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5" w:history="1">
        <w:r w:rsidR="000A3AD4" w:rsidRPr="00B46695">
          <w:rPr>
            <w:rStyle w:val="Hyperlink"/>
            <w:noProof/>
            <w:lang w:eastAsia="zh-CN"/>
          </w:rPr>
          <w:t>2.2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语言和超图之间的转换之范畴论观</w:t>
        </w:r>
        <w:r w:rsidR="000A3AD4">
          <w:rPr>
            <w:noProof/>
          </w:rPr>
          <w:tab/>
        </w:r>
        <w:r>
          <w:rPr>
            <w:noProof/>
          </w:rPr>
          <w:fldChar w:fldCharType="begin"/>
        </w:r>
        <w:r w:rsidR="000A3AD4">
          <w:rPr>
            <w:noProof/>
          </w:rPr>
          <w:instrText xml:space="preserve"> PAGEREF _Toc453623365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66" w:history="1">
        <w:r w:rsidR="000A3AD4" w:rsidRPr="00B46695">
          <w:rPr>
            <w:rStyle w:val="Hyperlink"/>
            <w:rFonts w:cs="黑体"/>
            <w:noProof/>
          </w:rPr>
          <w:t>2.2.1</w:t>
        </w:r>
        <w:r w:rsidR="000A3AD4" w:rsidRPr="00B46695">
          <w:rPr>
            <w:rStyle w:val="Hyperlink"/>
            <w:rFonts w:hint="eastAsia"/>
            <w:noProof/>
          </w:rPr>
          <w:t xml:space="preserve"> </w:t>
        </w:r>
        <w:r w:rsidR="000A3AD4" w:rsidRPr="00B46695">
          <w:rPr>
            <w:rStyle w:val="Hyperlink"/>
            <w:rFonts w:hint="eastAsia"/>
            <w:noProof/>
          </w:rPr>
          <w:t>范畴论的基础知识</w:t>
        </w:r>
        <w:r w:rsidR="000A3AD4">
          <w:rPr>
            <w:noProof/>
          </w:rPr>
          <w:tab/>
        </w:r>
        <w:r>
          <w:rPr>
            <w:noProof/>
          </w:rPr>
          <w:fldChar w:fldCharType="begin"/>
        </w:r>
        <w:r w:rsidR="000A3AD4">
          <w:rPr>
            <w:noProof/>
          </w:rPr>
          <w:instrText xml:space="preserve"> PAGEREF _Toc453623366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67" w:history="1">
        <w:r w:rsidR="000A3AD4" w:rsidRPr="00B46695">
          <w:rPr>
            <w:rStyle w:val="Hyperlink"/>
            <w:rFonts w:cs="黑体"/>
            <w:noProof/>
            <w:lang w:eastAsia="zh-CN"/>
          </w:rPr>
          <w:t>2.2.2</w:t>
        </w:r>
        <w:r w:rsidR="000A3AD4" w:rsidRPr="00B46695">
          <w:rPr>
            <w:rStyle w:val="Hyperlink"/>
            <w:rFonts w:hint="eastAsia"/>
            <w:noProof/>
            <w:lang w:eastAsia="zh-CN"/>
          </w:rPr>
          <w:t xml:space="preserve"> </w:t>
        </w:r>
        <w:r w:rsidR="000A3AD4" w:rsidRPr="00B46695">
          <w:rPr>
            <w:rStyle w:val="Hyperlink"/>
            <w:rFonts w:hint="eastAsia"/>
            <w:noProof/>
            <w:lang w:eastAsia="zh-CN"/>
          </w:rPr>
          <w:t>语言与超图之间的转换之范畴论观</w:t>
        </w:r>
        <w:r w:rsidR="000A3AD4">
          <w:rPr>
            <w:noProof/>
          </w:rPr>
          <w:tab/>
        </w:r>
        <w:r>
          <w:rPr>
            <w:noProof/>
          </w:rPr>
          <w:fldChar w:fldCharType="begin"/>
        </w:r>
        <w:r w:rsidR="000A3AD4">
          <w:rPr>
            <w:noProof/>
          </w:rPr>
          <w:instrText xml:space="preserve"> PAGEREF _Toc453623367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8" w:history="1">
        <w:r w:rsidR="000A3AD4" w:rsidRPr="00B46695">
          <w:rPr>
            <w:rStyle w:val="Hyperlink"/>
            <w:noProof/>
          </w:rPr>
          <w:t>2.3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概率逻辑网</w:t>
        </w:r>
        <w:r w:rsidR="000A3AD4">
          <w:rPr>
            <w:noProof/>
          </w:rPr>
          <w:tab/>
        </w:r>
        <w:r>
          <w:rPr>
            <w:noProof/>
          </w:rPr>
          <w:fldChar w:fldCharType="begin"/>
        </w:r>
        <w:r w:rsidR="000A3AD4">
          <w:rPr>
            <w:noProof/>
          </w:rPr>
          <w:instrText xml:space="preserve"> PAGEREF _Toc453623368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69" w:history="1">
        <w:r w:rsidR="000A3AD4" w:rsidRPr="00B46695">
          <w:rPr>
            <w:rStyle w:val="Hyperlink"/>
            <w:rFonts w:cs="黑体"/>
            <w:noProof/>
          </w:rPr>
          <w:t>2.3.1</w:t>
        </w:r>
        <w:r w:rsidR="000A3AD4" w:rsidRPr="00B46695">
          <w:rPr>
            <w:rStyle w:val="Hyperlink"/>
            <w:noProof/>
          </w:rPr>
          <w:t xml:space="preserve"> PLN</w:t>
        </w:r>
        <w:r w:rsidR="000A3AD4" w:rsidRPr="00B46695">
          <w:rPr>
            <w:rStyle w:val="Hyperlink"/>
            <w:rFonts w:hint="eastAsia"/>
            <w:noProof/>
          </w:rPr>
          <w:t>的一个简单概述</w:t>
        </w:r>
        <w:r w:rsidR="000A3AD4">
          <w:rPr>
            <w:noProof/>
          </w:rPr>
          <w:tab/>
        </w:r>
        <w:r>
          <w:rPr>
            <w:noProof/>
          </w:rPr>
          <w:fldChar w:fldCharType="begin"/>
        </w:r>
        <w:r w:rsidR="000A3AD4">
          <w:rPr>
            <w:noProof/>
          </w:rPr>
          <w:instrText xml:space="preserve"> PAGEREF _Toc453623369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70" w:history="1">
        <w:r w:rsidR="000A3AD4" w:rsidRPr="00B46695">
          <w:rPr>
            <w:rStyle w:val="Hyperlink"/>
            <w:rFonts w:cs="黑体"/>
            <w:noProof/>
          </w:rPr>
          <w:t>2.3.2</w:t>
        </w:r>
        <w:r w:rsidR="000A3AD4" w:rsidRPr="00B46695">
          <w:rPr>
            <w:rStyle w:val="Hyperlink"/>
            <w:rFonts w:hint="eastAsia"/>
            <w:noProof/>
          </w:rPr>
          <w:t xml:space="preserve"> </w:t>
        </w:r>
        <w:r w:rsidR="000A3AD4" w:rsidRPr="00B46695">
          <w:rPr>
            <w:rStyle w:val="Hyperlink"/>
            <w:rFonts w:hint="eastAsia"/>
            <w:noProof/>
          </w:rPr>
          <w:t>前向和后向链接推理</w:t>
        </w:r>
        <w:r w:rsidR="000A3AD4">
          <w:rPr>
            <w:noProof/>
          </w:rPr>
          <w:tab/>
        </w:r>
        <w:r>
          <w:rPr>
            <w:noProof/>
          </w:rPr>
          <w:fldChar w:fldCharType="begin"/>
        </w:r>
        <w:r w:rsidR="000A3AD4">
          <w:rPr>
            <w:noProof/>
          </w:rPr>
          <w:instrText xml:space="preserve"> PAGEREF _Toc453623370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71" w:history="1">
        <w:r w:rsidR="000A3AD4" w:rsidRPr="00B46695">
          <w:rPr>
            <w:rStyle w:val="Hyperlink"/>
            <w:rFonts w:cs="黑体"/>
            <w:noProof/>
          </w:rPr>
          <w:t>2.3.3</w:t>
        </w:r>
        <w:r w:rsidR="000A3AD4" w:rsidRPr="00B46695">
          <w:rPr>
            <w:rStyle w:val="Hyperlink"/>
            <w:rFonts w:hint="eastAsia"/>
            <w:noProof/>
          </w:rPr>
          <w:t xml:space="preserve"> </w:t>
        </w:r>
        <w:r w:rsidR="000A3AD4" w:rsidRPr="00B46695">
          <w:rPr>
            <w:rStyle w:val="Hyperlink"/>
            <w:rFonts w:hint="eastAsia"/>
            <w:noProof/>
          </w:rPr>
          <w:t>一阶概率逻辑网络</w:t>
        </w:r>
        <w:r w:rsidR="000A3AD4">
          <w:rPr>
            <w:noProof/>
          </w:rPr>
          <w:tab/>
        </w:r>
        <w:r>
          <w:rPr>
            <w:noProof/>
          </w:rPr>
          <w:fldChar w:fldCharType="begin"/>
        </w:r>
        <w:r w:rsidR="000A3AD4">
          <w:rPr>
            <w:noProof/>
          </w:rPr>
          <w:instrText xml:space="preserve"> PAGEREF _Toc453623371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72" w:history="1">
        <w:r w:rsidR="000A3AD4" w:rsidRPr="00B46695">
          <w:rPr>
            <w:rStyle w:val="Hyperlink"/>
            <w:rFonts w:cs="黑体"/>
            <w:noProof/>
          </w:rPr>
          <w:t>2.3.4</w:t>
        </w:r>
        <w:r w:rsidR="000A3AD4" w:rsidRPr="00B46695">
          <w:rPr>
            <w:rStyle w:val="Hyperlink"/>
            <w:noProof/>
          </w:rPr>
          <w:t xml:space="preserve"> PLN </w:t>
        </w:r>
        <w:r w:rsidR="000A3AD4" w:rsidRPr="00B46695">
          <w:rPr>
            <w:rStyle w:val="Hyperlink"/>
            <w:rFonts w:hint="eastAsia"/>
            <w:noProof/>
          </w:rPr>
          <w:t>真值</w:t>
        </w:r>
        <w:r w:rsidR="000A3AD4">
          <w:rPr>
            <w:noProof/>
          </w:rPr>
          <w:tab/>
        </w:r>
        <w:r>
          <w:rPr>
            <w:noProof/>
          </w:rPr>
          <w:fldChar w:fldCharType="begin"/>
        </w:r>
        <w:r w:rsidR="000A3AD4">
          <w:rPr>
            <w:noProof/>
          </w:rPr>
          <w:instrText xml:space="preserve"> PAGEREF _Toc453623372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73" w:history="1">
        <w:r w:rsidR="000A3AD4" w:rsidRPr="00B46695">
          <w:rPr>
            <w:rStyle w:val="Hyperlink"/>
            <w:rFonts w:cs="黑体"/>
            <w:noProof/>
          </w:rPr>
          <w:t>2.3.5</w:t>
        </w:r>
        <w:r w:rsidR="000A3AD4" w:rsidRPr="00B46695">
          <w:rPr>
            <w:rStyle w:val="Hyperlink"/>
            <w:noProof/>
          </w:rPr>
          <w:t xml:space="preserve"> PLN </w:t>
        </w:r>
        <w:r w:rsidR="000A3AD4" w:rsidRPr="00B46695">
          <w:rPr>
            <w:rStyle w:val="Hyperlink"/>
            <w:rFonts w:hint="eastAsia"/>
            <w:noProof/>
          </w:rPr>
          <w:t>规则和方程</w:t>
        </w:r>
        <w:r w:rsidR="000A3AD4">
          <w:rPr>
            <w:noProof/>
          </w:rPr>
          <w:tab/>
        </w:r>
        <w:r>
          <w:rPr>
            <w:noProof/>
          </w:rPr>
          <w:fldChar w:fldCharType="begin"/>
        </w:r>
        <w:r w:rsidR="000A3AD4">
          <w:rPr>
            <w:noProof/>
          </w:rPr>
          <w:instrText xml:space="preserve"> PAGEREF _Toc453623373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4" w:history="1">
        <w:r w:rsidR="000A3AD4" w:rsidRPr="00B46695">
          <w:rPr>
            <w:rStyle w:val="Hyperlink"/>
            <w:noProof/>
          </w:rPr>
          <w:t>2.4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_Toc453623374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375" w:history="1">
        <w:r w:rsidR="000A3AD4" w:rsidRPr="00B46695">
          <w:rPr>
            <w:rStyle w:val="Hyperlink"/>
            <w:rFonts w:ascii="宋体" w:eastAsia="宋体" w:hAnsi="宋体" w:cs="宋体" w:hint="eastAsia"/>
            <w:noProof/>
            <w:lang w:eastAsia="zh-CN"/>
          </w:rPr>
          <w:t>第三章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智能对话系统中的情感计算机制</w:t>
        </w:r>
        <w:r w:rsidR="000A3AD4">
          <w:rPr>
            <w:noProof/>
          </w:rPr>
          <w:tab/>
        </w:r>
        <w:r>
          <w:rPr>
            <w:noProof/>
          </w:rPr>
          <w:fldChar w:fldCharType="begin"/>
        </w:r>
        <w:r w:rsidR="000A3AD4">
          <w:rPr>
            <w:noProof/>
          </w:rPr>
          <w:instrText xml:space="preserve"> PAGEREF _Toc453623375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7" w:history="1">
        <w:r w:rsidR="000A3AD4" w:rsidRPr="00B46695">
          <w:rPr>
            <w:rStyle w:val="Hyperlink"/>
            <w:noProof/>
            <w:lang w:eastAsia="zh-CN"/>
          </w:rPr>
          <w:t>3.1</w:t>
        </w:r>
        <w:r w:rsidR="000A3AD4">
          <w:rPr>
            <w:rFonts w:asciiTheme="minorHAnsi" w:eastAsiaTheme="minorEastAsia" w:hAnsiTheme="minorHAnsi"/>
            <w:b w:val="0"/>
            <w:noProof/>
            <w:kern w:val="2"/>
            <w:sz w:val="21"/>
            <w:lang w:eastAsia="zh-CN"/>
          </w:rPr>
          <w:tab/>
        </w:r>
        <w:r w:rsidR="000A3AD4" w:rsidRPr="00B46695">
          <w:rPr>
            <w:rStyle w:val="Hyperlink"/>
            <w:noProof/>
            <w:lang w:eastAsia="zh-CN"/>
          </w:rPr>
          <w:t>Psi</w:t>
        </w:r>
        <w:r w:rsidR="000A3AD4" w:rsidRPr="00B46695">
          <w:rPr>
            <w:rStyle w:val="Hyperlink"/>
            <w:rFonts w:ascii="宋体" w:eastAsia="宋体" w:hAnsi="宋体" w:cs="宋体" w:hint="eastAsia"/>
            <w:noProof/>
            <w:lang w:eastAsia="zh-CN"/>
          </w:rPr>
          <w:t>模型中的动机行为</w:t>
        </w:r>
        <w:r w:rsidR="000A3AD4">
          <w:rPr>
            <w:noProof/>
          </w:rPr>
          <w:tab/>
        </w:r>
        <w:r>
          <w:rPr>
            <w:noProof/>
          </w:rPr>
          <w:fldChar w:fldCharType="begin"/>
        </w:r>
        <w:r w:rsidR="000A3AD4">
          <w:rPr>
            <w:noProof/>
          </w:rPr>
          <w:instrText xml:space="preserve"> PAGEREF _Toc453623377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8" w:history="1">
        <w:r w:rsidR="000A3AD4" w:rsidRPr="00B46695">
          <w:rPr>
            <w:rStyle w:val="Hyperlink"/>
            <w:noProof/>
          </w:rPr>
          <w:t>3.2</w:t>
        </w:r>
        <w:r w:rsidR="000A3AD4">
          <w:rPr>
            <w:rFonts w:asciiTheme="minorHAnsi" w:eastAsiaTheme="minorEastAsia" w:hAnsiTheme="minorHAnsi"/>
            <w:b w:val="0"/>
            <w:noProof/>
            <w:kern w:val="2"/>
            <w:sz w:val="21"/>
            <w:lang w:eastAsia="zh-CN"/>
          </w:rPr>
          <w:tab/>
        </w:r>
        <w:r w:rsidR="000A3AD4" w:rsidRPr="00B46695">
          <w:rPr>
            <w:rStyle w:val="Hyperlink"/>
            <w:noProof/>
          </w:rPr>
          <w:t xml:space="preserve">Psi </w:t>
        </w:r>
        <w:r w:rsidR="000A3AD4" w:rsidRPr="00B46695">
          <w:rPr>
            <w:rStyle w:val="Hyperlink"/>
            <w:rFonts w:ascii="Yuanti TC Light" w:hAnsi="Yuanti TC Light" w:cs="Yuanti TC Light"/>
            <w:noProof/>
          </w:rPr>
          <w:t>模型中的情感与个性</w:t>
        </w:r>
        <w:r w:rsidR="000A3AD4">
          <w:rPr>
            <w:noProof/>
          </w:rPr>
          <w:tab/>
        </w:r>
        <w:r>
          <w:rPr>
            <w:noProof/>
          </w:rPr>
          <w:fldChar w:fldCharType="begin"/>
        </w:r>
        <w:r w:rsidR="000A3AD4">
          <w:rPr>
            <w:noProof/>
          </w:rPr>
          <w:instrText xml:space="preserve"> PAGEREF _Toc453623378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9" w:history="1">
        <w:r w:rsidR="000A3AD4" w:rsidRPr="00B46695">
          <w:rPr>
            <w:rStyle w:val="Hyperlink"/>
            <w:noProof/>
          </w:rPr>
          <w:t>3.3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_Toc453623379 \h </w:instrText>
        </w:r>
        <w:r w:rsidR="000C6FE5">
          <w:rPr>
            <w:noProof/>
          </w:rPr>
        </w:r>
        <w:r>
          <w:rPr>
            <w:noProof/>
          </w:rPr>
          <w:fldChar w:fldCharType="separate"/>
        </w:r>
        <w:r w:rsidR="00462DAE">
          <w:rPr>
            <w:b w:val="0"/>
            <w:noProof/>
          </w:rPr>
          <w:t>Error! Bookmark not defined.</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380" w:history="1">
        <w:r w:rsidR="000A3AD4" w:rsidRPr="00B46695">
          <w:rPr>
            <w:rStyle w:val="Hyperlink"/>
            <w:rFonts w:ascii="宋体" w:eastAsia="宋体" w:hAnsi="宋体" w:cs="宋体" w:hint="eastAsia"/>
            <w:noProof/>
            <w:lang w:eastAsia="zh-CN"/>
          </w:rPr>
          <w:t>第四章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基于言语行为理论和概率逻辑推理的智能对话系统建模</w:t>
        </w:r>
        <w:r w:rsidR="000A3AD4">
          <w:rPr>
            <w:noProof/>
          </w:rPr>
          <w:tab/>
        </w:r>
        <w:r>
          <w:rPr>
            <w:noProof/>
          </w:rPr>
          <w:fldChar w:fldCharType="begin"/>
        </w:r>
        <w:r w:rsidR="000A3AD4">
          <w:rPr>
            <w:noProof/>
          </w:rPr>
          <w:instrText xml:space="preserve"> PAGEREF _Toc453623380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2" w:history="1">
        <w:r w:rsidR="000A3AD4" w:rsidRPr="00B46695">
          <w:rPr>
            <w:rStyle w:val="Hyperlink"/>
            <w:noProof/>
            <w:lang w:eastAsia="zh-CN"/>
          </w:rPr>
          <w:t>4.1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智能对话系统的概念模型</w:t>
        </w:r>
        <w:r w:rsidR="000A3AD4">
          <w:rPr>
            <w:noProof/>
          </w:rPr>
          <w:tab/>
        </w:r>
        <w:r>
          <w:rPr>
            <w:noProof/>
          </w:rPr>
          <w:fldChar w:fldCharType="begin"/>
        </w:r>
        <w:r w:rsidR="000A3AD4">
          <w:rPr>
            <w:noProof/>
          </w:rPr>
          <w:instrText xml:space="preserve"> PAGEREF _Toc453623382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3" w:history="1">
        <w:r w:rsidR="000A3AD4" w:rsidRPr="00B46695">
          <w:rPr>
            <w:rStyle w:val="Hyperlink"/>
            <w:noProof/>
          </w:rPr>
          <w:t>4.2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情感驱动的智能对话</w:t>
        </w:r>
        <w:r w:rsidR="000A3AD4">
          <w:rPr>
            <w:noProof/>
          </w:rPr>
          <w:tab/>
        </w:r>
        <w:r>
          <w:rPr>
            <w:noProof/>
          </w:rPr>
          <w:fldChar w:fldCharType="begin"/>
        </w:r>
        <w:r w:rsidR="000A3AD4">
          <w:rPr>
            <w:noProof/>
          </w:rPr>
          <w:instrText xml:space="preserve"> PAGEREF _Toc453623383 \h </w:instrText>
        </w:r>
        <w:r w:rsidR="000C6FE5">
          <w:rPr>
            <w:noProof/>
          </w:rPr>
        </w:r>
        <w:r>
          <w:rPr>
            <w:noProof/>
          </w:rPr>
          <w:fldChar w:fldCharType="separate"/>
        </w:r>
        <w:r w:rsidR="00462DAE">
          <w:rPr>
            <w:b w:val="0"/>
            <w:noProof/>
          </w:rPr>
          <w:t>Error! Bookmark not defined.</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84" w:history="1">
        <w:r w:rsidR="000A3AD4" w:rsidRPr="00B46695">
          <w:rPr>
            <w:rStyle w:val="Hyperlink"/>
            <w:rFonts w:cs="黑体"/>
            <w:noProof/>
          </w:rPr>
          <w:t>4.2.1</w:t>
        </w:r>
        <w:r w:rsidR="000A3AD4" w:rsidRPr="00B46695">
          <w:rPr>
            <w:rStyle w:val="Hyperlink"/>
            <w:noProof/>
          </w:rPr>
          <w:t xml:space="preserve"> OpenCog</w:t>
        </w:r>
        <w:r w:rsidR="000A3AD4" w:rsidRPr="00B46695">
          <w:rPr>
            <w:rStyle w:val="Hyperlink"/>
            <w:rFonts w:hint="eastAsia"/>
            <w:noProof/>
          </w:rPr>
          <w:t>中的行为选择机制</w:t>
        </w:r>
        <w:r w:rsidR="000A3AD4">
          <w:rPr>
            <w:noProof/>
          </w:rPr>
          <w:tab/>
        </w:r>
        <w:r>
          <w:rPr>
            <w:noProof/>
          </w:rPr>
          <w:fldChar w:fldCharType="begin"/>
        </w:r>
        <w:r w:rsidR="000A3AD4">
          <w:rPr>
            <w:noProof/>
          </w:rPr>
          <w:instrText xml:space="preserve"> PAGEREF _Toc453623384 \h </w:instrText>
        </w:r>
        <w:r w:rsidR="000C6FE5">
          <w:rPr>
            <w:noProof/>
          </w:rPr>
        </w:r>
        <w:r>
          <w:rPr>
            <w:noProof/>
          </w:rPr>
          <w:fldChar w:fldCharType="separate"/>
        </w:r>
        <w:r w:rsidR="00462DAE">
          <w:rPr>
            <w:b/>
            <w:noProof/>
          </w:rPr>
          <w:t>Error! Bookmark not defined.</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85" w:history="1">
        <w:r w:rsidR="000A3AD4" w:rsidRPr="00B46695">
          <w:rPr>
            <w:rStyle w:val="Hyperlink"/>
            <w:rFonts w:cs="黑体"/>
            <w:noProof/>
          </w:rPr>
          <w:t>4.2.2</w:t>
        </w:r>
        <w:r w:rsidR="000A3AD4" w:rsidRPr="00B46695">
          <w:rPr>
            <w:rStyle w:val="Hyperlink"/>
            <w:noProof/>
          </w:rPr>
          <w:t xml:space="preserve"> Psi </w:t>
        </w:r>
        <w:r w:rsidR="000A3AD4" w:rsidRPr="00B46695">
          <w:rPr>
            <w:rStyle w:val="Hyperlink"/>
            <w:rFonts w:hint="eastAsia"/>
            <w:noProof/>
          </w:rPr>
          <w:t>在</w:t>
        </w:r>
        <w:r w:rsidR="000A3AD4" w:rsidRPr="00B46695">
          <w:rPr>
            <w:rStyle w:val="Hyperlink"/>
            <w:noProof/>
          </w:rPr>
          <w:t xml:space="preserve"> OpenCog </w:t>
        </w:r>
        <w:r w:rsidR="000A3AD4" w:rsidRPr="00B46695">
          <w:rPr>
            <w:rStyle w:val="Hyperlink"/>
            <w:rFonts w:hint="eastAsia"/>
            <w:noProof/>
          </w:rPr>
          <w:t>中的使用</w:t>
        </w:r>
        <w:r w:rsidR="000A3AD4">
          <w:rPr>
            <w:noProof/>
          </w:rPr>
          <w:tab/>
        </w:r>
        <w:r>
          <w:rPr>
            <w:noProof/>
          </w:rPr>
          <w:fldChar w:fldCharType="begin"/>
        </w:r>
        <w:r w:rsidR="000A3AD4">
          <w:rPr>
            <w:noProof/>
          </w:rPr>
          <w:instrText xml:space="preserve"> PAGEREF _Toc453623385 \h </w:instrText>
        </w:r>
        <w:r w:rsidR="000C6FE5">
          <w:rPr>
            <w:noProof/>
          </w:rPr>
        </w:r>
        <w:r>
          <w:rPr>
            <w:noProof/>
          </w:rPr>
          <w:fldChar w:fldCharType="separate"/>
        </w:r>
        <w:r w:rsidR="00462DAE">
          <w:rPr>
            <w:b/>
            <w:noProof/>
          </w:rPr>
          <w:t>Error! Bookmark not defined.</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86" w:history="1">
        <w:r w:rsidR="000A3AD4" w:rsidRPr="00B46695">
          <w:rPr>
            <w:rStyle w:val="Hyperlink"/>
            <w:rFonts w:cs="黑体"/>
            <w:noProof/>
          </w:rPr>
          <w:t>4.2.3</w:t>
        </w:r>
        <w:r w:rsidR="000A3AD4" w:rsidRPr="00B46695">
          <w:rPr>
            <w:rStyle w:val="Hyperlink"/>
            <w:noProof/>
          </w:rPr>
          <w:t xml:space="preserve"> OpenCog </w:t>
        </w:r>
        <w:r w:rsidR="000A3AD4" w:rsidRPr="00B46695">
          <w:rPr>
            <w:rStyle w:val="Hyperlink"/>
            <w:rFonts w:hint="eastAsia"/>
            <w:noProof/>
          </w:rPr>
          <w:t>中的目标</w:t>
        </w:r>
        <w:r w:rsidR="000A3AD4">
          <w:rPr>
            <w:noProof/>
          </w:rPr>
          <w:tab/>
        </w:r>
        <w:r>
          <w:rPr>
            <w:noProof/>
          </w:rPr>
          <w:fldChar w:fldCharType="begin"/>
        </w:r>
        <w:r w:rsidR="000A3AD4">
          <w:rPr>
            <w:noProof/>
          </w:rPr>
          <w:instrText xml:space="preserve"> PAGEREF _Toc453623386 \h </w:instrText>
        </w:r>
        <w:r w:rsidR="000C6FE5">
          <w:rPr>
            <w:noProof/>
          </w:rPr>
        </w:r>
        <w:r>
          <w:rPr>
            <w:noProof/>
          </w:rPr>
          <w:fldChar w:fldCharType="separate"/>
        </w:r>
        <w:r w:rsidR="00462DAE">
          <w:rPr>
            <w:b/>
            <w:noProof/>
          </w:rPr>
          <w:t>Error! Bookmark not defined.</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87" w:history="1">
        <w:r w:rsidR="000A3AD4" w:rsidRPr="00B46695">
          <w:rPr>
            <w:rStyle w:val="Hyperlink"/>
            <w:rFonts w:cs="黑体"/>
            <w:noProof/>
          </w:rPr>
          <w:t>4.2.4</w:t>
        </w:r>
        <w:r w:rsidR="000A3AD4" w:rsidRPr="00B46695">
          <w:rPr>
            <w:rStyle w:val="Hyperlink"/>
            <w:rFonts w:hint="eastAsia"/>
            <w:noProof/>
          </w:rPr>
          <w:t xml:space="preserve"> </w:t>
        </w:r>
        <w:r w:rsidR="000A3AD4" w:rsidRPr="00B46695">
          <w:rPr>
            <w:rStyle w:val="Hyperlink"/>
            <w:rFonts w:hint="eastAsia"/>
            <w:noProof/>
          </w:rPr>
          <w:t>执行的管理</w:t>
        </w:r>
        <w:r w:rsidR="000A3AD4">
          <w:rPr>
            <w:noProof/>
          </w:rPr>
          <w:tab/>
        </w:r>
        <w:r>
          <w:rPr>
            <w:noProof/>
          </w:rPr>
          <w:fldChar w:fldCharType="begin"/>
        </w:r>
        <w:r w:rsidR="000A3AD4">
          <w:rPr>
            <w:noProof/>
          </w:rPr>
          <w:instrText xml:space="preserve"> PAGEREF _Toc453623387 \h </w:instrText>
        </w:r>
        <w:r w:rsidR="000C6FE5">
          <w:rPr>
            <w:noProof/>
          </w:rPr>
        </w:r>
        <w:r>
          <w:rPr>
            <w:noProof/>
          </w:rPr>
          <w:fldChar w:fldCharType="separate"/>
        </w:r>
        <w:r w:rsidR="00462DAE">
          <w:rPr>
            <w:b/>
            <w:noProof/>
          </w:rPr>
          <w:t>Error! Bookmark not defined.</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88" w:history="1">
        <w:r w:rsidR="000A3AD4" w:rsidRPr="00B46695">
          <w:rPr>
            <w:rStyle w:val="Hyperlink"/>
            <w:rFonts w:cs="黑体"/>
            <w:noProof/>
            <w:lang w:eastAsia="zh-CN"/>
          </w:rPr>
          <w:t>4.2.5</w:t>
        </w:r>
        <w:r w:rsidR="000A3AD4" w:rsidRPr="00B46695">
          <w:rPr>
            <w:rStyle w:val="Hyperlink"/>
            <w:rFonts w:hint="eastAsia"/>
            <w:noProof/>
            <w:lang w:eastAsia="zh-CN"/>
          </w:rPr>
          <w:t xml:space="preserve"> </w:t>
        </w:r>
        <w:r w:rsidR="000A3AD4" w:rsidRPr="00B46695">
          <w:rPr>
            <w:rStyle w:val="Hyperlink"/>
            <w:rFonts w:hint="eastAsia"/>
            <w:noProof/>
            <w:lang w:eastAsia="zh-CN"/>
          </w:rPr>
          <w:t>针对对话控制的</w:t>
        </w:r>
        <w:r w:rsidR="000A3AD4" w:rsidRPr="00B46695">
          <w:rPr>
            <w:rStyle w:val="Hyperlink"/>
            <w:noProof/>
            <w:lang w:eastAsia="zh-CN"/>
          </w:rPr>
          <w:t>OpenPsi</w:t>
        </w:r>
        <w:r w:rsidR="000A3AD4" w:rsidRPr="00B46695">
          <w:rPr>
            <w:rStyle w:val="Hyperlink"/>
            <w:rFonts w:hint="eastAsia"/>
            <w:noProof/>
            <w:lang w:eastAsia="zh-CN"/>
          </w:rPr>
          <w:t>的配置</w:t>
        </w:r>
        <w:r w:rsidR="000A3AD4">
          <w:rPr>
            <w:noProof/>
          </w:rPr>
          <w:tab/>
        </w:r>
        <w:r>
          <w:rPr>
            <w:noProof/>
          </w:rPr>
          <w:fldChar w:fldCharType="begin"/>
        </w:r>
        <w:r w:rsidR="000A3AD4">
          <w:rPr>
            <w:noProof/>
          </w:rPr>
          <w:instrText xml:space="preserve"> PAGEREF _Toc453623388 \h </w:instrText>
        </w:r>
        <w:r w:rsidR="000C6FE5">
          <w:rPr>
            <w:noProof/>
          </w:rPr>
        </w:r>
        <w:r>
          <w:rPr>
            <w:noProof/>
          </w:rPr>
          <w:fldChar w:fldCharType="separate"/>
        </w:r>
        <w:r w:rsidR="00462DAE">
          <w:rPr>
            <w:b/>
            <w:noProof/>
          </w:rPr>
          <w:t>Error! Bookmark not defined.</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9" w:history="1">
        <w:r w:rsidR="000A3AD4" w:rsidRPr="00B46695">
          <w:rPr>
            <w:rStyle w:val="Hyperlink"/>
            <w:noProof/>
          </w:rPr>
          <w:t>4.3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言语规划器</w:t>
        </w:r>
        <w:r w:rsidR="000A3AD4">
          <w:rPr>
            <w:noProof/>
          </w:rPr>
          <w:tab/>
        </w:r>
        <w:r>
          <w:rPr>
            <w:noProof/>
          </w:rPr>
          <w:fldChar w:fldCharType="begin"/>
        </w:r>
        <w:r w:rsidR="000A3AD4">
          <w:rPr>
            <w:noProof/>
          </w:rPr>
          <w:instrText xml:space="preserve"> PAGEREF _Toc453623389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0" w:history="1">
        <w:r w:rsidR="000A3AD4" w:rsidRPr="00B46695">
          <w:rPr>
            <w:rStyle w:val="Hyperlink"/>
            <w:rFonts w:cs="黑体"/>
            <w:noProof/>
          </w:rPr>
          <w:t>4.3.1</w:t>
        </w:r>
        <w:r w:rsidR="000A3AD4" w:rsidRPr="00B46695">
          <w:rPr>
            <w:rStyle w:val="Hyperlink"/>
            <w:rFonts w:hint="eastAsia"/>
            <w:noProof/>
          </w:rPr>
          <w:t xml:space="preserve"> </w:t>
        </w:r>
        <w:r w:rsidR="000A3AD4" w:rsidRPr="00B46695">
          <w:rPr>
            <w:rStyle w:val="Hyperlink"/>
            <w:rFonts w:hint="eastAsia"/>
            <w:noProof/>
          </w:rPr>
          <w:t>言语行为自动分类</w:t>
        </w:r>
        <w:r w:rsidR="000A3AD4">
          <w:rPr>
            <w:noProof/>
          </w:rPr>
          <w:tab/>
        </w:r>
        <w:r>
          <w:rPr>
            <w:noProof/>
          </w:rPr>
          <w:fldChar w:fldCharType="begin"/>
        </w:r>
        <w:r w:rsidR="000A3AD4">
          <w:rPr>
            <w:noProof/>
          </w:rPr>
          <w:instrText xml:space="preserve"> PAGEREF _Toc453623390 \h </w:instrText>
        </w:r>
        <w:r w:rsidR="000C6FE5">
          <w:rPr>
            <w:noProof/>
          </w:rPr>
        </w:r>
        <w:r>
          <w:rPr>
            <w:noProof/>
          </w:rPr>
          <w:fldChar w:fldCharType="separate"/>
        </w:r>
        <w:r w:rsidR="00462DAE">
          <w:rPr>
            <w:b/>
            <w:noProof/>
          </w:rPr>
          <w:t>Error! Bookmark not defined.</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1" w:history="1">
        <w:r w:rsidR="000A3AD4" w:rsidRPr="00B46695">
          <w:rPr>
            <w:rStyle w:val="Hyperlink"/>
            <w:rFonts w:cs="黑体"/>
            <w:noProof/>
          </w:rPr>
          <w:t>4.3.2</w:t>
        </w:r>
        <w:r w:rsidR="000A3AD4" w:rsidRPr="00B46695">
          <w:rPr>
            <w:rStyle w:val="Hyperlink"/>
            <w:rFonts w:hint="eastAsia"/>
            <w:noProof/>
          </w:rPr>
          <w:t xml:space="preserve"> </w:t>
        </w:r>
        <w:r w:rsidR="000A3AD4" w:rsidRPr="00B46695">
          <w:rPr>
            <w:rStyle w:val="Hyperlink"/>
            <w:rFonts w:hint="eastAsia"/>
            <w:noProof/>
          </w:rPr>
          <w:t>言语行为规划器</w:t>
        </w:r>
        <w:r w:rsidR="000A3AD4">
          <w:rPr>
            <w:noProof/>
          </w:rPr>
          <w:tab/>
        </w:r>
        <w:r>
          <w:rPr>
            <w:noProof/>
          </w:rPr>
          <w:fldChar w:fldCharType="begin"/>
        </w:r>
        <w:r w:rsidR="000A3AD4">
          <w:rPr>
            <w:noProof/>
          </w:rPr>
          <w:instrText xml:space="preserve"> PAGEREF _Toc453623391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2" w:history="1">
        <w:r w:rsidR="000A3AD4" w:rsidRPr="00B46695">
          <w:rPr>
            <w:rStyle w:val="Hyperlink"/>
            <w:rFonts w:cs="黑体"/>
            <w:noProof/>
            <w:lang w:eastAsia="zh-CN"/>
          </w:rPr>
          <w:t>4.3.3</w:t>
        </w:r>
        <w:r w:rsidR="000A3AD4" w:rsidRPr="00B46695">
          <w:rPr>
            <w:rStyle w:val="Hyperlink"/>
            <w:rFonts w:hint="eastAsia"/>
            <w:noProof/>
            <w:lang w:eastAsia="zh-CN"/>
          </w:rPr>
          <w:t xml:space="preserve"> </w:t>
        </w:r>
        <w:r w:rsidR="000A3AD4" w:rsidRPr="00B46695">
          <w:rPr>
            <w:rStyle w:val="Hyperlink"/>
            <w:rFonts w:hint="eastAsia"/>
            <w:noProof/>
            <w:lang w:eastAsia="zh-CN"/>
          </w:rPr>
          <w:t>言语行为规划器及其关联的目标和上下文的实现</w:t>
        </w:r>
        <w:r w:rsidR="000A3AD4">
          <w:rPr>
            <w:noProof/>
          </w:rPr>
          <w:tab/>
        </w:r>
        <w:r>
          <w:rPr>
            <w:noProof/>
          </w:rPr>
          <w:fldChar w:fldCharType="begin"/>
        </w:r>
        <w:r w:rsidR="000A3AD4">
          <w:rPr>
            <w:noProof/>
          </w:rPr>
          <w:instrText xml:space="preserve"> PAGEREF _Toc453623392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3" w:history="1">
        <w:r w:rsidR="000A3AD4" w:rsidRPr="00B46695">
          <w:rPr>
            <w:rStyle w:val="Hyperlink"/>
            <w:rFonts w:cs="黑体"/>
            <w:noProof/>
          </w:rPr>
          <w:t>4.3.4</w:t>
        </w:r>
        <w:r w:rsidR="000A3AD4" w:rsidRPr="00B46695">
          <w:rPr>
            <w:rStyle w:val="Hyperlink"/>
            <w:rFonts w:hint="eastAsia"/>
            <w:noProof/>
          </w:rPr>
          <w:t xml:space="preserve"> </w:t>
        </w:r>
        <w:r w:rsidR="000A3AD4" w:rsidRPr="00B46695">
          <w:rPr>
            <w:rStyle w:val="Hyperlink"/>
            <w:rFonts w:hint="eastAsia"/>
            <w:noProof/>
          </w:rPr>
          <w:t>实质回应</w:t>
        </w:r>
        <w:r w:rsidR="000A3AD4">
          <w:rPr>
            <w:noProof/>
          </w:rPr>
          <w:tab/>
        </w:r>
        <w:r>
          <w:rPr>
            <w:noProof/>
          </w:rPr>
          <w:fldChar w:fldCharType="begin"/>
        </w:r>
        <w:r w:rsidR="000A3AD4">
          <w:rPr>
            <w:noProof/>
          </w:rPr>
          <w:instrText xml:space="preserve"> PAGEREF _Toc453623393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4" w:history="1">
        <w:r w:rsidR="000A3AD4" w:rsidRPr="00B46695">
          <w:rPr>
            <w:rStyle w:val="Hyperlink"/>
            <w:rFonts w:cs="黑体"/>
            <w:noProof/>
          </w:rPr>
          <w:t>4.3.5</w:t>
        </w:r>
        <w:r w:rsidR="000A3AD4" w:rsidRPr="00B46695">
          <w:rPr>
            <w:rStyle w:val="Hyperlink"/>
            <w:rFonts w:hint="eastAsia"/>
            <w:noProof/>
          </w:rPr>
          <w:t xml:space="preserve"> </w:t>
        </w:r>
        <w:r w:rsidR="000A3AD4" w:rsidRPr="00B46695">
          <w:rPr>
            <w:rStyle w:val="Hyperlink"/>
            <w:rFonts w:hint="eastAsia"/>
            <w:noProof/>
          </w:rPr>
          <w:t>问句</w:t>
        </w:r>
        <w:r w:rsidR="000A3AD4">
          <w:rPr>
            <w:noProof/>
          </w:rPr>
          <w:tab/>
        </w:r>
        <w:r>
          <w:rPr>
            <w:noProof/>
          </w:rPr>
          <w:fldChar w:fldCharType="begin"/>
        </w:r>
        <w:r w:rsidR="000A3AD4">
          <w:rPr>
            <w:noProof/>
          </w:rPr>
          <w:instrText xml:space="preserve"> PAGEREF _Toc453623394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5" w:history="1">
        <w:r w:rsidR="000A3AD4" w:rsidRPr="00B46695">
          <w:rPr>
            <w:rStyle w:val="Hyperlink"/>
            <w:rFonts w:cs="黑体"/>
            <w:noProof/>
          </w:rPr>
          <w:t>4.3.6</w:t>
        </w:r>
        <w:r w:rsidR="000A3AD4" w:rsidRPr="00B46695">
          <w:rPr>
            <w:rStyle w:val="Hyperlink"/>
            <w:rFonts w:hint="eastAsia"/>
            <w:noProof/>
          </w:rPr>
          <w:t xml:space="preserve"> </w:t>
        </w:r>
        <w:r w:rsidR="000A3AD4" w:rsidRPr="00B46695">
          <w:rPr>
            <w:rStyle w:val="Hyperlink"/>
            <w:rFonts w:hint="eastAsia"/>
            <w:noProof/>
          </w:rPr>
          <w:t>陈述</w:t>
        </w:r>
        <w:r w:rsidR="000A3AD4" w:rsidRPr="00B46695">
          <w:rPr>
            <w:rStyle w:val="Hyperlink"/>
            <w:noProof/>
          </w:rPr>
          <w:t>Statements</w:t>
        </w:r>
        <w:r w:rsidR="000A3AD4">
          <w:rPr>
            <w:noProof/>
          </w:rPr>
          <w:tab/>
        </w:r>
        <w:r>
          <w:rPr>
            <w:noProof/>
          </w:rPr>
          <w:fldChar w:fldCharType="begin"/>
        </w:r>
        <w:r w:rsidR="000A3AD4">
          <w:rPr>
            <w:noProof/>
          </w:rPr>
          <w:instrText xml:space="preserve"> PAGEREF _Toc453623395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6" w:history="1">
        <w:r w:rsidR="000A3AD4" w:rsidRPr="00B46695">
          <w:rPr>
            <w:rStyle w:val="Hyperlink"/>
            <w:rFonts w:cs="黑体"/>
            <w:noProof/>
          </w:rPr>
          <w:t>4.3.7</w:t>
        </w:r>
        <w:r w:rsidR="000A3AD4" w:rsidRPr="00B46695">
          <w:rPr>
            <w:rStyle w:val="Hyperlink"/>
            <w:rFonts w:hint="eastAsia"/>
            <w:noProof/>
          </w:rPr>
          <w:t xml:space="preserve"> </w:t>
        </w:r>
        <w:r w:rsidR="000A3AD4" w:rsidRPr="00B46695">
          <w:rPr>
            <w:rStyle w:val="Hyperlink"/>
            <w:rFonts w:hint="eastAsia"/>
            <w:noProof/>
          </w:rPr>
          <w:t>自描述</w:t>
        </w:r>
        <w:r w:rsidR="000A3AD4" w:rsidRPr="00B46695">
          <w:rPr>
            <w:rStyle w:val="Hyperlink"/>
            <w:noProof/>
          </w:rPr>
          <w:t>Self-Descriptions</w:t>
        </w:r>
        <w:r w:rsidR="000A3AD4">
          <w:rPr>
            <w:noProof/>
          </w:rPr>
          <w:tab/>
        </w:r>
        <w:r>
          <w:rPr>
            <w:noProof/>
          </w:rPr>
          <w:fldChar w:fldCharType="begin"/>
        </w:r>
        <w:r w:rsidR="000A3AD4">
          <w:rPr>
            <w:noProof/>
          </w:rPr>
          <w:instrText xml:space="preserve"> PAGEREF _Toc453623396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7" w:history="1">
        <w:r w:rsidR="000A3AD4" w:rsidRPr="00B46695">
          <w:rPr>
            <w:rStyle w:val="Hyperlink"/>
            <w:rFonts w:cs="黑体"/>
            <w:noProof/>
          </w:rPr>
          <w:t>4.3.8</w:t>
        </w:r>
        <w:r w:rsidR="000A3AD4" w:rsidRPr="00B46695">
          <w:rPr>
            <w:rStyle w:val="Hyperlink"/>
            <w:rFonts w:hint="eastAsia"/>
            <w:noProof/>
          </w:rPr>
          <w:t xml:space="preserve"> </w:t>
        </w:r>
        <w:r w:rsidR="000A3AD4" w:rsidRPr="00B46695">
          <w:rPr>
            <w:rStyle w:val="Hyperlink"/>
            <w:rFonts w:hint="eastAsia"/>
            <w:noProof/>
          </w:rPr>
          <w:t>后设话语</w:t>
        </w:r>
        <w:r w:rsidR="000A3AD4" w:rsidRPr="00B46695">
          <w:rPr>
            <w:rStyle w:val="Hyperlink"/>
            <w:noProof/>
          </w:rPr>
          <w:t>Meta-Utterances</w:t>
        </w:r>
        <w:r w:rsidR="000A3AD4">
          <w:rPr>
            <w:noProof/>
          </w:rPr>
          <w:tab/>
        </w:r>
        <w:r>
          <w:rPr>
            <w:noProof/>
          </w:rPr>
          <w:fldChar w:fldCharType="begin"/>
        </w:r>
        <w:r w:rsidR="000A3AD4">
          <w:rPr>
            <w:noProof/>
          </w:rPr>
          <w:instrText xml:space="preserve"> PAGEREF _Toc453623397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398" w:history="1">
        <w:r w:rsidR="000A3AD4" w:rsidRPr="00B46695">
          <w:rPr>
            <w:rStyle w:val="Hyperlink"/>
            <w:rFonts w:cs="黑体"/>
            <w:noProof/>
          </w:rPr>
          <w:t>4.3.9</w:t>
        </w:r>
        <w:r w:rsidR="000A3AD4" w:rsidRPr="00B46695">
          <w:rPr>
            <w:rStyle w:val="Hyperlink"/>
            <w:rFonts w:hint="eastAsia"/>
            <w:noProof/>
          </w:rPr>
          <w:t xml:space="preserve"> </w:t>
        </w:r>
        <w:r w:rsidR="000A3AD4" w:rsidRPr="00B46695">
          <w:rPr>
            <w:rStyle w:val="Hyperlink"/>
            <w:rFonts w:hint="eastAsia"/>
            <w:noProof/>
          </w:rPr>
          <w:t>命令句、建议</w:t>
        </w:r>
        <w:r w:rsidR="000A3AD4" w:rsidRPr="00B46695">
          <w:rPr>
            <w:rStyle w:val="Hyperlink"/>
            <w:noProof/>
          </w:rPr>
          <w:t>Imperatives/Suggestions</w:t>
        </w:r>
        <w:r w:rsidR="000A3AD4">
          <w:rPr>
            <w:noProof/>
          </w:rPr>
          <w:tab/>
        </w:r>
        <w:r>
          <w:rPr>
            <w:noProof/>
          </w:rPr>
          <w:fldChar w:fldCharType="begin"/>
        </w:r>
        <w:r w:rsidR="000A3AD4">
          <w:rPr>
            <w:noProof/>
          </w:rPr>
          <w:instrText xml:space="preserve"> PAGEREF _Toc453623398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99" w:history="1">
        <w:r w:rsidR="000A3AD4" w:rsidRPr="00B46695">
          <w:rPr>
            <w:rStyle w:val="Hyperlink"/>
            <w:noProof/>
            <w:lang w:eastAsia="zh-CN"/>
          </w:rPr>
          <w:t>4.4</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智能对话系统的概念模型的一种实现方法</w:t>
        </w:r>
        <w:r w:rsidR="000A3AD4">
          <w:rPr>
            <w:noProof/>
          </w:rPr>
          <w:tab/>
        </w:r>
        <w:r>
          <w:rPr>
            <w:noProof/>
          </w:rPr>
          <w:fldChar w:fldCharType="begin"/>
        </w:r>
        <w:r w:rsidR="000A3AD4">
          <w:rPr>
            <w:noProof/>
          </w:rPr>
          <w:instrText xml:space="preserve"> PAGEREF _Toc453623399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0" w:history="1">
        <w:r w:rsidR="000A3AD4" w:rsidRPr="00B46695">
          <w:rPr>
            <w:rStyle w:val="Hyperlink"/>
            <w:noProof/>
          </w:rPr>
          <w:t>4.5</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_Toc453623400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01" w:history="1">
        <w:r w:rsidR="000A3AD4" w:rsidRPr="00B46695">
          <w:rPr>
            <w:rStyle w:val="Hyperlink"/>
            <w:rFonts w:ascii="宋体" w:eastAsia="宋体" w:hAnsi="宋体" w:cs="宋体" w:hint="eastAsia"/>
            <w:noProof/>
            <w:lang w:eastAsia="zh-CN"/>
          </w:rPr>
          <w:t>第五章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自然语言理解：从语言到逻辑</w:t>
        </w:r>
        <w:r w:rsidR="000A3AD4">
          <w:rPr>
            <w:noProof/>
          </w:rPr>
          <w:tab/>
        </w:r>
        <w:r>
          <w:rPr>
            <w:noProof/>
          </w:rPr>
          <w:fldChar w:fldCharType="begin"/>
        </w:r>
        <w:r w:rsidR="000A3AD4">
          <w:rPr>
            <w:noProof/>
          </w:rPr>
          <w:instrText xml:space="preserve"> PAGEREF _Toc453623401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3" w:history="1">
        <w:r w:rsidR="000A3AD4" w:rsidRPr="00B46695">
          <w:rPr>
            <w:rStyle w:val="Hyperlink"/>
            <w:noProof/>
          </w:rPr>
          <w:t>5.1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链语法</w:t>
        </w:r>
        <w:r w:rsidR="000A3AD4">
          <w:rPr>
            <w:noProof/>
          </w:rPr>
          <w:tab/>
        </w:r>
        <w:r>
          <w:rPr>
            <w:noProof/>
          </w:rPr>
          <w:fldChar w:fldCharType="begin"/>
        </w:r>
        <w:r w:rsidR="000A3AD4">
          <w:rPr>
            <w:noProof/>
          </w:rPr>
          <w:instrText xml:space="preserve"> PAGEREF _Toc453623403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04" w:history="1">
        <w:r w:rsidR="000A3AD4" w:rsidRPr="00B46695">
          <w:rPr>
            <w:rStyle w:val="Hyperlink"/>
            <w:rFonts w:cs="黑体"/>
            <w:noProof/>
            <w:lang w:eastAsia="zh-CN"/>
          </w:rPr>
          <w:t>5.1.1</w:t>
        </w:r>
        <w:r w:rsidR="000A3AD4" w:rsidRPr="00B46695">
          <w:rPr>
            <w:rStyle w:val="Hyperlink"/>
            <w:rFonts w:hint="eastAsia"/>
            <w:noProof/>
            <w:lang w:eastAsia="zh-CN"/>
          </w:rPr>
          <w:t xml:space="preserve"> </w:t>
        </w:r>
        <w:r w:rsidR="000A3AD4" w:rsidRPr="00B46695">
          <w:rPr>
            <w:rStyle w:val="Hyperlink"/>
            <w:rFonts w:hint="eastAsia"/>
            <w:noProof/>
            <w:lang w:eastAsia="zh-CN"/>
          </w:rPr>
          <w:t>链语法与短语结构语法</w:t>
        </w:r>
        <w:r w:rsidR="000A3AD4">
          <w:rPr>
            <w:noProof/>
          </w:rPr>
          <w:tab/>
        </w:r>
        <w:r>
          <w:rPr>
            <w:noProof/>
          </w:rPr>
          <w:fldChar w:fldCharType="begin"/>
        </w:r>
        <w:r w:rsidR="000A3AD4">
          <w:rPr>
            <w:noProof/>
          </w:rPr>
          <w:instrText xml:space="preserve"> PAGEREF _Toc453623404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05" w:history="1">
        <w:r w:rsidR="000A3AD4" w:rsidRPr="00B46695">
          <w:rPr>
            <w:rStyle w:val="Hyperlink"/>
            <w:rFonts w:cs="黑体"/>
            <w:noProof/>
          </w:rPr>
          <w:t>5.1.2</w:t>
        </w:r>
        <w:r w:rsidR="000A3AD4" w:rsidRPr="00B46695">
          <w:rPr>
            <w:rStyle w:val="Hyperlink"/>
            <w:rFonts w:hint="eastAsia"/>
            <w:noProof/>
          </w:rPr>
          <w:t xml:space="preserve"> </w:t>
        </w:r>
        <w:r w:rsidR="000A3AD4" w:rsidRPr="00B46695">
          <w:rPr>
            <w:rStyle w:val="Hyperlink"/>
            <w:rFonts w:hint="eastAsia"/>
            <w:noProof/>
          </w:rPr>
          <w:t>识别句子的中心词</w:t>
        </w:r>
        <w:r w:rsidR="000A3AD4">
          <w:rPr>
            <w:noProof/>
          </w:rPr>
          <w:tab/>
        </w:r>
        <w:r>
          <w:rPr>
            <w:noProof/>
          </w:rPr>
          <w:fldChar w:fldCharType="begin"/>
        </w:r>
        <w:r w:rsidR="000A3AD4">
          <w:rPr>
            <w:noProof/>
          </w:rPr>
          <w:instrText xml:space="preserve"> PAGEREF _Toc453623405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06" w:history="1">
        <w:r w:rsidR="000A3AD4" w:rsidRPr="00B46695">
          <w:rPr>
            <w:rStyle w:val="Hyperlink"/>
            <w:rFonts w:cs="黑体"/>
            <w:noProof/>
          </w:rPr>
          <w:t>5.1.3</w:t>
        </w:r>
        <w:r w:rsidR="000A3AD4" w:rsidRPr="00B46695">
          <w:rPr>
            <w:rStyle w:val="Hyperlink"/>
            <w:noProof/>
          </w:rPr>
          <w:t xml:space="preserve"> RelEx</w:t>
        </w:r>
        <w:r w:rsidR="000A3AD4">
          <w:rPr>
            <w:noProof/>
          </w:rPr>
          <w:tab/>
        </w:r>
        <w:r>
          <w:rPr>
            <w:noProof/>
          </w:rPr>
          <w:fldChar w:fldCharType="begin"/>
        </w:r>
        <w:r w:rsidR="000A3AD4">
          <w:rPr>
            <w:noProof/>
          </w:rPr>
          <w:instrText xml:space="preserve"> PAGEREF _Toc453623406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07" w:history="1">
        <w:r w:rsidR="000A3AD4" w:rsidRPr="00B46695">
          <w:rPr>
            <w:rStyle w:val="Hyperlink"/>
            <w:rFonts w:cs="黑体"/>
            <w:noProof/>
          </w:rPr>
          <w:t>5.1.4</w:t>
        </w:r>
        <w:r w:rsidR="000A3AD4" w:rsidRPr="00B46695">
          <w:rPr>
            <w:rStyle w:val="Hyperlink"/>
            <w:noProof/>
          </w:rPr>
          <w:t xml:space="preserve"> RelEx </w:t>
        </w:r>
        <w:r w:rsidR="000A3AD4" w:rsidRPr="00B46695">
          <w:rPr>
            <w:rStyle w:val="Hyperlink"/>
            <w:rFonts w:hint="eastAsia"/>
            <w:noProof/>
          </w:rPr>
          <w:t>的系统框架</w:t>
        </w:r>
        <w:r w:rsidR="000A3AD4">
          <w:rPr>
            <w:noProof/>
          </w:rPr>
          <w:tab/>
        </w:r>
        <w:r>
          <w:rPr>
            <w:noProof/>
          </w:rPr>
          <w:fldChar w:fldCharType="begin"/>
        </w:r>
        <w:r w:rsidR="000A3AD4">
          <w:rPr>
            <w:noProof/>
          </w:rPr>
          <w:instrText xml:space="preserve"> PAGEREF _Toc453623407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08" w:history="1">
        <w:r w:rsidR="000A3AD4" w:rsidRPr="00B46695">
          <w:rPr>
            <w:rStyle w:val="Hyperlink"/>
            <w:rFonts w:cs="黑体"/>
            <w:noProof/>
          </w:rPr>
          <w:t>5.1.5</w:t>
        </w:r>
        <w:r w:rsidR="000A3AD4" w:rsidRPr="00B46695">
          <w:rPr>
            <w:rStyle w:val="Hyperlink"/>
            <w:noProof/>
          </w:rPr>
          <w:t xml:space="preserve"> RelEx </w:t>
        </w:r>
        <w:r w:rsidR="000A3AD4" w:rsidRPr="00B46695">
          <w:rPr>
            <w:rStyle w:val="Hyperlink"/>
            <w:rFonts w:hint="eastAsia"/>
            <w:noProof/>
          </w:rPr>
          <w:t>关系的形式化</w:t>
        </w:r>
        <w:r w:rsidR="000A3AD4">
          <w:rPr>
            <w:noProof/>
          </w:rPr>
          <w:tab/>
        </w:r>
        <w:r>
          <w:rPr>
            <w:noProof/>
          </w:rPr>
          <w:fldChar w:fldCharType="begin"/>
        </w:r>
        <w:r w:rsidR="000A3AD4">
          <w:rPr>
            <w:noProof/>
          </w:rPr>
          <w:instrText xml:space="preserve"> PAGEREF _Toc453623408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9" w:history="1">
        <w:r w:rsidR="000A3AD4" w:rsidRPr="00B46695">
          <w:rPr>
            <w:rStyle w:val="Hyperlink"/>
            <w:noProof/>
          </w:rPr>
          <w:t>5.2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基于涉身的指代消解</w:t>
        </w:r>
        <w:r w:rsidR="000A3AD4">
          <w:rPr>
            <w:noProof/>
          </w:rPr>
          <w:tab/>
        </w:r>
        <w:r>
          <w:rPr>
            <w:noProof/>
          </w:rPr>
          <w:fldChar w:fldCharType="begin"/>
        </w:r>
        <w:r w:rsidR="000A3AD4">
          <w:rPr>
            <w:noProof/>
          </w:rPr>
          <w:instrText xml:space="preserve"> PAGEREF _Toc453623409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0" w:history="1">
        <w:r w:rsidR="000A3AD4" w:rsidRPr="00B46695">
          <w:rPr>
            <w:rStyle w:val="Hyperlink"/>
            <w:noProof/>
          </w:rPr>
          <w:t>5.3</w:t>
        </w:r>
        <w:r w:rsidR="000A3AD4">
          <w:rPr>
            <w:rFonts w:asciiTheme="minorHAnsi" w:eastAsiaTheme="minorEastAsia" w:hAnsiTheme="minorHAnsi"/>
            <w:b w:val="0"/>
            <w:noProof/>
            <w:kern w:val="2"/>
            <w:sz w:val="21"/>
            <w:lang w:eastAsia="zh-CN"/>
          </w:rPr>
          <w:tab/>
        </w:r>
        <w:r w:rsidR="000A3AD4" w:rsidRPr="00B46695">
          <w:rPr>
            <w:rStyle w:val="Hyperlink"/>
            <w:noProof/>
          </w:rPr>
          <w:t>RelEx2Logic</w:t>
        </w:r>
        <w:r w:rsidR="000A3AD4" w:rsidRPr="00B46695">
          <w:rPr>
            <w:rStyle w:val="Hyperlink"/>
            <w:rFonts w:ascii="Yuanti TC Light" w:hAnsi="Yuanti TC Light" w:cs="Yuanti TC Light"/>
            <w:noProof/>
          </w:rPr>
          <w:t>：逻辑关系抽取</w:t>
        </w:r>
        <w:r w:rsidR="000A3AD4">
          <w:rPr>
            <w:noProof/>
          </w:rPr>
          <w:tab/>
        </w:r>
        <w:r>
          <w:rPr>
            <w:noProof/>
          </w:rPr>
          <w:fldChar w:fldCharType="begin"/>
        </w:r>
        <w:r w:rsidR="000A3AD4">
          <w:rPr>
            <w:noProof/>
          </w:rPr>
          <w:instrText xml:space="preserve"> PAGEREF _Toc453623410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11" w:history="1">
        <w:r w:rsidR="000A3AD4" w:rsidRPr="00B46695">
          <w:rPr>
            <w:rStyle w:val="Hyperlink"/>
            <w:rFonts w:cs="黑体"/>
            <w:noProof/>
          </w:rPr>
          <w:t>5.3.1</w:t>
        </w:r>
        <w:r w:rsidR="000A3AD4" w:rsidRPr="00B46695">
          <w:rPr>
            <w:rStyle w:val="Hyperlink"/>
            <w:noProof/>
          </w:rPr>
          <w:t xml:space="preserve"> RelEx2Logic</w:t>
        </w:r>
        <w:r w:rsidR="000A3AD4">
          <w:rPr>
            <w:noProof/>
          </w:rPr>
          <w:tab/>
        </w:r>
        <w:r>
          <w:rPr>
            <w:noProof/>
          </w:rPr>
          <w:fldChar w:fldCharType="begin"/>
        </w:r>
        <w:r w:rsidR="000A3AD4">
          <w:rPr>
            <w:noProof/>
          </w:rPr>
          <w:instrText xml:space="preserve"> PAGEREF _Toc453623411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12" w:history="1">
        <w:r w:rsidR="000A3AD4" w:rsidRPr="00B46695">
          <w:rPr>
            <w:rStyle w:val="Hyperlink"/>
            <w:rFonts w:cs="黑体"/>
            <w:noProof/>
          </w:rPr>
          <w:t>5.3.2</w:t>
        </w:r>
        <w:r w:rsidR="000A3AD4" w:rsidRPr="00B46695">
          <w:rPr>
            <w:rStyle w:val="Hyperlink"/>
            <w:noProof/>
          </w:rPr>
          <w:t xml:space="preserve"> RelEx2Logic </w:t>
        </w:r>
        <w:r w:rsidR="000A3AD4" w:rsidRPr="00B46695">
          <w:rPr>
            <w:rStyle w:val="Hyperlink"/>
            <w:rFonts w:hint="eastAsia"/>
            <w:noProof/>
          </w:rPr>
          <w:t>所使用的规则</w:t>
        </w:r>
        <w:r w:rsidR="000A3AD4">
          <w:rPr>
            <w:noProof/>
          </w:rPr>
          <w:tab/>
        </w:r>
        <w:r>
          <w:rPr>
            <w:noProof/>
          </w:rPr>
          <w:fldChar w:fldCharType="begin"/>
        </w:r>
        <w:r w:rsidR="000A3AD4">
          <w:rPr>
            <w:noProof/>
          </w:rPr>
          <w:instrText xml:space="preserve"> PAGEREF _Toc453623412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13" w:history="1">
        <w:r w:rsidR="000A3AD4" w:rsidRPr="00B46695">
          <w:rPr>
            <w:rStyle w:val="Hyperlink"/>
            <w:rFonts w:cs="黑体"/>
            <w:noProof/>
          </w:rPr>
          <w:t>5.3.3</w:t>
        </w:r>
        <w:r w:rsidR="000A3AD4" w:rsidRPr="00B46695">
          <w:rPr>
            <w:rStyle w:val="Hyperlink"/>
            <w:noProof/>
          </w:rPr>
          <w:t xml:space="preserve"> RelEx2Logic</w:t>
        </w:r>
        <w:r w:rsidR="000A3AD4" w:rsidRPr="00B46695">
          <w:rPr>
            <w:rStyle w:val="Hyperlink"/>
            <w:rFonts w:hint="eastAsia"/>
            <w:noProof/>
          </w:rPr>
          <w:t>的后处理过程</w:t>
        </w:r>
        <w:r w:rsidR="000A3AD4">
          <w:rPr>
            <w:noProof/>
          </w:rPr>
          <w:tab/>
        </w:r>
        <w:r>
          <w:rPr>
            <w:noProof/>
          </w:rPr>
          <w:fldChar w:fldCharType="begin"/>
        </w:r>
        <w:r w:rsidR="000A3AD4">
          <w:rPr>
            <w:noProof/>
          </w:rPr>
          <w:instrText xml:space="preserve"> PAGEREF _Toc453623413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4" w:history="1">
        <w:r w:rsidR="000A3AD4" w:rsidRPr="00B46695">
          <w:rPr>
            <w:rStyle w:val="Hyperlink"/>
            <w:noProof/>
          </w:rPr>
          <w:t>5.4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实验结果及分析</w:t>
        </w:r>
        <w:r w:rsidR="000A3AD4">
          <w:rPr>
            <w:noProof/>
          </w:rPr>
          <w:tab/>
        </w:r>
        <w:r>
          <w:rPr>
            <w:noProof/>
          </w:rPr>
          <w:fldChar w:fldCharType="begin"/>
        </w:r>
        <w:r w:rsidR="000A3AD4">
          <w:rPr>
            <w:noProof/>
          </w:rPr>
          <w:instrText xml:space="preserve"> PAGEREF _Toc453623414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5" w:history="1">
        <w:r w:rsidR="000A3AD4" w:rsidRPr="00B46695">
          <w:rPr>
            <w:rStyle w:val="Hyperlink"/>
            <w:noProof/>
            <w:lang w:eastAsia="zh-CN"/>
          </w:rPr>
          <w:t>5.5</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比较级的处理：实例分析</w:t>
        </w:r>
        <w:r w:rsidR="000A3AD4">
          <w:rPr>
            <w:noProof/>
          </w:rPr>
          <w:tab/>
        </w:r>
        <w:r>
          <w:rPr>
            <w:noProof/>
          </w:rPr>
          <w:fldChar w:fldCharType="begin"/>
        </w:r>
        <w:r w:rsidR="000A3AD4">
          <w:rPr>
            <w:noProof/>
          </w:rPr>
          <w:instrText xml:space="preserve"> PAGEREF _Toc453623415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6" w:history="1">
        <w:r w:rsidR="000A3AD4" w:rsidRPr="00B46695">
          <w:rPr>
            <w:rStyle w:val="Hyperlink"/>
            <w:noProof/>
            <w:lang w:eastAsia="zh-CN"/>
          </w:rPr>
          <w:t>5.6</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在简单句子集的性能评价</w:t>
        </w:r>
        <w:r w:rsidR="000A3AD4">
          <w:rPr>
            <w:noProof/>
          </w:rPr>
          <w:tab/>
        </w:r>
        <w:r>
          <w:rPr>
            <w:noProof/>
          </w:rPr>
          <w:fldChar w:fldCharType="begin"/>
        </w:r>
        <w:r w:rsidR="000A3AD4">
          <w:rPr>
            <w:noProof/>
          </w:rPr>
          <w:instrText xml:space="preserve"> PAGEREF _Toc453623416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7" w:history="1">
        <w:r w:rsidR="000A3AD4" w:rsidRPr="00B46695">
          <w:rPr>
            <w:rStyle w:val="Hyperlink"/>
            <w:noProof/>
          </w:rPr>
          <w:t>5.7</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_Toc453623417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18" w:history="1">
        <w:r w:rsidR="000A3AD4" w:rsidRPr="00B46695">
          <w:rPr>
            <w:rStyle w:val="Hyperlink"/>
            <w:rFonts w:ascii="宋体" w:eastAsia="宋体" w:hAnsi="宋体" w:cs="宋体" w:hint="eastAsia"/>
            <w:noProof/>
            <w:lang w:eastAsia="zh-CN"/>
          </w:rPr>
          <w:t>第六章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自然语言生成：从逻辑到语言</w:t>
        </w:r>
        <w:r w:rsidR="000A3AD4">
          <w:rPr>
            <w:noProof/>
          </w:rPr>
          <w:tab/>
        </w:r>
        <w:r>
          <w:rPr>
            <w:noProof/>
          </w:rPr>
          <w:fldChar w:fldCharType="begin"/>
        </w:r>
        <w:r w:rsidR="000A3AD4">
          <w:rPr>
            <w:noProof/>
          </w:rPr>
          <w:instrText xml:space="preserve"> PAGEREF _Toc453623418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0" w:history="1">
        <w:r w:rsidR="000A3AD4" w:rsidRPr="00B46695">
          <w:rPr>
            <w:rStyle w:val="Hyperlink"/>
            <w:noProof/>
          </w:rPr>
          <w:t>6.1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微观规划器</w:t>
        </w:r>
        <w:r w:rsidR="000A3AD4">
          <w:rPr>
            <w:noProof/>
          </w:rPr>
          <w:tab/>
        </w:r>
        <w:r>
          <w:rPr>
            <w:noProof/>
          </w:rPr>
          <w:fldChar w:fldCharType="begin"/>
        </w:r>
        <w:r w:rsidR="000A3AD4">
          <w:rPr>
            <w:noProof/>
          </w:rPr>
          <w:instrText xml:space="preserve"> PAGEREF _Toc453623420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21" w:history="1">
        <w:r w:rsidR="000A3AD4" w:rsidRPr="00B46695">
          <w:rPr>
            <w:rStyle w:val="Hyperlink"/>
            <w:rFonts w:cs="黑体"/>
            <w:noProof/>
          </w:rPr>
          <w:t>6.1.1</w:t>
        </w:r>
        <w:r w:rsidR="000A3AD4" w:rsidRPr="00B46695">
          <w:rPr>
            <w:rStyle w:val="Hyperlink"/>
            <w:rFonts w:hint="eastAsia"/>
            <w:noProof/>
          </w:rPr>
          <w:t xml:space="preserve"> </w:t>
        </w:r>
        <w:r w:rsidR="000A3AD4" w:rsidRPr="00B46695">
          <w:rPr>
            <w:rStyle w:val="Hyperlink"/>
            <w:rFonts w:hint="eastAsia"/>
            <w:noProof/>
          </w:rPr>
          <w:t>组块</w:t>
        </w:r>
        <w:r w:rsidR="000A3AD4">
          <w:rPr>
            <w:noProof/>
          </w:rPr>
          <w:tab/>
        </w:r>
        <w:r>
          <w:rPr>
            <w:noProof/>
          </w:rPr>
          <w:fldChar w:fldCharType="begin"/>
        </w:r>
        <w:r w:rsidR="000A3AD4">
          <w:rPr>
            <w:noProof/>
          </w:rPr>
          <w:instrText xml:space="preserve"> PAGEREF _Toc453623421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22" w:history="1">
        <w:r w:rsidR="000A3AD4" w:rsidRPr="00B46695">
          <w:rPr>
            <w:rStyle w:val="Hyperlink"/>
            <w:rFonts w:cs="黑体"/>
            <w:noProof/>
          </w:rPr>
          <w:t>6.1.2</w:t>
        </w:r>
        <w:r w:rsidR="000A3AD4" w:rsidRPr="00B46695">
          <w:rPr>
            <w:rStyle w:val="Hyperlink"/>
            <w:rFonts w:hint="eastAsia"/>
            <w:noProof/>
          </w:rPr>
          <w:t xml:space="preserve"> </w:t>
        </w:r>
        <w:r w:rsidR="000A3AD4" w:rsidRPr="00B46695">
          <w:rPr>
            <w:rStyle w:val="Hyperlink"/>
            <w:rFonts w:hint="eastAsia"/>
            <w:noProof/>
          </w:rPr>
          <w:t>指代的引入</w:t>
        </w:r>
        <w:r w:rsidR="000A3AD4">
          <w:rPr>
            <w:noProof/>
          </w:rPr>
          <w:tab/>
        </w:r>
        <w:r>
          <w:rPr>
            <w:noProof/>
          </w:rPr>
          <w:fldChar w:fldCharType="begin"/>
        </w:r>
        <w:r w:rsidR="000A3AD4">
          <w:rPr>
            <w:noProof/>
          </w:rPr>
          <w:instrText xml:space="preserve"> PAGEREF _Toc453623422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23" w:history="1">
        <w:r w:rsidR="000A3AD4" w:rsidRPr="00B46695">
          <w:rPr>
            <w:rStyle w:val="Hyperlink"/>
            <w:rFonts w:cs="黑体"/>
            <w:noProof/>
          </w:rPr>
          <w:t>6.1.3</w:t>
        </w:r>
        <w:r w:rsidR="000A3AD4" w:rsidRPr="00B46695">
          <w:rPr>
            <w:rStyle w:val="Hyperlink"/>
            <w:rFonts w:hint="eastAsia"/>
            <w:noProof/>
          </w:rPr>
          <w:t xml:space="preserve"> </w:t>
        </w:r>
        <w:r w:rsidR="000A3AD4" w:rsidRPr="00B46695">
          <w:rPr>
            <w:rStyle w:val="Hyperlink"/>
            <w:rFonts w:hint="eastAsia"/>
            <w:noProof/>
          </w:rPr>
          <w:t>存在问题和改进方向</w:t>
        </w:r>
        <w:r w:rsidR="000A3AD4">
          <w:rPr>
            <w:noProof/>
          </w:rPr>
          <w:tab/>
        </w:r>
        <w:r>
          <w:rPr>
            <w:noProof/>
          </w:rPr>
          <w:fldChar w:fldCharType="begin"/>
        </w:r>
        <w:r w:rsidR="000A3AD4">
          <w:rPr>
            <w:noProof/>
          </w:rPr>
          <w:instrText xml:space="preserve"> PAGEREF _Toc453623423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4" w:history="1">
        <w:r w:rsidR="000A3AD4" w:rsidRPr="00B46695">
          <w:rPr>
            <w:rStyle w:val="Hyperlink"/>
            <w:noProof/>
          </w:rPr>
          <w:t>6.2</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表层生成器</w:t>
        </w:r>
        <w:r w:rsidR="000A3AD4" w:rsidRPr="00B46695">
          <w:rPr>
            <w:rStyle w:val="Hyperlink"/>
            <w:noProof/>
          </w:rPr>
          <w:t>SuReal</w:t>
        </w:r>
        <w:r w:rsidR="000A3AD4">
          <w:rPr>
            <w:noProof/>
          </w:rPr>
          <w:tab/>
        </w:r>
        <w:r>
          <w:rPr>
            <w:noProof/>
          </w:rPr>
          <w:fldChar w:fldCharType="begin"/>
        </w:r>
        <w:r w:rsidR="000A3AD4">
          <w:rPr>
            <w:noProof/>
          </w:rPr>
          <w:instrText xml:space="preserve"> PAGEREF _Toc453623424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25" w:history="1">
        <w:r w:rsidR="000A3AD4" w:rsidRPr="00B46695">
          <w:rPr>
            <w:rStyle w:val="Hyperlink"/>
            <w:rFonts w:cs="黑体"/>
            <w:noProof/>
          </w:rPr>
          <w:t>6.2.1</w:t>
        </w:r>
        <w:r w:rsidR="000A3AD4" w:rsidRPr="00B46695">
          <w:rPr>
            <w:rStyle w:val="Hyperlink"/>
            <w:noProof/>
          </w:rPr>
          <w:t xml:space="preserve"> SuReal</w:t>
        </w:r>
        <w:r w:rsidR="000A3AD4" w:rsidRPr="00B46695">
          <w:rPr>
            <w:rStyle w:val="Hyperlink"/>
            <w:rFonts w:hint="eastAsia"/>
            <w:noProof/>
          </w:rPr>
          <w:t>算法</w:t>
        </w:r>
        <w:r w:rsidR="000A3AD4">
          <w:rPr>
            <w:noProof/>
          </w:rPr>
          <w:tab/>
        </w:r>
        <w:r>
          <w:rPr>
            <w:noProof/>
          </w:rPr>
          <w:fldChar w:fldCharType="begin"/>
        </w:r>
        <w:r w:rsidR="000A3AD4">
          <w:rPr>
            <w:noProof/>
          </w:rPr>
          <w:instrText xml:space="preserve"> PAGEREF _Toc453623425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26" w:history="1">
        <w:r w:rsidR="000A3AD4" w:rsidRPr="00B46695">
          <w:rPr>
            <w:rStyle w:val="Hyperlink"/>
            <w:rFonts w:cs="黑体"/>
            <w:noProof/>
            <w:lang w:eastAsia="zh-CN"/>
          </w:rPr>
          <w:t>6.2.2</w:t>
        </w:r>
        <w:r w:rsidR="000A3AD4" w:rsidRPr="00B46695">
          <w:rPr>
            <w:rStyle w:val="Hyperlink"/>
            <w:rFonts w:hint="eastAsia"/>
            <w:noProof/>
            <w:lang w:eastAsia="zh-CN"/>
          </w:rPr>
          <w:t xml:space="preserve"> </w:t>
        </w:r>
        <w:r w:rsidR="000A3AD4" w:rsidRPr="00B46695">
          <w:rPr>
            <w:rStyle w:val="Hyperlink"/>
            <w:rFonts w:hint="eastAsia"/>
            <w:noProof/>
            <w:lang w:eastAsia="zh-CN"/>
          </w:rPr>
          <w:t>综观</w:t>
        </w:r>
        <w:r w:rsidR="000A3AD4" w:rsidRPr="00B46695">
          <w:rPr>
            <w:rStyle w:val="Hyperlink"/>
            <w:noProof/>
            <w:lang w:eastAsia="zh-CN"/>
          </w:rPr>
          <w:t>SuReal</w:t>
        </w:r>
        <w:r w:rsidR="000A3AD4" w:rsidRPr="00B46695">
          <w:rPr>
            <w:rStyle w:val="Hyperlink"/>
            <w:rFonts w:hint="eastAsia"/>
            <w:noProof/>
            <w:lang w:eastAsia="zh-CN"/>
          </w:rPr>
          <w:t>及其存在的问题和改进方向</w:t>
        </w:r>
        <w:r w:rsidR="000A3AD4">
          <w:rPr>
            <w:noProof/>
          </w:rPr>
          <w:tab/>
        </w:r>
        <w:r>
          <w:rPr>
            <w:noProof/>
          </w:rPr>
          <w:fldChar w:fldCharType="begin"/>
        </w:r>
        <w:r w:rsidR="000A3AD4">
          <w:rPr>
            <w:noProof/>
          </w:rPr>
          <w:instrText xml:space="preserve"> PAGEREF _Toc453623426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27" w:history="1">
        <w:r w:rsidR="000A3AD4" w:rsidRPr="00B46695">
          <w:rPr>
            <w:rStyle w:val="Hyperlink"/>
            <w:rFonts w:cs="黑体"/>
            <w:noProof/>
            <w:lang w:eastAsia="zh-CN"/>
          </w:rPr>
          <w:t>6.2.3</w:t>
        </w:r>
        <w:r w:rsidR="000A3AD4" w:rsidRPr="00B46695">
          <w:rPr>
            <w:rStyle w:val="Hyperlink"/>
            <w:rFonts w:hint="eastAsia"/>
            <w:noProof/>
            <w:lang w:eastAsia="zh-CN"/>
          </w:rPr>
          <w:t xml:space="preserve"> </w:t>
        </w:r>
        <w:r w:rsidR="000A3AD4" w:rsidRPr="00B46695">
          <w:rPr>
            <w:rStyle w:val="Hyperlink"/>
            <w:rFonts w:hint="eastAsia"/>
            <w:noProof/>
            <w:lang w:eastAsia="zh-CN"/>
          </w:rPr>
          <w:t>实验结果示例及简要分析</w:t>
        </w:r>
        <w:r w:rsidR="000A3AD4">
          <w:rPr>
            <w:noProof/>
          </w:rPr>
          <w:tab/>
        </w:r>
        <w:r>
          <w:rPr>
            <w:noProof/>
          </w:rPr>
          <w:fldChar w:fldCharType="begin"/>
        </w:r>
        <w:r w:rsidR="000A3AD4">
          <w:rPr>
            <w:noProof/>
          </w:rPr>
          <w:instrText xml:space="preserve"> PAGEREF _Toc453623427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8" w:history="1">
        <w:r w:rsidR="000A3AD4" w:rsidRPr="00B46695">
          <w:rPr>
            <w:rStyle w:val="Hyperlink"/>
            <w:noProof/>
          </w:rPr>
          <w:t>6.3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本章小节</w:t>
        </w:r>
        <w:r w:rsidR="000A3AD4">
          <w:rPr>
            <w:noProof/>
          </w:rPr>
          <w:tab/>
        </w:r>
        <w:r>
          <w:rPr>
            <w:noProof/>
          </w:rPr>
          <w:fldChar w:fldCharType="begin"/>
        </w:r>
        <w:r w:rsidR="000A3AD4">
          <w:rPr>
            <w:noProof/>
          </w:rPr>
          <w:instrText xml:space="preserve"> PAGEREF _Toc453623428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29" w:history="1">
        <w:r w:rsidR="000A3AD4" w:rsidRPr="00B46695">
          <w:rPr>
            <w:rStyle w:val="Hyperlink"/>
            <w:rFonts w:ascii="宋体" w:eastAsia="宋体" w:hAnsi="宋体" w:cs="宋体" w:hint="eastAsia"/>
            <w:noProof/>
            <w:lang w:eastAsia="zh-CN"/>
          </w:rPr>
          <w:t>第七章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基于超图表示的语言逻辑推理的设计与实现</w:t>
        </w:r>
        <w:r w:rsidR="000A3AD4">
          <w:rPr>
            <w:noProof/>
          </w:rPr>
          <w:tab/>
        </w:r>
        <w:r>
          <w:rPr>
            <w:noProof/>
          </w:rPr>
          <w:fldChar w:fldCharType="begin"/>
        </w:r>
        <w:r w:rsidR="000A3AD4">
          <w:rPr>
            <w:noProof/>
          </w:rPr>
          <w:instrText xml:space="preserve"> PAGEREF _Toc453623429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1" w:history="1">
        <w:r w:rsidR="000A3AD4" w:rsidRPr="00B46695">
          <w:rPr>
            <w:rStyle w:val="Hyperlink"/>
            <w:noProof/>
          </w:rPr>
          <w:t>7.1</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有关比较级的推理</w:t>
        </w:r>
        <w:r w:rsidR="000A3AD4">
          <w:rPr>
            <w:noProof/>
          </w:rPr>
          <w:tab/>
        </w:r>
        <w:r>
          <w:rPr>
            <w:noProof/>
          </w:rPr>
          <w:fldChar w:fldCharType="begin"/>
        </w:r>
        <w:r w:rsidR="000A3AD4">
          <w:rPr>
            <w:noProof/>
          </w:rPr>
          <w:instrText xml:space="preserve"> PAGEREF _Toc453623431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2" w:history="1">
        <w:r w:rsidR="000A3AD4" w:rsidRPr="00B46695">
          <w:rPr>
            <w:rStyle w:val="Hyperlink"/>
            <w:noProof/>
            <w:lang w:eastAsia="zh-CN"/>
          </w:rPr>
          <w:t>7.2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基于自然语言的三段论推理</w:t>
        </w:r>
        <w:r w:rsidR="000A3AD4">
          <w:rPr>
            <w:noProof/>
          </w:rPr>
          <w:tab/>
        </w:r>
        <w:r>
          <w:rPr>
            <w:noProof/>
          </w:rPr>
          <w:fldChar w:fldCharType="begin"/>
        </w:r>
        <w:r w:rsidR="000A3AD4">
          <w:rPr>
            <w:noProof/>
          </w:rPr>
          <w:instrText xml:space="preserve"> PAGEREF _Toc453623432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3" w:history="1">
        <w:r w:rsidR="000A3AD4" w:rsidRPr="00B46695">
          <w:rPr>
            <w:rStyle w:val="Hyperlink"/>
            <w:noProof/>
          </w:rPr>
          <w:t>7.3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_Toc453623433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34" w:history="1">
        <w:r w:rsidR="000A3AD4" w:rsidRPr="00B46695">
          <w:rPr>
            <w:rStyle w:val="Hyperlink"/>
            <w:rFonts w:ascii="宋体" w:eastAsia="宋体" w:hAnsi="宋体" w:cs="宋体" w:hint="eastAsia"/>
            <w:noProof/>
            <w:lang w:eastAsia="zh-CN"/>
          </w:rPr>
          <w:t>第八章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基于概率逻辑推理的问答系统的设计和实现</w:t>
        </w:r>
        <w:r w:rsidR="000A3AD4">
          <w:rPr>
            <w:noProof/>
          </w:rPr>
          <w:tab/>
        </w:r>
        <w:r>
          <w:rPr>
            <w:noProof/>
          </w:rPr>
          <w:fldChar w:fldCharType="begin"/>
        </w:r>
        <w:r w:rsidR="000A3AD4">
          <w:rPr>
            <w:noProof/>
          </w:rPr>
          <w:instrText xml:space="preserve"> PAGEREF _Toc453623434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6" w:history="1">
        <w:r w:rsidR="000A3AD4" w:rsidRPr="00B46695">
          <w:rPr>
            <w:rStyle w:val="Hyperlink"/>
            <w:noProof/>
            <w:lang w:eastAsia="zh-CN"/>
          </w:rPr>
          <w:t>8.1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基于超图模糊匹配的问答系统</w:t>
        </w:r>
        <w:r w:rsidR="000A3AD4">
          <w:rPr>
            <w:noProof/>
          </w:rPr>
          <w:tab/>
        </w:r>
        <w:r>
          <w:rPr>
            <w:noProof/>
          </w:rPr>
          <w:fldChar w:fldCharType="begin"/>
        </w:r>
        <w:r w:rsidR="000A3AD4">
          <w:rPr>
            <w:noProof/>
          </w:rPr>
          <w:instrText xml:space="preserve"> PAGEREF _Toc453623436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37" w:history="1">
        <w:r w:rsidR="000A3AD4" w:rsidRPr="00B46695">
          <w:rPr>
            <w:rStyle w:val="Hyperlink"/>
            <w:rFonts w:cs="黑体"/>
            <w:noProof/>
          </w:rPr>
          <w:t>8.1.1</w:t>
        </w:r>
        <w:r w:rsidR="000A3AD4" w:rsidRPr="00B46695">
          <w:rPr>
            <w:rStyle w:val="Hyperlink"/>
            <w:rFonts w:hint="eastAsia"/>
            <w:noProof/>
          </w:rPr>
          <w:t xml:space="preserve"> </w:t>
        </w:r>
        <w:r w:rsidR="000A3AD4" w:rsidRPr="00B46695">
          <w:rPr>
            <w:rStyle w:val="Hyperlink"/>
            <w:rFonts w:hint="eastAsia"/>
            <w:noProof/>
          </w:rPr>
          <w:t>基于超图的模式匹配器</w:t>
        </w:r>
        <w:r w:rsidR="000A3AD4">
          <w:rPr>
            <w:noProof/>
          </w:rPr>
          <w:tab/>
        </w:r>
        <w:r>
          <w:rPr>
            <w:noProof/>
          </w:rPr>
          <w:fldChar w:fldCharType="begin"/>
        </w:r>
        <w:r w:rsidR="000A3AD4">
          <w:rPr>
            <w:noProof/>
          </w:rPr>
          <w:instrText xml:space="preserve"> PAGEREF _Toc453623437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3"/>
        <w:tabs>
          <w:tab w:val="right" w:leader="dot" w:pos="8916"/>
        </w:tabs>
        <w:ind w:left="653"/>
        <w:rPr>
          <w:rFonts w:asciiTheme="minorHAnsi" w:eastAsiaTheme="minorEastAsia" w:hAnsiTheme="minorHAnsi"/>
          <w:noProof/>
          <w:kern w:val="2"/>
          <w:sz w:val="21"/>
          <w:lang w:eastAsia="zh-CN"/>
        </w:rPr>
      </w:pPr>
      <w:hyperlink w:anchor="_Toc453623438" w:history="1">
        <w:r w:rsidR="000A3AD4" w:rsidRPr="00B46695">
          <w:rPr>
            <w:rStyle w:val="Hyperlink"/>
            <w:rFonts w:cs="黑体"/>
            <w:noProof/>
            <w:lang w:eastAsia="zh-CN"/>
          </w:rPr>
          <w:t>8.1.2</w:t>
        </w:r>
        <w:r w:rsidR="000A3AD4" w:rsidRPr="00B46695">
          <w:rPr>
            <w:rStyle w:val="Hyperlink"/>
            <w:rFonts w:hint="eastAsia"/>
            <w:noProof/>
            <w:lang w:eastAsia="zh-CN"/>
          </w:rPr>
          <w:t xml:space="preserve"> </w:t>
        </w:r>
        <w:r w:rsidR="000A3AD4" w:rsidRPr="00B46695">
          <w:rPr>
            <w:rStyle w:val="Hyperlink"/>
            <w:rFonts w:hint="eastAsia"/>
            <w:noProof/>
            <w:lang w:eastAsia="zh-CN"/>
          </w:rPr>
          <w:t>基于超图模糊匹配的问答系统</w:t>
        </w:r>
        <w:r w:rsidR="000A3AD4">
          <w:rPr>
            <w:noProof/>
          </w:rPr>
          <w:tab/>
        </w:r>
        <w:r>
          <w:rPr>
            <w:noProof/>
          </w:rPr>
          <w:fldChar w:fldCharType="begin"/>
        </w:r>
        <w:r w:rsidR="000A3AD4">
          <w:rPr>
            <w:noProof/>
          </w:rPr>
          <w:instrText xml:space="preserve"> PAGEREF _Toc453623438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9" w:history="1">
        <w:r w:rsidR="000A3AD4" w:rsidRPr="00B46695">
          <w:rPr>
            <w:rStyle w:val="Hyperlink"/>
            <w:noProof/>
            <w:lang w:eastAsia="zh-CN"/>
          </w:rPr>
          <w:t>8.2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基于后向链接推理的问答系统</w:t>
        </w:r>
        <w:r w:rsidR="000A3AD4">
          <w:rPr>
            <w:noProof/>
          </w:rPr>
          <w:tab/>
        </w:r>
        <w:r>
          <w:rPr>
            <w:noProof/>
          </w:rPr>
          <w:fldChar w:fldCharType="begin"/>
        </w:r>
        <w:r w:rsidR="000A3AD4">
          <w:rPr>
            <w:noProof/>
          </w:rPr>
          <w:instrText xml:space="preserve"> PAGEREF _Toc453623439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0" w:history="1">
        <w:r w:rsidR="000A3AD4" w:rsidRPr="00B46695">
          <w:rPr>
            <w:rStyle w:val="Hyperlink"/>
            <w:noProof/>
          </w:rPr>
          <w:t>8.3</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一个综合的问答规划器</w:t>
        </w:r>
        <w:r w:rsidR="000A3AD4">
          <w:rPr>
            <w:noProof/>
          </w:rPr>
          <w:tab/>
        </w:r>
        <w:r>
          <w:rPr>
            <w:noProof/>
          </w:rPr>
          <w:fldChar w:fldCharType="begin"/>
        </w:r>
        <w:r w:rsidR="000A3AD4">
          <w:rPr>
            <w:noProof/>
          </w:rPr>
          <w:instrText xml:space="preserve"> PAGEREF _Toc453623440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1" w:history="1">
        <w:r w:rsidR="000A3AD4" w:rsidRPr="00B46695">
          <w:rPr>
            <w:rStyle w:val="Hyperlink"/>
            <w:noProof/>
          </w:rPr>
          <w:t>8.4</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实例分析</w:t>
        </w:r>
        <w:r w:rsidR="000A3AD4">
          <w:rPr>
            <w:noProof/>
          </w:rPr>
          <w:tab/>
        </w:r>
        <w:r>
          <w:rPr>
            <w:noProof/>
          </w:rPr>
          <w:fldChar w:fldCharType="begin"/>
        </w:r>
        <w:r w:rsidR="000A3AD4">
          <w:rPr>
            <w:noProof/>
          </w:rPr>
          <w:instrText xml:space="preserve"> PAGEREF _Toc453623441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2" w:history="1">
        <w:r w:rsidR="000A3AD4" w:rsidRPr="00B46695">
          <w:rPr>
            <w:rStyle w:val="Hyperlink"/>
            <w:noProof/>
          </w:rPr>
          <w:t>8.5</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深层语义解析的挑战</w:t>
        </w:r>
        <w:r w:rsidR="000A3AD4">
          <w:rPr>
            <w:noProof/>
          </w:rPr>
          <w:tab/>
        </w:r>
        <w:r>
          <w:rPr>
            <w:noProof/>
          </w:rPr>
          <w:fldChar w:fldCharType="begin"/>
        </w:r>
        <w:r w:rsidR="000A3AD4">
          <w:rPr>
            <w:noProof/>
          </w:rPr>
          <w:instrText xml:space="preserve"> PAGEREF _Toc453623442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3" w:history="1">
        <w:r w:rsidR="000A3AD4" w:rsidRPr="00B46695">
          <w:rPr>
            <w:rStyle w:val="Hyperlink"/>
            <w:noProof/>
          </w:rPr>
          <w:t>8.6</w:t>
        </w:r>
        <w:r w:rsidR="000A3AD4">
          <w:rPr>
            <w:rFonts w:asciiTheme="minorHAnsi" w:eastAsiaTheme="minorEastAsia" w:hAnsiTheme="minorHAnsi"/>
            <w:b w:val="0"/>
            <w:noProof/>
            <w:kern w:val="2"/>
            <w:sz w:val="21"/>
            <w:lang w:eastAsia="zh-CN"/>
          </w:rPr>
          <w:tab/>
        </w:r>
        <w:r w:rsidR="000A3AD4" w:rsidRPr="00B46695">
          <w:rPr>
            <w:rStyle w:val="Hyperlink"/>
            <w:rFonts w:ascii="Yuanti TC Light" w:hAnsi="Yuanti TC Light" w:cs="Yuanti TC Light"/>
            <w:noProof/>
          </w:rPr>
          <w:t>本章小结</w:t>
        </w:r>
        <w:r w:rsidR="000A3AD4">
          <w:rPr>
            <w:noProof/>
          </w:rPr>
          <w:tab/>
        </w:r>
        <w:r>
          <w:rPr>
            <w:noProof/>
          </w:rPr>
          <w:fldChar w:fldCharType="begin"/>
        </w:r>
        <w:r w:rsidR="000A3AD4">
          <w:rPr>
            <w:noProof/>
          </w:rPr>
          <w:instrText xml:space="preserve"> PAGEREF _Toc453623443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44" w:history="1">
        <w:r w:rsidR="000A3AD4" w:rsidRPr="00B46695">
          <w:rPr>
            <w:rStyle w:val="Hyperlink"/>
            <w:rFonts w:ascii="宋体" w:eastAsia="宋体" w:hAnsi="宋体" w:cs="宋体" w:hint="eastAsia"/>
            <w:noProof/>
            <w:lang w:eastAsia="zh-CN"/>
          </w:rPr>
          <w:t>第九章</w:t>
        </w:r>
        <w:r w:rsidR="000A3AD4" w:rsidRPr="00B46695">
          <w:rPr>
            <w:rStyle w:val="Hyperlink"/>
            <w:noProof/>
            <w:lang w:eastAsia="zh-CN"/>
          </w:rPr>
          <w:t xml:space="preserve"> </w:t>
        </w:r>
        <w:r w:rsidR="000A3AD4" w:rsidRPr="00B46695">
          <w:rPr>
            <w:rStyle w:val="Hyperlink"/>
            <w:rFonts w:ascii="宋体" w:eastAsia="宋体" w:hAnsi="宋体" w:cs="宋体" w:hint="eastAsia"/>
            <w:noProof/>
            <w:lang w:eastAsia="zh-CN"/>
          </w:rPr>
          <w:t>总结与展望</w:t>
        </w:r>
        <w:r w:rsidR="000A3AD4">
          <w:rPr>
            <w:noProof/>
          </w:rPr>
          <w:tab/>
        </w:r>
        <w:r>
          <w:rPr>
            <w:noProof/>
          </w:rPr>
          <w:fldChar w:fldCharType="begin"/>
        </w:r>
        <w:r w:rsidR="000A3AD4">
          <w:rPr>
            <w:noProof/>
          </w:rPr>
          <w:instrText xml:space="preserve"> PAGEREF _Toc453623444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6" w:history="1">
        <w:r w:rsidR="000A3AD4" w:rsidRPr="00B46695">
          <w:rPr>
            <w:rStyle w:val="Hyperlink"/>
            <w:noProof/>
            <w:lang w:eastAsia="zh-CN"/>
          </w:rPr>
          <w:t>9.1</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本文的主要贡献和创新</w:t>
        </w:r>
        <w:r w:rsidR="000A3AD4">
          <w:rPr>
            <w:noProof/>
          </w:rPr>
          <w:tab/>
        </w:r>
        <w:r>
          <w:rPr>
            <w:noProof/>
          </w:rPr>
          <w:fldChar w:fldCharType="begin"/>
        </w:r>
        <w:r w:rsidR="000A3AD4">
          <w:rPr>
            <w:noProof/>
          </w:rPr>
          <w:instrText xml:space="preserve"> PAGEREF _Toc453623446 \h </w:instrText>
        </w:r>
        <w:r w:rsidR="000C6FE5">
          <w:rPr>
            <w:noProof/>
          </w:rPr>
        </w:r>
        <w:r>
          <w:rPr>
            <w:noProof/>
          </w:rPr>
          <w:fldChar w:fldCharType="separate"/>
        </w:r>
        <w:r w:rsidR="00462DAE">
          <w:rPr>
            <w:noProof/>
          </w:rPr>
          <w:t>10</w:t>
        </w:r>
        <w:r>
          <w:rPr>
            <w:noProof/>
          </w:rPr>
          <w:fldChar w:fldCharType="end"/>
        </w:r>
      </w:hyperlink>
    </w:p>
    <w:p w:rsidR="000A3AD4" w:rsidRDefault="00A14FB4" w:rsidP="000C6FE5">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7" w:history="1">
        <w:r w:rsidR="000A3AD4" w:rsidRPr="00B46695">
          <w:rPr>
            <w:rStyle w:val="Hyperlink"/>
            <w:noProof/>
            <w:lang w:eastAsia="zh-CN"/>
          </w:rPr>
          <w:t>9.2</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下一步研究方向</w:t>
        </w:r>
        <w:r w:rsidR="000A3AD4">
          <w:rPr>
            <w:noProof/>
          </w:rPr>
          <w:tab/>
        </w:r>
        <w:r>
          <w:rPr>
            <w:noProof/>
          </w:rPr>
          <w:fldChar w:fldCharType="begin"/>
        </w:r>
        <w:r w:rsidR="000A3AD4">
          <w:rPr>
            <w:noProof/>
          </w:rPr>
          <w:instrText xml:space="preserve"> PAGEREF _Toc453623447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48" w:history="1">
        <w:r w:rsidR="000A3AD4" w:rsidRPr="00B46695">
          <w:rPr>
            <w:rStyle w:val="Hyperlink"/>
            <w:rFonts w:ascii="Yuanti TC Light" w:hAnsi="Yuanti TC Light" w:cs="Yuanti TC Light"/>
            <w:noProof/>
          </w:rPr>
          <w:t>参考文献</w:t>
        </w:r>
        <w:r w:rsidR="000A3AD4">
          <w:rPr>
            <w:noProof/>
          </w:rPr>
          <w:tab/>
        </w:r>
        <w:r>
          <w:rPr>
            <w:noProof/>
          </w:rPr>
          <w:fldChar w:fldCharType="begin"/>
        </w:r>
        <w:r w:rsidR="000A3AD4">
          <w:rPr>
            <w:noProof/>
          </w:rPr>
          <w:instrText xml:space="preserve"> PAGEREF _Toc453623448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right" w:leader="dot" w:pos="8916"/>
        </w:tabs>
        <w:rPr>
          <w:rFonts w:asciiTheme="minorHAnsi" w:eastAsiaTheme="minorEastAsia" w:hAnsiTheme="minorHAnsi"/>
          <w:b w:val="0"/>
          <w:noProof/>
          <w:kern w:val="2"/>
          <w:sz w:val="21"/>
          <w:lang w:eastAsia="zh-CN"/>
        </w:rPr>
      </w:pPr>
      <w:hyperlink w:anchor="_Toc453623449" w:history="1">
        <w:r w:rsidR="000A3AD4" w:rsidRPr="00B46695">
          <w:rPr>
            <w:rStyle w:val="Hyperlink"/>
            <w:rFonts w:ascii="Yuanti TC Light" w:hAnsi="Yuanti TC Light" w:cs="Yuanti TC Light"/>
            <w:noProof/>
          </w:rPr>
          <w:t>博士期间发表的论文</w:t>
        </w:r>
        <w:r w:rsidR="000A3AD4">
          <w:rPr>
            <w:noProof/>
          </w:rPr>
          <w:tab/>
        </w:r>
        <w:r>
          <w:rPr>
            <w:noProof/>
          </w:rPr>
          <w:fldChar w:fldCharType="begin"/>
        </w:r>
        <w:r w:rsidR="000A3AD4">
          <w:rPr>
            <w:noProof/>
          </w:rPr>
          <w:instrText xml:space="preserve"> PAGEREF _Toc453623449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pStyle w:val="TOC1"/>
        <w:tabs>
          <w:tab w:val="left" w:pos="880"/>
          <w:tab w:val="right" w:leader="dot" w:pos="8916"/>
        </w:tabs>
        <w:rPr>
          <w:rFonts w:asciiTheme="minorHAnsi" w:eastAsiaTheme="minorEastAsia" w:hAnsiTheme="minorHAnsi"/>
          <w:b w:val="0"/>
          <w:noProof/>
          <w:kern w:val="2"/>
          <w:sz w:val="21"/>
          <w:lang w:eastAsia="zh-CN"/>
        </w:rPr>
      </w:pPr>
      <w:hyperlink w:anchor="_Toc453623450" w:history="1">
        <w:r w:rsidR="000A3AD4" w:rsidRPr="00B46695">
          <w:rPr>
            <w:rStyle w:val="Hyperlink"/>
            <w:rFonts w:ascii="宋体" w:eastAsia="宋体" w:hAnsi="宋体" w:cs="宋体" w:hint="eastAsia"/>
            <w:noProof/>
            <w:lang w:eastAsia="zh-CN"/>
          </w:rPr>
          <w:t>致</w:t>
        </w:r>
        <w:r w:rsidR="000A3AD4">
          <w:rPr>
            <w:rFonts w:asciiTheme="minorHAnsi" w:eastAsiaTheme="minorEastAsia" w:hAnsiTheme="minorHAnsi"/>
            <w:b w:val="0"/>
            <w:noProof/>
            <w:kern w:val="2"/>
            <w:sz w:val="21"/>
            <w:lang w:eastAsia="zh-CN"/>
          </w:rPr>
          <w:tab/>
        </w:r>
        <w:r w:rsidR="000A3AD4" w:rsidRPr="00B46695">
          <w:rPr>
            <w:rStyle w:val="Hyperlink"/>
            <w:rFonts w:ascii="宋体" w:eastAsia="宋体" w:hAnsi="宋体" w:cs="宋体" w:hint="eastAsia"/>
            <w:noProof/>
            <w:lang w:eastAsia="zh-CN"/>
          </w:rPr>
          <w:t>谢</w:t>
        </w:r>
        <w:r w:rsidR="000A3AD4">
          <w:rPr>
            <w:noProof/>
          </w:rPr>
          <w:tab/>
        </w:r>
        <w:r>
          <w:rPr>
            <w:noProof/>
          </w:rPr>
          <w:fldChar w:fldCharType="begin"/>
        </w:r>
        <w:r w:rsidR="000A3AD4">
          <w:rPr>
            <w:noProof/>
          </w:rPr>
          <w:instrText xml:space="preserve"> PAGEREF _Toc453623450 \h </w:instrText>
        </w:r>
        <w:r w:rsidR="000C6FE5">
          <w:rPr>
            <w:noProof/>
          </w:rPr>
        </w:r>
        <w:r>
          <w:rPr>
            <w:noProof/>
          </w:rPr>
          <w:fldChar w:fldCharType="separate"/>
        </w:r>
        <w:r w:rsidR="00462DAE">
          <w:rPr>
            <w:noProof/>
          </w:rPr>
          <w:t>10</w:t>
        </w:r>
        <w:r>
          <w:rPr>
            <w:noProof/>
          </w:rPr>
          <w:fldChar w:fldCharType="end"/>
        </w:r>
      </w:hyperlink>
    </w:p>
    <w:p w:rsidR="000A3AD4" w:rsidRDefault="00A14FB4" w:rsidP="000A3AD4">
      <w:pPr>
        <w:spacing w:line="200" w:lineRule="exact"/>
        <w:rPr>
          <w:sz w:val="20"/>
          <w:szCs w:val="20"/>
        </w:rPr>
      </w:pPr>
      <w:r>
        <w:rPr>
          <w:rFonts w:ascii="Times New Roman" w:eastAsia="黑体" w:hAnsi="Times New Roman" w:cs="Times New Roman"/>
          <w:szCs w:val="20"/>
        </w:rPr>
        <w:fldChar w:fldCharType="end"/>
      </w:r>
      <w:bookmarkEnd w:id="16"/>
    </w:p>
    <w:p w:rsidR="000A3AD4" w:rsidRDefault="000A3AD4" w:rsidP="000C6FE5">
      <w:pPr>
        <w:pStyle w:val="Heading1"/>
        <w:tabs>
          <w:tab w:val="clear" w:pos="425"/>
        </w:tabs>
        <w:jc w:val="both"/>
        <w:rPr>
          <w:rFonts w:eastAsiaTheme="minorHAnsi" w:cs="Times New Roman"/>
          <w:szCs w:val="20"/>
        </w:rPr>
        <w:sectPr w:rsidR="000A3AD4">
          <w:headerReference w:type="even" r:id="rId25"/>
          <w:headerReference w:type="default" r:id="rId26"/>
          <w:footerReference w:type="even" r:id="rId27"/>
          <w:footerReference w:type="default" r:id="rId28"/>
          <w:headerReference w:type="first" r:id="rId29"/>
          <w:footerReference w:type="first" r:id="rId30"/>
          <w:pgSz w:w="11906" w:h="16840"/>
          <w:pgMar w:top="1559" w:right="1300" w:bottom="1542" w:left="1680" w:header="0" w:footer="1349" w:gutter="0"/>
          <w:pgNumType w:fmt="upperRoman"/>
          <w:cols w:equalWidth="0">
            <w:col w:w="8926"/>
          </w:cols>
          <w:titlePg/>
        </w:sectPr>
      </w:pPr>
    </w:p>
    <w:p w:rsidR="000A3AD4" w:rsidRDefault="000A3AD4" w:rsidP="000C6FE5">
      <w:pPr>
        <w:pStyle w:val="Heading1"/>
        <w:tabs>
          <w:tab w:val="clear" w:pos="425"/>
        </w:tabs>
        <w:rPr>
          <w:noProof/>
        </w:rPr>
      </w:pPr>
      <w:bookmarkStart w:id="18" w:name="_Toc453623348"/>
      <w:bookmarkStart w:id="19" w:name="_Toc327482415"/>
      <w:r>
        <w:rPr>
          <w:rFonts w:hint="eastAsia"/>
        </w:rPr>
        <w:t>Contents</w:t>
      </w:r>
      <w:bookmarkEnd w:id="18"/>
      <w:bookmarkEnd w:id="19"/>
      <w:r w:rsidR="00A14FB4" w:rsidRPr="00A14FB4">
        <w:rPr>
          <w:rFonts w:cs="Times New Roman"/>
          <w:sz w:val="20"/>
          <w:szCs w:val="20"/>
        </w:rPr>
        <w:fldChar w:fldCharType="begin"/>
      </w:r>
      <w:r>
        <w:rPr>
          <w:rFonts w:cs="Times New Roman"/>
          <w:sz w:val="20"/>
          <w:szCs w:val="20"/>
        </w:rPr>
        <w:instrText xml:space="preserve">TOC \o "1-3" \h \u </w:instrText>
      </w:r>
      <w:r w:rsidR="00A14FB4" w:rsidRPr="00A14FB4">
        <w:rPr>
          <w:rFonts w:cs="Times New Roman"/>
          <w:sz w:val="20"/>
          <w:szCs w:val="20"/>
        </w:rPr>
        <w:fldChar w:fldCharType="separate"/>
      </w:r>
    </w:p>
    <w:p w:rsidR="000A3AD4" w:rsidRDefault="000A3AD4" w:rsidP="000A3AD4">
      <w:pPr>
        <w:pStyle w:val="TOC1"/>
        <w:tabs>
          <w:tab w:val="left" w:pos="543"/>
          <w:tab w:val="right" w:leader="dot" w:pos="8976"/>
        </w:tabs>
        <w:ind w:left="1960"/>
        <w:rPr>
          <w:rFonts w:asciiTheme="minorHAnsi" w:eastAsiaTheme="minorEastAsia" w:hAnsiTheme="minorHAnsi"/>
          <w:b w:val="0"/>
          <w:noProof/>
          <w:sz w:val="24"/>
          <w:szCs w:val="24"/>
        </w:rPr>
      </w:pPr>
      <w:r w:rsidRPr="00141BF3">
        <w:rPr>
          <w:rFonts w:ascii="宋体" w:eastAsia="宋体" w:hAnsi="宋体" w:cs="宋体"/>
          <w:bCs/>
          <w:noProof/>
          <w:kern w:val="44"/>
          <w:lang w:eastAsia="zh-CN"/>
        </w:rPr>
        <w:t>摘</w:t>
      </w:r>
      <w:r>
        <w:rPr>
          <w:rFonts w:asciiTheme="minorHAnsi" w:eastAsiaTheme="minorEastAsia" w:hAnsiTheme="minorHAnsi"/>
          <w:b w:val="0"/>
          <w:noProof/>
          <w:sz w:val="24"/>
          <w:szCs w:val="24"/>
        </w:rPr>
        <w:tab/>
      </w:r>
      <w:r w:rsidRPr="00141BF3">
        <w:rPr>
          <w:rFonts w:ascii="宋体" w:eastAsia="宋体" w:hAnsi="宋体" w:cs="宋体"/>
          <w:bCs/>
          <w:noProof/>
          <w:kern w:val="44"/>
          <w:lang w:eastAsia="zh-CN"/>
        </w:rPr>
        <w:t>要</w:t>
      </w:r>
      <w:r>
        <w:rPr>
          <w:noProof/>
        </w:rPr>
        <w:tab/>
      </w:r>
      <w:r w:rsidR="00A14FB4">
        <w:rPr>
          <w:noProof/>
        </w:rPr>
        <w:fldChar w:fldCharType="begin"/>
      </w:r>
      <w:r>
        <w:rPr>
          <w:noProof/>
        </w:rPr>
        <w:instrText xml:space="preserve"> PAGEREF _Toc327482412 \h </w:instrText>
      </w:r>
      <w:r w:rsidR="000C6FE5">
        <w:rPr>
          <w:noProof/>
        </w:rPr>
      </w:r>
      <w:r w:rsidR="00A14FB4">
        <w:rPr>
          <w:noProof/>
        </w:rPr>
        <w:fldChar w:fldCharType="separate"/>
      </w:r>
      <w:r w:rsidR="00462DAE">
        <w:rPr>
          <w:noProof/>
        </w:rPr>
        <w:t>I</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eastAsia="宋体" w:cs="Times New Roman"/>
          <w:bCs/>
          <w:noProof/>
          <w:kern w:val="44"/>
          <w:lang w:eastAsia="zh-CN"/>
        </w:rPr>
        <w:t>Abstract</w:t>
      </w:r>
      <w:r>
        <w:rPr>
          <w:noProof/>
        </w:rPr>
        <w:tab/>
      </w:r>
      <w:r w:rsidR="00A14FB4">
        <w:rPr>
          <w:noProof/>
        </w:rPr>
        <w:fldChar w:fldCharType="begin"/>
      </w:r>
      <w:r>
        <w:rPr>
          <w:noProof/>
        </w:rPr>
        <w:instrText xml:space="preserve"> PAGEREF _Toc327482413 \h </w:instrText>
      </w:r>
      <w:r w:rsidR="000C6FE5">
        <w:rPr>
          <w:noProof/>
        </w:rPr>
      </w:r>
      <w:r w:rsidR="00A14FB4">
        <w:rPr>
          <w:noProof/>
        </w:rPr>
        <w:fldChar w:fldCharType="separate"/>
      </w:r>
      <w:r w:rsidR="00462DAE">
        <w:rPr>
          <w:noProof/>
        </w:rPr>
        <w:t>II</w:t>
      </w:r>
      <w:r w:rsidR="00A14FB4">
        <w:rPr>
          <w:noProof/>
        </w:rPr>
        <w:fldChar w:fldCharType="end"/>
      </w:r>
    </w:p>
    <w:p w:rsidR="000A3AD4" w:rsidRDefault="000A3AD4">
      <w:pPr>
        <w:pStyle w:val="TOC1"/>
        <w:tabs>
          <w:tab w:val="left" w:pos="424"/>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目</w:t>
      </w:r>
      <w:r>
        <w:rPr>
          <w:rFonts w:asciiTheme="minorHAnsi" w:eastAsiaTheme="minorEastAsia" w:hAnsiTheme="minorHAnsi"/>
          <w:b w:val="0"/>
          <w:noProof/>
          <w:sz w:val="24"/>
          <w:szCs w:val="24"/>
        </w:rPr>
        <w:tab/>
      </w:r>
      <w:r w:rsidRPr="00141BF3">
        <w:rPr>
          <w:rFonts w:ascii="Yuanti TC Light" w:hAnsi="Yuanti TC Light" w:cs="Yuanti TC Light"/>
          <w:noProof/>
        </w:rPr>
        <w:t>录</w:t>
      </w:r>
      <w:r>
        <w:rPr>
          <w:noProof/>
        </w:rPr>
        <w:tab/>
      </w:r>
      <w:r w:rsidR="00A14FB4">
        <w:rPr>
          <w:noProof/>
        </w:rPr>
        <w:fldChar w:fldCharType="begin"/>
      </w:r>
      <w:r>
        <w:rPr>
          <w:noProof/>
        </w:rPr>
        <w:instrText xml:space="preserve"> PAGEREF _Toc327482414 \h </w:instrText>
      </w:r>
      <w:r w:rsidR="000C6FE5">
        <w:rPr>
          <w:noProof/>
        </w:rPr>
      </w:r>
      <w:r w:rsidR="00A14FB4">
        <w:rPr>
          <w:noProof/>
        </w:rPr>
        <w:fldChar w:fldCharType="separate"/>
      </w:r>
      <w:r w:rsidR="00462DAE">
        <w:rPr>
          <w:noProof/>
        </w:rPr>
        <w:t>II</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Pr>
          <w:noProof/>
        </w:rPr>
        <w:t>Contents</w:t>
      </w:r>
      <w:r>
        <w:rPr>
          <w:noProof/>
        </w:rPr>
        <w:tab/>
      </w:r>
      <w:r w:rsidR="00A14FB4">
        <w:rPr>
          <w:noProof/>
        </w:rPr>
        <w:fldChar w:fldCharType="begin"/>
      </w:r>
      <w:r>
        <w:rPr>
          <w:noProof/>
        </w:rPr>
        <w:instrText xml:space="preserve"> PAGEREF _Toc327482415 \h </w:instrText>
      </w:r>
      <w:r w:rsidR="000C6FE5">
        <w:rPr>
          <w:noProof/>
        </w:rPr>
      </w:r>
      <w:r w:rsidR="00A14FB4">
        <w:rPr>
          <w:noProof/>
        </w:rPr>
        <w:fldChar w:fldCharType="separate"/>
      </w:r>
      <w:r w:rsidR="00462DAE">
        <w:rPr>
          <w:noProof/>
        </w:rPr>
        <w:t>IX</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第一章</w:t>
      </w:r>
      <w:r w:rsidRPr="00141BF3">
        <w:rPr>
          <w:rFonts w:ascii="黑体" w:hAnsi="黑体"/>
          <w:noProof/>
          <w:lang w:eastAsia="zh-CN"/>
        </w:rPr>
        <w:t xml:space="preserve"> </w:t>
      </w:r>
      <w:r w:rsidRPr="00141BF3">
        <w:rPr>
          <w:rFonts w:ascii="宋体" w:eastAsia="宋体" w:hAnsi="宋体" w:cs="宋体"/>
          <w:noProof/>
          <w:lang w:eastAsia="zh-CN"/>
        </w:rPr>
        <w:t>绪论</w:t>
      </w:r>
      <w:r>
        <w:rPr>
          <w:noProof/>
        </w:rPr>
        <w:tab/>
      </w:r>
      <w:r w:rsidR="00A14FB4">
        <w:rPr>
          <w:noProof/>
        </w:rPr>
        <w:fldChar w:fldCharType="begin"/>
      </w:r>
      <w:r>
        <w:rPr>
          <w:noProof/>
        </w:rPr>
        <w:instrText xml:space="preserve"> PAGEREF _Toc327482416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1.1</w:t>
      </w:r>
      <w:r>
        <w:rPr>
          <w:rFonts w:asciiTheme="minorHAnsi" w:eastAsiaTheme="minorEastAsia" w:hAnsiTheme="minorHAnsi"/>
          <w:b w:val="0"/>
          <w:noProof/>
          <w:szCs w:val="24"/>
        </w:rPr>
        <w:tab/>
      </w:r>
      <w:r w:rsidRPr="00141BF3">
        <w:rPr>
          <w:rFonts w:ascii="Yuanti TC Light" w:hAnsi="Yuanti TC Light" w:cs="Yuanti TC Light"/>
          <w:noProof/>
        </w:rPr>
        <w:t>研究目的和意义</w:t>
      </w:r>
      <w:r>
        <w:rPr>
          <w:noProof/>
        </w:rPr>
        <w:tab/>
      </w:r>
      <w:r w:rsidR="00A14FB4">
        <w:rPr>
          <w:noProof/>
        </w:rPr>
        <w:fldChar w:fldCharType="begin"/>
      </w:r>
      <w:r>
        <w:rPr>
          <w:noProof/>
        </w:rPr>
        <w:instrText xml:space="preserve"> PAGEREF _Toc327482417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1.2</w:t>
      </w:r>
      <w:r>
        <w:rPr>
          <w:rFonts w:asciiTheme="minorHAnsi" w:eastAsiaTheme="minorEastAsia" w:hAnsiTheme="minorHAnsi"/>
          <w:b w:val="0"/>
          <w:noProof/>
          <w:szCs w:val="24"/>
        </w:rPr>
        <w:tab/>
      </w:r>
      <w:r w:rsidRPr="00141BF3">
        <w:rPr>
          <w:rFonts w:ascii="Yuanti TC Light" w:hAnsi="Yuanti TC Light" w:cs="Yuanti TC Light"/>
          <w:noProof/>
        </w:rPr>
        <w:t>研究现状综述</w:t>
      </w:r>
      <w:r>
        <w:rPr>
          <w:noProof/>
        </w:rPr>
        <w:tab/>
      </w:r>
      <w:r w:rsidR="00A14FB4">
        <w:rPr>
          <w:noProof/>
        </w:rPr>
        <w:fldChar w:fldCharType="begin"/>
      </w:r>
      <w:r>
        <w:rPr>
          <w:noProof/>
        </w:rPr>
        <w:instrText xml:space="preserve"> PAGEREF _Toc327482418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1.2.1</w:t>
      </w:r>
      <w:r w:rsidRPr="00141BF3">
        <w:rPr>
          <w:rFonts w:ascii="宋体" w:hAnsi="宋体" w:cs="宋体"/>
          <w:noProof/>
          <w:lang w:eastAsia="zh-CN"/>
        </w:rPr>
        <w:t xml:space="preserve"> 知识表示及相关逻辑推理研究综述</w:t>
      </w:r>
      <w:r>
        <w:rPr>
          <w:noProof/>
        </w:rPr>
        <w:tab/>
      </w:r>
      <w:r w:rsidR="00A14FB4">
        <w:rPr>
          <w:noProof/>
        </w:rPr>
        <w:fldChar w:fldCharType="begin"/>
      </w:r>
      <w:r>
        <w:rPr>
          <w:noProof/>
        </w:rPr>
        <w:instrText xml:space="preserve"> PAGEREF _Toc327482419 \h </w:instrText>
      </w:r>
      <w:r w:rsidR="000C6FE5">
        <w:rPr>
          <w:noProof/>
        </w:rPr>
      </w:r>
      <w:r w:rsidR="00A14FB4">
        <w:rPr>
          <w:noProof/>
        </w:rPr>
        <w:fldChar w:fldCharType="separate"/>
      </w:r>
      <w:r w:rsidR="00462DAE">
        <w:rPr>
          <w:noProof/>
        </w:rPr>
        <w:t>2</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1.2.2</w:t>
      </w:r>
      <w:r w:rsidRPr="00141BF3">
        <w:rPr>
          <w:rFonts w:ascii="Yuanti TC Light" w:hAnsi="Yuanti TC Light" w:cs="Yuanti TC Light"/>
          <w:noProof/>
        </w:rPr>
        <w:t xml:space="preserve"> </w:t>
      </w:r>
      <w:r w:rsidRPr="00141BF3">
        <w:rPr>
          <w:rFonts w:ascii="Yuanti TC Light" w:hAnsi="Yuanti TC Light" w:cs="Yuanti TC Light"/>
          <w:noProof/>
        </w:rPr>
        <w:t>对话管理研究综述</w:t>
      </w:r>
      <w:r>
        <w:rPr>
          <w:noProof/>
        </w:rPr>
        <w:tab/>
      </w:r>
      <w:r w:rsidR="00A14FB4">
        <w:rPr>
          <w:noProof/>
        </w:rPr>
        <w:fldChar w:fldCharType="begin"/>
      </w:r>
      <w:r>
        <w:rPr>
          <w:noProof/>
        </w:rPr>
        <w:instrText xml:space="preserve"> PAGEREF _Toc327482420 \h </w:instrText>
      </w:r>
      <w:r w:rsidR="000C6FE5">
        <w:rPr>
          <w:noProof/>
        </w:rPr>
      </w:r>
      <w:r w:rsidR="00A14FB4">
        <w:rPr>
          <w:noProof/>
        </w:rPr>
        <w:fldChar w:fldCharType="separate"/>
      </w:r>
      <w:r w:rsidR="00462DAE">
        <w:rPr>
          <w:noProof/>
        </w:rPr>
        <w:t>4</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1.2.3</w:t>
      </w:r>
      <w:r w:rsidRPr="00141BF3">
        <w:rPr>
          <w:rFonts w:ascii="宋体" w:hAnsi="宋体" w:cs="宋体"/>
          <w:noProof/>
          <w:lang w:eastAsia="zh-CN"/>
        </w:rPr>
        <w:t xml:space="preserve"> 自然语言理解、生成研究综述</w:t>
      </w:r>
      <w:r>
        <w:rPr>
          <w:noProof/>
        </w:rPr>
        <w:tab/>
      </w:r>
      <w:r w:rsidR="00A14FB4">
        <w:rPr>
          <w:noProof/>
        </w:rPr>
        <w:fldChar w:fldCharType="begin"/>
      </w:r>
      <w:r>
        <w:rPr>
          <w:noProof/>
        </w:rPr>
        <w:instrText xml:space="preserve"> PAGEREF _Toc327482421 \h </w:instrText>
      </w:r>
      <w:r w:rsidR="000C6FE5">
        <w:rPr>
          <w:noProof/>
        </w:rPr>
      </w:r>
      <w:r w:rsidR="00A14FB4">
        <w:rPr>
          <w:noProof/>
        </w:rPr>
        <w:fldChar w:fldCharType="separate"/>
      </w:r>
      <w:r w:rsidR="00462DAE">
        <w:rPr>
          <w:noProof/>
        </w:rPr>
        <w:t>5</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1.2.4</w:t>
      </w:r>
      <w:r w:rsidRPr="00141BF3">
        <w:rPr>
          <w:rFonts w:ascii="宋体" w:hAnsi="宋体" w:cs="宋体"/>
          <w:noProof/>
          <w:lang w:eastAsia="zh-CN"/>
        </w:rPr>
        <w:t xml:space="preserve"> 言语行为理论及相关研究综述</w:t>
      </w:r>
      <w:r>
        <w:rPr>
          <w:noProof/>
        </w:rPr>
        <w:tab/>
      </w:r>
      <w:r w:rsidR="00A14FB4">
        <w:rPr>
          <w:noProof/>
        </w:rPr>
        <w:fldChar w:fldCharType="begin"/>
      </w:r>
      <w:r>
        <w:rPr>
          <w:noProof/>
        </w:rPr>
        <w:instrText xml:space="preserve"> PAGEREF _Toc327482422 \h </w:instrText>
      </w:r>
      <w:r w:rsidR="000C6FE5">
        <w:rPr>
          <w:noProof/>
        </w:rPr>
      </w:r>
      <w:r w:rsidR="00A14FB4">
        <w:rPr>
          <w:noProof/>
        </w:rPr>
        <w:fldChar w:fldCharType="separate"/>
      </w:r>
      <w:r w:rsidR="00462DAE">
        <w:rPr>
          <w:noProof/>
        </w:rPr>
        <w:t>7</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1.3</w:t>
      </w:r>
      <w:r>
        <w:rPr>
          <w:rFonts w:asciiTheme="minorHAnsi" w:eastAsiaTheme="minorEastAsia" w:hAnsiTheme="minorHAnsi"/>
          <w:b w:val="0"/>
          <w:noProof/>
          <w:szCs w:val="24"/>
        </w:rPr>
        <w:tab/>
      </w:r>
      <w:r w:rsidRPr="00141BF3">
        <w:rPr>
          <w:rFonts w:ascii="Yuanti TC Light" w:hAnsi="Yuanti TC Light" w:cs="Yuanti TC Light"/>
          <w:noProof/>
        </w:rPr>
        <w:t>存在的问题</w:t>
      </w:r>
      <w:r>
        <w:rPr>
          <w:noProof/>
        </w:rPr>
        <w:tab/>
      </w:r>
      <w:r w:rsidR="00A14FB4">
        <w:rPr>
          <w:noProof/>
        </w:rPr>
        <w:fldChar w:fldCharType="begin"/>
      </w:r>
      <w:r>
        <w:rPr>
          <w:noProof/>
        </w:rPr>
        <w:instrText xml:space="preserve"> PAGEREF _Toc327482423 \h </w:instrText>
      </w:r>
      <w:r w:rsidR="000C6FE5">
        <w:rPr>
          <w:noProof/>
        </w:rPr>
      </w:r>
      <w:r w:rsidR="00A14FB4">
        <w:rPr>
          <w:noProof/>
        </w:rPr>
        <w:fldChar w:fldCharType="separate"/>
      </w:r>
      <w:r w:rsidR="00462DAE">
        <w:rPr>
          <w:noProof/>
        </w:rPr>
        <w:t>7</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1.4</w:t>
      </w:r>
      <w:r>
        <w:rPr>
          <w:rFonts w:asciiTheme="minorHAnsi" w:eastAsiaTheme="minorEastAsia" w:hAnsiTheme="minorHAnsi"/>
          <w:b w:val="0"/>
          <w:noProof/>
          <w:szCs w:val="24"/>
        </w:rPr>
        <w:tab/>
      </w:r>
      <w:r w:rsidRPr="00141BF3">
        <w:rPr>
          <w:rFonts w:ascii="Yuanti TC Light" w:hAnsi="Yuanti TC Light" w:cs="Yuanti TC Light"/>
          <w:noProof/>
        </w:rPr>
        <w:t>研究目标和内容</w:t>
      </w:r>
      <w:r>
        <w:rPr>
          <w:noProof/>
        </w:rPr>
        <w:tab/>
      </w:r>
      <w:r w:rsidR="00A14FB4">
        <w:rPr>
          <w:noProof/>
        </w:rPr>
        <w:fldChar w:fldCharType="begin"/>
      </w:r>
      <w:r>
        <w:rPr>
          <w:noProof/>
        </w:rPr>
        <w:instrText xml:space="preserve"> PAGEREF _Toc327482424 \h </w:instrText>
      </w:r>
      <w:r w:rsidR="000C6FE5">
        <w:rPr>
          <w:noProof/>
        </w:rPr>
      </w:r>
      <w:r w:rsidR="00A14FB4">
        <w:rPr>
          <w:noProof/>
        </w:rPr>
        <w:fldChar w:fldCharType="separate"/>
      </w:r>
      <w:r w:rsidR="00462DAE">
        <w:rPr>
          <w:b w:val="0"/>
          <w:noProof/>
        </w:rPr>
        <w:t>Error! Bookmark not defined.</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1.5</w:t>
      </w:r>
      <w:r>
        <w:rPr>
          <w:rFonts w:asciiTheme="minorHAnsi" w:eastAsiaTheme="minorEastAsia" w:hAnsiTheme="minorHAnsi"/>
          <w:b w:val="0"/>
          <w:noProof/>
          <w:szCs w:val="24"/>
        </w:rPr>
        <w:tab/>
      </w:r>
      <w:r w:rsidRPr="00141BF3">
        <w:rPr>
          <w:rFonts w:ascii="Yuanti TC Light" w:hAnsi="Yuanti TC Light" w:cs="Yuanti TC Light"/>
          <w:noProof/>
        </w:rPr>
        <w:t>论文的组织结构</w:t>
      </w:r>
      <w:r>
        <w:rPr>
          <w:noProof/>
        </w:rPr>
        <w:tab/>
      </w:r>
      <w:r w:rsidR="00A14FB4">
        <w:rPr>
          <w:noProof/>
        </w:rPr>
        <w:fldChar w:fldCharType="begin"/>
      </w:r>
      <w:r>
        <w:rPr>
          <w:noProof/>
        </w:rPr>
        <w:instrText xml:space="preserve"> PAGEREF _Toc327482425 \h </w:instrText>
      </w:r>
      <w:r w:rsidR="000C6FE5">
        <w:rPr>
          <w:noProof/>
        </w:rPr>
      </w:r>
      <w:r w:rsidR="00A14FB4">
        <w:rPr>
          <w:noProof/>
        </w:rPr>
        <w:fldChar w:fldCharType="separate"/>
      </w:r>
      <w:r w:rsidR="00462DAE">
        <w:rPr>
          <w:noProof/>
        </w:rPr>
        <w:t>8</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第二章</w:t>
      </w:r>
      <w:r>
        <w:rPr>
          <w:noProof/>
          <w:lang w:eastAsia="zh-CN"/>
        </w:rPr>
        <w:t xml:space="preserve"> </w:t>
      </w:r>
      <w:r w:rsidRPr="00141BF3">
        <w:rPr>
          <w:rFonts w:ascii="宋体" w:eastAsia="宋体" w:hAnsi="宋体" w:cs="宋体"/>
          <w:noProof/>
          <w:lang w:eastAsia="zh-CN"/>
        </w:rPr>
        <w:t>智能会话系统中的知识表示和逻辑推理</w:t>
      </w:r>
      <w:r>
        <w:rPr>
          <w:noProof/>
        </w:rPr>
        <w:tab/>
      </w:r>
      <w:r w:rsidR="00A14FB4">
        <w:rPr>
          <w:noProof/>
        </w:rPr>
        <w:fldChar w:fldCharType="begin"/>
      </w:r>
      <w:r>
        <w:rPr>
          <w:noProof/>
        </w:rPr>
        <w:instrText xml:space="preserve"> PAGEREF _Toc327482426 \h </w:instrText>
      </w:r>
      <w:r w:rsidR="000C6FE5">
        <w:rPr>
          <w:noProof/>
        </w:rPr>
      </w:r>
      <w:r w:rsidR="00A14FB4">
        <w:rPr>
          <w:noProof/>
        </w:rPr>
        <w:fldChar w:fldCharType="separate"/>
      </w:r>
      <w:r w:rsidR="00462DAE">
        <w:rPr>
          <w:noProof/>
        </w:rPr>
        <w:t>8</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2.1</w:t>
      </w:r>
      <w:r>
        <w:rPr>
          <w:rFonts w:asciiTheme="minorHAnsi" w:eastAsiaTheme="minorEastAsia" w:hAnsiTheme="minorHAnsi"/>
          <w:b w:val="0"/>
          <w:noProof/>
          <w:szCs w:val="24"/>
        </w:rPr>
        <w:tab/>
      </w:r>
      <w:r w:rsidRPr="00141BF3">
        <w:rPr>
          <w:rFonts w:ascii="宋体" w:eastAsia="宋体" w:hAnsi="宋体" w:cs="宋体"/>
          <w:noProof/>
          <w:lang w:eastAsia="zh-CN"/>
        </w:rPr>
        <w:t>基于超图的知识表示方法</w:t>
      </w:r>
      <w:r>
        <w:rPr>
          <w:noProof/>
        </w:rPr>
        <w:tab/>
      </w:r>
      <w:r w:rsidR="00A14FB4">
        <w:rPr>
          <w:noProof/>
        </w:rPr>
        <w:fldChar w:fldCharType="begin"/>
      </w:r>
      <w:r>
        <w:rPr>
          <w:noProof/>
        </w:rPr>
        <w:instrText xml:space="preserve"> PAGEREF _Toc327482427 \h </w:instrText>
      </w:r>
      <w:r w:rsidR="000C6FE5">
        <w:rPr>
          <w:noProof/>
        </w:rPr>
      </w:r>
      <w:r w:rsidR="00A14FB4">
        <w:rPr>
          <w:noProof/>
        </w:rPr>
        <w:fldChar w:fldCharType="separate"/>
      </w:r>
      <w:r w:rsidR="00462DAE">
        <w:rPr>
          <w:noProof/>
        </w:rPr>
        <w:t>8</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2.1.1</w:t>
      </w:r>
      <w:r w:rsidRPr="00141BF3">
        <w:rPr>
          <w:rFonts w:ascii="Yuanti TC Light" w:hAnsi="Yuanti TC Light" w:cs="Yuanti TC Light"/>
          <w:noProof/>
        </w:rPr>
        <w:t xml:space="preserve"> </w:t>
      </w:r>
      <w:r w:rsidRPr="00141BF3">
        <w:rPr>
          <w:rFonts w:ascii="Yuanti TC Light" w:hAnsi="Yuanti TC Light" w:cs="Yuanti TC Light"/>
          <w:noProof/>
        </w:rPr>
        <w:t>知识表示和记忆空间</w:t>
      </w:r>
      <w:r>
        <w:rPr>
          <w:noProof/>
        </w:rPr>
        <w:tab/>
      </w:r>
      <w:r w:rsidR="00A14FB4">
        <w:rPr>
          <w:noProof/>
        </w:rPr>
        <w:fldChar w:fldCharType="begin"/>
      </w:r>
      <w:r>
        <w:rPr>
          <w:noProof/>
        </w:rPr>
        <w:instrText xml:space="preserve"> PAGEREF _Toc327482428 \h </w:instrText>
      </w:r>
      <w:r w:rsidR="000C6FE5">
        <w:rPr>
          <w:noProof/>
        </w:rPr>
      </w:r>
      <w:r w:rsidR="00A14FB4">
        <w:rPr>
          <w:noProof/>
        </w:rPr>
        <w:fldChar w:fldCharType="separate"/>
      </w:r>
      <w:r w:rsidR="00462DAE">
        <w:rPr>
          <w:noProof/>
        </w:rPr>
        <w:t>8</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2.1.2</w:t>
      </w:r>
      <w:r w:rsidRPr="00141BF3">
        <w:rPr>
          <w:rFonts w:ascii="Yuanti TC Light" w:hAnsi="Yuanti TC Light" w:cs="Yuanti TC Light"/>
          <w:noProof/>
        </w:rPr>
        <w:t xml:space="preserve"> </w:t>
      </w:r>
      <w:r w:rsidRPr="00141BF3">
        <w:rPr>
          <w:rFonts w:ascii="Yuanti TC Light" w:hAnsi="Yuanti TC Light" w:cs="Yuanti TC Light"/>
          <w:noProof/>
        </w:rPr>
        <w:t>基于超图的知识表示库</w:t>
      </w:r>
      <w:r>
        <w:rPr>
          <w:noProof/>
        </w:rPr>
        <w:t xml:space="preserve"> AtomSpace</w:t>
      </w:r>
      <w:r>
        <w:rPr>
          <w:noProof/>
        </w:rPr>
        <w:tab/>
      </w:r>
      <w:r w:rsidR="00A14FB4">
        <w:rPr>
          <w:noProof/>
        </w:rPr>
        <w:fldChar w:fldCharType="begin"/>
      </w:r>
      <w:r>
        <w:rPr>
          <w:noProof/>
        </w:rPr>
        <w:instrText xml:space="preserve"> PAGEREF _Toc327482429 \h </w:instrText>
      </w:r>
      <w:r w:rsidR="000C6FE5">
        <w:rPr>
          <w:noProof/>
        </w:rPr>
      </w:r>
      <w:r w:rsidR="00A14FB4">
        <w:rPr>
          <w:noProof/>
        </w:rPr>
        <w:fldChar w:fldCharType="separate"/>
      </w:r>
      <w:r w:rsidR="00462DAE">
        <w:rPr>
          <w:noProof/>
        </w:rPr>
        <w:t>9</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2.2</w:t>
      </w:r>
      <w:r>
        <w:rPr>
          <w:rFonts w:asciiTheme="minorHAnsi" w:eastAsiaTheme="minorEastAsia" w:hAnsiTheme="minorHAnsi"/>
          <w:b w:val="0"/>
          <w:noProof/>
          <w:szCs w:val="24"/>
        </w:rPr>
        <w:tab/>
      </w:r>
      <w:r w:rsidRPr="00141BF3">
        <w:rPr>
          <w:rFonts w:ascii="宋体" w:eastAsia="宋体" w:hAnsi="宋体" w:cs="宋体"/>
          <w:noProof/>
          <w:lang w:eastAsia="zh-CN"/>
        </w:rPr>
        <w:t>语言和超图之间的转换之范畴论观</w:t>
      </w:r>
      <w:r>
        <w:rPr>
          <w:noProof/>
        </w:rPr>
        <w:tab/>
      </w:r>
      <w:r w:rsidR="00A14FB4">
        <w:rPr>
          <w:noProof/>
        </w:rPr>
        <w:fldChar w:fldCharType="begin"/>
      </w:r>
      <w:r>
        <w:rPr>
          <w:noProof/>
        </w:rPr>
        <w:instrText xml:space="preserve"> PAGEREF _Toc327482430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2.2.1</w:t>
      </w:r>
      <w:r w:rsidRPr="00141BF3">
        <w:rPr>
          <w:rFonts w:ascii="Yuanti TC Light" w:hAnsi="Yuanti TC Light" w:cs="Yuanti TC Light"/>
          <w:noProof/>
        </w:rPr>
        <w:t xml:space="preserve"> </w:t>
      </w:r>
      <w:r w:rsidRPr="00141BF3">
        <w:rPr>
          <w:rFonts w:ascii="Yuanti TC Light" w:hAnsi="Yuanti TC Light" w:cs="Yuanti TC Light"/>
          <w:noProof/>
        </w:rPr>
        <w:t>范畴论的基础知识</w:t>
      </w:r>
      <w:r>
        <w:rPr>
          <w:noProof/>
        </w:rPr>
        <w:tab/>
      </w:r>
      <w:r w:rsidR="00A14FB4">
        <w:rPr>
          <w:noProof/>
        </w:rPr>
        <w:fldChar w:fldCharType="begin"/>
      </w:r>
      <w:r>
        <w:rPr>
          <w:noProof/>
        </w:rPr>
        <w:instrText xml:space="preserve"> PAGEREF _Toc327482431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2.2.2</w:t>
      </w:r>
      <w:r w:rsidRPr="00141BF3">
        <w:rPr>
          <w:rFonts w:ascii="宋体" w:hAnsi="宋体" w:cs="宋体"/>
          <w:noProof/>
          <w:lang w:eastAsia="zh-CN"/>
        </w:rPr>
        <w:t xml:space="preserve"> 语言与超图之间的转换之范畴论观</w:t>
      </w:r>
      <w:r>
        <w:rPr>
          <w:noProof/>
        </w:rPr>
        <w:tab/>
      </w:r>
      <w:r w:rsidR="00A14FB4">
        <w:rPr>
          <w:noProof/>
        </w:rPr>
        <w:fldChar w:fldCharType="begin"/>
      </w:r>
      <w:r>
        <w:rPr>
          <w:noProof/>
        </w:rPr>
        <w:instrText xml:space="preserve"> PAGEREF _Toc327482432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2.3</w:t>
      </w:r>
      <w:r>
        <w:rPr>
          <w:rFonts w:asciiTheme="minorHAnsi" w:eastAsiaTheme="minorEastAsia" w:hAnsiTheme="minorHAnsi"/>
          <w:b w:val="0"/>
          <w:noProof/>
          <w:szCs w:val="24"/>
        </w:rPr>
        <w:tab/>
      </w:r>
      <w:r w:rsidRPr="00141BF3">
        <w:rPr>
          <w:rFonts w:ascii="Yuanti TC Light" w:hAnsi="Yuanti TC Light" w:cs="Yuanti TC Light"/>
          <w:noProof/>
        </w:rPr>
        <w:t>概率逻辑网</w:t>
      </w:r>
      <w:r>
        <w:rPr>
          <w:noProof/>
        </w:rPr>
        <w:tab/>
      </w:r>
      <w:r w:rsidR="00A14FB4">
        <w:rPr>
          <w:noProof/>
        </w:rPr>
        <w:fldChar w:fldCharType="begin"/>
      </w:r>
      <w:r>
        <w:rPr>
          <w:noProof/>
        </w:rPr>
        <w:instrText xml:space="preserve"> PAGEREF _Toc327482433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2.3.1</w:t>
      </w:r>
      <w:r>
        <w:rPr>
          <w:noProof/>
        </w:rPr>
        <w:t xml:space="preserve"> PLN</w:t>
      </w:r>
      <w:r w:rsidRPr="00141BF3">
        <w:rPr>
          <w:rFonts w:ascii="Yuanti TC Light" w:hAnsi="Yuanti TC Light" w:cs="Yuanti TC Light"/>
          <w:noProof/>
        </w:rPr>
        <w:t>的一个简单概述</w:t>
      </w:r>
      <w:r>
        <w:rPr>
          <w:noProof/>
        </w:rPr>
        <w:tab/>
      </w:r>
      <w:r w:rsidR="00A14FB4">
        <w:rPr>
          <w:noProof/>
        </w:rPr>
        <w:fldChar w:fldCharType="begin"/>
      </w:r>
      <w:r>
        <w:rPr>
          <w:noProof/>
        </w:rPr>
        <w:instrText xml:space="preserve"> PAGEREF _Toc327482434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2.3.2</w:t>
      </w:r>
      <w:r w:rsidRPr="00141BF3">
        <w:rPr>
          <w:rFonts w:ascii="Yuanti TC Light" w:hAnsi="Yuanti TC Light" w:cs="Yuanti TC Light"/>
          <w:noProof/>
        </w:rPr>
        <w:t xml:space="preserve"> </w:t>
      </w:r>
      <w:r w:rsidRPr="00141BF3">
        <w:rPr>
          <w:rFonts w:ascii="Yuanti TC Light" w:hAnsi="Yuanti TC Light" w:cs="Yuanti TC Light"/>
          <w:noProof/>
        </w:rPr>
        <w:t>前向和后向链接推理</w:t>
      </w:r>
      <w:r>
        <w:rPr>
          <w:noProof/>
        </w:rPr>
        <w:tab/>
      </w:r>
      <w:r w:rsidR="00A14FB4">
        <w:rPr>
          <w:noProof/>
        </w:rPr>
        <w:fldChar w:fldCharType="begin"/>
      </w:r>
      <w:r>
        <w:rPr>
          <w:noProof/>
        </w:rPr>
        <w:instrText xml:space="preserve"> PAGEREF _Toc327482435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2.3.3</w:t>
      </w:r>
      <w:r w:rsidRPr="00141BF3">
        <w:rPr>
          <w:rFonts w:ascii="Yuanti TC Light" w:hAnsi="Yuanti TC Light" w:cs="Yuanti TC Light"/>
          <w:noProof/>
        </w:rPr>
        <w:t xml:space="preserve"> </w:t>
      </w:r>
      <w:r w:rsidRPr="00141BF3">
        <w:rPr>
          <w:rFonts w:ascii="Yuanti TC Light" w:hAnsi="Yuanti TC Light" w:cs="Yuanti TC Light"/>
          <w:noProof/>
        </w:rPr>
        <w:t>一阶概率逻辑网络</w:t>
      </w:r>
      <w:r>
        <w:rPr>
          <w:noProof/>
        </w:rPr>
        <w:tab/>
      </w:r>
      <w:r w:rsidR="00A14FB4">
        <w:rPr>
          <w:noProof/>
        </w:rPr>
        <w:fldChar w:fldCharType="begin"/>
      </w:r>
      <w:r>
        <w:rPr>
          <w:noProof/>
        </w:rPr>
        <w:instrText xml:space="preserve"> PAGEREF _Toc327482436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2.3.4</w:t>
      </w:r>
      <w:r>
        <w:rPr>
          <w:noProof/>
        </w:rPr>
        <w:t xml:space="preserve"> PLN </w:t>
      </w:r>
      <w:r w:rsidRPr="00141BF3">
        <w:rPr>
          <w:rFonts w:ascii="Yuanti TC Light" w:hAnsi="Yuanti TC Light" w:cs="Yuanti TC Light"/>
          <w:noProof/>
        </w:rPr>
        <w:t>真值</w:t>
      </w:r>
      <w:r>
        <w:rPr>
          <w:noProof/>
        </w:rPr>
        <w:tab/>
      </w:r>
      <w:r w:rsidR="00A14FB4">
        <w:rPr>
          <w:noProof/>
        </w:rPr>
        <w:fldChar w:fldCharType="begin"/>
      </w:r>
      <w:r>
        <w:rPr>
          <w:noProof/>
        </w:rPr>
        <w:instrText xml:space="preserve"> PAGEREF _Toc327482437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2.3.5</w:t>
      </w:r>
      <w:r>
        <w:rPr>
          <w:noProof/>
        </w:rPr>
        <w:t xml:space="preserve"> PLN </w:t>
      </w:r>
      <w:r w:rsidRPr="00141BF3">
        <w:rPr>
          <w:rFonts w:ascii="Yuanti TC Light" w:hAnsi="Yuanti TC Light" w:cs="Yuanti TC Light"/>
          <w:noProof/>
        </w:rPr>
        <w:t>规则和方程</w:t>
      </w:r>
      <w:r>
        <w:rPr>
          <w:noProof/>
        </w:rPr>
        <w:tab/>
      </w:r>
      <w:r w:rsidR="00A14FB4">
        <w:rPr>
          <w:noProof/>
        </w:rPr>
        <w:fldChar w:fldCharType="begin"/>
      </w:r>
      <w:r>
        <w:rPr>
          <w:noProof/>
        </w:rPr>
        <w:instrText xml:space="preserve"> PAGEREF _Toc327482438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2.4</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sidR="00A14FB4">
        <w:rPr>
          <w:noProof/>
        </w:rPr>
        <w:fldChar w:fldCharType="begin"/>
      </w:r>
      <w:r>
        <w:rPr>
          <w:noProof/>
        </w:rPr>
        <w:instrText xml:space="preserve"> PAGEREF _Toc327482439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第三章</w:t>
      </w:r>
      <w:r>
        <w:rPr>
          <w:noProof/>
          <w:lang w:eastAsia="zh-CN"/>
        </w:rPr>
        <w:t xml:space="preserve"> </w:t>
      </w:r>
      <w:r w:rsidRPr="00141BF3">
        <w:rPr>
          <w:rFonts w:ascii="宋体" w:eastAsia="宋体" w:hAnsi="宋体" w:cs="宋体"/>
          <w:noProof/>
          <w:lang w:eastAsia="zh-CN"/>
        </w:rPr>
        <w:t>智能对话系统中的情感计算机制</w:t>
      </w:r>
      <w:r>
        <w:rPr>
          <w:noProof/>
        </w:rPr>
        <w:tab/>
      </w:r>
      <w:r w:rsidR="00A14FB4">
        <w:rPr>
          <w:noProof/>
        </w:rPr>
        <w:fldChar w:fldCharType="begin"/>
      </w:r>
      <w:r>
        <w:rPr>
          <w:noProof/>
        </w:rPr>
        <w:instrText xml:space="preserve"> PAGEREF _Toc327482440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3.1</w:t>
      </w:r>
      <w:r>
        <w:rPr>
          <w:rFonts w:asciiTheme="minorHAnsi" w:eastAsiaTheme="minorEastAsia" w:hAnsiTheme="minorHAnsi"/>
          <w:b w:val="0"/>
          <w:noProof/>
          <w:szCs w:val="24"/>
        </w:rPr>
        <w:tab/>
      </w:r>
      <w:r>
        <w:rPr>
          <w:noProof/>
          <w:lang w:eastAsia="zh-CN"/>
        </w:rPr>
        <w:t>Psi</w:t>
      </w:r>
      <w:r w:rsidRPr="00141BF3">
        <w:rPr>
          <w:rFonts w:ascii="宋体" w:eastAsia="宋体" w:hAnsi="宋体" w:cs="宋体"/>
          <w:noProof/>
          <w:lang w:eastAsia="zh-CN"/>
        </w:rPr>
        <w:t>模型中的动机行为</w:t>
      </w:r>
      <w:r>
        <w:rPr>
          <w:noProof/>
        </w:rPr>
        <w:tab/>
      </w:r>
      <w:r w:rsidR="00A14FB4">
        <w:rPr>
          <w:noProof/>
        </w:rPr>
        <w:fldChar w:fldCharType="begin"/>
      </w:r>
      <w:r>
        <w:rPr>
          <w:noProof/>
        </w:rPr>
        <w:instrText xml:space="preserve"> PAGEREF _Toc327482441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3.2</w:t>
      </w:r>
      <w:r>
        <w:rPr>
          <w:rFonts w:asciiTheme="minorHAnsi" w:eastAsiaTheme="minorEastAsia" w:hAnsiTheme="minorHAnsi"/>
          <w:b w:val="0"/>
          <w:noProof/>
          <w:szCs w:val="24"/>
        </w:rPr>
        <w:tab/>
      </w:r>
      <w:r>
        <w:rPr>
          <w:noProof/>
        </w:rPr>
        <w:t xml:space="preserve">Psi </w:t>
      </w:r>
      <w:r w:rsidRPr="00141BF3">
        <w:rPr>
          <w:rFonts w:ascii="Yuanti TC Light" w:hAnsi="Yuanti TC Light" w:cs="Yuanti TC Light"/>
          <w:noProof/>
        </w:rPr>
        <w:t>模型中的情感与个性</w:t>
      </w:r>
      <w:r>
        <w:rPr>
          <w:noProof/>
        </w:rPr>
        <w:tab/>
      </w:r>
      <w:r w:rsidR="00A14FB4">
        <w:rPr>
          <w:noProof/>
        </w:rPr>
        <w:fldChar w:fldCharType="begin"/>
      </w:r>
      <w:r>
        <w:rPr>
          <w:noProof/>
        </w:rPr>
        <w:instrText xml:space="preserve"> PAGEREF _Toc327482442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3.3</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sidR="00A14FB4">
        <w:rPr>
          <w:noProof/>
        </w:rPr>
        <w:fldChar w:fldCharType="begin"/>
      </w:r>
      <w:r>
        <w:rPr>
          <w:noProof/>
        </w:rPr>
        <w:instrText xml:space="preserve"> PAGEREF _Toc327482443 \h </w:instrText>
      </w:r>
      <w:r w:rsidR="000C6FE5">
        <w:rPr>
          <w:noProof/>
        </w:rPr>
      </w:r>
      <w:r w:rsidR="00A14FB4">
        <w:rPr>
          <w:noProof/>
        </w:rPr>
        <w:fldChar w:fldCharType="separate"/>
      </w:r>
      <w:r w:rsidR="00462DAE">
        <w:rPr>
          <w:b w:val="0"/>
          <w:noProof/>
        </w:rPr>
        <w:t>Error! Bookmark not defined.</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第四章</w:t>
      </w:r>
      <w:r>
        <w:rPr>
          <w:noProof/>
          <w:lang w:eastAsia="zh-CN"/>
        </w:rPr>
        <w:t xml:space="preserve"> </w:t>
      </w:r>
      <w:r w:rsidRPr="00141BF3">
        <w:rPr>
          <w:rFonts w:ascii="宋体" w:eastAsia="宋体" w:hAnsi="宋体" w:cs="宋体"/>
          <w:noProof/>
          <w:lang w:eastAsia="zh-CN"/>
        </w:rPr>
        <w:t>基于言语行为理论和概率逻辑推理的智能对话系统建模</w:t>
      </w:r>
      <w:r>
        <w:rPr>
          <w:noProof/>
        </w:rPr>
        <w:tab/>
      </w:r>
      <w:r w:rsidR="00A14FB4">
        <w:rPr>
          <w:noProof/>
        </w:rPr>
        <w:fldChar w:fldCharType="begin"/>
      </w:r>
      <w:r>
        <w:rPr>
          <w:noProof/>
        </w:rPr>
        <w:instrText xml:space="preserve"> PAGEREF _Toc327482444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4.1</w:t>
      </w:r>
      <w:r>
        <w:rPr>
          <w:rFonts w:asciiTheme="minorHAnsi" w:eastAsiaTheme="minorEastAsia" w:hAnsiTheme="minorHAnsi"/>
          <w:b w:val="0"/>
          <w:noProof/>
          <w:szCs w:val="24"/>
        </w:rPr>
        <w:tab/>
      </w:r>
      <w:r w:rsidRPr="00141BF3">
        <w:rPr>
          <w:rFonts w:ascii="宋体" w:eastAsia="宋体" w:hAnsi="宋体" w:cs="宋体"/>
          <w:noProof/>
          <w:lang w:eastAsia="zh-CN"/>
        </w:rPr>
        <w:t>智能对话系统的概念模型</w:t>
      </w:r>
      <w:r>
        <w:rPr>
          <w:noProof/>
        </w:rPr>
        <w:tab/>
      </w:r>
      <w:r w:rsidR="00A14FB4">
        <w:rPr>
          <w:noProof/>
        </w:rPr>
        <w:fldChar w:fldCharType="begin"/>
      </w:r>
      <w:r>
        <w:rPr>
          <w:noProof/>
        </w:rPr>
        <w:instrText xml:space="preserve"> PAGEREF _Toc327482445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4.2</w:t>
      </w:r>
      <w:r>
        <w:rPr>
          <w:rFonts w:asciiTheme="minorHAnsi" w:eastAsiaTheme="minorEastAsia" w:hAnsiTheme="minorHAnsi"/>
          <w:b w:val="0"/>
          <w:noProof/>
          <w:szCs w:val="24"/>
        </w:rPr>
        <w:tab/>
      </w:r>
      <w:r w:rsidRPr="00141BF3">
        <w:rPr>
          <w:rFonts w:ascii="Yuanti TC Light" w:hAnsi="Yuanti TC Light" w:cs="Yuanti TC Light"/>
          <w:noProof/>
        </w:rPr>
        <w:t>情感驱动的智能对话</w:t>
      </w:r>
      <w:r>
        <w:rPr>
          <w:noProof/>
        </w:rPr>
        <w:tab/>
      </w:r>
      <w:r w:rsidR="00A14FB4">
        <w:rPr>
          <w:noProof/>
        </w:rPr>
        <w:fldChar w:fldCharType="begin"/>
      </w:r>
      <w:r>
        <w:rPr>
          <w:noProof/>
        </w:rPr>
        <w:instrText xml:space="preserve"> PAGEREF _Toc327482446 \h </w:instrText>
      </w:r>
      <w:r w:rsidR="000C6FE5">
        <w:rPr>
          <w:noProof/>
        </w:rPr>
      </w:r>
      <w:r w:rsidR="00A14FB4">
        <w:rPr>
          <w:noProof/>
        </w:rPr>
        <w:fldChar w:fldCharType="separate"/>
      </w:r>
      <w:r w:rsidR="00462DAE">
        <w:rPr>
          <w:b w:val="0"/>
          <w:noProof/>
        </w:rPr>
        <w:t>Error! Bookmark not defined.</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4.2.1</w:t>
      </w:r>
      <w:r>
        <w:rPr>
          <w:noProof/>
        </w:rPr>
        <w:t xml:space="preserve"> OpenCog</w:t>
      </w:r>
      <w:r w:rsidRPr="00141BF3">
        <w:rPr>
          <w:rFonts w:ascii="Yuanti TC Light" w:hAnsi="Yuanti TC Light" w:cs="Yuanti TC Light"/>
          <w:noProof/>
        </w:rPr>
        <w:t>中的行为选择机制</w:t>
      </w:r>
      <w:r>
        <w:rPr>
          <w:noProof/>
        </w:rPr>
        <w:tab/>
      </w:r>
      <w:r w:rsidR="00A14FB4">
        <w:rPr>
          <w:noProof/>
        </w:rPr>
        <w:fldChar w:fldCharType="begin"/>
      </w:r>
      <w:r>
        <w:rPr>
          <w:noProof/>
        </w:rPr>
        <w:instrText xml:space="preserve"> PAGEREF _Toc327482447 \h </w:instrText>
      </w:r>
      <w:r w:rsidR="000C6FE5">
        <w:rPr>
          <w:noProof/>
        </w:rPr>
      </w:r>
      <w:r w:rsidR="00A14FB4">
        <w:rPr>
          <w:noProof/>
        </w:rPr>
        <w:fldChar w:fldCharType="separate"/>
      </w:r>
      <w:r w:rsidR="00462DAE">
        <w:rPr>
          <w:b/>
          <w:noProof/>
        </w:rPr>
        <w:t>Error! Bookmark not defined.</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4.2.2</w:t>
      </w:r>
      <w:r>
        <w:rPr>
          <w:noProof/>
        </w:rPr>
        <w:t xml:space="preserve"> Psi </w:t>
      </w:r>
      <w:r w:rsidRPr="00141BF3">
        <w:rPr>
          <w:rFonts w:ascii="Yuanti TC Light" w:hAnsi="Yuanti TC Light" w:cs="Yuanti TC Light"/>
          <w:noProof/>
        </w:rPr>
        <w:t>在</w:t>
      </w:r>
      <w:r>
        <w:rPr>
          <w:noProof/>
        </w:rPr>
        <w:t xml:space="preserve"> OpenCog </w:t>
      </w:r>
      <w:r w:rsidRPr="00141BF3">
        <w:rPr>
          <w:rFonts w:ascii="Yuanti TC Light" w:hAnsi="Yuanti TC Light" w:cs="Yuanti TC Light"/>
          <w:noProof/>
        </w:rPr>
        <w:t>中的使用</w:t>
      </w:r>
      <w:r>
        <w:rPr>
          <w:noProof/>
        </w:rPr>
        <w:tab/>
      </w:r>
      <w:r w:rsidR="00A14FB4">
        <w:rPr>
          <w:noProof/>
        </w:rPr>
        <w:fldChar w:fldCharType="begin"/>
      </w:r>
      <w:r>
        <w:rPr>
          <w:noProof/>
        </w:rPr>
        <w:instrText xml:space="preserve"> PAGEREF _Toc327482448 \h </w:instrText>
      </w:r>
      <w:r w:rsidR="000C6FE5">
        <w:rPr>
          <w:noProof/>
        </w:rPr>
      </w:r>
      <w:r w:rsidR="00A14FB4">
        <w:rPr>
          <w:noProof/>
        </w:rPr>
        <w:fldChar w:fldCharType="separate"/>
      </w:r>
      <w:r w:rsidR="00462DAE">
        <w:rPr>
          <w:b/>
          <w:noProof/>
        </w:rPr>
        <w:t>Error! Bookmark not defined.</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4.2.3</w:t>
      </w:r>
      <w:r>
        <w:rPr>
          <w:noProof/>
        </w:rPr>
        <w:t xml:space="preserve"> OpenCog </w:t>
      </w:r>
      <w:r w:rsidRPr="00141BF3">
        <w:rPr>
          <w:rFonts w:ascii="Yuanti TC Light" w:hAnsi="Yuanti TC Light" w:cs="Yuanti TC Light"/>
          <w:noProof/>
        </w:rPr>
        <w:t>中的目标</w:t>
      </w:r>
      <w:r>
        <w:rPr>
          <w:noProof/>
        </w:rPr>
        <w:tab/>
      </w:r>
      <w:r w:rsidR="00A14FB4">
        <w:rPr>
          <w:noProof/>
        </w:rPr>
        <w:fldChar w:fldCharType="begin"/>
      </w:r>
      <w:r>
        <w:rPr>
          <w:noProof/>
        </w:rPr>
        <w:instrText xml:space="preserve"> PAGEREF _Toc327482449 \h </w:instrText>
      </w:r>
      <w:r w:rsidR="000C6FE5">
        <w:rPr>
          <w:noProof/>
        </w:rPr>
      </w:r>
      <w:r w:rsidR="00A14FB4">
        <w:rPr>
          <w:noProof/>
        </w:rPr>
        <w:fldChar w:fldCharType="separate"/>
      </w:r>
      <w:r w:rsidR="00462DAE">
        <w:rPr>
          <w:b/>
          <w:noProof/>
        </w:rPr>
        <w:t>Error! Bookmark not defined.</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4.2.4</w:t>
      </w:r>
      <w:r w:rsidRPr="00141BF3">
        <w:rPr>
          <w:rFonts w:ascii="Yuanti TC Light" w:hAnsi="Yuanti TC Light" w:cs="Yuanti TC Light"/>
          <w:noProof/>
        </w:rPr>
        <w:t xml:space="preserve"> </w:t>
      </w:r>
      <w:r w:rsidRPr="00141BF3">
        <w:rPr>
          <w:rFonts w:ascii="Yuanti TC Light" w:hAnsi="Yuanti TC Light" w:cs="Yuanti TC Light"/>
          <w:noProof/>
        </w:rPr>
        <w:t>执行的管理</w:t>
      </w:r>
      <w:r>
        <w:rPr>
          <w:noProof/>
        </w:rPr>
        <w:tab/>
      </w:r>
      <w:r w:rsidR="00A14FB4">
        <w:rPr>
          <w:noProof/>
        </w:rPr>
        <w:fldChar w:fldCharType="begin"/>
      </w:r>
      <w:r>
        <w:rPr>
          <w:noProof/>
        </w:rPr>
        <w:instrText xml:space="preserve"> PAGEREF _Toc327482450 \h </w:instrText>
      </w:r>
      <w:r w:rsidR="000C6FE5">
        <w:rPr>
          <w:noProof/>
        </w:rPr>
      </w:r>
      <w:r w:rsidR="00A14FB4">
        <w:rPr>
          <w:noProof/>
        </w:rPr>
        <w:fldChar w:fldCharType="separate"/>
      </w:r>
      <w:r w:rsidR="00462DAE">
        <w:rPr>
          <w:b/>
          <w:noProof/>
        </w:rPr>
        <w:t>Error! Bookmark not defined.</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4.2.5</w:t>
      </w:r>
      <w:r w:rsidRPr="00141BF3">
        <w:rPr>
          <w:rFonts w:ascii="宋体" w:hAnsi="宋体" w:cs="宋体"/>
          <w:noProof/>
          <w:lang w:eastAsia="zh-CN"/>
        </w:rPr>
        <w:t xml:space="preserve"> 针对对话控制的</w:t>
      </w:r>
      <w:r>
        <w:rPr>
          <w:noProof/>
          <w:lang w:eastAsia="zh-CN"/>
        </w:rPr>
        <w:t>OpenPsi</w:t>
      </w:r>
      <w:r w:rsidRPr="00141BF3">
        <w:rPr>
          <w:rFonts w:ascii="宋体" w:hAnsi="宋体" w:cs="宋体"/>
          <w:noProof/>
          <w:lang w:eastAsia="zh-CN"/>
        </w:rPr>
        <w:t>的配置</w:t>
      </w:r>
      <w:r>
        <w:rPr>
          <w:noProof/>
        </w:rPr>
        <w:tab/>
      </w:r>
      <w:r w:rsidR="00A14FB4">
        <w:rPr>
          <w:noProof/>
        </w:rPr>
        <w:fldChar w:fldCharType="begin"/>
      </w:r>
      <w:r>
        <w:rPr>
          <w:noProof/>
        </w:rPr>
        <w:instrText xml:space="preserve"> PAGEREF _Toc327482451 \h </w:instrText>
      </w:r>
      <w:r w:rsidR="000C6FE5">
        <w:rPr>
          <w:noProof/>
        </w:rPr>
      </w:r>
      <w:r w:rsidR="00A14FB4">
        <w:rPr>
          <w:noProof/>
        </w:rPr>
        <w:fldChar w:fldCharType="separate"/>
      </w:r>
      <w:r w:rsidR="00462DAE">
        <w:rPr>
          <w:b/>
          <w:noProof/>
        </w:rPr>
        <w:t>Error! Bookmark not defined.</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4.3</w:t>
      </w:r>
      <w:r>
        <w:rPr>
          <w:rFonts w:asciiTheme="minorHAnsi" w:eastAsiaTheme="minorEastAsia" w:hAnsiTheme="minorHAnsi"/>
          <w:b w:val="0"/>
          <w:noProof/>
          <w:szCs w:val="24"/>
        </w:rPr>
        <w:tab/>
      </w:r>
      <w:r w:rsidRPr="00141BF3">
        <w:rPr>
          <w:rFonts w:ascii="Yuanti TC Light" w:hAnsi="Yuanti TC Light" w:cs="Yuanti TC Light"/>
          <w:noProof/>
        </w:rPr>
        <w:t>言语规划器</w:t>
      </w:r>
      <w:r>
        <w:rPr>
          <w:noProof/>
        </w:rPr>
        <w:tab/>
      </w:r>
      <w:r w:rsidR="00A14FB4">
        <w:rPr>
          <w:noProof/>
        </w:rPr>
        <w:fldChar w:fldCharType="begin"/>
      </w:r>
      <w:r>
        <w:rPr>
          <w:noProof/>
        </w:rPr>
        <w:instrText xml:space="preserve"> PAGEREF _Toc327482452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4.3.1</w:t>
      </w:r>
      <w:r w:rsidRPr="00141BF3">
        <w:rPr>
          <w:rFonts w:ascii="Yuanti TC Light" w:hAnsi="Yuanti TC Light" w:cs="Yuanti TC Light"/>
          <w:noProof/>
        </w:rPr>
        <w:t xml:space="preserve"> </w:t>
      </w:r>
      <w:r w:rsidRPr="00141BF3">
        <w:rPr>
          <w:rFonts w:ascii="Yuanti TC Light" w:hAnsi="Yuanti TC Light" w:cs="Yuanti TC Light"/>
          <w:noProof/>
        </w:rPr>
        <w:t>言语行为自动分类</w:t>
      </w:r>
      <w:r>
        <w:rPr>
          <w:noProof/>
        </w:rPr>
        <w:tab/>
      </w:r>
      <w:r w:rsidR="00A14FB4">
        <w:rPr>
          <w:noProof/>
        </w:rPr>
        <w:fldChar w:fldCharType="begin"/>
      </w:r>
      <w:r>
        <w:rPr>
          <w:noProof/>
        </w:rPr>
        <w:instrText xml:space="preserve"> PAGEREF _Toc327482453 \h </w:instrText>
      </w:r>
      <w:r w:rsidR="000C6FE5">
        <w:rPr>
          <w:noProof/>
        </w:rPr>
      </w:r>
      <w:r w:rsidR="00A14FB4">
        <w:rPr>
          <w:noProof/>
        </w:rPr>
        <w:fldChar w:fldCharType="separate"/>
      </w:r>
      <w:r w:rsidR="00462DAE">
        <w:rPr>
          <w:b/>
          <w:noProof/>
        </w:rPr>
        <w:t>Error! Bookmark not defined.</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4.3.2</w:t>
      </w:r>
      <w:r w:rsidRPr="00141BF3">
        <w:rPr>
          <w:rFonts w:ascii="Yuanti TC Light" w:hAnsi="Yuanti TC Light" w:cs="Yuanti TC Light"/>
          <w:noProof/>
        </w:rPr>
        <w:t xml:space="preserve"> </w:t>
      </w:r>
      <w:r w:rsidRPr="00141BF3">
        <w:rPr>
          <w:rFonts w:ascii="Yuanti TC Light" w:hAnsi="Yuanti TC Light" w:cs="Yuanti TC Light"/>
          <w:noProof/>
        </w:rPr>
        <w:t>言语行为规划器</w:t>
      </w:r>
      <w:r>
        <w:rPr>
          <w:noProof/>
        </w:rPr>
        <w:tab/>
      </w:r>
      <w:r w:rsidR="00A14FB4">
        <w:rPr>
          <w:noProof/>
        </w:rPr>
        <w:fldChar w:fldCharType="begin"/>
      </w:r>
      <w:r>
        <w:rPr>
          <w:noProof/>
        </w:rPr>
        <w:instrText xml:space="preserve"> PAGEREF _Toc327482454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4.3.3</w:t>
      </w:r>
      <w:r w:rsidRPr="00141BF3">
        <w:rPr>
          <w:rFonts w:ascii="宋体" w:hAnsi="宋体" w:cs="宋体"/>
          <w:noProof/>
          <w:lang w:eastAsia="zh-CN"/>
        </w:rPr>
        <w:t xml:space="preserve"> 言语行为规划器及其关联的目标和上下文的实现</w:t>
      </w:r>
      <w:r>
        <w:rPr>
          <w:noProof/>
        </w:rPr>
        <w:tab/>
      </w:r>
      <w:r w:rsidR="00A14FB4">
        <w:rPr>
          <w:noProof/>
        </w:rPr>
        <w:fldChar w:fldCharType="begin"/>
      </w:r>
      <w:r>
        <w:rPr>
          <w:noProof/>
        </w:rPr>
        <w:instrText xml:space="preserve"> PAGEREF _Toc327482455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4.3.4</w:t>
      </w:r>
      <w:r w:rsidRPr="00141BF3">
        <w:rPr>
          <w:rFonts w:ascii="Yuanti TC Light" w:hAnsi="Yuanti TC Light" w:cs="Yuanti TC Light"/>
          <w:noProof/>
        </w:rPr>
        <w:t xml:space="preserve"> </w:t>
      </w:r>
      <w:r w:rsidRPr="00141BF3">
        <w:rPr>
          <w:rFonts w:ascii="Yuanti TC Light" w:hAnsi="Yuanti TC Light" w:cs="Yuanti TC Light"/>
          <w:noProof/>
        </w:rPr>
        <w:t>实质回应</w:t>
      </w:r>
      <w:r>
        <w:rPr>
          <w:noProof/>
        </w:rPr>
        <w:tab/>
      </w:r>
      <w:r w:rsidR="00A14FB4">
        <w:rPr>
          <w:noProof/>
        </w:rPr>
        <w:fldChar w:fldCharType="begin"/>
      </w:r>
      <w:r>
        <w:rPr>
          <w:noProof/>
        </w:rPr>
        <w:instrText xml:space="preserve"> PAGEREF _Toc327482456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4.3.5</w:t>
      </w:r>
      <w:r w:rsidRPr="00141BF3">
        <w:rPr>
          <w:rFonts w:ascii="Yuanti TC Light" w:hAnsi="Yuanti TC Light" w:cs="Yuanti TC Light"/>
          <w:noProof/>
        </w:rPr>
        <w:t xml:space="preserve"> </w:t>
      </w:r>
      <w:r w:rsidRPr="00141BF3">
        <w:rPr>
          <w:rFonts w:ascii="Yuanti TC Light" w:hAnsi="Yuanti TC Light" w:cs="Yuanti TC Light"/>
          <w:noProof/>
        </w:rPr>
        <w:t>问句</w:t>
      </w:r>
      <w:r>
        <w:rPr>
          <w:noProof/>
        </w:rPr>
        <w:tab/>
      </w:r>
      <w:r w:rsidR="00A14FB4">
        <w:rPr>
          <w:noProof/>
        </w:rPr>
        <w:fldChar w:fldCharType="begin"/>
      </w:r>
      <w:r>
        <w:rPr>
          <w:noProof/>
        </w:rPr>
        <w:instrText xml:space="preserve"> PAGEREF _Toc327482457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4.3.6</w:t>
      </w:r>
      <w:r w:rsidRPr="00141BF3">
        <w:rPr>
          <w:rFonts w:ascii="Yuanti TC Light" w:hAnsi="Yuanti TC Light" w:cs="Yuanti TC Light"/>
          <w:noProof/>
        </w:rPr>
        <w:t xml:space="preserve"> </w:t>
      </w:r>
      <w:r w:rsidRPr="00141BF3">
        <w:rPr>
          <w:rFonts w:ascii="Yuanti TC Light" w:hAnsi="Yuanti TC Light" w:cs="Yuanti TC Light"/>
          <w:noProof/>
        </w:rPr>
        <w:t>陈述</w:t>
      </w:r>
      <w:r>
        <w:rPr>
          <w:noProof/>
        </w:rPr>
        <w:t>Statements</w:t>
      </w:r>
      <w:r>
        <w:rPr>
          <w:noProof/>
        </w:rPr>
        <w:tab/>
      </w:r>
      <w:r w:rsidR="00A14FB4">
        <w:rPr>
          <w:noProof/>
        </w:rPr>
        <w:fldChar w:fldCharType="begin"/>
      </w:r>
      <w:r>
        <w:rPr>
          <w:noProof/>
        </w:rPr>
        <w:instrText xml:space="preserve"> PAGEREF _Toc327482458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4.3.7</w:t>
      </w:r>
      <w:r w:rsidRPr="00141BF3">
        <w:rPr>
          <w:rFonts w:ascii="Yuanti TC Light" w:hAnsi="Yuanti TC Light" w:cs="Yuanti TC Light"/>
          <w:noProof/>
        </w:rPr>
        <w:t xml:space="preserve"> </w:t>
      </w:r>
      <w:r w:rsidRPr="00141BF3">
        <w:rPr>
          <w:rFonts w:ascii="Yuanti TC Light" w:hAnsi="Yuanti TC Light" w:cs="Yuanti TC Light"/>
          <w:noProof/>
        </w:rPr>
        <w:t>自描述</w:t>
      </w:r>
      <w:r>
        <w:rPr>
          <w:noProof/>
        </w:rPr>
        <w:t>Self-Descriptions</w:t>
      </w:r>
      <w:r>
        <w:rPr>
          <w:noProof/>
        </w:rPr>
        <w:tab/>
      </w:r>
      <w:r w:rsidR="00A14FB4">
        <w:rPr>
          <w:noProof/>
        </w:rPr>
        <w:fldChar w:fldCharType="begin"/>
      </w:r>
      <w:r>
        <w:rPr>
          <w:noProof/>
        </w:rPr>
        <w:instrText xml:space="preserve"> PAGEREF _Toc327482459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4.3.8</w:t>
      </w:r>
      <w:r w:rsidRPr="00141BF3">
        <w:rPr>
          <w:rFonts w:ascii="Yuanti TC Light" w:hAnsi="Yuanti TC Light" w:cs="Yuanti TC Light"/>
          <w:noProof/>
        </w:rPr>
        <w:t xml:space="preserve"> </w:t>
      </w:r>
      <w:r w:rsidRPr="00141BF3">
        <w:rPr>
          <w:rFonts w:ascii="Yuanti TC Light" w:hAnsi="Yuanti TC Light" w:cs="Yuanti TC Light"/>
          <w:noProof/>
        </w:rPr>
        <w:t>后设话语</w:t>
      </w:r>
      <w:r>
        <w:rPr>
          <w:noProof/>
        </w:rPr>
        <w:t>Meta-Utterances</w:t>
      </w:r>
      <w:r>
        <w:rPr>
          <w:noProof/>
        </w:rPr>
        <w:tab/>
      </w:r>
      <w:r w:rsidR="00A14FB4">
        <w:rPr>
          <w:noProof/>
        </w:rPr>
        <w:fldChar w:fldCharType="begin"/>
      </w:r>
      <w:r>
        <w:rPr>
          <w:noProof/>
        </w:rPr>
        <w:instrText xml:space="preserve"> PAGEREF _Toc327482460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4.3.9</w:t>
      </w:r>
      <w:r w:rsidRPr="00141BF3">
        <w:rPr>
          <w:rFonts w:ascii="Yuanti TC Light" w:hAnsi="Yuanti TC Light" w:cs="Yuanti TC Light"/>
          <w:noProof/>
        </w:rPr>
        <w:t xml:space="preserve"> </w:t>
      </w:r>
      <w:r w:rsidRPr="00141BF3">
        <w:rPr>
          <w:rFonts w:ascii="Yuanti TC Light" w:hAnsi="Yuanti TC Light" w:cs="Yuanti TC Light"/>
          <w:noProof/>
        </w:rPr>
        <w:t>命令句、建议</w:t>
      </w:r>
      <w:r>
        <w:rPr>
          <w:noProof/>
        </w:rPr>
        <w:t>Imperatives/Suggestions</w:t>
      </w:r>
      <w:r>
        <w:rPr>
          <w:noProof/>
        </w:rPr>
        <w:tab/>
      </w:r>
      <w:r w:rsidR="00A14FB4">
        <w:rPr>
          <w:noProof/>
        </w:rPr>
        <w:fldChar w:fldCharType="begin"/>
      </w:r>
      <w:r>
        <w:rPr>
          <w:noProof/>
        </w:rPr>
        <w:instrText xml:space="preserve"> PAGEREF _Toc327482461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4.4</w:t>
      </w:r>
      <w:r>
        <w:rPr>
          <w:rFonts w:asciiTheme="minorHAnsi" w:eastAsiaTheme="minorEastAsia" w:hAnsiTheme="minorHAnsi"/>
          <w:b w:val="0"/>
          <w:noProof/>
          <w:szCs w:val="24"/>
        </w:rPr>
        <w:tab/>
      </w:r>
      <w:r w:rsidRPr="00141BF3">
        <w:rPr>
          <w:rFonts w:ascii="宋体" w:eastAsia="宋体" w:hAnsi="宋体" w:cs="宋体"/>
          <w:noProof/>
          <w:lang w:eastAsia="zh-CN"/>
        </w:rPr>
        <w:t>智能对话系统的概念模型的一种实现方法</w:t>
      </w:r>
      <w:r>
        <w:rPr>
          <w:noProof/>
        </w:rPr>
        <w:tab/>
      </w:r>
      <w:r w:rsidR="00A14FB4">
        <w:rPr>
          <w:noProof/>
        </w:rPr>
        <w:fldChar w:fldCharType="begin"/>
      </w:r>
      <w:r>
        <w:rPr>
          <w:noProof/>
        </w:rPr>
        <w:instrText xml:space="preserve"> PAGEREF _Toc327482462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4.5</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sidR="00A14FB4">
        <w:rPr>
          <w:noProof/>
        </w:rPr>
        <w:fldChar w:fldCharType="begin"/>
      </w:r>
      <w:r>
        <w:rPr>
          <w:noProof/>
        </w:rPr>
        <w:instrText xml:space="preserve"> PAGEREF _Toc327482463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第五章</w:t>
      </w:r>
      <w:r>
        <w:rPr>
          <w:noProof/>
          <w:lang w:eastAsia="zh-CN"/>
        </w:rPr>
        <w:t xml:space="preserve"> </w:t>
      </w:r>
      <w:r w:rsidRPr="00141BF3">
        <w:rPr>
          <w:rFonts w:ascii="宋体" w:eastAsia="宋体" w:hAnsi="宋体" w:cs="宋体"/>
          <w:noProof/>
          <w:lang w:eastAsia="zh-CN"/>
        </w:rPr>
        <w:t>自然语言理解：从语言到逻辑</w:t>
      </w:r>
      <w:r>
        <w:rPr>
          <w:noProof/>
        </w:rPr>
        <w:tab/>
      </w:r>
      <w:r w:rsidR="00A14FB4">
        <w:rPr>
          <w:noProof/>
        </w:rPr>
        <w:fldChar w:fldCharType="begin"/>
      </w:r>
      <w:r>
        <w:rPr>
          <w:noProof/>
        </w:rPr>
        <w:instrText xml:space="preserve"> PAGEREF _Toc327482464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5.1</w:t>
      </w:r>
      <w:r>
        <w:rPr>
          <w:rFonts w:asciiTheme="minorHAnsi" w:eastAsiaTheme="minorEastAsia" w:hAnsiTheme="minorHAnsi"/>
          <w:b w:val="0"/>
          <w:noProof/>
          <w:szCs w:val="24"/>
        </w:rPr>
        <w:tab/>
      </w:r>
      <w:r w:rsidRPr="00141BF3">
        <w:rPr>
          <w:rFonts w:ascii="Yuanti TC Light" w:hAnsi="Yuanti TC Light" w:cs="Yuanti TC Light"/>
          <w:noProof/>
        </w:rPr>
        <w:t>链语法</w:t>
      </w:r>
      <w:r>
        <w:rPr>
          <w:noProof/>
        </w:rPr>
        <w:tab/>
      </w:r>
      <w:r w:rsidR="00A14FB4">
        <w:rPr>
          <w:noProof/>
        </w:rPr>
        <w:fldChar w:fldCharType="begin"/>
      </w:r>
      <w:r>
        <w:rPr>
          <w:noProof/>
        </w:rPr>
        <w:instrText xml:space="preserve"> PAGEREF _Toc327482465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5.1.1</w:t>
      </w:r>
      <w:r w:rsidRPr="00141BF3">
        <w:rPr>
          <w:rFonts w:ascii="宋体" w:hAnsi="宋体" w:cs="宋体"/>
          <w:noProof/>
          <w:lang w:eastAsia="zh-CN"/>
        </w:rPr>
        <w:t xml:space="preserve"> 链语法与短语结构语法</w:t>
      </w:r>
      <w:r>
        <w:rPr>
          <w:noProof/>
        </w:rPr>
        <w:tab/>
      </w:r>
      <w:r w:rsidR="00A14FB4">
        <w:rPr>
          <w:noProof/>
        </w:rPr>
        <w:fldChar w:fldCharType="begin"/>
      </w:r>
      <w:r>
        <w:rPr>
          <w:noProof/>
        </w:rPr>
        <w:instrText xml:space="preserve"> PAGEREF _Toc327482466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5.1.2</w:t>
      </w:r>
      <w:r w:rsidRPr="00141BF3">
        <w:rPr>
          <w:rFonts w:ascii="Yuanti TC Light" w:hAnsi="Yuanti TC Light" w:cs="Yuanti TC Light"/>
          <w:noProof/>
        </w:rPr>
        <w:t xml:space="preserve"> </w:t>
      </w:r>
      <w:r w:rsidRPr="00141BF3">
        <w:rPr>
          <w:rFonts w:ascii="Yuanti TC Light" w:hAnsi="Yuanti TC Light" w:cs="Yuanti TC Light"/>
          <w:noProof/>
        </w:rPr>
        <w:t>识别句子的中心词</w:t>
      </w:r>
      <w:r>
        <w:rPr>
          <w:noProof/>
        </w:rPr>
        <w:tab/>
      </w:r>
      <w:r w:rsidR="00A14FB4">
        <w:rPr>
          <w:noProof/>
        </w:rPr>
        <w:fldChar w:fldCharType="begin"/>
      </w:r>
      <w:r>
        <w:rPr>
          <w:noProof/>
        </w:rPr>
        <w:instrText xml:space="preserve"> PAGEREF _Toc327482467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5.1.3</w:t>
      </w:r>
      <w:r>
        <w:rPr>
          <w:noProof/>
        </w:rPr>
        <w:t xml:space="preserve"> RelEx</w:t>
      </w:r>
      <w:r>
        <w:rPr>
          <w:noProof/>
        </w:rPr>
        <w:tab/>
      </w:r>
      <w:r w:rsidR="00A14FB4">
        <w:rPr>
          <w:noProof/>
        </w:rPr>
        <w:fldChar w:fldCharType="begin"/>
      </w:r>
      <w:r>
        <w:rPr>
          <w:noProof/>
        </w:rPr>
        <w:instrText xml:space="preserve"> PAGEREF _Toc327482468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5.1.4</w:t>
      </w:r>
      <w:r>
        <w:rPr>
          <w:noProof/>
        </w:rPr>
        <w:t xml:space="preserve"> RelEx </w:t>
      </w:r>
      <w:r w:rsidRPr="00141BF3">
        <w:rPr>
          <w:rFonts w:ascii="Yuanti TC Light" w:hAnsi="Yuanti TC Light" w:cs="Yuanti TC Light"/>
          <w:noProof/>
        </w:rPr>
        <w:t>的系统框架</w:t>
      </w:r>
      <w:r>
        <w:rPr>
          <w:noProof/>
        </w:rPr>
        <w:tab/>
      </w:r>
      <w:r w:rsidR="00A14FB4">
        <w:rPr>
          <w:noProof/>
        </w:rPr>
        <w:fldChar w:fldCharType="begin"/>
      </w:r>
      <w:r>
        <w:rPr>
          <w:noProof/>
        </w:rPr>
        <w:instrText xml:space="preserve"> PAGEREF _Toc327482469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5.1.5</w:t>
      </w:r>
      <w:r>
        <w:rPr>
          <w:noProof/>
        </w:rPr>
        <w:t xml:space="preserve"> RelEx </w:t>
      </w:r>
      <w:r w:rsidRPr="00141BF3">
        <w:rPr>
          <w:rFonts w:ascii="Yuanti TC Light" w:hAnsi="Yuanti TC Light" w:cs="Yuanti TC Light"/>
          <w:noProof/>
        </w:rPr>
        <w:t>关系的形式化</w:t>
      </w:r>
      <w:r>
        <w:rPr>
          <w:noProof/>
        </w:rPr>
        <w:tab/>
      </w:r>
      <w:r w:rsidR="00A14FB4">
        <w:rPr>
          <w:noProof/>
        </w:rPr>
        <w:fldChar w:fldCharType="begin"/>
      </w:r>
      <w:r>
        <w:rPr>
          <w:noProof/>
        </w:rPr>
        <w:instrText xml:space="preserve"> PAGEREF _Toc327482470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5.2</w:t>
      </w:r>
      <w:r>
        <w:rPr>
          <w:rFonts w:asciiTheme="minorHAnsi" w:eastAsiaTheme="minorEastAsia" w:hAnsiTheme="minorHAnsi"/>
          <w:b w:val="0"/>
          <w:noProof/>
          <w:szCs w:val="24"/>
        </w:rPr>
        <w:tab/>
      </w:r>
      <w:r w:rsidRPr="00141BF3">
        <w:rPr>
          <w:rFonts w:ascii="Yuanti TC Light" w:hAnsi="Yuanti TC Light" w:cs="Yuanti TC Light"/>
          <w:noProof/>
        </w:rPr>
        <w:t>基于涉身的指代消解</w:t>
      </w:r>
      <w:r>
        <w:rPr>
          <w:noProof/>
        </w:rPr>
        <w:tab/>
      </w:r>
      <w:r w:rsidR="00A14FB4">
        <w:rPr>
          <w:noProof/>
        </w:rPr>
        <w:fldChar w:fldCharType="begin"/>
      </w:r>
      <w:r>
        <w:rPr>
          <w:noProof/>
        </w:rPr>
        <w:instrText xml:space="preserve"> PAGEREF _Toc327482471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5.3</w:t>
      </w:r>
      <w:r>
        <w:rPr>
          <w:rFonts w:asciiTheme="minorHAnsi" w:eastAsiaTheme="minorEastAsia" w:hAnsiTheme="minorHAnsi"/>
          <w:b w:val="0"/>
          <w:noProof/>
          <w:szCs w:val="24"/>
        </w:rPr>
        <w:tab/>
      </w:r>
      <w:r>
        <w:rPr>
          <w:noProof/>
        </w:rPr>
        <w:t>RelEx2Logic</w:t>
      </w:r>
      <w:r w:rsidRPr="00141BF3">
        <w:rPr>
          <w:rFonts w:ascii="Yuanti TC Light" w:hAnsi="Yuanti TC Light" w:cs="Yuanti TC Light"/>
          <w:noProof/>
        </w:rPr>
        <w:t>：逻辑关系抽取</w:t>
      </w:r>
      <w:r>
        <w:rPr>
          <w:noProof/>
        </w:rPr>
        <w:tab/>
      </w:r>
      <w:r w:rsidR="00A14FB4">
        <w:rPr>
          <w:noProof/>
        </w:rPr>
        <w:fldChar w:fldCharType="begin"/>
      </w:r>
      <w:r>
        <w:rPr>
          <w:noProof/>
        </w:rPr>
        <w:instrText xml:space="preserve"> PAGEREF _Toc327482472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5.3.1</w:t>
      </w:r>
      <w:r>
        <w:rPr>
          <w:noProof/>
        </w:rPr>
        <w:t xml:space="preserve"> RelEx2Logic</w:t>
      </w:r>
      <w:r>
        <w:rPr>
          <w:noProof/>
        </w:rPr>
        <w:tab/>
      </w:r>
      <w:r w:rsidR="00A14FB4">
        <w:rPr>
          <w:noProof/>
        </w:rPr>
        <w:fldChar w:fldCharType="begin"/>
      </w:r>
      <w:r>
        <w:rPr>
          <w:noProof/>
        </w:rPr>
        <w:instrText xml:space="preserve"> PAGEREF _Toc327482473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5.3.2</w:t>
      </w:r>
      <w:r>
        <w:rPr>
          <w:noProof/>
        </w:rPr>
        <w:t xml:space="preserve"> RelEx2Logic </w:t>
      </w:r>
      <w:r w:rsidRPr="00141BF3">
        <w:rPr>
          <w:rFonts w:ascii="Yuanti TC Light" w:hAnsi="Yuanti TC Light" w:cs="Yuanti TC Light"/>
          <w:noProof/>
        </w:rPr>
        <w:t>所使用的规则</w:t>
      </w:r>
      <w:r>
        <w:rPr>
          <w:noProof/>
        </w:rPr>
        <w:tab/>
      </w:r>
      <w:r w:rsidR="00A14FB4">
        <w:rPr>
          <w:noProof/>
        </w:rPr>
        <w:fldChar w:fldCharType="begin"/>
      </w:r>
      <w:r>
        <w:rPr>
          <w:noProof/>
        </w:rPr>
        <w:instrText xml:space="preserve"> PAGEREF _Toc327482474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5.3.3</w:t>
      </w:r>
      <w:r>
        <w:rPr>
          <w:noProof/>
        </w:rPr>
        <w:t xml:space="preserve"> RelEx2Logic</w:t>
      </w:r>
      <w:r w:rsidRPr="00141BF3">
        <w:rPr>
          <w:rFonts w:ascii="Yuanti TC Light" w:hAnsi="Yuanti TC Light" w:cs="Yuanti TC Light"/>
          <w:noProof/>
        </w:rPr>
        <w:t>的后处理过程</w:t>
      </w:r>
      <w:r>
        <w:rPr>
          <w:noProof/>
        </w:rPr>
        <w:tab/>
      </w:r>
      <w:r w:rsidR="00A14FB4">
        <w:rPr>
          <w:noProof/>
        </w:rPr>
        <w:fldChar w:fldCharType="begin"/>
      </w:r>
      <w:r>
        <w:rPr>
          <w:noProof/>
        </w:rPr>
        <w:instrText xml:space="preserve"> PAGEREF _Toc327482475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5.4</w:t>
      </w:r>
      <w:r>
        <w:rPr>
          <w:rFonts w:asciiTheme="minorHAnsi" w:eastAsiaTheme="minorEastAsia" w:hAnsiTheme="minorHAnsi"/>
          <w:b w:val="0"/>
          <w:noProof/>
          <w:szCs w:val="24"/>
        </w:rPr>
        <w:tab/>
      </w:r>
      <w:r w:rsidRPr="00141BF3">
        <w:rPr>
          <w:rFonts w:ascii="Yuanti TC Light" w:hAnsi="Yuanti TC Light" w:cs="Yuanti TC Light"/>
          <w:noProof/>
        </w:rPr>
        <w:t>实验结果及分析</w:t>
      </w:r>
      <w:r>
        <w:rPr>
          <w:noProof/>
        </w:rPr>
        <w:tab/>
      </w:r>
      <w:r w:rsidR="00A14FB4">
        <w:rPr>
          <w:noProof/>
        </w:rPr>
        <w:fldChar w:fldCharType="begin"/>
      </w:r>
      <w:r>
        <w:rPr>
          <w:noProof/>
        </w:rPr>
        <w:instrText xml:space="preserve"> PAGEREF _Toc327482476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5.5</w:t>
      </w:r>
      <w:r>
        <w:rPr>
          <w:rFonts w:asciiTheme="minorHAnsi" w:eastAsiaTheme="minorEastAsia" w:hAnsiTheme="minorHAnsi"/>
          <w:b w:val="0"/>
          <w:noProof/>
          <w:szCs w:val="24"/>
        </w:rPr>
        <w:tab/>
      </w:r>
      <w:r w:rsidRPr="00141BF3">
        <w:rPr>
          <w:rFonts w:ascii="宋体" w:eastAsia="宋体" w:hAnsi="宋体" w:cs="宋体"/>
          <w:noProof/>
          <w:lang w:eastAsia="zh-CN"/>
        </w:rPr>
        <w:t>比较级的处理：实例分析</w:t>
      </w:r>
      <w:r>
        <w:rPr>
          <w:noProof/>
        </w:rPr>
        <w:tab/>
      </w:r>
      <w:r w:rsidR="00A14FB4">
        <w:rPr>
          <w:noProof/>
        </w:rPr>
        <w:fldChar w:fldCharType="begin"/>
      </w:r>
      <w:r>
        <w:rPr>
          <w:noProof/>
        </w:rPr>
        <w:instrText xml:space="preserve"> PAGEREF _Toc327482477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5.6</w:t>
      </w:r>
      <w:r>
        <w:rPr>
          <w:rFonts w:asciiTheme="minorHAnsi" w:eastAsiaTheme="minorEastAsia" w:hAnsiTheme="minorHAnsi"/>
          <w:b w:val="0"/>
          <w:noProof/>
          <w:szCs w:val="24"/>
        </w:rPr>
        <w:tab/>
      </w:r>
      <w:r w:rsidRPr="00141BF3">
        <w:rPr>
          <w:rFonts w:ascii="宋体" w:eastAsia="宋体" w:hAnsi="宋体" w:cs="宋体"/>
          <w:noProof/>
          <w:lang w:eastAsia="zh-CN"/>
        </w:rPr>
        <w:t>在简单句子集的性能评价</w:t>
      </w:r>
      <w:r>
        <w:rPr>
          <w:noProof/>
        </w:rPr>
        <w:tab/>
      </w:r>
      <w:r w:rsidR="00A14FB4">
        <w:rPr>
          <w:noProof/>
        </w:rPr>
        <w:fldChar w:fldCharType="begin"/>
      </w:r>
      <w:r>
        <w:rPr>
          <w:noProof/>
        </w:rPr>
        <w:instrText xml:space="preserve"> PAGEREF _Toc327482478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5.7</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sidR="00A14FB4">
        <w:rPr>
          <w:noProof/>
        </w:rPr>
        <w:fldChar w:fldCharType="begin"/>
      </w:r>
      <w:r>
        <w:rPr>
          <w:noProof/>
        </w:rPr>
        <w:instrText xml:space="preserve"> PAGEREF _Toc327482479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第六章</w:t>
      </w:r>
      <w:r>
        <w:rPr>
          <w:noProof/>
          <w:lang w:eastAsia="zh-CN"/>
        </w:rPr>
        <w:t xml:space="preserve"> </w:t>
      </w:r>
      <w:r w:rsidRPr="00141BF3">
        <w:rPr>
          <w:rFonts w:ascii="宋体" w:eastAsia="宋体" w:hAnsi="宋体" w:cs="宋体"/>
          <w:noProof/>
          <w:lang w:eastAsia="zh-CN"/>
        </w:rPr>
        <w:t>自然语言生成：从逻辑到语言</w:t>
      </w:r>
      <w:r>
        <w:rPr>
          <w:noProof/>
        </w:rPr>
        <w:tab/>
      </w:r>
      <w:r w:rsidR="00A14FB4">
        <w:rPr>
          <w:noProof/>
        </w:rPr>
        <w:fldChar w:fldCharType="begin"/>
      </w:r>
      <w:r>
        <w:rPr>
          <w:noProof/>
        </w:rPr>
        <w:instrText xml:space="preserve"> PAGEREF _Toc327482480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6.1</w:t>
      </w:r>
      <w:r>
        <w:rPr>
          <w:rFonts w:asciiTheme="minorHAnsi" w:eastAsiaTheme="minorEastAsia" w:hAnsiTheme="minorHAnsi"/>
          <w:b w:val="0"/>
          <w:noProof/>
          <w:szCs w:val="24"/>
        </w:rPr>
        <w:tab/>
      </w:r>
      <w:r w:rsidRPr="00141BF3">
        <w:rPr>
          <w:rFonts w:ascii="Yuanti TC Light" w:hAnsi="Yuanti TC Light" w:cs="Yuanti TC Light"/>
          <w:noProof/>
        </w:rPr>
        <w:t>微观规划器</w:t>
      </w:r>
      <w:r>
        <w:rPr>
          <w:noProof/>
        </w:rPr>
        <w:tab/>
      </w:r>
      <w:r w:rsidR="00A14FB4">
        <w:rPr>
          <w:noProof/>
        </w:rPr>
        <w:fldChar w:fldCharType="begin"/>
      </w:r>
      <w:r>
        <w:rPr>
          <w:noProof/>
        </w:rPr>
        <w:instrText xml:space="preserve"> PAGEREF _Toc327482481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6.1.1</w:t>
      </w:r>
      <w:r w:rsidRPr="00141BF3">
        <w:rPr>
          <w:rFonts w:ascii="Yuanti TC Light" w:hAnsi="Yuanti TC Light" w:cs="Yuanti TC Light"/>
          <w:noProof/>
        </w:rPr>
        <w:t xml:space="preserve"> </w:t>
      </w:r>
      <w:r w:rsidRPr="00141BF3">
        <w:rPr>
          <w:rFonts w:ascii="Yuanti TC Light" w:hAnsi="Yuanti TC Light" w:cs="Yuanti TC Light"/>
          <w:noProof/>
        </w:rPr>
        <w:t>组块</w:t>
      </w:r>
      <w:r>
        <w:rPr>
          <w:noProof/>
        </w:rPr>
        <w:tab/>
      </w:r>
      <w:r w:rsidR="00A14FB4">
        <w:rPr>
          <w:noProof/>
        </w:rPr>
        <w:fldChar w:fldCharType="begin"/>
      </w:r>
      <w:r>
        <w:rPr>
          <w:noProof/>
        </w:rPr>
        <w:instrText xml:space="preserve"> PAGEREF _Toc327482482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6.1.2</w:t>
      </w:r>
      <w:r w:rsidRPr="00141BF3">
        <w:rPr>
          <w:rFonts w:ascii="Yuanti TC Light" w:hAnsi="Yuanti TC Light" w:cs="Yuanti TC Light"/>
          <w:noProof/>
        </w:rPr>
        <w:t xml:space="preserve"> </w:t>
      </w:r>
      <w:r w:rsidRPr="00141BF3">
        <w:rPr>
          <w:rFonts w:ascii="Yuanti TC Light" w:hAnsi="Yuanti TC Light" w:cs="Yuanti TC Light"/>
          <w:noProof/>
        </w:rPr>
        <w:t>指代的引入</w:t>
      </w:r>
      <w:r>
        <w:rPr>
          <w:noProof/>
        </w:rPr>
        <w:tab/>
      </w:r>
      <w:r w:rsidR="00A14FB4">
        <w:rPr>
          <w:noProof/>
        </w:rPr>
        <w:fldChar w:fldCharType="begin"/>
      </w:r>
      <w:r>
        <w:rPr>
          <w:noProof/>
        </w:rPr>
        <w:instrText xml:space="preserve"> PAGEREF _Toc327482483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6.1.3</w:t>
      </w:r>
      <w:r w:rsidRPr="00141BF3">
        <w:rPr>
          <w:rFonts w:ascii="Yuanti TC Light" w:hAnsi="Yuanti TC Light" w:cs="Yuanti TC Light"/>
          <w:noProof/>
        </w:rPr>
        <w:t xml:space="preserve"> </w:t>
      </w:r>
      <w:r w:rsidRPr="00141BF3">
        <w:rPr>
          <w:rFonts w:ascii="Yuanti TC Light" w:hAnsi="Yuanti TC Light" w:cs="Yuanti TC Light"/>
          <w:noProof/>
        </w:rPr>
        <w:t>存在问题和改进方向</w:t>
      </w:r>
      <w:r>
        <w:rPr>
          <w:noProof/>
        </w:rPr>
        <w:tab/>
      </w:r>
      <w:r w:rsidR="00A14FB4">
        <w:rPr>
          <w:noProof/>
        </w:rPr>
        <w:fldChar w:fldCharType="begin"/>
      </w:r>
      <w:r>
        <w:rPr>
          <w:noProof/>
        </w:rPr>
        <w:instrText xml:space="preserve"> PAGEREF _Toc327482484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6.2</w:t>
      </w:r>
      <w:r>
        <w:rPr>
          <w:rFonts w:asciiTheme="minorHAnsi" w:eastAsiaTheme="minorEastAsia" w:hAnsiTheme="minorHAnsi"/>
          <w:b w:val="0"/>
          <w:noProof/>
          <w:szCs w:val="24"/>
        </w:rPr>
        <w:tab/>
      </w:r>
      <w:r w:rsidRPr="00141BF3">
        <w:rPr>
          <w:rFonts w:ascii="Yuanti TC Light" w:hAnsi="Yuanti TC Light" w:cs="Yuanti TC Light"/>
          <w:noProof/>
        </w:rPr>
        <w:t>表层生成器</w:t>
      </w:r>
      <w:r>
        <w:rPr>
          <w:noProof/>
        </w:rPr>
        <w:t>SuReal</w:t>
      </w:r>
      <w:r>
        <w:rPr>
          <w:noProof/>
        </w:rPr>
        <w:tab/>
      </w:r>
      <w:r w:rsidR="00A14FB4">
        <w:rPr>
          <w:noProof/>
        </w:rPr>
        <w:fldChar w:fldCharType="begin"/>
      </w:r>
      <w:r>
        <w:rPr>
          <w:noProof/>
        </w:rPr>
        <w:instrText xml:space="preserve"> PAGEREF _Toc327482485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6.2.1</w:t>
      </w:r>
      <w:r>
        <w:rPr>
          <w:noProof/>
        </w:rPr>
        <w:t xml:space="preserve"> SuReal</w:t>
      </w:r>
      <w:r w:rsidRPr="00141BF3">
        <w:rPr>
          <w:rFonts w:ascii="Yuanti TC Light" w:hAnsi="Yuanti TC Light" w:cs="Yuanti TC Light"/>
          <w:noProof/>
        </w:rPr>
        <w:t>算法</w:t>
      </w:r>
      <w:r>
        <w:rPr>
          <w:noProof/>
        </w:rPr>
        <w:tab/>
      </w:r>
      <w:r w:rsidR="00A14FB4">
        <w:rPr>
          <w:noProof/>
        </w:rPr>
        <w:fldChar w:fldCharType="begin"/>
      </w:r>
      <w:r>
        <w:rPr>
          <w:noProof/>
        </w:rPr>
        <w:instrText xml:space="preserve"> PAGEREF _Toc327482486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6.2.2</w:t>
      </w:r>
      <w:r w:rsidRPr="00141BF3">
        <w:rPr>
          <w:rFonts w:ascii="宋体" w:hAnsi="宋体" w:cs="宋体"/>
          <w:noProof/>
          <w:lang w:eastAsia="zh-CN"/>
        </w:rPr>
        <w:t xml:space="preserve"> 综观</w:t>
      </w:r>
      <w:r>
        <w:rPr>
          <w:noProof/>
          <w:lang w:eastAsia="zh-CN"/>
        </w:rPr>
        <w:t>SuReal</w:t>
      </w:r>
      <w:r w:rsidRPr="00141BF3">
        <w:rPr>
          <w:rFonts w:ascii="宋体" w:hAnsi="宋体" w:cs="宋体"/>
          <w:noProof/>
          <w:lang w:eastAsia="zh-CN"/>
        </w:rPr>
        <w:t>及其存在的问题和改进方向</w:t>
      </w:r>
      <w:r>
        <w:rPr>
          <w:noProof/>
        </w:rPr>
        <w:tab/>
      </w:r>
      <w:r w:rsidR="00A14FB4">
        <w:rPr>
          <w:noProof/>
        </w:rPr>
        <w:fldChar w:fldCharType="begin"/>
      </w:r>
      <w:r>
        <w:rPr>
          <w:noProof/>
        </w:rPr>
        <w:instrText xml:space="preserve"> PAGEREF _Toc327482487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6.2.3</w:t>
      </w:r>
      <w:r w:rsidRPr="00141BF3">
        <w:rPr>
          <w:rFonts w:ascii="宋体" w:hAnsi="宋体" w:cs="宋体"/>
          <w:noProof/>
          <w:lang w:eastAsia="zh-CN"/>
        </w:rPr>
        <w:t xml:space="preserve"> 实验结果示例及简要分析</w:t>
      </w:r>
      <w:r>
        <w:rPr>
          <w:noProof/>
        </w:rPr>
        <w:tab/>
      </w:r>
      <w:r w:rsidR="00A14FB4">
        <w:rPr>
          <w:noProof/>
        </w:rPr>
        <w:fldChar w:fldCharType="begin"/>
      </w:r>
      <w:r>
        <w:rPr>
          <w:noProof/>
        </w:rPr>
        <w:instrText xml:space="preserve"> PAGEREF _Toc327482488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6.3</w:t>
      </w:r>
      <w:r>
        <w:rPr>
          <w:rFonts w:asciiTheme="minorHAnsi" w:eastAsiaTheme="minorEastAsia" w:hAnsiTheme="minorHAnsi"/>
          <w:b w:val="0"/>
          <w:noProof/>
          <w:szCs w:val="24"/>
        </w:rPr>
        <w:tab/>
      </w:r>
      <w:r w:rsidRPr="00141BF3">
        <w:rPr>
          <w:rFonts w:ascii="Yuanti TC Light" w:hAnsi="Yuanti TC Light" w:cs="Yuanti TC Light"/>
          <w:noProof/>
        </w:rPr>
        <w:t>本章小节</w:t>
      </w:r>
      <w:r>
        <w:rPr>
          <w:noProof/>
        </w:rPr>
        <w:tab/>
      </w:r>
      <w:r w:rsidR="00A14FB4">
        <w:rPr>
          <w:noProof/>
        </w:rPr>
        <w:fldChar w:fldCharType="begin"/>
      </w:r>
      <w:r>
        <w:rPr>
          <w:noProof/>
        </w:rPr>
        <w:instrText xml:space="preserve"> PAGEREF _Toc327482489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第七章</w:t>
      </w:r>
      <w:r>
        <w:rPr>
          <w:noProof/>
          <w:lang w:eastAsia="zh-CN"/>
        </w:rPr>
        <w:t xml:space="preserve"> </w:t>
      </w:r>
      <w:r w:rsidRPr="00141BF3">
        <w:rPr>
          <w:rFonts w:ascii="宋体" w:eastAsia="宋体" w:hAnsi="宋体" w:cs="宋体"/>
          <w:noProof/>
          <w:lang w:eastAsia="zh-CN"/>
        </w:rPr>
        <w:t>基于超图表示的语言逻辑推理的设计与实现</w:t>
      </w:r>
      <w:r>
        <w:rPr>
          <w:noProof/>
        </w:rPr>
        <w:tab/>
      </w:r>
      <w:r w:rsidR="00A14FB4">
        <w:rPr>
          <w:noProof/>
        </w:rPr>
        <w:fldChar w:fldCharType="begin"/>
      </w:r>
      <w:r>
        <w:rPr>
          <w:noProof/>
        </w:rPr>
        <w:instrText xml:space="preserve"> PAGEREF _Toc327482490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7.1</w:t>
      </w:r>
      <w:r>
        <w:rPr>
          <w:rFonts w:asciiTheme="minorHAnsi" w:eastAsiaTheme="minorEastAsia" w:hAnsiTheme="minorHAnsi"/>
          <w:b w:val="0"/>
          <w:noProof/>
          <w:szCs w:val="24"/>
        </w:rPr>
        <w:tab/>
      </w:r>
      <w:r w:rsidRPr="00141BF3">
        <w:rPr>
          <w:rFonts w:ascii="Yuanti TC Light" w:hAnsi="Yuanti TC Light" w:cs="Yuanti TC Light"/>
          <w:noProof/>
        </w:rPr>
        <w:t>有关比较级的推理</w:t>
      </w:r>
      <w:r>
        <w:rPr>
          <w:noProof/>
        </w:rPr>
        <w:tab/>
      </w:r>
      <w:r w:rsidR="00A14FB4">
        <w:rPr>
          <w:noProof/>
        </w:rPr>
        <w:fldChar w:fldCharType="begin"/>
      </w:r>
      <w:r>
        <w:rPr>
          <w:noProof/>
        </w:rPr>
        <w:instrText xml:space="preserve"> PAGEREF _Toc327482491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7.2</w:t>
      </w:r>
      <w:r>
        <w:rPr>
          <w:rFonts w:asciiTheme="minorHAnsi" w:eastAsiaTheme="minorEastAsia" w:hAnsiTheme="minorHAnsi"/>
          <w:b w:val="0"/>
          <w:noProof/>
          <w:szCs w:val="24"/>
        </w:rPr>
        <w:tab/>
      </w:r>
      <w:r w:rsidRPr="00141BF3">
        <w:rPr>
          <w:rFonts w:ascii="宋体" w:eastAsia="宋体" w:hAnsi="宋体" w:cs="宋体"/>
          <w:noProof/>
          <w:lang w:eastAsia="zh-CN"/>
        </w:rPr>
        <w:t>基于自然语言的三段论推理</w:t>
      </w:r>
      <w:r>
        <w:rPr>
          <w:noProof/>
        </w:rPr>
        <w:tab/>
      </w:r>
      <w:r w:rsidR="00A14FB4">
        <w:rPr>
          <w:noProof/>
        </w:rPr>
        <w:fldChar w:fldCharType="begin"/>
      </w:r>
      <w:r>
        <w:rPr>
          <w:noProof/>
        </w:rPr>
        <w:instrText xml:space="preserve"> PAGEREF _Toc327482492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7.3</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sidR="00A14FB4">
        <w:rPr>
          <w:noProof/>
        </w:rPr>
        <w:fldChar w:fldCharType="begin"/>
      </w:r>
      <w:r>
        <w:rPr>
          <w:noProof/>
        </w:rPr>
        <w:instrText xml:space="preserve"> PAGEREF _Toc327482493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第八章</w:t>
      </w:r>
      <w:r>
        <w:rPr>
          <w:noProof/>
          <w:lang w:eastAsia="zh-CN"/>
        </w:rPr>
        <w:t xml:space="preserve"> </w:t>
      </w:r>
      <w:r w:rsidRPr="00141BF3">
        <w:rPr>
          <w:rFonts w:ascii="宋体" w:eastAsia="宋体" w:hAnsi="宋体" w:cs="宋体"/>
          <w:noProof/>
          <w:lang w:eastAsia="zh-CN"/>
        </w:rPr>
        <w:t>基于概率逻辑推理的问答系统的设计和实现</w:t>
      </w:r>
      <w:r>
        <w:rPr>
          <w:noProof/>
        </w:rPr>
        <w:tab/>
      </w:r>
      <w:r w:rsidR="00A14FB4">
        <w:rPr>
          <w:noProof/>
        </w:rPr>
        <w:fldChar w:fldCharType="begin"/>
      </w:r>
      <w:r>
        <w:rPr>
          <w:noProof/>
        </w:rPr>
        <w:instrText xml:space="preserve"> PAGEREF _Toc327482494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8.1</w:t>
      </w:r>
      <w:r>
        <w:rPr>
          <w:rFonts w:asciiTheme="minorHAnsi" w:eastAsiaTheme="minorEastAsia" w:hAnsiTheme="minorHAnsi"/>
          <w:b w:val="0"/>
          <w:noProof/>
          <w:szCs w:val="24"/>
        </w:rPr>
        <w:tab/>
      </w:r>
      <w:r w:rsidRPr="00141BF3">
        <w:rPr>
          <w:rFonts w:ascii="宋体" w:eastAsia="宋体" w:hAnsi="宋体" w:cs="宋体"/>
          <w:noProof/>
          <w:lang w:eastAsia="zh-CN"/>
        </w:rPr>
        <w:t>基于超图模糊匹配的问答系统</w:t>
      </w:r>
      <w:r>
        <w:rPr>
          <w:noProof/>
        </w:rPr>
        <w:tab/>
      </w:r>
      <w:r w:rsidR="00A14FB4">
        <w:rPr>
          <w:noProof/>
        </w:rPr>
        <w:fldChar w:fldCharType="begin"/>
      </w:r>
      <w:r>
        <w:rPr>
          <w:noProof/>
        </w:rPr>
        <w:instrText xml:space="preserve"> PAGEREF _Toc327482495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rPr>
        <w:t>8.1.1</w:t>
      </w:r>
      <w:r w:rsidRPr="00141BF3">
        <w:rPr>
          <w:rFonts w:ascii="Yuanti TC Light" w:hAnsi="Yuanti TC Light" w:cs="Yuanti TC Light"/>
          <w:noProof/>
        </w:rPr>
        <w:t xml:space="preserve"> </w:t>
      </w:r>
      <w:r w:rsidRPr="00141BF3">
        <w:rPr>
          <w:rFonts w:ascii="Yuanti TC Light" w:hAnsi="Yuanti TC Light" w:cs="Yuanti TC Light"/>
          <w:noProof/>
        </w:rPr>
        <w:t>基于超图的模式匹配器</w:t>
      </w:r>
      <w:r>
        <w:rPr>
          <w:noProof/>
        </w:rPr>
        <w:tab/>
      </w:r>
      <w:r w:rsidR="00A14FB4">
        <w:rPr>
          <w:noProof/>
        </w:rPr>
        <w:fldChar w:fldCharType="begin"/>
      </w:r>
      <w:r>
        <w:rPr>
          <w:noProof/>
        </w:rPr>
        <w:instrText xml:space="preserve"> PAGEREF _Toc327482496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3"/>
        <w:tabs>
          <w:tab w:val="right" w:leader="dot" w:pos="8976"/>
        </w:tabs>
        <w:ind w:left="653"/>
        <w:rPr>
          <w:rFonts w:asciiTheme="minorHAnsi" w:eastAsiaTheme="minorEastAsia" w:hAnsiTheme="minorHAnsi"/>
          <w:noProof/>
          <w:szCs w:val="24"/>
        </w:rPr>
      </w:pPr>
      <w:r w:rsidRPr="00141BF3">
        <w:rPr>
          <w:rFonts w:cs="Times"/>
          <w:noProof/>
          <w:lang w:eastAsia="zh-CN"/>
        </w:rPr>
        <w:t>8.1.2</w:t>
      </w:r>
      <w:r w:rsidRPr="00141BF3">
        <w:rPr>
          <w:rFonts w:ascii="宋体" w:hAnsi="宋体" w:cs="宋体"/>
          <w:noProof/>
          <w:lang w:eastAsia="zh-CN"/>
        </w:rPr>
        <w:t xml:space="preserve"> 基于超图模糊匹配的问答系统</w:t>
      </w:r>
      <w:r>
        <w:rPr>
          <w:noProof/>
        </w:rPr>
        <w:tab/>
      </w:r>
      <w:r w:rsidR="00A14FB4">
        <w:rPr>
          <w:noProof/>
        </w:rPr>
        <w:fldChar w:fldCharType="begin"/>
      </w:r>
      <w:r>
        <w:rPr>
          <w:noProof/>
        </w:rPr>
        <w:instrText xml:space="preserve"> PAGEREF _Toc327482497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8.2</w:t>
      </w:r>
      <w:r>
        <w:rPr>
          <w:rFonts w:asciiTheme="minorHAnsi" w:eastAsiaTheme="minorEastAsia" w:hAnsiTheme="minorHAnsi"/>
          <w:b w:val="0"/>
          <w:noProof/>
          <w:szCs w:val="24"/>
        </w:rPr>
        <w:tab/>
      </w:r>
      <w:r w:rsidRPr="00141BF3">
        <w:rPr>
          <w:rFonts w:ascii="宋体" w:eastAsia="宋体" w:hAnsi="宋体" w:cs="宋体"/>
          <w:noProof/>
          <w:lang w:eastAsia="zh-CN"/>
        </w:rPr>
        <w:t>基于后向链接推理的问答系统</w:t>
      </w:r>
      <w:r>
        <w:rPr>
          <w:noProof/>
        </w:rPr>
        <w:tab/>
      </w:r>
      <w:r w:rsidR="00A14FB4">
        <w:rPr>
          <w:noProof/>
        </w:rPr>
        <w:fldChar w:fldCharType="begin"/>
      </w:r>
      <w:r>
        <w:rPr>
          <w:noProof/>
        </w:rPr>
        <w:instrText xml:space="preserve"> PAGEREF _Toc327482498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8.3</w:t>
      </w:r>
      <w:r>
        <w:rPr>
          <w:rFonts w:asciiTheme="minorHAnsi" w:eastAsiaTheme="minorEastAsia" w:hAnsiTheme="minorHAnsi"/>
          <w:b w:val="0"/>
          <w:noProof/>
          <w:szCs w:val="24"/>
        </w:rPr>
        <w:tab/>
      </w:r>
      <w:r w:rsidRPr="00141BF3">
        <w:rPr>
          <w:rFonts w:ascii="Yuanti TC Light" w:hAnsi="Yuanti TC Light" w:cs="Yuanti TC Light"/>
          <w:noProof/>
        </w:rPr>
        <w:t>一个综合的问答规划器</w:t>
      </w:r>
      <w:r>
        <w:rPr>
          <w:noProof/>
        </w:rPr>
        <w:tab/>
      </w:r>
      <w:r w:rsidR="00A14FB4">
        <w:rPr>
          <w:noProof/>
        </w:rPr>
        <w:fldChar w:fldCharType="begin"/>
      </w:r>
      <w:r>
        <w:rPr>
          <w:noProof/>
        </w:rPr>
        <w:instrText xml:space="preserve"> PAGEREF _Toc327482499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8.4</w:t>
      </w:r>
      <w:r>
        <w:rPr>
          <w:rFonts w:asciiTheme="minorHAnsi" w:eastAsiaTheme="minorEastAsia" w:hAnsiTheme="minorHAnsi"/>
          <w:b w:val="0"/>
          <w:noProof/>
          <w:szCs w:val="24"/>
        </w:rPr>
        <w:tab/>
      </w:r>
      <w:r w:rsidRPr="00141BF3">
        <w:rPr>
          <w:rFonts w:ascii="Yuanti TC Light" w:hAnsi="Yuanti TC Light" w:cs="Yuanti TC Light"/>
          <w:noProof/>
        </w:rPr>
        <w:t>实例分析</w:t>
      </w:r>
      <w:r>
        <w:rPr>
          <w:noProof/>
        </w:rPr>
        <w:tab/>
      </w:r>
      <w:r w:rsidR="00A14FB4">
        <w:rPr>
          <w:noProof/>
        </w:rPr>
        <w:fldChar w:fldCharType="begin"/>
      </w:r>
      <w:r>
        <w:rPr>
          <w:noProof/>
        </w:rPr>
        <w:instrText xml:space="preserve"> PAGEREF _Toc327482500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8.5</w:t>
      </w:r>
      <w:r>
        <w:rPr>
          <w:rFonts w:asciiTheme="minorHAnsi" w:eastAsiaTheme="minorEastAsia" w:hAnsiTheme="minorHAnsi"/>
          <w:b w:val="0"/>
          <w:noProof/>
          <w:szCs w:val="24"/>
        </w:rPr>
        <w:tab/>
      </w:r>
      <w:r w:rsidRPr="00141BF3">
        <w:rPr>
          <w:rFonts w:ascii="Yuanti TC Light" w:hAnsi="Yuanti TC Light" w:cs="Yuanti TC Light"/>
          <w:noProof/>
        </w:rPr>
        <w:t>深层语义解析的挑战</w:t>
      </w:r>
      <w:r>
        <w:rPr>
          <w:noProof/>
        </w:rPr>
        <w:tab/>
      </w:r>
      <w:r w:rsidR="00A14FB4">
        <w:rPr>
          <w:noProof/>
        </w:rPr>
        <w:fldChar w:fldCharType="begin"/>
      </w:r>
      <w:r>
        <w:rPr>
          <w:noProof/>
        </w:rPr>
        <w:instrText xml:space="preserve"> PAGEREF _Toc327482501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8.6</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sidR="00A14FB4">
        <w:rPr>
          <w:noProof/>
        </w:rPr>
        <w:fldChar w:fldCharType="begin"/>
      </w:r>
      <w:r>
        <w:rPr>
          <w:noProof/>
        </w:rPr>
        <w:instrText xml:space="preserve"> PAGEREF _Toc327482502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第九章</w:t>
      </w:r>
      <w:r>
        <w:rPr>
          <w:noProof/>
          <w:lang w:eastAsia="zh-CN"/>
        </w:rPr>
        <w:t xml:space="preserve"> </w:t>
      </w:r>
      <w:r w:rsidRPr="00141BF3">
        <w:rPr>
          <w:rFonts w:ascii="宋体" w:eastAsia="宋体" w:hAnsi="宋体" w:cs="宋体"/>
          <w:noProof/>
          <w:lang w:eastAsia="zh-CN"/>
        </w:rPr>
        <w:t>总结与展望</w:t>
      </w:r>
      <w:r>
        <w:rPr>
          <w:noProof/>
        </w:rPr>
        <w:tab/>
      </w:r>
      <w:r w:rsidR="00A14FB4">
        <w:rPr>
          <w:noProof/>
        </w:rPr>
        <w:fldChar w:fldCharType="begin"/>
      </w:r>
      <w:r>
        <w:rPr>
          <w:noProof/>
        </w:rPr>
        <w:instrText xml:space="preserve"> PAGEREF _Toc327482503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9.1</w:t>
      </w:r>
      <w:r>
        <w:rPr>
          <w:rFonts w:asciiTheme="minorHAnsi" w:eastAsiaTheme="minorEastAsia" w:hAnsiTheme="minorHAnsi"/>
          <w:b w:val="0"/>
          <w:noProof/>
          <w:szCs w:val="24"/>
        </w:rPr>
        <w:tab/>
      </w:r>
      <w:r w:rsidRPr="00141BF3">
        <w:rPr>
          <w:rFonts w:ascii="宋体" w:eastAsia="宋体" w:hAnsi="宋体" w:cs="宋体"/>
          <w:noProof/>
          <w:lang w:eastAsia="zh-CN"/>
        </w:rPr>
        <w:t>本文的主要贡献和创新</w:t>
      </w:r>
      <w:r>
        <w:rPr>
          <w:noProof/>
        </w:rPr>
        <w:tab/>
      </w:r>
      <w:r w:rsidR="00A14FB4">
        <w:rPr>
          <w:noProof/>
        </w:rPr>
        <w:fldChar w:fldCharType="begin"/>
      </w:r>
      <w:r>
        <w:rPr>
          <w:noProof/>
        </w:rPr>
        <w:instrText xml:space="preserve"> PAGEREF _Toc327482504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0C6FE5">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9.2</w:t>
      </w:r>
      <w:r>
        <w:rPr>
          <w:rFonts w:asciiTheme="minorHAnsi" w:eastAsiaTheme="minorEastAsia" w:hAnsiTheme="minorHAnsi"/>
          <w:b w:val="0"/>
          <w:noProof/>
          <w:szCs w:val="24"/>
        </w:rPr>
        <w:tab/>
      </w:r>
      <w:r w:rsidRPr="00141BF3">
        <w:rPr>
          <w:rFonts w:ascii="宋体" w:eastAsia="宋体" w:hAnsi="宋体" w:cs="宋体"/>
          <w:noProof/>
          <w:lang w:eastAsia="zh-CN"/>
        </w:rPr>
        <w:t>下一步研究方向</w:t>
      </w:r>
      <w:r>
        <w:rPr>
          <w:noProof/>
        </w:rPr>
        <w:tab/>
      </w:r>
      <w:r w:rsidR="00A14FB4">
        <w:rPr>
          <w:noProof/>
        </w:rPr>
        <w:fldChar w:fldCharType="begin"/>
      </w:r>
      <w:r>
        <w:rPr>
          <w:noProof/>
        </w:rPr>
        <w:instrText xml:space="preserve"> PAGEREF _Toc327482505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参考文献</w:t>
      </w:r>
      <w:r>
        <w:rPr>
          <w:noProof/>
        </w:rPr>
        <w:tab/>
      </w:r>
      <w:r w:rsidR="00A14FB4">
        <w:rPr>
          <w:noProof/>
        </w:rPr>
        <w:fldChar w:fldCharType="begin"/>
      </w:r>
      <w:r>
        <w:rPr>
          <w:noProof/>
        </w:rPr>
        <w:instrText xml:space="preserve"> PAGEREF _Toc327482506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博士期间发表的论文</w:t>
      </w:r>
      <w:r>
        <w:rPr>
          <w:noProof/>
        </w:rPr>
        <w:tab/>
      </w:r>
      <w:r w:rsidR="00A14FB4">
        <w:rPr>
          <w:noProof/>
        </w:rPr>
        <w:fldChar w:fldCharType="begin"/>
      </w:r>
      <w:r>
        <w:rPr>
          <w:noProof/>
        </w:rPr>
        <w:instrText xml:space="preserve"> PAGEREF _Toc327482507 \h </w:instrText>
      </w:r>
      <w:r w:rsidR="000C6FE5">
        <w:rPr>
          <w:noProof/>
        </w:rPr>
      </w:r>
      <w:r w:rsidR="00A14FB4">
        <w:rPr>
          <w:noProof/>
        </w:rPr>
        <w:fldChar w:fldCharType="separate"/>
      </w:r>
      <w:r w:rsidR="00462DAE">
        <w:rPr>
          <w:noProof/>
        </w:rPr>
        <w:t>10</w:t>
      </w:r>
      <w:r w:rsidR="00A14FB4">
        <w:rPr>
          <w:noProof/>
        </w:rPr>
        <w:fldChar w:fldCharType="end"/>
      </w:r>
    </w:p>
    <w:p w:rsidR="000A3AD4" w:rsidRDefault="000A3AD4" w:rsidP="00687FAC">
      <w:pPr>
        <w:pStyle w:val="TOC1"/>
        <w:tabs>
          <w:tab w:val="left" w:pos="543"/>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致</w:t>
      </w:r>
      <w:r>
        <w:rPr>
          <w:rFonts w:asciiTheme="minorHAnsi" w:eastAsiaTheme="minorEastAsia" w:hAnsiTheme="minorHAnsi"/>
          <w:b w:val="0"/>
          <w:noProof/>
          <w:sz w:val="24"/>
          <w:szCs w:val="24"/>
        </w:rPr>
        <w:tab/>
      </w:r>
      <w:r w:rsidRPr="00141BF3">
        <w:rPr>
          <w:rFonts w:ascii="宋体" w:eastAsia="宋体" w:hAnsi="宋体" w:cs="宋体"/>
          <w:noProof/>
          <w:lang w:eastAsia="zh-CN"/>
        </w:rPr>
        <w:t>谢</w:t>
      </w:r>
      <w:r>
        <w:rPr>
          <w:noProof/>
        </w:rPr>
        <w:tab/>
      </w:r>
      <w:r w:rsidR="00A14FB4">
        <w:rPr>
          <w:noProof/>
        </w:rPr>
        <w:fldChar w:fldCharType="begin"/>
      </w:r>
      <w:r>
        <w:rPr>
          <w:noProof/>
        </w:rPr>
        <w:instrText xml:space="preserve"> PAGEREF _Toc327482508 \h </w:instrText>
      </w:r>
      <w:r w:rsidR="000C6FE5">
        <w:rPr>
          <w:noProof/>
        </w:rPr>
      </w:r>
      <w:r w:rsidR="00A14FB4">
        <w:rPr>
          <w:noProof/>
        </w:rPr>
        <w:fldChar w:fldCharType="separate"/>
      </w:r>
      <w:r w:rsidR="00462DAE">
        <w:rPr>
          <w:noProof/>
        </w:rPr>
        <w:t>10</w:t>
      </w:r>
      <w:r w:rsidR="00A14FB4">
        <w:rPr>
          <w:noProof/>
        </w:rPr>
        <w:fldChar w:fldCharType="end"/>
      </w:r>
    </w:p>
    <w:p w:rsidR="000A3AD4" w:rsidRDefault="00A14FB4" w:rsidP="000A3AD4">
      <w:pPr>
        <w:rPr>
          <w:sz w:val="20"/>
          <w:szCs w:val="20"/>
        </w:rPr>
      </w:pPr>
      <w:r>
        <w:rPr>
          <w:rFonts w:ascii="Times New Roman" w:eastAsia="黑体" w:hAnsi="Times New Roman" w:cs="Times New Roman"/>
          <w:szCs w:val="20"/>
        </w:rPr>
        <w:fldChar w:fldCharType="end"/>
      </w:r>
    </w:p>
    <w:p w:rsidR="000A3AD4" w:rsidRDefault="000A3AD4" w:rsidP="000A3AD4">
      <w:pPr>
        <w:spacing w:line="200" w:lineRule="exact"/>
        <w:rPr>
          <w:sz w:val="20"/>
          <w:szCs w:val="20"/>
        </w:rPr>
      </w:pPr>
    </w:p>
    <w:p w:rsidR="000A3AD4" w:rsidRDefault="000A3AD4" w:rsidP="000C6FE5">
      <w:pPr>
        <w:pStyle w:val="Heading1"/>
        <w:sectPr w:rsidR="000A3AD4">
          <w:headerReference w:type="even" r:id="rId31"/>
          <w:headerReference w:type="default" r:id="rId32"/>
          <w:footerReference w:type="even" r:id="rId33"/>
          <w:footerReference w:type="default" r:id="rId34"/>
          <w:footerReference w:type="first" r:id="rId35"/>
          <w:pgSz w:w="11906" w:h="16840"/>
          <w:pgMar w:top="1361" w:right="1240" w:bottom="1542" w:left="1680" w:header="1086" w:footer="1349" w:gutter="0"/>
          <w:pgNumType w:fmt="upperRoman"/>
          <w:cols w:equalWidth="0">
            <w:col w:w="8986"/>
          </w:cols>
          <w:titlePg/>
        </w:sectPr>
      </w:pPr>
      <w:bookmarkStart w:id="21" w:name="_Toc7327"/>
    </w:p>
    <w:p w:rsidR="000A3AD4" w:rsidRPr="00153211" w:rsidRDefault="000A3AD4" w:rsidP="000A3AD4">
      <w:pPr>
        <w:pStyle w:val="Title"/>
        <w:rPr>
          <w:rFonts w:ascii="黑体" w:hAnsi="黑体"/>
          <w:szCs w:val="30"/>
          <w:lang w:eastAsia="zh-CN"/>
        </w:rPr>
      </w:pPr>
      <w:bookmarkStart w:id="22" w:name="_Toc453623349"/>
      <w:bookmarkStart w:id="23" w:name="_Toc327482416"/>
      <w:r w:rsidRPr="00153211">
        <w:rPr>
          <w:rFonts w:ascii="宋体" w:eastAsia="宋体" w:hAnsi="宋体" w:cs="宋体" w:hint="eastAsia"/>
          <w:szCs w:val="30"/>
          <w:lang w:eastAsia="zh-CN"/>
        </w:rPr>
        <w:t>第一章</w:t>
      </w:r>
      <w:r w:rsidRPr="00153211">
        <w:rPr>
          <w:rFonts w:ascii="黑体" w:hAnsi="黑体" w:hint="eastAsia"/>
          <w:szCs w:val="30"/>
          <w:lang w:eastAsia="zh-CN"/>
        </w:rPr>
        <w:t xml:space="preserve"> </w:t>
      </w:r>
      <w:r w:rsidRPr="00153211">
        <w:rPr>
          <w:rFonts w:ascii="宋体" w:eastAsia="宋体" w:hAnsi="宋体" w:cs="宋体" w:hint="eastAsia"/>
          <w:szCs w:val="30"/>
          <w:lang w:eastAsia="zh-CN"/>
        </w:rPr>
        <w:t>绪论</w:t>
      </w:r>
      <w:bookmarkEnd w:id="21"/>
      <w:bookmarkEnd w:id="22"/>
      <w:bookmarkEnd w:id="23"/>
    </w:p>
    <w:p w:rsidR="00C25BA4" w:rsidRPr="00C25BA4" w:rsidRDefault="00C25BA4" w:rsidP="00C25BA4">
      <w:pPr>
        <w:spacing w:before="5"/>
        <w:jc w:val="both"/>
        <w:rPr>
          <w:rFonts w:ascii="宋体" w:eastAsia="宋体" w:hAnsi="宋体" w:cs="Times New Roman"/>
          <w:spacing w:val="-3"/>
          <w:sz w:val="24"/>
          <w:szCs w:val="24"/>
          <w:lang w:eastAsia="zh-CN"/>
        </w:rPr>
      </w:pPr>
      <w:r>
        <w:rPr>
          <w:rFonts w:ascii="宋体" w:eastAsia="宋体" w:hAnsi="宋体" w:cs="Times New Roman"/>
          <w:spacing w:val="-3"/>
          <w:sz w:val="24"/>
          <w:szCs w:val="24"/>
          <w:lang w:eastAsia="zh-CN"/>
        </w:rPr>
        <w:t xml:space="preserve">    </w:t>
      </w:r>
      <w:r w:rsidRPr="00C25BA4">
        <w:rPr>
          <w:rFonts w:ascii="宋体" w:eastAsia="宋体" w:hAnsi="宋体" w:cs="Times New Roman" w:hint="eastAsia"/>
          <w:spacing w:val="-3"/>
          <w:sz w:val="24"/>
          <w:szCs w:val="24"/>
          <w:lang w:eastAsia="zh-CN"/>
        </w:rPr>
        <w:t>从人工智能发展的早期开始，实现人机之间的自然语言交互一直是该领域的研究焦点，1950年，Alan Turing提出了一个如何判定机器是否具有智能的标准“图灵测试”。至此，对话系统更是成为判定机器是否智能的理想模型。然而，对话系统一直是自然语言处理和人工智能领域的研究难题，它不仅涉及到对自然语言的处理，自然的对话系统还要求机器具备一定的认知能力，使其能按照人的响应方式与人类进行交互。本文从目前对话系统研究中亟待解决的认知技术角度出发，对此展开深入研究。</w:t>
      </w:r>
    </w:p>
    <w:p w:rsidR="000A3AD4" w:rsidRPr="00187525" w:rsidRDefault="00C25BA4" w:rsidP="00187525">
      <w:pPr>
        <w:spacing w:before="5"/>
        <w:jc w:val="both"/>
        <w:rPr>
          <w:rFonts w:ascii="宋体" w:eastAsia="宋体" w:hAnsi="宋体" w:cs="Times New Roman"/>
          <w:spacing w:val="-3"/>
          <w:sz w:val="24"/>
          <w:szCs w:val="24"/>
          <w:lang w:eastAsia="zh-CN"/>
        </w:rPr>
      </w:pPr>
      <w:r>
        <w:rPr>
          <w:rFonts w:ascii="宋体" w:eastAsia="宋体" w:hAnsi="宋体" w:cs="Times New Roman"/>
          <w:spacing w:val="-3"/>
          <w:sz w:val="24"/>
          <w:szCs w:val="24"/>
          <w:lang w:eastAsia="zh-CN"/>
        </w:rPr>
        <w:t xml:space="preserve">    </w:t>
      </w:r>
      <w:r w:rsidRPr="00C25BA4">
        <w:rPr>
          <w:rFonts w:ascii="宋体" w:eastAsia="宋体" w:hAnsi="宋体" w:cs="Times New Roman" w:hint="eastAsia"/>
          <w:spacing w:val="-3"/>
          <w:sz w:val="24"/>
          <w:szCs w:val="24"/>
          <w:lang w:eastAsia="zh-CN"/>
        </w:rPr>
        <w:t>本章简要介绍</w:t>
      </w:r>
      <w:r w:rsidR="00A235BE">
        <w:rPr>
          <w:rFonts w:ascii="宋体" w:eastAsia="宋体" w:hAnsi="宋体" w:cs="Times New Roman" w:hint="eastAsia"/>
          <w:spacing w:val="-3"/>
          <w:sz w:val="24"/>
          <w:szCs w:val="24"/>
          <w:lang w:eastAsia="zh-CN"/>
        </w:rPr>
        <w:t>认知</w:t>
      </w:r>
      <w:r w:rsidRPr="00C25BA4">
        <w:rPr>
          <w:rFonts w:ascii="宋体" w:eastAsia="宋体" w:hAnsi="宋体" w:cs="Times New Roman" w:hint="eastAsia"/>
          <w:spacing w:val="-3"/>
          <w:sz w:val="24"/>
          <w:szCs w:val="24"/>
          <w:lang w:eastAsia="zh-CN"/>
        </w:rPr>
        <w:t>对话系统的研究背景和意义、以及相关的研究现状和存在的问题，最后列出本文的主要研究内容和组织结构。</w:t>
      </w:r>
    </w:p>
    <w:p w:rsidR="000A3AD4" w:rsidRDefault="000A3AD4" w:rsidP="000C6FE5">
      <w:pPr>
        <w:pStyle w:val="Heading2"/>
        <w:tabs>
          <w:tab w:val="left" w:pos="440"/>
        </w:tabs>
        <w:ind w:left="0" w:firstLine="0"/>
      </w:pPr>
      <w:bookmarkStart w:id="24" w:name="_Toc22091"/>
      <w:bookmarkStart w:id="25" w:name="_Toc453623350"/>
      <w:bookmarkStart w:id="26" w:name="_Toc327482417"/>
      <w:r>
        <w:rPr>
          <w:rFonts w:ascii="Yuanti TC Light" w:hAnsi="Yuanti TC Light" w:cs="Yuanti TC Light"/>
        </w:rPr>
        <w:t>研究目的和意义</w:t>
      </w:r>
      <w:bookmarkEnd w:id="24"/>
      <w:bookmarkEnd w:id="25"/>
      <w:bookmarkEnd w:id="26"/>
    </w:p>
    <w:p w:rsidR="00000FF0" w:rsidRPr="00000FF0" w:rsidRDefault="00000FF0" w:rsidP="00093895">
      <w:pPr>
        <w:pStyle w:val="NormalWeb"/>
        <w:spacing w:beforeLines="0" w:afterLines="0" w:line="360" w:lineRule="auto"/>
        <w:jc w:val="both"/>
        <w:rPr>
          <w:rFonts w:ascii="宋体" w:hAnsi="宋体"/>
          <w:sz w:val="24"/>
        </w:rPr>
      </w:pPr>
      <w:r>
        <w:rPr>
          <w:rFonts w:ascii="宋体" w:hAnsi="宋体" w:cs="Yuanti TC Light" w:hint="eastAsia"/>
          <w:sz w:val="24"/>
        </w:rPr>
        <w:t xml:space="preserve">    </w:t>
      </w:r>
      <w:r w:rsidR="00E320E3">
        <w:rPr>
          <w:rFonts w:ascii="宋体" w:hAnsi="宋体" w:cs="Yuanti TC Light" w:hint="eastAsia"/>
          <w:sz w:val="24"/>
        </w:rPr>
        <w:t>与机器进行自然的智能</w:t>
      </w:r>
      <w:r w:rsidRPr="00000FF0">
        <w:rPr>
          <w:rFonts w:ascii="宋体" w:hAnsi="宋体" w:cs="Yuanti TC Light" w:hint="eastAsia"/>
          <w:sz w:val="24"/>
        </w:rPr>
        <w:t>对话一直是人们梦寐以求的梦想。随着人工智能技术的不断发展，对话系统逐渐成为人工智能在商业领域的焦点，各大公司也都纷纷高调发布对话系统产品，如在</w:t>
      </w:r>
      <w:r w:rsidRPr="00000FF0">
        <w:rPr>
          <w:rFonts w:ascii="宋体" w:hAnsi="宋体" w:hint="eastAsia"/>
          <w:sz w:val="24"/>
        </w:rPr>
        <w:t>Jeopardy</w:t>
      </w:r>
      <w:r w:rsidRPr="00000FF0">
        <w:rPr>
          <w:rFonts w:ascii="宋体" w:hAnsi="宋体" w:cs="Yuanti TC Light" w:hint="eastAsia"/>
          <w:sz w:val="24"/>
        </w:rPr>
        <w:t>节目中夺冠的</w:t>
      </w:r>
      <w:r w:rsidRPr="00000FF0">
        <w:rPr>
          <w:rFonts w:ascii="宋体" w:hAnsi="宋体" w:hint="eastAsia"/>
          <w:sz w:val="24"/>
        </w:rPr>
        <w:t>IBM Waston</w:t>
      </w:r>
      <w:r w:rsidRPr="00000FF0">
        <w:rPr>
          <w:rFonts w:ascii="宋体" w:hAnsi="宋体" w:cs="Yuanti TC Light" w:hint="eastAsia"/>
          <w:sz w:val="24"/>
        </w:rPr>
        <w:t>，苹果的</w:t>
      </w:r>
      <w:r w:rsidRPr="00000FF0">
        <w:rPr>
          <w:rFonts w:ascii="宋体" w:hAnsi="宋体" w:hint="eastAsia"/>
          <w:sz w:val="24"/>
        </w:rPr>
        <w:t>Siri</w:t>
      </w:r>
      <w:r w:rsidRPr="00000FF0">
        <w:rPr>
          <w:rFonts w:ascii="宋体" w:hAnsi="宋体" w:cs="Yuanti TC Light" w:hint="eastAsia"/>
          <w:sz w:val="24"/>
        </w:rPr>
        <w:t>，微软的</w:t>
      </w:r>
      <w:r w:rsidRPr="00000FF0">
        <w:rPr>
          <w:rFonts w:ascii="宋体" w:hAnsi="宋体" w:hint="eastAsia"/>
          <w:sz w:val="24"/>
        </w:rPr>
        <w:t>Cortana</w:t>
      </w:r>
      <w:r w:rsidRPr="00000FF0">
        <w:rPr>
          <w:rFonts w:ascii="宋体" w:hAnsi="宋体" w:cs="Yuanti TC Light" w:hint="eastAsia"/>
          <w:sz w:val="24"/>
        </w:rPr>
        <w:t>和小冰，小</w:t>
      </w:r>
      <w:r w:rsidRPr="00000FF0">
        <w:rPr>
          <w:rFonts w:ascii="宋体" w:hAnsi="宋体" w:hint="eastAsia"/>
          <w:sz w:val="24"/>
        </w:rPr>
        <w:t>i</w:t>
      </w:r>
      <w:r w:rsidRPr="00000FF0">
        <w:rPr>
          <w:rFonts w:ascii="宋体" w:hAnsi="宋体" w:cs="Yuanti TC Light" w:hint="eastAsia"/>
          <w:sz w:val="24"/>
        </w:rPr>
        <w:t>和图灵等等。尽管近年来，对话系统相关的计算语言学和人工智能领域的很多技术都取得了巨大的进展，如语音识别和合成、机器翻译、信息检索、浅层语义分析甚至情感分析等，但对话系统的认知对话管理和</w:t>
      </w:r>
      <w:r w:rsidRPr="00000FF0">
        <w:rPr>
          <w:rFonts w:ascii="宋体" w:hAnsi="宋体" w:hint="eastAsia"/>
          <w:sz w:val="24"/>
        </w:rPr>
        <w:t>语义语用等深层理解领域仍没有根本性的突破。即使是目前表现最好的对话系统，也依然是基于表层的语言分析和简单的启发性知识来实现。然而如果对话系统无法作为一个认知主体，以拟人的方式去感知和交互，就很难激发人类与其长时间交流的兴趣。</w:t>
      </w:r>
    </w:p>
    <w:p w:rsidR="00000FF0" w:rsidRPr="00000FF0" w:rsidRDefault="00746A12" w:rsidP="00093895">
      <w:pPr>
        <w:pStyle w:val="NormalWeb"/>
        <w:spacing w:beforeLines="0" w:afterLines="0" w:line="360" w:lineRule="auto"/>
        <w:jc w:val="both"/>
        <w:rPr>
          <w:rFonts w:ascii="宋体" w:hAnsi="宋体"/>
          <w:sz w:val="24"/>
        </w:rPr>
      </w:pPr>
      <w:r>
        <w:rPr>
          <w:rFonts w:ascii="宋体" w:hAnsi="宋体" w:hint="eastAsia"/>
          <w:sz w:val="24"/>
        </w:rPr>
        <w:t xml:space="preserve">    </w:t>
      </w:r>
      <w:r w:rsidR="00000FF0" w:rsidRPr="00000FF0">
        <w:rPr>
          <w:rFonts w:ascii="宋体" w:hAnsi="宋体" w:hint="eastAsia"/>
          <w:sz w:val="24"/>
        </w:rPr>
        <w:t>对话系统涉及的领域很广，本文重点考虑认知型的对话系统，也就是强调机器作为一个认知主体，去理解和适应人的交流方式，从而使用户能用与人交流的自然方式去和机器交流。本文中提到的对话系统中的相关认知技术主要包括知识的深层表示、不确定性逻辑推理、语言与涉身知识的融合以及动机驱动的对话控制。对这些领域的研究显然具有重要的研究价值。这些领域中任一组块取得进展，不仅仅对于</w:t>
      </w:r>
      <w:r w:rsidR="006E311B">
        <w:rPr>
          <w:rFonts w:ascii="宋体" w:hAnsi="宋体" w:hint="eastAsia"/>
          <w:sz w:val="24"/>
        </w:rPr>
        <w:t>认知</w:t>
      </w:r>
      <w:r w:rsidR="00000FF0" w:rsidRPr="00000FF0">
        <w:rPr>
          <w:rFonts w:ascii="宋体" w:hAnsi="宋体" w:hint="eastAsia"/>
          <w:sz w:val="24"/>
        </w:rPr>
        <w:t>对话系统，而且对于其他领域，如语义理解、情感建模、自动化学习系统等等，都会有相当大的辅助和促进作用。另一方面，对话系统中的认知技术得到改进，无疑能大幅度提高对话系统的实用价值。能帮助机器更好更准确地结合语境理解和适应用户的交流方式，从而更准确更人性化地帮助人类完成一系列的辅助工作，拟人的交流方式也会使人们觉得更舒心和信赖，这也将为人们的生活带来诸多便利。</w:t>
      </w:r>
    </w:p>
    <w:p w:rsidR="000A3AD4" w:rsidRPr="00093895" w:rsidRDefault="005E6970" w:rsidP="00093895">
      <w:pPr>
        <w:pStyle w:val="NormalWeb"/>
        <w:spacing w:beforeLines="0" w:afterLines="0" w:line="360" w:lineRule="auto"/>
        <w:jc w:val="both"/>
        <w:rPr>
          <w:rFonts w:ascii="宋体" w:hAnsi="宋体"/>
          <w:sz w:val="24"/>
        </w:rPr>
      </w:pPr>
      <w:r>
        <w:rPr>
          <w:rFonts w:ascii="宋体" w:hAnsi="宋体" w:hint="eastAsia"/>
          <w:sz w:val="24"/>
        </w:rPr>
        <w:t xml:space="preserve">    </w:t>
      </w:r>
      <w:r w:rsidR="00000FF0" w:rsidRPr="00000FF0">
        <w:rPr>
          <w:rFonts w:ascii="宋体" w:hAnsi="宋体" w:hint="eastAsia"/>
          <w:sz w:val="24"/>
        </w:rPr>
        <w:t>尽管拥有巨大的研究价值和市场价值，研究者也发现构建一个能达到人类水平的对话系统是一项十分艰巨的任务。本文的研究着重于对话系统中的相关认知技术，提出了一个动机驱动的对话控制模型，即结合了心理学上的动机驱动模型，言语行为理论，以及基于概率逻辑网络的超图形式的知识表示，赋予对话系统一定的认知能力，从而使机器能作为一个认知主体，以更自然的方式与用户进行交互。</w:t>
      </w:r>
    </w:p>
    <w:p w:rsidR="000A3AD4" w:rsidRPr="00AB7CD9" w:rsidRDefault="000A3AD4" w:rsidP="000C6FE5">
      <w:pPr>
        <w:pStyle w:val="Heading2"/>
        <w:ind w:left="0" w:firstLine="0"/>
      </w:pPr>
      <w:bookmarkStart w:id="27" w:name="_Toc1440"/>
      <w:bookmarkStart w:id="28" w:name="_Toc453623351"/>
      <w:bookmarkStart w:id="29" w:name="_Toc327482418"/>
      <w:r w:rsidRPr="00AB7CD9">
        <w:rPr>
          <w:rFonts w:ascii="Yuanti TC Light" w:hAnsi="Yuanti TC Light" w:cs="Yuanti TC Light"/>
        </w:rPr>
        <w:t>研究现状综述</w:t>
      </w:r>
      <w:bookmarkEnd w:id="27"/>
      <w:bookmarkEnd w:id="28"/>
      <w:bookmarkEnd w:id="29"/>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对话系统简单来说就是计算机用来试图和人类通过自然语言交流的软件系统。对话系统的思想可以追溯到1950年图灵在</w:t>
      </w:r>
      <w:r w:rsidR="00A14FB4"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HYPERLINK\l"_bookmark120"</w:instrText>
      </w:r>
      <w:r w:rsidR="00A14FB4"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[1</w:t>
      </w:r>
      <w:r w:rsidR="00A14FB4"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]中提出的图灵测试，在过去的几十年中，有关对话系统的研究大致有两个不同的方向：一个是仅在表面外观上模拟对话，也被称为聊天机器人，如著名的聊天机器人心理医生ELIZA[</w:t>
      </w:r>
      <w:r w:rsidR="00A14FB4"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HYPERLINK\l"_bookmark121"</w:instrText>
      </w:r>
      <w:r w:rsidR="00A14FB4"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2</w:t>
      </w:r>
      <w:r w:rsidR="00A14FB4"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等。这类系统大多数不考虑理解对话内容的含义，直接采用模板匹配的方式找到和用户输入相关的对话，目前经常被用在各类社交网站和实时通讯的社交软件中。另一个是试图模拟人类真实的对话，并动态产生合适的对话，也被称为对话管理。后者是本文的研究重点，因此这一小节我们将回顾这一类对话系统以及对话管理的相关研究。</w:t>
      </w:r>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目前，对话系统的研究中有很多不同的架构体系，一个对话系统包含哪些功能模块也视不同的系统而异，但一般来说，对话系统主要包括以下几个功能模块：自然语言理解模块、对话管理模块、知识表示模块、自然语言生成模块[</w:t>
      </w:r>
      <w:r w:rsidR="00A14FB4"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HYPERLINK\l"_bookmark122"</w:instrText>
      </w:r>
      <w:r w:rsidR="00A14FB4"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3</w:t>
      </w:r>
      <w:r w:rsidR="00A14FB4"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]。各模块之间的数据走向如图</w:t>
      </w:r>
      <w:r w:rsidR="00A14FB4"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HYPERLINK\l"_bookmark7"</w:instrText>
      </w:r>
      <w:r w:rsidR="00A14FB4"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1.1</w:t>
      </w:r>
      <w:r w:rsidR="00A14FB4"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所示。接下来我们将分别就对话系统中的各个功能模块来展开综述相关研究现状。另外，由于本文的</w:t>
      </w:r>
      <w:r w:rsidR="00253AD4">
        <w:rPr>
          <w:rFonts w:asciiTheme="minorEastAsia" w:eastAsiaTheme="minorEastAsia" w:hAnsiTheme="minorEastAsia" w:cs="Times New Roman" w:hint="eastAsia"/>
          <w:spacing w:val="-3"/>
          <w:lang w:eastAsia="zh-CN"/>
        </w:rPr>
        <w:t>认知</w:t>
      </w:r>
      <w:r w:rsidRPr="00AB7CD9">
        <w:rPr>
          <w:rFonts w:asciiTheme="minorEastAsia" w:eastAsiaTheme="minorEastAsia" w:hAnsiTheme="minorEastAsia" w:cs="Times New Roman"/>
          <w:spacing w:val="-3"/>
          <w:lang w:eastAsia="zh-CN"/>
        </w:rPr>
        <w:t>对话系统中使用了言语行为理论的启发和指导，因此也会在本节对其相关研究进行简明的阐述。需要说明的是，本文研究的对话系统暂时只是基于文本的，所以这里暂且不讨论语音识别和语音合成模块。</w:t>
      </w:r>
    </w:p>
    <w:p w:rsidR="000A3AD4" w:rsidRDefault="000A3AD4" w:rsidP="000A3AD4">
      <w:pPr>
        <w:spacing w:before="15" w:line="260" w:lineRule="exact"/>
        <w:rPr>
          <w:sz w:val="26"/>
          <w:szCs w:val="26"/>
          <w:lang w:eastAsia="zh-CN"/>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2445" cy="3317240"/>
            <wp:effectExtent l="0" t="0" r="1905" b="165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pic:cNvPicPr>
                  </pic:nvPicPr>
                  <pic:blipFill>
                    <a:blip r:embed="rId36"/>
                    <a:stretch>
                      <a:fillRect/>
                    </a:stretch>
                  </pic:blipFill>
                  <pic:spPr>
                    <a:xfrm>
                      <a:off x="0" y="0"/>
                      <a:ext cx="4322445" cy="3317240"/>
                    </a:xfrm>
                    <a:prstGeom prst="rect">
                      <a:avLst/>
                    </a:prstGeom>
                    <a:noFill/>
                    <a:ln w="9525">
                      <a:noFill/>
                    </a:ln>
                  </pic:spPr>
                </pic:pic>
              </a:graphicData>
            </a:graphic>
          </wp:inline>
        </w:drawing>
      </w:r>
    </w:p>
    <w:p w:rsidR="000A3AD4" w:rsidRPr="00B13BC6" w:rsidRDefault="000A3AD4" w:rsidP="000A3AD4">
      <w:pPr>
        <w:pStyle w:val="10"/>
        <w:jc w:val="center"/>
        <w:rPr>
          <w:rFonts w:asciiTheme="minorEastAsia" w:hAnsiTheme="minorEastAsia"/>
        </w:rPr>
      </w:pPr>
      <w:bookmarkStart w:id="30" w:name="_bookmark7"/>
      <w:bookmarkEnd w:id="30"/>
      <w:r w:rsidRPr="00B13BC6">
        <w:rPr>
          <w:rFonts w:asciiTheme="minorEastAsia" w:hAnsiTheme="minorEastAsia"/>
        </w:rPr>
        <w:t>图 1.1</w:t>
      </w:r>
      <w:r w:rsidRPr="00B13BC6">
        <w:rPr>
          <w:rFonts w:asciiTheme="minorEastAsia" w:hAnsiTheme="minorEastAsia"/>
        </w:rPr>
        <w:tab/>
        <w:t>对话系统的基本结构</w:t>
      </w:r>
    </w:p>
    <w:p w:rsidR="000A3AD4" w:rsidRDefault="000A3AD4" w:rsidP="000A3AD4">
      <w:pPr>
        <w:spacing w:line="200" w:lineRule="exact"/>
        <w:rPr>
          <w:sz w:val="20"/>
          <w:szCs w:val="20"/>
        </w:rPr>
      </w:pPr>
      <w:bookmarkStart w:id="31" w:name="OLE_LINK18"/>
      <w:bookmarkStart w:id="32" w:name="OLE_LINK31"/>
    </w:p>
    <w:p w:rsidR="000A3AD4" w:rsidRDefault="000A3AD4" w:rsidP="000A3AD4">
      <w:pPr>
        <w:pStyle w:val="Heading3"/>
        <w:ind w:left="1006"/>
        <w:rPr>
          <w:lang w:eastAsia="zh-CN"/>
        </w:rPr>
      </w:pPr>
      <w:r>
        <w:rPr>
          <w:rFonts w:hint="eastAsia"/>
          <w:lang w:eastAsia="zh-CN"/>
        </w:rPr>
        <w:t xml:space="preserve">  </w:t>
      </w:r>
      <w:bookmarkStart w:id="33" w:name="_Toc21763"/>
      <w:bookmarkStart w:id="34" w:name="_Toc453623352"/>
      <w:bookmarkStart w:id="35" w:name="_Toc327482419"/>
      <w:r>
        <w:rPr>
          <w:rFonts w:ascii="宋体" w:eastAsia="宋体" w:hAnsi="宋体" w:cs="宋体" w:hint="eastAsia"/>
          <w:lang w:eastAsia="zh-CN"/>
        </w:rPr>
        <w:t>知识表示及相关逻辑推理研究综述</w:t>
      </w:r>
      <w:bookmarkEnd w:id="33"/>
      <w:bookmarkEnd w:id="34"/>
      <w:bookmarkEnd w:id="35"/>
    </w:p>
    <w:p w:rsidR="000A3AD4" w:rsidRPr="0052157A" w:rsidRDefault="000A3AD4" w:rsidP="000A3AD4">
      <w:pPr>
        <w:pStyle w:val="BodyText"/>
        <w:ind w:firstLine="474"/>
        <w:rPr>
          <w:rFonts w:asciiTheme="minorEastAsia" w:eastAsiaTheme="minorEastAsia" w:hAnsiTheme="minorEastAsia" w:cs="Times New Roman"/>
          <w:spacing w:val="-3"/>
          <w:lang w:eastAsia="zh-CN"/>
        </w:rPr>
      </w:pPr>
      <w:r w:rsidRPr="0052157A">
        <w:rPr>
          <w:rFonts w:asciiTheme="minorEastAsia" w:eastAsiaTheme="minorEastAsia" w:hAnsiTheme="minorEastAsia" w:cs="Times New Roman"/>
          <w:spacing w:val="-3"/>
          <w:lang w:eastAsia="zh-CN"/>
        </w:rPr>
        <w:t>对于任何以实现复杂功能为目标的自然语言处理系统（如对话系统或复杂的问答系统）来说，该系统内部的知识表示形式，即如何表示语义处理后的自然语言，往往是系统的各方面性能表现的关键所在。本小节将介绍知识表示目前的研究现状并回顾一些典型的知识表示方法及相应的优缺点，我们也会在本节重点介绍与本文所采用的知识表示相关联的几个具有代表性的知识库。</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如何合理有效地表示自然语言话语的含义是过去50年来一直被争议的问题，这也是从一个句子中抽取信息的语义建模问题所面临的第一步。然而目前，</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知识表示</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需要满足哪些条件仍然处于争论状态。Jurasky和Martin在经典的《自然语言处理综论》[</w:t>
      </w:r>
      <w:r w:rsidR="00A14FB4" w:rsidRPr="0052157A">
        <w:rPr>
          <w:rFonts w:asciiTheme="minorEastAsia" w:eastAsiaTheme="minorEastAsia" w:hAnsiTheme="minorEastAsia" w:cs="Times New Roman"/>
          <w:spacing w:val="-3"/>
        </w:rPr>
        <w:fldChar w:fldCharType="begin"/>
      </w:r>
      <w:r w:rsidRPr="0052157A">
        <w:rPr>
          <w:rFonts w:asciiTheme="minorEastAsia" w:eastAsiaTheme="minorEastAsia" w:hAnsiTheme="minorEastAsia" w:cs="Times New Roman"/>
          <w:spacing w:val="-3"/>
          <w:lang w:eastAsia="zh-CN"/>
        </w:rPr>
        <w:instrText>HYPERLINK\l"_bookmark123"</w:instrText>
      </w:r>
      <w:r w:rsidR="00A14FB4" w:rsidRPr="0052157A">
        <w:rPr>
          <w:rFonts w:asciiTheme="minorEastAsia" w:eastAsiaTheme="minorEastAsia" w:hAnsiTheme="minorEastAsia" w:cs="Times New Roman"/>
          <w:spacing w:val="-3"/>
        </w:rPr>
        <w:fldChar w:fldCharType="separate"/>
      </w:r>
      <w:r w:rsidRPr="0052157A">
        <w:rPr>
          <w:rFonts w:asciiTheme="minorEastAsia" w:eastAsiaTheme="minorEastAsia" w:hAnsiTheme="minorEastAsia" w:cs="Times New Roman"/>
          <w:spacing w:val="-3"/>
          <w:lang w:eastAsia="zh-CN"/>
        </w:rPr>
        <w:t>4</w:t>
      </w:r>
      <w:r w:rsidR="00A14FB4" w:rsidRPr="0052157A">
        <w:rPr>
          <w:rFonts w:asciiTheme="minorEastAsia" w:eastAsiaTheme="minorEastAsia" w:hAnsiTheme="minorEastAsia" w:cs="Times New Roman"/>
          <w:spacing w:val="-3"/>
        </w:rPr>
        <w:fldChar w:fldCharType="end"/>
      </w:r>
      <w:r w:rsidRPr="0052157A">
        <w:rPr>
          <w:rFonts w:asciiTheme="minorEastAsia" w:eastAsiaTheme="minorEastAsia" w:hAnsiTheme="minorEastAsia" w:cs="Times New Roman"/>
          <w:spacing w:val="-3"/>
          <w:lang w:eastAsia="zh-CN"/>
        </w:rPr>
        <w:t>]的第14章中从不同方面总结了一个完整的知识表示体系所要满足的计算需求，其中包括：</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可能性验证</w:t>
      </w:r>
      <w:r w:rsidRPr="00FF042E">
        <w:rPr>
          <w:rFonts w:cs="Times New Roman"/>
          <w:lang w:eastAsia="zh-CN"/>
        </w:rPr>
        <w:t>(Veri</w:t>
      </w:r>
      <w:r w:rsidRPr="00FF042E">
        <w:rPr>
          <w:rFonts w:ascii="MS Gothic" w:eastAsia="MS Gothic" w:hAnsi="MS Gothic" w:cs="MS Gothic" w:hint="eastAsia"/>
          <w:lang w:eastAsia="zh-CN"/>
        </w:rPr>
        <w:t>ﬁ</w:t>
      </w:r>
      <w:r w:rsidRPr="00FF042E">
        <w:rPr>
          <w:rFonts w:cs="Times New Roman"/>
          <w:lang w:eastAsia="zh-CN"/>
        </w:rPr>
        <w:t>cability)</w:t>
      </w:r>
      <w:r w:rsidRPr="00FF042E">
        <w:rPr>
          <w:rFonts w:cs="Times New Roman"/>
          <w:lang w:eastAsia="zh-CN"/>
        </w:rPr>
        <w:t>：必须能够确定知识表示的真实性，即知识表示体系能将输入的命题表示与储存相关知识的世界知识库中的表示相比较或匹配。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无歧义表示</w:t>
      </w:r>
      <w:r w:rsidRPr="00FF042E">
        <w:rPr>
          <w:rFonts w:cs="Times New Roman"/>
          <w:lang w:eastAsia="zh-CN"/>
        </w:rPr>
        <w:t>(Unambiguous Representation)</w:t>
      </w:r>
      <w:r w:rsidRPr="00FF042E">
        <w:rPr>
          <w:rFonts w:cs="Times New Roman"/>
          <w:lang w:eastAsia="zh-CN"/>
        </w:rPr>
        <w:t>：知识表示的语言支持的表示只能有一个无歧义的解释。</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规范形式</w:t>
      </w:r>
      <w:r w:rsidRPr="00FF042E">
        <w:rPr>
          <w:rFonts w:cs="Times New Roman"/>
          <w:lang w:eastAsia="zh-CN"/>
        </w:rPr>
        <w:t>(Canonical Form)</w:t>
      </w:r>
      <w:r w:rsidRPr="00FF042E">
        <w:rPr>
          <w:rFonts w:cs="Times New Roman"/>
          <w:lang w:eastAsia="zh-CN"/>
        </w:rPr>
        <w:t>：表达同样信息的输入必须具有同样的知识表示形式，即规范形式。</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推论与变元</w:t>
      </w:r>
      <w:r w:rsidRPr="00FF042E">
        <w:rPr>
          <w:rFonts w:cs="Times New Roman"/>
          <w:lang w:eastAsia="zh-CN"/>
        </w:rPr>
        <w:t>(Inference and Variables)</w:t>
      </w:r>
      <w:r w:rsidRPr="00FF042E">
        <w:rPr>
          <w:rFonts w:cs="Times New Roman"/>
          <w:lang w:eastAsia="zh-CN"/>
        </w:rPr>
        <w:t>：知识表示体系能根据输入的知识表示以及储存的背景知识推理出可靠结论。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表达能力</w:t>
      </w:r>
      <w:r w:rsidRPr="00FF042E">
        <w:rPr>
          <w:rFonts w:cs="Times New Roman"/>
          <w:lang w:eastAsia="zh-CN"/>
        </w:rPr>
        <w:t>(Expressiveness)</w:t>
      </w:r>
      <w:r w:rsidRPr="00FF042E">
        <w:rPr>
          <w:rFonts w:cs="Times New Roman"/>
          <w:lang w:eastAsia="zh-CN"/>
        </w:rPr>
        <w:t>：知识表示方法需要具备足够的表达能力来处理各种广泛领域的知识。</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直到最近，这些需求列表一直被当做是知识表示领域中一个相当完善的黄金标准。Yarin等人</w:t>
      </w:r>
      <w:r w:rsidR="00A14FB4" w:rsidRPr="0052157A">
        <w:rPr>
          <w:rFonts w:asciiTheme="minorEastAsia" w:eastAsiaTheme="minorEastAsia" w:hAnsiTheme="minorEastAsia" w:cs="Times New Roman"/>
          <w:spacing w:val="-3"/>
        </w:rPr>
        <w:fldChar w:fldCharType="begin"/>
      </w:r>
      <w:r w:rsidRPr="0052157A">
        <w:rPr>
          <w:rFonts w:asciiTheme="minorEastAsia" w:eastAsiaTheme="minorEastAsia" w:hAnsiTheme="minorEastAsia" w:cs="Times New Roman"/>
          <w:spacing w:val="-3"/>
          <w:lang w:eastAsia="zh-CN"/>
        </w:rPr>
        <w:instrText>HYPERLINK\l"_bookmark124"</w:instrText>
      </w:r>
      <w:r w:rsidR="00A14FB4" w:rsidRPr="0052157A">
        <w:rPr>
          <w:rFonts w:asciiTheme="minorEastAsia" w:eastAsiaTheme="minorEastAsia" w:hAnsiTheme="minorEastAsia" w:cs="Times New Roman"/>
          <w:spacing w:val="-3"/>
        </w:rPr>
        <w:fldChar w:fldCharType="separate"/>
      </w:r>
      <w:r w:rsidRPr="0052157A">
        <w:rPr>
          <w:rFonts w:asciiTheme="minorEastAsia" w:eastAsiaTheme="minorEastAsia" w:hAnsiTheme="minorEastAsia" w:cs="Times New Roman"/>
          <w:spacing w:val="-3"/>
          <w:lang w:eastAsia="zh-CN"/>
        </w:rPr>
        <w:t>[5</w:t>
      </w:r>
      <w:r w:rsidR="00A14FB4" w:rsidRPr="0052157A">
        <w:rPr>
          <w:rFonts w:asciiTheme="minorEastAsia" w:eastAsiaTheme="minorEastAsia" w:hAnsiTheme="minorEastAsia" w:cs="Times New Roman"/>
          <w:spacing w:val="-3"/>
        </w:rPr>
        <w:fldChar w:fldCharType="end"/>
      </w:r>
      <w:r w:rsidRPr="0052157A">
        <w:rPr>
          <w:rFonts w:asciiTheme="minorEastAsia" w:eastAsiaTheme="minorEastAsia" w:hAnsiTheme="minorEastAsia" w:cs="Times New Roman"/>
          <w:spacing w:val="-3"/>
          <w:lang w:eastAsia="zh-CN"/>
        </w:rPr>
        <w:t>]指出了这个必要条件列表并不完整，并指出了知识表示体系还需满足下列需求：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不确定性和内涵的表示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能使用可行的方式来抽取话语的信息（即，从数据中抽取相关知识表示的算法的需求）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从话语中推理出相对应的情感和观点</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从不同命题中获取相关的不确定性</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不仅需要区分具有不同的意义的话语，还需区分涉及相似意义的话语</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在从话语中获取活动信息的同时还要获取活动相关的动作者</w:t>
      </w:r>
      <w:r w:rsidRPr="00FF042E">
        <w:rPr>
          <w:rFonts w:cs="Times New Roman"/>
          <w:lang w:eastAsia="zh-CN"/>
        </w:rPr>
        <w:t>(agent)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回答问题除了使用相关的知识外，还需要能利用这些知识和问题的意义。</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对同一个意义，能生成不同表达方式的话语</w:t>
      </w:r>
    </w:p>
    <w:p w:rsidR="000A3AD4" w:rsidRDefault="000A3AD4" w:rsidP="000A3AD4">
      <w:pPr>
        <w:pStyle w:val="BodyText"/>
        <w:ind w:firstLine="480"/>
        <w:jc w:val="both"/>
        <w:rPr>
          <w:lang w:eastAsia="zh-CN"/>
        </w:rPr>
      </w:pPr>
      <w:r w:rsidRPr="0052157A">
        <w:rPr>
          <w:rFonts w:asciiTheme="minorEastAsia" w:eastAsiaTheme="minorEastAsia" w:hAnsiTheme="minorEastAsia"/>
          <w:lang w:eastAsia="zh-CN"/>
        </w:rPr>
        <w:t>当然这些需求本身也没有得到相关的验证是否就完全，但近几年提出的一些知识表示方法及相关研究也在试图满足这其中的部分或所有需求。下面我们将简单回顾一些具有代表性的知识表示方法以及相应的优缺点，从中也不难看出未来知识表示领域的研究方向。知识表示的任务比较繁琐，所涉及的领域比较广，因此很难有一个完整的分类体系来概括所有的知识表示方法，本文通过以下几方面来分类介绍典型的具有实用价值的知识表示方法。</w:t>
      </w:r>
    </w:p>
    <w:p w:rsidR="000A3AD4" w:rsidRDefault="000A3AD4" w:rsidP="000C6FE5">
      <w:pPr>
        <w:pStyle w:val="BodyText"/>
        <w:numPr>
          <w:ilvl w:val="0"/>
          <w:numId w:val="3"/>
        </w:numPr>
        <w:ind w:leftChars="84" w:left="137" w:firstLine="480"/>
        <w:rPr>
          <w:lang w:eastAsia="zh-CN"/>
        </w:rPr>
      </w:pPr>
      <w:r>
        <w:t>传统的知识表示方法</w:t>
      </w:r>
    </w:p>
    <w:p w:rsidR="000A3AD4" w:rsidRDefault="000A3AD4" w:rsidP="000A3AD4">
      <w:pPr>
        <w:pStyle w:val="BodyText"/>
        <w:ind w:firstLine="480"/>
        <w:rPr>
          <w:lang w:eastAsia="zh-CN"/>
        </w:rPr>
      </w:pPr>
      <w:r>
        <w:rPr>
          <w:lang w:eastAsia="zh-CN"/>
        </w:rPr>
        <w:t>这里的传统的知识表示方法主要指逻辑表示法、框架表示法以及语义网络表示法，以及在这基础上的一些延伸表示方法，下面将对这几类典型的传统知识表示方法做简单的分析和对比。</w:t>
      </w:r>
    </w:p>
    <w:p w:rsidR="000A3AD4" w:rsidRDefault="000A3AD4" w:rsidP="000C6FE5">
      <w:pPr>
        <w:pStyle w:val="BodyText"/>
        <w:numPr>
          <w:ilvl w:val="0"/>
          <w:numId w:val="4"/>
        </w:numPr>
        <w:ind w:leftChars="200" w:left="645" w:firstLineChars="0" w:hanging="318"/>
        <w:rPr>
          <w:lang w:eastAsia="zh-CN"/>
        </w:rPr>
      </w:pPr>
      <w:r>
        <w:t>逻辑</w:t>
      </w:r>
      <w:r>
        <w:rPr>
          <w:rFonts w:hint="eastAsia"/>
          <w:lang w:eastAsia="zh-CN"/>
        </w:rPr>
        <w:t>表示法</w:t>
      </w:r>
    </w:p>
    <w:p w:rsidR="000A3AD4" w:rsidRDefault="000A3AD4" w:rsidP="000A3AD4">
      <w:pPr>
        <w:pStyle w:val="BodyText"/>
        <w:ind w:firstLine="480"/>
        <w:rPr>
          <w:sz w:val="20"/>
          <w:szCs w:val="20"/>
        </w:rPr>
      </w:pPr>
      <w:r>
        <w:rPr>
          <w:rFonts w:hint="eastAsia"/>
          <w:lang w:eastAsia="zh-CN"/>
        </w:rPr>
        <w:t>逻辑表示法的思路是将自然语言话语转换成某种逻辑约束下的一组逻辑表达式，以及在该逻辑上对这些逻辑表达式的语义解释。常见的用于知识表示的逻辑有</w:t>
      </w:r>
      <w:bookmarkEnd w:id="31"/>
      <w:r>
        <w:rPr>
          <w:rFonts w:hint="eastAsia"/>
          <w:lang w:eastAsia="zh-CN"/>
        </w:rPr>
        <w:t>命题逻辑，传统逻辑以及谓词逻辑等。对复杂的自然语言来说，命题逻辑和传统逻辑的表达能力相对弱，这里主要介绍基于谓词逻辑的知识表示方法。谓词逻辑表示法中既包括一阶逻辑也包括高阶逻辑（如多个量词）的表示，但从实用角度来看，也就是在有限数量信息的下，两者之间可以通过一定的逻辑等价推理来转换，而一阶逻辑具有简洁和易推理的优点，因此相对来说更广泛地被应用，也是被研究地相对成熟的一种知识表示方法。基于一阶逻辑的知识表示体系中使用了三种基本构件：常量（有时也称为原子</w:t>
      </w:r>
      <w:r>
        <w:rPr>
          <w:rFonts w:hint="eastAsia"/>
          <w:lang w:eastAsia="zh-CN"/>
        </w:rPr>
        <w:t>atom</w:t>
      </w:r>
      <w:r>
        <w:rPr>
          <w:rFonts w:hint="eastAsia"/>
          <w:lang w:eastAsia="zh-CN"/>
        </w:rPr>
        <w:t>），函数以及变量，每一个构件都指向世界知识中的某个对象。其中，常量通常用于表示世界知识中的对象，比如“狗”；函数通常定义在常量或者变量上，在自然语言的背景下，“函数”可用于产生新的词汇。比如函数“</w:t>
      </w:r>
      <w:r>
        <w:rPr>
          <w:rFonts w:hint="eastAsia"/>
          <w:lang w:eastAsia="zh-CN"/>
        </w:rPr>
        <w:t>Black(</w:t>
      </w:r>
      <w:r>
        <w:rPr>
          <w:rFonts w:hint="eastAsia"/>
          <w:lang w:eastAsia="zh-CN"/>
        </w:rPr>
        <w:t>狗</w:t>
      </w:r>
      <w:r>
        <w:rPr>
          <w:rFonts w:hint="eastAsia"/>
          <w:lang w:eastAsia="zh-CN"/>
        </w:rPr>
        <w:t>)</w:t>
      </w:r>
      <w:r>
        <w:rPr>
          <w:rFonts w:hint="eastAsia"/>
          <w:lang w:eastAsia="zh-CN"/>
        </w:rPr>
        <w:t>”可生成“黑色的狗”或者“黑狗”；变量则允许我们表达对非具体对象的陈述或预测。将这三个简单的构件和存在量词以及连接符号和否定关系符号，我们可得出以下的表达式用于表示“存在一个实体，这个实体拥有一只黑色的狗，并且给这只黑色的狗喂了红色的肉。”</w:t>
      </w:r>
    </w:p>
    <w:p w:rsidR="000A3AD4" w:rsidRDefault="000A3AD4" w:rsidP="000A3AD4">
      <w:pPr>
        <w:ind w:left="1146"/>
        <w:rPr>
          <w:rFonts w:ascii="Times New Roman" w:hAnsi="Times New Roman" w:cs="Times New Roman"/>
          <w:sz w:val="24"/>
          <w:szCs w:val="24"/>
        </w:rPr>
      </w:pPr>
      <w:r>
        <w:rPr>
          <w:rFonts w:ascii="Lucida Sans Unicode" w:eastAsia="Lucida Sans Unicode" w:hAnsi="Lucida Sans Unicode" w:cs="Lucida Sans Unicode"/>
          <w:spacing w:val="6"/>
          <w:sz w:val="24"/>
          <w:szCs w:val="24"/>
        </w:rPr>
        <w:t>∃</w:t>
      </w:r>
      <w:r>
        <w:rPr>
          <w:rFonts w:ascii="Times New Roman" w:hAnsi="Times New Roman" w:cs="Times New Roman"/>
          <w:i/>
          <w:spacing w:val="10"/>
          <w:sz w:val="24"/>
          <w:szCs w:val="24"/>
        </w:rPr>
        <w:t>X</w:t>
      </w:r>
      <w:r>
        <w:rPr>
          <w:rFonts w:ascii="Times New Roman" w:hAnsi="Times New Roman" w:cs="Times New Roman"/>
          <w:sz w:val="24"/>
          <w:szCs w:val="24"/>
        </w:rPr>
        <w:t>(</w:t>
      </w:r>
      <w:r>
        <w:rPr>
          <w:rFonts w:ascii="Times New Roman" w:hAnsi="Times New Roman" w:cs="Times New Roman"/>
          <w:i/>
          <w:sz w:val="24"/>
          <w:szCs w:val="24"/>
        </w:rPr>
        <w:t>Ow</w:t>
      </w:r>
      <w:r>
        <w:rPr>
          <w:rFonts w:ascii="Times New Roman" w:hAnsi="Times New Roman" w:cs="Times New Roman"/>
          <w:i/>
          <w:spacing w:val="-1"/>
          <w:sz w:val="24"/>
          <w:szCs w:val="24"/>
        </w:rPr>
        <w:t>n</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 xml:space="preserve">)) </w:t>
      </w:r>
      <w:r>
        <w:rPr>
          <w:rFonts w:ascii="Lucida Sans Unicode" w:eastAsia="Lucida Sans Unicode" w:hAnsi="Lucida Sans Unicode" w:cs="Lucida Sans Unicode"/>
          <w:sz w:val="24"/>
          <w:szCs w:val="24"/>
        </w:rPr>
        <w:t>∧</w:t>
      </w:r>
      <w:r>
        <w:rPr>
          <w:rFonts w:ascii="Lucida Sans Unicode" w:eastAsia="Lucida Sans Unicode" w:hAnsi="Lucida Sans Unicode" w:cs="Lucida Sans Unicode"/>
          <w:spacing w:val="-10"/>
          <w:sz w:val="24"/>
          <w:szCs w:val="24"/>
        </w:rPr>
        <w:t xml:space="preserve"> </w:t>
      </w:r>
      <w:r>
        <w:rPr>
          <w:rFonts w:ascii="Times New Roman" w:hAnsi="Times New Roman" w:cs="Times New Roman"/>
          <w:i/>
          <w:spacing w:val="13"/>
          <w:sz w:val="24"/>
          <w:szCs w:val="24"/>
        </w:rPr>
        <w:t>F</w:t>
      </w:r>
      <w:r>
        <w:rPr>
          <w:rFonts w:ascii="Times New Roman" w:hAnsi="Times New Roman" w:cs="Times New Roman"/>
          <w:i/>
          <w:sz w:val="24"/>
          <w:szCs w:val="24"/>
        </w:rPr>
        <w:t>ee</w:t>
      </w:r>
      <w:r>
        <w:rPr>
          <w:rFonts w:ascii="Times New Roman" w:hAnsi="Times New Roman" w:cs="Times New Roman"/>
          <w:i/>
          <w:spacing w:val="6"/>
          <w:sz w:val="24"/>
          <w:szCs w:val="24"/>
        </w:rPr>
        <w:t>d</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w:t>
      </w:r>
      <w:r>
        <w:rPr>
          <w:rFonts w:ascii="Times New Roman" w:hAnsi="Times New Roman" w:cs="Times New Roman"/>
          <w:spacing w:val="-16"/>
          <w:sz w:val="24"/>
          <w:szCs w:val="24"/>
        </w:rPr>
        <w:t xml:space="preserve"> </w:t>
      </w:r>
      <w:r>
        <w:rPr>
          <w:rFonts w:ascii="Times New Roman" w:hAnsi="Times New Roman" w:cs="Times New Roman"/>
          <w:i/>
          <w:sz w:val="24"/>
          <w:szCs w:val="24"/>
        </w:rPr>
        <w:t>Re</w:t>
      </w:r>
      <w:r>
        <w:rPr>
          <w:rFonts w:ascii="Times New Roman" w:hAnsi="Times New Roman" w:cs="Times New Roman"/>
          <w:i/>
          <w:spacing w:val="6"/>
          <w:sz w:val="24"/>
          <w:szCs w:val="24"/>
        </w:rPr>
        <w:t>d</w:t>
      </w:r>
      <w:r>
        <w:rPr>
          <w:rFonts w:ascii="Times New Roman" w:hAnsi="Times New Roman" w:cs="Times New Roman"/>
          <w:spacing w:val="10"/>
          <w:sz w:val="24"/>
          <w:szCs w:val="24"/>
        </w:rPr>
        <w:t>(</w:t>
      </w:r>
      <w:r>
        <w:rPr>
          <w:rFonts w:ascii="Times New Roman" w:hAnsi="Times New Roman" w:cs="Times New Roman"/>
          <w:i/>
          <w:spacing w:val="9"/>
          <w:sz w:val="24"/>
          <w:szCs w:val="24"/>
        </w:rPr>
        <w:t>M</w:t>
      </w:r>
      <w:r>
        <w:rPr>
          <w:rFonts w:ascii="Times New Roman" w:hAnsi="Times New Roman" w:cs="Times New Roman"/>
          <w:i/>
          <w:sz w:val="24"/>
          <w:szCs w:val="24"/>
        </w:rPr>
        <w:t>ea</w:t>
      </w:r>
      <w:r>
        <w:rPr>
          <w:rFonts w:ascii="Times New Roman" w:hAnsi="Times New Roman" w:cs="Times New Roman"/>
          <w:i/>
          <w:spacing w:val="4"/>
          <w:sz w:val="24"/>
          <w:szCs w:val="24"/>
        </w:rPr>
        <w:t>t</w:t>
      </w:r>
      <w:r>
        <w:rPr>
          <w:rFonts w:ascii="Times New Roman" w:hAnsi="Times New Roman" w:cs="Times New Roman"/>
          <w:sz w:val="24"/>
          <w:szCs w:val="24"/>
        </w:rPr>
        <w:t>)))</w:t>
      </w:r>
      <w:r>
        <w:rPr>
          <w:rFonts w:ascii="Times New Roman" w:eastAsia="宋体" w:hAnsi="Times New Roman" w:cs="Times New Roman" w:hint="eastAsia"/>
          <w:sz w:val="24"/>
          <w:szCs w:val="24"/>
          <w:lang w:eastAsia="zh-CN"/>
        </w:rPr>
        <w:tab/>
      </w:r>
      <w:r>
        <w:rPr>
          <w:rFonts w:ascii="Times New Roman" w:eastAsia="宋体" w:hAnsi="Times New Roman" w:cs="Times New Roman" w:hint="eastAsia"/>
          <w:sz w:val="24"/>
          <w:szCs w:val="24"/>
          <w:lang w:eastAsia="zh-CN"/>
        </w:rPr>
        <w:tab/>
        <w:t>(1-1)</w:t>
      </w:r>
    </w:p>
    <w:p w:rsidR="000A3AD4" w:rsidRDefault="000A3AD4" w:rsidP="000A3AD4">
      <w:pPr>
        <w:pStyle w:val="BodyText"/>
        <w:ind w:firstLine="480"/>
        <w:rPr>
          <w:lang w:eastAsia="zh-CN"/>
        </w:rPr>
      </w:pPr>
      <w:r>
        <w:rPr>
          <w:rFonts w:hint="eastAsia"/>
          <w:lang w:eastAsia="zh-CN"/>
        </w:rPr>
        <w:t>在上述的逻辑表达式上，我们可以进行相关的逻辑推理和蕴含等操作，并且能通过。一阶逻辑表示法允许我们将自然语言话语表示成一种无歧义的表示方式。对于多义词，我们可以采用多个常量（原子）来表达，比如可以用</w:t>
      </w:r>
      <w:r>
        <w:rPr>
          <w:rFonts w:hint="eastAsia"/>
          <w:lang w:eastAsia="zh-CN"/>
        </w:rPr>
        <w:t>Bankinstitution</w:t>
      </w:r>
      <w:r>
        <w:rPr>
          <w:rFonts w:hint="eastAsia"/>
          <w:lang w:eastAsia="zh-CN"/>
        </w:rPr>
        <w:t>来表示意思为“银行”的”</w:t>
      </w:r>
      <w:r>
        <w:rPr>
          <w:rFonts w:hint="eastAsia"/>
          <w:lang w:eastAsia="zh-CN"/>
        </w:rPr>
        <w:t>Bank</w:t>
      </w:r>
      <w:r>
        <w:rPr>
          <w:rFonts w:hint="eastAsia"/>
          <w:lang w:eastAsia="zh-CN"/>
        </w:rPr>
        <w:t>”，用</w:t>
      </w:r>
      <w:r>
        <w:rPr>
          <w:rFonts w:hint="eastAsia"/>
          <w:lang w:eastAsia="zh-CN"/>
        </w:rPr>
        <w:t>Bankinstitution</w:t>
      </w:r>
      <w:r>
        <w:rPr>
          <w:rFonts w:hint="eastAsia"/>
          <w:lang w:eastAsia="zh-CN"/>
        </w:rPr>
        <w:t>来表示意思为“河岸”的”</w:t>
      </w:r>
      <w:r>
        <w:rPr>
          <w:rFonts w:hint="eastAsia"/>
          <w:lang w:eastAsia="zh-CN"/>
        </w:rPr>
        <w:t>Bank</w:t>
      </w:r>
      <w:r>
        <w:rPr>
          <w:rFonts w:hint="eastAsia"/>
          <w:lang w:eastAsia="zh-CN"/>
        </w:rPr>
        <w:t>”。此外，这种表示方法的表达能力也适用于表达多个句子的情况。</w:t>
      </w:r>
    </w:p>
    <w:bookmarkEnd w:id="32"/>
    <w:p w:rsidR="000A3AD4" w:rsidRDefault="000A3AD4" w:rsidP="000A3AD4">
      <w:pPr>
        <w:pStyle w:val="BodyText"/>
        <w:ind w:firstLine="480"/>
        <w:rPr>
          <w:lang w:eastAsia="zh-CN"/>
        </w:rPr>
      </w:pPr>
      <w:r>
        <w:rPr>
          <w:rFonts w:hint="eastAsia"/>
          <w:lang w:eastAsia="zh-CN"/>
        </w:rPr>
        <w:t>比较典型的使用一阶逻辑的知识表示体系有早期的</w:t>
      </w:r>
      <w:r>
        <w:rPr>
          <w:rFonts w:hint="eastAsia"/>
          <w:lang w:eastAsia="zh-CN"/>
        </w:rPr>
        <w:t>Cyc</w:t>
      </w:r>
      <w:r>
        <w:rPr>
          <w:rFonts w:hint="eastAsia"/>
          <w:lang w:eastAsia="zh-CN"/>
        </w:rPr>
        <w:t>系统</w:t>
      </w:r>
      <w:r>
        <w:rPr>
          <w:rFonts w:hint="eastAsia"/>
          <w:lang w:eastAsia="zh-CN"/>
        </w:rPr>
        <w:t>[</w:t>
      </w:r>
      <w:r w:rsidR="00A14FB4">
        <w:rPr>
          <w:rFonts w:hint="eastAsia"/>
          <w:lang w:eastAsia="zh-CN"/>
        </w:rPr>
        <w:fldChar w:fldCharType="begin"/>
      </w:r>
      <w:r>
        <w:rPr>
          <w:rFonts w:hint="eastAsia"/>
          <w:lang w:eastAsia="zh-CN"/>
        </w:rPr>
        <w:instrText>HYPERLINK\l"_bookmark125"</w:instrText>
      </w:r>
      <w:r w:rsidR="00A14FB4">
        <w:rPr>
          <w:rFonts w:hint="eastAsia"/>
          <w:lang w:eastAsia="zh-CN"/>
        </w:rPr>
        <w:fldChar w:fldCharType="separate"/>
      </w:r>
      <w:r>
        <w:rPr>
          <w:rFonts w:hint="eastAsia"/>
          <w:lang w:eastAsia="zh-CN"/>
        </w:rPr>
        <w:t>6</w:t>
      </w:r>
      <w:r w:rsidR="00A14FB4">
        <w:rPr>
          <w:rFonts w:hint="eastAsia"/>
          <w:lang w:eastAsia="zh-CN"/>
        </w:rPr>
        <w:fldChar w:fldCharType="end"/>
      </w:r>
      <w:r>
        <w:rPr>
          <w:rFonts w:hint="eastAsia"/>
          <w:lang w:eastAsia="zh-CN"/>
        </w:rPr>
        <w:t>]</w:t>
      </w:r>
      <w:r>
        <w:rPr>
          <w:rFonts w:hint="eastAsia"/>
          <w:lang w:eastAsia="zh-CN"/>
        </w:rPr>
        <w:t>。</w:t>
      </w:r>
      <w:r>
        <w:rPr>
          <w:rFonts w:hint="eastAsia"/>
          <w:lang w:eastAsia="zh-CN"/>
        </w:rPr>
        <w:t>Cyc</w:t>
      </w:r>
      <w:r>
        <w:rPr>
          <w:rFonts w:hint="eastAsia"/>
          <w:lang w:eastAsia="zh-CN"/>
        </w:rPr>
        <w:t>系统拥有一个非常丰富的人工编码知识库，它的终极目标是：以谓词逻辑的形式，将所有人类常识进行编码。虽然它的知识库中已存有数百万的谓词逻辑表达式，但到目前为止，似乎只对一小部分人类常识进行了编码。</w:t>
      </w:r>
    </w:p>
    <w:p w:rsidR="000A3AD4" w:rsidRDefault="000A3AD4" w:rsidP="000A3AD4">
      <w:pPr>
        <w:pStyle w:val="BodyText"/>
        <w:ind w:firstLine="480"/>
        <w:rPr>
          <w:lang w:eastAsia="zh-CN"/>
        </w:rPr>
      </w:pPr>
      <w:r>
        <w:rPr>
          <w:rFonts w:hint="eastAsia"/>
          <w:lang w:eastAsia="zh-CN"/>
        </w:rPr>
        <w:t>一阶逻辑的知识表示方法相对简洁，但由于自然语言的复杂性和不确定性，如何将自然语言话语转换成一阶逻辑的表示形式，是一个极大的挑战。</w:t>
      </w:r>
      <w:r>
        <w:rPr>
          <w:rFonts w:hint="eastAsia"/>
          <w:lang w:eastAsia="zh-CN"/>
        </w:rPr>
        <w:t>Pianatadosi</w:t>
      </w:r>
      <w:r>
        <w:rPr>
          <w:rFonts w:hint="eastAsia"/>
          <w:lang w:eastAsia="zh-CN"/>
        </w:rPr>
        <w:t>等人</w:t>
      </w:r>
      <w:r>
        <w:rPr>
          <w:rFonts w:hint="eastAsia"/>
          <w:lang w:eastAsia="zh-CN"/>
        </w:rPr>
        <w:t>[</w:t>
      </w:r>
      <w:r w:rsidR="00A14FB4">
        <w:rPr>
          <w:rFonts w:hint="eastAsia"/>
          <w:lang w:eastAsia="zh-CN"/>
        </w:rPr>
        <w:fldChar w:fldCharType="begin"/>
      </w:r>
      <w:r>
        <w:rPr>
          <w:rFonts w:hint="eastAsia"/>
          <w:lang w:eastAsia="zh-CN"/>
        </w:rPr>
        <w:instrText>HYPERLINK\l"_bookmark126"</w:instrText>
      </w:r>
      <w:r w:rsidR="00A14FB4">
        <w:rPr>
          <w:rFonts w:hint="eastAsia"/>
          <w:lang w:eastAsia="zh-CN"/>
        </w:rPr>
        <w:fldChar w:fldCharType="separate"/>
      </w:r>
      <w:r>
        <w:rPr>
          <w:rFonts w:hint="eastAsia"/>
          <w:lang w:eastAsia="zh-CN"/>
        </w:rPr>
        <w:t>7</w:t>
      </w:r>
      <w:r w:rsidR="00A14FB4">
        <w:rPr>
          <w:rFonts w:hint="eastAsia"/>
          <w:lang w:eastAsia="zh-CN"/>
        </w:rPr>
        <w:fldChar w:fldCharType="end"/>
      </w:r>
      <w:r>
        <w:rPr>
          <w:rFonts w:hint="eastAsia"/>
          <w:lang w:eastAsia="zh-CN"/>
        </w:rPr>
        <w:t>]</w:t>
      </w:r>
      <w:r>
        <w:rPr>
          <w:rFonts w:hint="eastAsia"/>
          <w:lang w:eastAsia="zh-CN"/>
        </w:rPr>
        <w:t>首先在几十个词的限定条件下构建一个概率模型，使其能对各种可能的语法建模并过滤掉过于复杂的，从而根据这些语法模型来得到相应的一阶逻辑表示形式。在此基础上，他们的研究还深入到通过递归方式来遍历所有可能的上下文无关文法的概率模型，使得递归进行到一定程度能得到一个对话语进行最佳解析的一阶逻辑表示形式。该方法最终能得到一个不可扩展的在迷你规模语法基础上的组合语义获取模型，并没有实用价值。</w:t>
      </w:r>
    </w:p>
    <w:p w:rsidR="000A3AD4" w:rsidRDefault="000A3AD4" w:rsidP="000A3AD4">
      <w:pPr>
        <w:pStyle w:val="BodyText"/>
        <w:ind w:firstLine="480"/>
        <w:rPr>
          <w:lang w:eastAsia="zh-CN"/>
        </w:rPr>
      </w:pPr>
      <w:r>
        <w:rPr>
          <w:rFonts w:hint="eastAsia"/>
          <w:lang w:eastAsia="zh-CN"/>
        </w:rPr>
        <w:t>后期的</w:t>
      </w:r>
      <w:r>
        <w:rPr>
          <w:rFonts w:hint="eastAsia"/>
          <w:lang w:eastAsia="zh-CN"/>
        </w:rPr>
        <w:t>Cyc</w:t>
      </w:r>
      <w:r>
        <w:rPr>
          <w:rFonts w:hint="eastAsia"/>
          <w:lang w:eastAsia="zh-CN"/>
        </w:rPr>
        <w:t>系统也为了克服一阶逻辑表示方法的缺点，引入了贝叶斯网络来为该知识库中的概念和事件提供相应的概率真值，但后期</w:t>
      </w:r>
      <w:r>
        <w:rPr>
          <w:rFonts w:hint="eastAsia"/>
          <w:lang w:eastAsia="zh-CN"/>
        </w:rPr>
        <w:t>Cyc</w:t>
      </w:r>
      <w:r>
        <w:rPr>
          <w:rFonts w:hint="eastAsia"/>
          <w:lang w:eastAsia="zh-CN"/>
        </w:rPr>
        <w:t>系统也转入商业用途，其数据和表示也不免费公开，因此我们尚不清楚目前其具体研究状况。</w:t>
      </w:r>
    </w:p>
    <w:p w:rsidR="000A3AD4" w:rsidRDefault="000A3AD4" w:rsidP="000C6FE5">
      <w:pPr>
        <w:pStyle w:val="BodyText"/>
        <w:numPr>
          <w:ilvl w:val="0"/>
          <w:numId w:val="4"/>
        </w:numPr>
        <w:ind w:leftChars="200" w:left="645" w:firstLineChars="0" w:hanging="318"/>
        <w:rPr>
          <w:lang w:eastAsia="zh-CN"/>
        </w:rPr>
      </w:pPr>
      <w:r>
        <w:t>基于框架的知识表示法</w:t>
      </w:r>
    </w:p>
    <w:p w:rsidR="000A3AD4" w:rsidRPr="00F27A60" w:rsidRDefault="000A3AD4" w:rsidP="000A3AD4">
      <w:pPr>
        <w:pStyle w:val="BodyText"/>
        <w:ind w:firstLine="480"/>
        <w:rPr>
          <w:lang w:eastAsia="zh-CN"/>
        </w:rPr>
      </w:pPr>
      <w:r w:rsidRPr="00F27A60">
        <w:rPr>
          <w:rFonts w:hint="eastAsia"/>
          <w:lang w:eastAsia="zh-CN"/>
        </w:rPr>
        <w:t>基于框架的知识表示方法又被称为槽填充表示法。框架</w:t>
      </w:r>
      <w:r w:rsidRPr="00F27A60">
        <w:rPr>
          <w:rFonts w:hint="eastAsia"/>
          <w:lang w:eastAsia="zh-CN"/>
        </w:rPr>
        <w:t>(Frame)</w:t>
      </w:r>
      <w:r w:rsidRPr="00F27A60">
        <w:rPr>
          <w:rFonts w:hint="eastAsia"/>
          <w:lang w:eastAsia="zh-CN"/>
        </w:rPr>
        <w:t>可以理解成一种将某一对象或事件所涉及的知识信息存储在一起的复杂的数据结构，通常包括主体和槽</w:t>
      </w:r>
      <w:r w:rsidRPr="00F27A60">
        <w:rPr>
          <w:rFonts w:hint="eastAsia"/>
          <w:lang w:eastAsia="zh-CN"/>
        </w:rPr>
        <w:t>(Slot)</w:t>
      </w:r>
      <w:r w:rsidRPr="00F27A60">
        <w:rPr>
          <w:rFonts w:hint="eastAsia"/>
          <w:lang w:eastAsia="zh-CN"/>
        </w:rPr>
        <w:t>两部分，其中主体是固定的，表示一个特定的概念、对象或事件，而槽用于表示主体的各属性及属性值。其一般形式可以表示如下：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主体</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槽名</w:t>
      </w:r>
      <w:r>
        <w:rPr>
          <w:rFonts w:cs="Times New Roman"/>
          <w:lang w:eastAsia="zh-CN"/>
        </w:rPr>
        <w:t xml:space="preserve"> 1&gt;&lt;</w:t>
      </w:r>
      <w:r>
        <w:rPr>
          <w:rFonts w:cs="Times New Roman"/>
          <w:lang w:eastAsia="zh-CN"/>
        </w:rPr>
        <w:t>槽值</w:t>
      </w:r>
      <w:r>
        <w:rPr>
          <w:rFonts w:cs="Times New Roman"/>
          <w:lang w:eastAsia="zh-CN"/>
        </w:rPr>
        <w:t xml:space="preserve"> 1&gt;| &lt;</w:t>
      </w:r>
      <w:r>
        <w:rPr>
          <w:rFonts w:cs="Times New Roman"/>
          <w:lang w:eastAsia="zh-CN"/>
        </w:rPr>
        <w:t>侧面名</w:t>
      </w:r>
      <w:r>
        <w:rPr>
          <w:rFonts w:cs="Times New Roman"/>
          <w:lang w:eastAsia="zh-CN"/>
        </w:rPr>
        <w:t xml:space="preserve"> 11&gt;&lt;</w:t>
      </w:r>
      <w:r>
        <w:rPr>
          <w:rFonts w:cs="Times New Roman"/>
          <w:lang w:eastAsia="zh-CN"/>
        </w:rPr>
        <w:t>侧面值</w:t>
      </w:r>
      <w:r>
        <w:rPr>
          <w:rFonts w:cs="Times New Roman"/>
          <w:lang w:eastAsia="zh-CN"/>
        </w:rPr>
        <w:t xml:space="preserve"> 111</w:t>
      </w:r>
      <w:r>
        <w:rPr>
          <w:rFonts w:cs="Times New Roman"/>
          <w:lang w:eastAsia="zh-CN"/>
        </w:rPr>
        <w:t>，侧面值</w:t>
      </w:r>
      <w:r>
        <w:rPr>
          <w:rFonts w:cs="Times New Roman"/>
          <w:lang w:eastAsia="zh-CN"/>
        </w:rPr>
        <w:t xml:space="preserve"> 112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侧面名</w:t>
      </w:r>
      <w:r>
        <w:rPr>
          <w:rFonts w:cs="Times New Roman"/>
          <w:lang w:eastAsia="zh-CN"/>
        </w:rPr>
        <w:t xml:space="preserve"> 12&gt;&lt;</w:t>
      </w:r>
      <w:r>
        <w:rPr>
          <w:rFonts w:cs="Times New Roman"/>
          <w:lang w:eastAsia="zh-CN"/>
        </w:rPr>
        <w:t>侧面值</w:t>
      </w:r>
      <w:r>
        <w:rPr>
          <w:rFonts w:cs="Times New Roman"/>
          <w:lang w:eastAsia="zh-CN"/>
        </w:rPr>
        <w:t xml:space="preserve"> 121</w:t>
      </w:r>
      <w:r>
        <w:rPr>
          <w:rFonts w:cs="Times New Roman"/>
          <w:lang w:eastAsia="zh-CN"/>
        </w:rPr>
        <w:t>，侧面值</w:t>
      </w:r>
      <w:r>
        <w:rPr>
          <w:rFonts w:cs="Times New Roman"/>
          <w:lang w:eastAsia="zh-CN"/>
        </w:rPr>
        <w:t xml:space="preserve"> 122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ind w:left="117" w:firstLineChars="0" w:firstLine="0"/>
        <w:rPr>
          <w:lang w:eastAsia="zh-CN"/>
        </w:rPr>
      </w:pPr>
      <w:r>
        <w:rPr>
          <w:rFonts w:hint="eastAsia"/>
          <w:lang w:eastAsia="zh-CN"/>
        </w:rPr>
        <w:t>比如“我吃蛋炒饭”可以表示成框架形式如下：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吃</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施事者</w:t>
      </w:r>
      <w:r>
        <w:rPr>
          <w:rFonts w:cs="Times New Roman"/>
          <w:lang w:eastAsia="zh-CN"/>
        </w:rPr>
        <w:t>&gt;&lt;</w:t>
      </w:r>
      <w:r>
        <w:rPr>
          <w:rFonts w:cs="Times New Roman"/>
          <w:lang w:eastAsia="zh-CN"/>
        </w:rPr>
        <w:t>我</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受事者</w:t>
      </w:r>
      <w:r>
        <w:rPr>
          <w:rFonts w:cs="Times New Roman"/>
          <w:lang w:eastAsia="zh-CN"/>
        </w:rPr>
        <w:t>&gt;&lt;</w:t>
      </w:r>
      <w:r>
        <w:rPr>
          <w:rFonts w:cs="Times New Roman"/>
          <w:lang w:eastAsia="zh-CN"/>
        </w:rPr>
        <w:t>蛋炒饭</w:t>
      </w:r>
      <w:r>
        <w:rPr>
          <w:rFonts w:cs="Times New Roman"/>
          <w:lang w:eastAsia="zh-CN"/>
        </w:rPr>
        <w:t xml:space="preserve">&gt; </w:t>
      </w:r>
    </w:p>
    <w:p w:rsidR="000A3AD4" w:rsidRPr="00F27A60" w:rsidRDefault="000A3AD4" w:rsidP="0061751E">
      <w:pPr>
        <w:pStyle w:val="BodyText"/>
        <w:ind w:firstLine="480"/>
        <w:jc w:val="both"/>
        <w:rPr>
          <w:lang w:eastAsia="zh-CN"/>
        </w:rPr>
      </w:pPr>
      <w:r w:rsidRPr="00F27A60">
        <w:rPr>
          <w:rFonts w:hint="eastAsia"/>
          <w:lang w:eastAsia="zh-CN"/>
        </w:rPr>
        <w:t>基于框架的知识表示常被用于语义角色标注中，即标注出句子中的谓词以及相应的参数。比如“我吃蛋炒饭”，语义角色标注可以标注出其中谓词是“吃”（框架主体，表示事件），该事件的槽值可以表示为施事者“我”，受事者“蛋炒饭”。</w:t>
      </w:r>
    </w:p>
    <w:p w:rsidR="000A3AD4" w:rsidRPr="00127D2C" w:rsidRDefault="000A3AD4" w:rsidP="000A3AD4">
      <w:pPr>
        <w:pStyle w:val="BodyText"/>
        <w:ind w:firstLine="480"/>
        <w:rPr>
          <w:rFonts w:asciiTheme="minorEastAsia" w:eastAsiaTheme="minorEastAsia" w:hAnsiTheme="minorEastAsia"/>
          <w:lang w:eastAsia="zh-CN"/>
        </w:rPr>
      </w:pPr>
      <w:r w:rsidRPr="00127D2C">
        <w:rPr>
          <w:rFonts w:asciiTheme="minorEastAsia" w:eastAsiaTheme="minorEastAsia" w:hAnsiTheme="minorEastAsia" w:hint="eastAsia"/>
          <w:lang w:eastAsia="zh-CN"/>
        </w:rPr>
        <w:t>基于框架的表示法具有代表性的系统有FrameNet[</w:t>
      </w:r>
      <w:r w:rsidR="00A14FB4" w:rsidRPr="00127D2C">
        <w:rPr>
          <w:rFonts w:asciiTheme="minorEastAsia" w:eastAsiaTheme="minorEastAsia" w:hAnsiTheme="minorEastAsia" w:hint="eastAsia"/>
        </w:rPr>
        <w:fldChar w:fldCharType="begin"/>
      </w:r>
      <w:r w:rsidRPr="00127D2C">
        <w:rPr>
          <w:rFonts w:asciiTheme="minorEastAsia" w:eastAsiaTheme="minorEastAsia" w:hAnsiTheme="minorEastAsia" w:hint="eastAsia"/>
          <w:lang w:eastAsia="zh-CN"/>
        </w:rPr>
        <w:instrText>HYPERLINK\l"_bookmark127"</w:instrText>
      </w:r>
      <w:r w:rsidR="00A14FB4" w:rsidRPr="00127D2C">
        <w:rPr>
          <w:rFonts w:asciiTheme="minorEastAsia" w:eastAsiaTheme="minorEastAsia" w:hAnsiTheme="minorEastAsia" w:hint="eastAsia"/>
        </w:rPr>
        <w:fldChar w:fldCharType="separate"/>
      </w:r>
      <w:r w:rsidRPr="00127D2C">
        <w:rPr>
          <w:rFonts w:asciiTheme="minorEastAsia" w:eastAsiaTheme="minorEastAsia" w:hAnsiTheme="minorEastAsia" w:hint="eastAsia"/>
          <w:lang w:eastAsia="zh-CN"/>
        </w:rPr>
        <w:t>8</w:t>
      </w:r>
      <w:r w:rsidR="00A14FB4" w:rsidRPr="00127D2C">
        <w:rPr>
          <w:rFonts w:asciiTheme="minorEastAsia" w:eastAsiaTheme="minorEastAsia" w:hAnsiTheme="minorEastAsia" w:hint="eastAsia"/>
        </w:rPr>
        <w:fldChar w:fldCharType="end"/>
      </w:r>
      <w:r w:rsidRPr="00127D2C">
        <w:rPr>
          <w:rFonts w:asciiTheme="minorEastAsia" w:eastAsiaTheme="minorEastAsia" w:hAnsiTheme="minorEastAsia" w:hint="eastAsia"/>
          <w:lang w:eastAsia="zh-CN"/>
        </w:rPr>
        <w:t>]，FrameNet是一个人工编写的基于框架的语义知识库，其中包含了1,200个语义框架，13,000个词汇单元，大约19万个例句，目前被广泛用于语义角色标注的训练语料。基于框架的表示形式也可以很容易被转换成等价的一阶逻辑表示形式。与一阶逻辑表示相似，将自然语言话语转换成基于框架的表示形式也是该表示方法的巨大挑战。</w:t>
      </w:r>
    </w:p>
    <w:p w:rsidR="000A3AD4" w:rsidRDefault="000A3AD4" w:rsidP="000C6FE5">
      <w:pPr>
        <w:pStyle w:val="BodyText"/>
        <w:numPr>
          <w:ilvl w:val="0"/>
          <w:numId w:val="4"/>
        </w:numPr>
        <w:ind w:leftChars="200" w:left="645" w:firstLineChars="0" w:hanging="318"/>
      </w:pPr>
      <w:r>
        <w:rPr>
          <w:lang w:eastAsia="zh-CN"/>
        </w:rPr>
        <w:t xml:space="preserve"> </w:t>
      </w:r>
      <w:r>
        <w:t>DSC</w:t>
      </w:r>
      <w:r>
        <w:t>树</w:t>
      </w:r>
      <w:r>
        <w:rPr>
          <w:rFonts w:hint="eastAsia"/>
        </w:rPr>
        <w:t>的表示方法</w:t>
      </w:r>
    </w:p>
    <w:p w:rsidR="000A3AD4" w:rsidRDefault="000A3AD4" w:rsidP="000A3AD4">
      <w:pPr>
        <w:pStyle w:val="BodyText"/>
        <w:ind w:firstLine="480"/>
        <w:rPr>
          <w:lang w:eastAsia="zh-CN"/>
        </w:rPr>
      </w:pPr>
      <w:r>
        <w:rPr>
          <w:lang w:eastAsia="zh-CN"/>
        </w:rPr>
        <w:t>鉴于将自然语言话语转换成上述两种表示形式非常困难，</w:t>
      </w:r>
      <w:r>
        <w:rPr>
          <w:lang w:eastAsia="zh-CN"/>
        </w:rPr>
        <w:t>Liang</w:t>
      </w:r>
      <w:r>
        <w:rPr>
          <w:rFonts w:ascii="Cambria" w:eastAsia="Cambria"/>
          <w:position w:val="9"/>
          <w:sz w:val="16"/>
          <w:lang w:eastAsia="zh-CN"/>
        </w:rPr>
        <w:t>[</w:t>
      </w:r>
      <w:hyperlink w:anchor="_bookmark125" w:history="1">
        <w:r>
          <w:rPr>
            <w:rFonts w:ascii="Cambria" w:eastAsia="Cambria"/>
            <w:position w:val="9"/>
            <w:sz w:val="16"/>
            <w:lang w:eastAsia="zh-CN"/>
          </w:rPr>
          <w:t>9</w:t>
        </w:r>
      </w:hyperlink>
      <w:r>
        <w:rPr>
          <w:rFonts w:ascii="Cambria" w:eastAsia="Cambria"/>
          <w:position w:val="9"/>
          <w:sz w:val="16"/>
          <w:lang w:eastAsia="zh-CN"/>
        </w:rPr>
        <w:t xml:space="preserve">] </w:t>
      </w:r>
      <w:r>
        <w:rPr>
          <w:lang w:eastAsia="zh-CN"/>
        </w:rPr>
        <w:t>等人试图将该任务简化成一个允许进行高效推理的约束满足的问题。为此，他们提出了一种新的知识表示方式：基于依存的组合语义树</w:t>
      </w:r>
      <w:r>
        <w:rPr>
          <w:lang w:eastAsia="zh-CN"/>
        </w:rPr>
        <w:t>(Dependency based Compositional Semantics Tree</w:t>
      </w:r>
      <w:r>
        <w:rPr>
          <w:lang w:eastAsia="zh-CN"/>
        </w:rPr>
        <w:t>，以下简称</w:t>
      </w:r>
      <w:r>
        <w:rPr>
          <w:lang w:eastAsia="zh-CN"/>
        </w:rPr>
        <w:t>DCS</w:t>
      </w:r>
      <w:r>
        <w:rPr>
          <w:lang w:eastAsia="zh-CN"/>
        </w:rPr>
        <w:t>树</w:t>
      </w:r>
      <w:r>
        <w:rPr>
          <w:lang w:eastAsia="zh-CN"/>
        </w:rPr>
        <w:t>)</w:t>
      </w:r>
      <w:r>
        <w:rPr>
          <w:lang w:eastAsia="zh-CN"/>
        </w:rPr>
        <w:t>，并通过预先设定的触发词和谓词的约束来高效地将自然语言转换成</w:t>
      </w:r>
      <w:r>
        <w:rPr>
          <w:lang w:eastAsia="zh-CN"/>
        </w:rPr>
        <w:t>DCS</w:t>
      </w:r>
      <w:r>
        <w:rPr>
          <w:lang w:eastAsia="zh-CN"/>
        </w:rPr>
        <w:t>树的表示形式，如单词</w:t>
      </w:r>
      <w:r>
        <w:rPr>
          <w:lang w:eastAsia="zh-CN"/>
        </w:rPr>
        <w:t>city</w:t>
      </w:r>
      <w:r>
        <w:rPr>
          <w:lang w:eastAsia="zh-CN"/>
        </w:rPr>
        <w:t>将会触发相应的谓词</w:t>
      </w:r>
      <w:r>
        <w:rPr>
          <w:lang w:eastAsia="zh-CN"/>
        </w:rPr>
        <w:t>city</w:t>
      </w:r>
      <w:r>
        <w:rPr>
          <w:lang w:eastAsia="zh-CN"/>
        </w:rPr>
        <w:t>。</w:t>
      </w:r>
      <w:r>
        <w:rPr>
          <w:lang w:eastAsia="zh-CN"/>
        </w:rPr>
        <w:t>DCS</w:t>
      </w:r>
      <w:r>
        <w:rPr>
          <w:lang w:eastAsia="zh-CN"/>
        </w:rPr>
        <w:t>树通过树的形式来构建逻辑表达式，它与依存句法树平行，为自然语言的语义解析提供了很多便捷。尽管该方法的提出只针对小规模数据集合上和预先设定的触发词表，但不难通过语义角色标注和浅层语义分析抽取出语句中的谓词等自动方法来代替这些人工编写的词汇表，从而扩大该方法的应用规模。此外</w:t>
      </w:r>
      <w:r>
        <w:rPr>
          <w:rFonts w:hint="eastAsia"/>
          <w:lang w:eastAsia="zh-CN"/>
        </w:rPr>
        <w:t>，</w:t>
      </w:r>
      <w:r>
        <w:rPr>
          <w:lang w:eastAsia="zh-CN"/>
        </w:rPr>
        <w:t>该表示方法还能结合大规模的事实数据库，如</w:t>
      </w:r>
      <w:r>
        <w:rPr>
          <w:lang w:eastAsia="zh-CN"/>
        </w:rPr>
        <w:t>Freebase</w:t>
      </w:r>
      <w:r>
        <w:rPr>
          <w:rFonts w:ascii="Cambria" w:eastAsia="Cambria"/>
          <w:position w:val="9"/>
          <w:sz w:val="16"/>
          <w:lang w:eastAsia="zh-CN"/>
        </w:rPr>
        <w:t>[</w:t>
      </w:r>
      <w:hyperlink w:anchor="_bookmark125" w:history="1">
        <w:r>
          <w:rPr>
            <w:rFonts w:ascii="Cambria" w:eastAsia="Cambria"/>
            <w:position w:val="9"/>
            <w:sz w:val="16"/>
            <w:lang w:eastAsia="zh-CN"/>
          </w:rPr>
          <w:t>10</w:t>
        </w:r>
      </w:hyperlink>
      <w:r>
        <w:rPr>
          <w:rFonts w:ascii="Cambria" w:eastAsia="Cambria"/>
          <w:position w:val="9"/>
          <w:sz w:val="16"/>
          <w:lang w:eastAsia="zh-CN"/>
        </w:rPr>
        <w:t xml:space="preserve">] </w:t>
      </w:r>
      <w:r>
        <w:rPr>
          <w:lang w:eastAsia="zh-CN"/>
        </w:rPr>
        <w:t>或者</w:t>
      </w:r>
      <w:r>
        <w:rPr>
          <w:lang w:eastAsia="zh-CN"/>
        </w:rPr>
        <w:t>Google</w:t>
      </w:r>
      <w:r>
        <w:rPr>
          <w:lang w:eastAsia="zh-CN"/>
        </w:rPr>
        <w:t>的知识图表，可以通过简单的语义角色标注和基于对先前观察的语句来填充语义空槽，从而实现对现有问答系统的扩展。</w:t>
      </w:r>
    </w:p>
    <w:p w:rsidR="000A3AD4" w:rsidRDefault="000A3AD4" w:rsidP="000A3AD4">
      <w:pPr>
        <w:pStyle w:val="BodyText"/>
        <w:ind w:firstLine="480"/>
        <w:rPr>
          <w:lang w:eastAsia="zh-CN"/>
        </w:rPr>
      </w:pPr>
      <w:r>
        <w:rPr>
          <w:lang w:eastAsia="zh-CN"/>
        </w:rPr>
        <w:t>尽管</w:t>
      </w:r>
      <w:r>
        <w:rPr>
          <w:lang w:eastAsia="zh-CN"/>
        </w:rPr>
        <w:t>DCS</w:t>
      </w:r>
      <w:r>
        <w:rPr>
          <w:lang w:eastAsia="zh-CN"/>
        </w:rPr>
        <w:t>树的表达方式在有限领域和数据集合上能达到较好的效果，但从其研究</w:t>
      </w:r>
      <w:r>
        <w:rPr>
          <w:rFonts w:ascii="Cambria" w:eastAsia="Cambria"/>
          <w:position w:val="9"/>
          <w:sz w:val="16"/>
          <w:lang w:eastAsia="zh-CN"/>
        </w:rPr>
        <w:t>[</w:t>
      </w:r>
      <w:hyperlink w:anchor="_bookmark125" w:history="1">
        <w:r>
          <w:rPr>
            <w:rFonts w:ascii="Cambria" w:eastAsia="Cambria"/>
            <w:position w:val="9"/>
            <w:sz w:val="16"/>
            <w:lang w:eastAsia="zh-CN"/>
          </w:rPr>
          <w:t>11</w:t>
        </w:r>
      </w:hyperlink>
      <w:r>
        <w:rPr>
          <w:rFonts w:ascii="Cambria" w:eastAsia="Cambria"/>
          <w:position w:val="9"/>
          <w:sz w:val="16"/>
          <w:lang w:eastAsia="zh-CN"/>
        </w:rPr>
        <w:t xml:space="preserve">] </w:t>
      </w:r>
      <w:r>
        <w:rPr>
          <w:lang w:eastAsia="zh-CN"/>
        </w:rPr>
        <w:t>来看，该表示方法的表达能力仍然是个悬而未决的问题，目前也没有任何相关研究表明其表达能力与一阶谓词逻辑的表示方法相当。从另一个角度来看，</w:t>
      </w:r>
      <w:r>
        <w:rPr>
          <w:lang w:eastAsia="zh-CN"/>
        </w:rPr>
        <w:t>DCS</w:t>
      </w:r>
      <w:r>
        <w:rPr>
          <w:lang w:eastAsia="zh-CN"/>
        </w:rPr>
        <w:t>树的表达方式受数据库查询语言的启发</w:t>
      </w:r>
      <w:r>
        <w:rPr>
          <w:rFonts w:ascii="Cambria" w:eastAsia="Cambria"/>
          <w:position w:val="9"/>
          <w:sz w:val="16"/>
          <w:lang w:eastAsia="zh-CN"/>
        </w:rPr>
        <w:t>[</w:t>
      </w:r>
      <w:hyperlink w:anchor="_bookmark125" w:history="1">
        <w:r>
          <w:rPr>
            <w:rFonts w:ascii="Cambria" w:eastAsia="Cambria"/>
            <w:position w:val="9"/>
            <w:sz w:val="16"/>
            <w:lang w:eastAsia="zh-CN"/>
          </w:rPr>
          <w:t>5</w:t>
        </w:r>
      </w:hyperlink>
      <w:r>
        <w:rPr>
          <w:rFonts w:ascii="Cambria" w:eastAsia="Cambria"/>
          <w:position w:val="9"/>
          <w:sz w:val="16"/>
          <w:lang w:eastAsia="zh-CN"/>
        </w:rPr>
        <w:t xml:space="preserve">] </w:t>
      </w:r>
      <w:r>
        <w:rPr>
          <w:lang w:eastAsia="zh-CN"/>
        </w:rPr>
        <w:t>，通过数据库查询语言来表示自然语言语句的语义为知识表示提供了一个全新的思路，并不仅因为它将数据库查询语言的成熟研究也应用到语义表示和学习方面，而且它也实现了在约束满足条件下有效进行逻辑推理和蕴涵</w:t>
      </w:r>
      <w:r>
        <w:rPr>
          <w:rFonts w:ascii="Cambria" w:eastAsia="Cambria"/>
          <w:position w:val="9"/>
          <w:sz w:val="16"/>
          <w:lang w:eastAsia="zh-CN"/>
        </w:rPr>
        <w:t>[</w:t>
      </w:r>
      <w:hyperlink w:anchor="_bookmark125" w:history="1">
        <w:r>
          <w:rPr>
            <w:rFonts w:ascii="Cambria" w:eastAsia="Cambria"/>
            <w:position w:val="9"/>
            <w:sz w:val="16"/>
            <w:lang w:eastAsia="zh-CN"/>
          </w:rPr>
          <w:t>13-15</w:t>
        </w:r>
      </w:hyperlink>
      <w:r>
        <w:rPr>
          <w:rFonts w:ascii="Cambria" w:eastAsia="Cambria"/>
          <w:position w:val="9"/>
          <w:sz w:val="16"/>
          <w:lang w:eastAsia="zh-CN"/>
        </w:rPr>
        <w:t xml:space="preserve">] </w:t>
      </w:r>
      <w:r>
        <w:rPr>
          <w:lang w:eastAsia="zh-CN"/>
        </w:rPr>
        <w:t>。然而即使数据库查询语言相当成熟，但其表达能力仍然是非常有限的，因为这些语言除了无法表示聚合函数和相关的算术运算，还无法表达递归查询</w:t>
      </w:r>
      <w:r>
        <w:rPr>
          <w:rFonts w:ascii="Cambria" w:eastAsia="Cambria"/>
          <w:position w:val="9"/>
          <w:sz w:val="16"/>
          <w:lang w:eastAsia="zh-CN"/>
        </w:rPr>
        <w:t>[</w:t>
      </w:r>
      <w:hyperlink w:anchor="_bookmark125" w:history="1">
        <w:r>
          <w:rPr>
            <w:rFonts w:ascii="Cambria" w:eastAsia="Cambria"/>
            <w:position w:val="9"/>
            <w:sz w:val="16"/>
            <w:lang w:eastAsia="zh-CN"/>
          </w:rPr>
          <w:t>12</w:t>
        </w:r>
      </w:hyperlink>
      <w:r>
        <w:rPr>
          <w:rFonts w:ascii="Cambria" w:eastAsia="Cambria"/>
          <w:position w:val="9"/>
          <w:sz w:val="16"/>
          <w:lang w:eastAsia="zh-CN"/>
        </w:rPr>
        <w:t xml:space="preserve">] </w:t>
      </w:r>
      <w:r>
        <w:rPr>
          <w:lang w:eastAsia="zh-CN"/>
        </w:rPr>
        <w:t>，但递归结构在自然语言中显然是相当常见的，这在一定程度上间接说明了</w:t>
      </w:r>
      <w:r>
        <w:rPr>
          <w:lang w:eastAsia="zh-CN"/>
        </w:rPr>
        <w:t>DCS</w:t>
      </w:r>
      <w:r>
        <w:rPr>
          <w:lang w:eastAsia="zh-CN"/>
        </w:rPr>
        <w:t>树的表达能力不一定足够用于实用的自然语言处理应用领域。</w:t>
      </w:r>
    </w:p>
    <w:p w:rsidR="000A3AD4" w:rsidRPr="00B7670A" w:rsidRDefault="000A3AD4" w:rsidP="000C6FE5">
      <w:pPr>
        <w:pStyle w:val="BodyText"/>
        <w:numPr>
          <w:ilvl w:val="0"/>
          <w:numId w:val="4"/>
        </w:numPr>
        <w:ind w:leftChars="200" w:left="645" w:firstLineChars="0" w:hanging="318"/>
      </w:pPr>
      <w:r w:rsidRPr="00B7670A">
        <w:t>语义网</w:t>
      </w:r>
      <w:r w:rsidRPr="00B7670A">
        <w:rPr>
          <w:rFonts w:hint="eastAsia"/>
        </w:rPr>
        <w:t>络表示法</w:t>
      </w:r>
    </w:p>
    <w:p w:rsidR="000A3AD4" w:rsidRPr="007D0E4A" w:rsidRDefault="000A3AD4" w:rsidP="000A3AD4">
      <w:pPr>
        <w:pStyle w:val="BodyText"/>
        <w:ind w:firstLine="480"/>
        <w:rPr>
          <w:lang w:eastAsia="zh-CN"/>
        </w:rPr>
      </w:pPr>
      <w:r w:rsidRPr="007D0E4A">
        <w:rPr>
          <w:lang w:eastAsia="zh-CN"/>
        </w:rPr>
        <w:t>语义网络的知识表示是人工智能和自然语言处理等领域的又一种经典的知识表示方式，它主要用于表示陈述性知识。语义网络在形式上是一个加权有向图，其中有向图的结点表示某个概念、对象、事件或状态等，边（也称为弧）则表示结点之间的语义关系。</w:t>
      </w:r>
    </w:p>
    <w:p w:rsidR="000A3AD4" w:rsidRPr="007D0E4A" w:rsidRDefault="000A3AD4" w:rsidP="000A3AD4">
      <w:pPr>
        <w:pStyle w:val="BodyText"/>
        <w:ind w:firstLine="480"/>
        <w:rPr>
          <w:lang w:eastAsia="zh-CN"/>
        </w:rPr>
      </w:pPr>
      <w:r w:rsidRPr="007D0E4A">
        <w:rPr>
          <w:lang w:eastAsia="zh-CN"/>
        </w:rPr>
        <w:t>语义网络中的语义关系通常包括实例关系（</w:t>
      </w:r>
      <w:r w:rsidRPr="007D0E4A">
        <w:rPr>
          <w:lang w:eastAsia="zh-CN"/>
        </w:rPr>
        <w:t>ISA</w:t>
      </w:r>
      <w:r w:rsidRPr="007D0E4A">
        <w:rPr>
          <w:lang w:eastAsia="zh-CN"/>
        </w:rPr>
        <w:t>，用于表示实体结点和类结点之间的关系，如</w:t>
      </w:r>
      <w:r w:rsidRPr="007D0E4A">
        <w:rPr>
          <w:lang w:eastAsia="zh-CN"/>
        </w:rPr>
        <w:t>“</w:t>
      </w:r>
      <w:r w:rsidRPr="007D0E4A">
        <w:rPr>
          <w:lang w:eastAsia="zh-CN"/>
        </w:rPr>
        <w:t>史努比</w:t>
      </w:r>
      <w:r w:rsidRPr="007D0E4A">
        <w:rPr>
          <w:lang w:eastAsia="zh-CN"/>
        </w:rPr>
        <w:t>”</w:t>
      </w:r>
      <w:r w:rsidRPr="007D0E4A">
        <w:rPr>
          <w:lang w:eastAsia="zh-CN"/>
        </w:rPr>
        <w:t>和</w:t>
      </w:r>
      <w:r w:rsidRPr="007D0E4A">
        <w:rPr>
          <w:lang w:eastAsia="zh-CN"/>
        </w:rPr>
        <w:t>“</w:t>
      </w:r>
      <w:r w:rsidRPr="007D0E4A">
        <w:rPr>
          <w:lang w:eastAsia="zh-CN"/>
        </w:rPr>
        <w:t>狗</w:t>
      </w:r>
      <w:r w:rsidRPr="007D0E4A">
        <w:rPr>
          <w:lang w:eastAsia="zh-CN"/>
        </w:rPr>
        <w:t>”</w:t>
      </w:r>
      <w:r w:rsidRPr="007D0E4A">
        <w:rPr>
          <w:lang w:eastAsia="zh-CN"/>
        </w:rPr>
        <w:t>）、泛化关系（</w:t>
      </w:r>
      <w:r w:rsidRPr="007D0E4A">
        <w:rPr>
          <w:lang w:eastAsia="zh-CN"/>
        </w:rPr>
        <w:t>AKO</w:t>
      </w:r>
      <w:r w:rsidRPr="007D0E4A">
        <w:rPr>
          <w:lang w:eastAsia="zh-CN"/>
        </w:rPr>
        <w:t>，用于表示类结点与抽象层次更高的类结点，如</w:t>
      </w:r>
      <w:r w:rsidRPr="007D0E4A">
        <w:rPr>
          <w:lang w:eastAsia="zh-CN"/>
        </w:rPr>
        <w:t>“</w:t>
      </w:r>
      <w:r w:rsidRPr="007D0E4A">
        <w:rPr>
          <w:lang w:eastAsia="zh-CN"/>
        </w:rPr>
        <w:t>鲸鱼</w:t>
      </w:r>
      <w:r w:rsidRPr="007D0E4A">
        <w:rPr>
          <w:lang w:eastAsia="zh-CN"/>
        </w:rPr>
        <w:t>”</w:t>
      </w:r>
      <w:r w:rsidRPr="007D0E4A">
        <w:rPr>
          <w:lang w:eastAsia="zh-CN"/>
        </w:rPr>
        <w:t>和</w:t>
      </w:r>
      <w:r w:rsidRPr="007D0E4A">
        <w:rPr>
          <w:lang w:eastAsia="zh-CN"/>
        </w:rPr>
        <w:t>“</w:t>
      </w:r>
      <w:r w:rsidRPr="007D0E4A">
        <w:rPr>
          <w:lang w:eastAsia="zh-CN"/>
        </w:rPr>
        <w:t>哺乳动物</w:t>
      </w:r>
      <w:r w:rsidRPr="007D0E4A">
        <w:rPr>
          <w:lang w:eastAsia="zh-CN"/>
        </w:rPr>
        <w:t>”</w:t>
      </w:r>
      <w:r w:rsidRPr="007D0E4A">
        <w:rPr>
          <w:lang w:eastAsia="zh-CN"/>
        </w:rPr>
        <w:t>）、部分整体关系（</w:t>
      </w:r>
      <w:r w:rsidRPr="007D0E4A">
        <w:rPr>
          <w:lang w:eastAsia="zh-CN"/>
        </w:rPr>
        <w:t>Part-of</w:t>
      </w:r>
      <w:r w:rsidRPr="007D0E4A">
        <w:rPr>
          <w:lang w:eastAsia="zh-CN"/>
        </w:rPr>
        <w:t>，用于表示结点与其组成成分之间的关系）以及属性值关系（用于表示个体的各属性和对应的属性值之间的关系，通常使用语义网络中的边来表示属性，用边所指向的结点来表示该属性的值）。除此之外，语义网络还能表示以谓词或关系为中心组织语义关系，还可表示不同子网络之间的逻辑关系，如析取、合取、否定和蕴涵等。</w:t>
      </w:r>
    </w:p>
    <w:p w:rsidR="000A3AD4" w:rsidRPr="007D0E4A" w:rsidRDefault="000A3AD4" w:rsidP="000A3AD4">
      <w:pPr>
        <w:pStyle w:val="BodyText"/>
        <w:ind w:firstLine="480"/>
        <w:rPr>
          <w:lang w:eastAsia="zh-CN"/>
        </w:rPr>
      </w:pPr>
      <w:r w:rsidRPr="007D0E4A">
        <w:rPr>
          <w:lang w:eastAsia="zh-CN"/>
        </w:rPr>
        <w:t>语义网络的知识表示体系所采用的推理机制主要有匹配和继承，继承一般通过匹配和搜索来实现。在问题求解时，可以根据问题的描述来构造一个语义网络片段，并在语义网络知识库中查找可以与该语义网络片段匹配的子网络，然后根据查找到的匹配来回答问题。</w:t>
      </w:r>
    </w:p>
    <w:p w:rsidR="000A3AD4" w:rsidRPr="007D0E4A" w:rsidRDefault="000A3AD4" w:rsidP="000A3AD4">
      <w:pPr>
        <w:pStyle w:val="BodyText"/>
        <w:ind w:firstLine="480"/>
        <w:rPr>
          <w:lang w:eastAsia="zh-CN"/>
        </w:rPr>
      </w:pPr>
      <w:r w:rsidRPr="007D0E4A">
        <w:rPr>
          <w:lang w:eastAsia="zh-CN"/>
        </w:rPr>
        <w:t>目前被广泛使用的基于语义网络的知识表示库有</w:t>
      </w:r>
      <w:r w:rsidRPr="007D0E4A">
        <w:rPr>
          <w:lang w:eastAsia="zh-CN"/>
        </w:rPr>
        <w:t>ConceptNet</w:t>
      </w:r>
      <w:r>
        <w:rPr>
          <w:rFonts w:ascii="Cambria" w:eastAsia="Cambria"/>
          <w:position w:val="9"/>
          <w:sz w:val="16"/>
          <w:lang w:eastAsia="zh-CN"/>
        </w:rPr>
        <w:t>[</w:t>
      </w:r>
      <w:hyperlink w:anchor="_bookmark125" w:history="1">
        <w:r>
          <w:rPr>
            <w:rFonts w:ascii="Cambria" w:eastAsia="Cambria"/>
            <w:position w:val="9"/>
            <w:sz w:val="16"/>
            <w:lang w:eastAsia="zh-CN"/>
          </w:rPr>
          <w:t>16</w:t>
        </w:r>
      </w:hyperlink>
      <w:r>
        <w:rPr>
          <w:rFonts w:ascii="Cambria" w:eastAsia="Cambria"/>
          <w:position w:val="9"/>
          <w:sz w:val="16"/>
          <w:lang w:eastAsia="zh-CN"/>
        </w:rPr>
        <w:t xml:space="preserve">] </w:t>
      </w:r>
      <w:r w:rsidRPr="007D0E4A">
        <w:rPr>
          <w:lang w:eastAsia="zh-CN"/>
        </w:rPr>
        <w:t>和谷歌的知识图谱等。语义网络非常符合人类的思维习惯，其表达方式自然、简洁，易于理解。表达能力方面，语义网络不仅可以表示事物的属性状态、行为动作、目标功能等，而且还能表示事物之间的关联，为人工智能和自然语言处理等相关系统提供了便捷的知识推理平台，但是语义网络也面临着诸多挑战，首先，语义网络的形式过于简单，很难表达相对复杂的关系类型，复杂关系的引入很容易增加语义网络的复杂度，从而使知识的储存和检索过程变得相当复杂，甚至难以实现。其次，语义网络中的语义关系查询和推理往往需要计算复杂度非常高的图算法，而且基于图的算法一般可扩展性差，这就直接导致，在知识库达到一定规模后，将面临着计算效率问题的挑战。最后，该表示方法还面临着严重的数据稀疏问题的挑战，对那些在语义网络中对外连接较少的实体，意味着涉及到它们的路径很少，这导致图算法对其相关路径查询和逻辑推理带来很大的难度。</w:t>
      </w:r>
    </w:p>
    <w:p w:rsidR="000A3AD4" w:rsidRPr="007D0E4A" w:rsidRDefault="000A3AD4" w:rsidP="000A3AD4">
      <w:pPr>
        <w:pStyle w:val="BodyText"/>
        <w:ind w:firstLine="480"/>
        <w:rPr>
          <w:lang w:eastAsia="zh-CN"/>
        </w:rPr>
      </w:pPr>
      <w:r w:rsidRPr="007D0E4A">
        <w:rPr>
          <w:lang w:eastAsia="zh-CN"/>
        </w:rPr>
        <w:t>上述的几种表示方法都可以看成是刚性表示方法，因为它们都无法在逻辑推理和蕴涵过程中处理非确定性。然而真实世界中大部分知识都是非确定性的，近年来也有将概率引入到这些传统的知识表示方法中，如</w:t>
      </w:r>
      <w:r>
        <w:rPr>
          <w:rFonts w:ascii="Cambria" w:eastAsia="Cambria"/>
          <w:position w:val="9"/>
          <w:sz w:val="16"/>
          <w:lang w:eastAsia="zh-CN"/>
        </w:rPr>
        <w:t>[</w:t>
      </w:r>
      <w:hyperlink w:anchor="_bookmark125" w:history="1">
        <w:r>
          <w:rPr>
            <w:rFonts w:ascii="Cambria" w:eastAsia="Cambria"/>
            <w:position w:val="9"/>
            <w:sz w:val="16"/>
            <w:lang w:eastAsia="zh-CN"/>
          </w:rPr>
          <w:t>18</w:t>
        </w:r>
      </w:hyperlink>
      <w:r>
        <w:rPr>
          <w:rFonts w:ascii="Cambria" w:eastAsia="Cambria"/>
          <w:position w:val="9"/>
          <w:sz w:val="16"/>
          <w:lang w:eastAsia="zh-CN"/>
        </w:rPr>
        <w:t xml:space="preserve">] </w:t>
      </w:r>
      <w:r w:rsidRPr="007D0E4A">
        <w:rPr>
          <w:lang w:eastAsia="zh-CN"/>
        </w:rPr>
        <w:t>中将依存树转换成准概率逻辑形式，并使用了马尔科夫逻辑网络</w:t>
      </w:r>
      <w:r>
        <w:rPr>
          <w:rFonts w:ascii="Cambria" w:eastAsia="Cambria"/>
          <w:position w:val="9"/>
          <w:sz w:val="16"/>
          <w:lang w:eastAsia="zh-CN"/>
        </w:rPr>
        <w:t>[</w:t>
      </w:r>
      <w:hyperlink w:anchor="_bookmark125" w:history="1">
        <w:r>
          <w:rPr>
            <w:rFonts w:ascii="Cambria" w:eastAsia="Cambria"/>
            <w:position w:val="9"/>
            <w:sz w:val="16"/>
            <w:lang w:eastAsia="zh-CN"/>
          </w:rPr>
          <w:t>19</w:t>
        </w:r>
      </w:hyperlink>
      <w:r>
        <w:rPr>
          <w:rFonts w:ascii="Cambria" w:eastAsia="Cambria"/>
          <w:position w:val="9"/>
          <w:sz w:val="16"/>
          <w:lang w:eastAsia="zh-CN"/>
        </w:rPr>
        <w:t xml:space="preserve">] </w:t>
      </w:r>
      <w:r w:rsidRPr="007D0E4A">
        <w:rPr>
          <w:lang w:eastAsia="zh-CN"/>
        </w:rPr>
        <w:t>进行语义解析，这样一来，该方法既能进行逻辑推理和蕴涵，同时处理其中的不确定性。然而，该表示仅限于表达一些基本形式的语句，</w:t>
      </w:r>
      <w:r>
        <w:rPr>
          <w:rFonts w:ascii="Cambria" w:eastAsia="Cambria"/>
          <w:position w:val="9"/>
          <w:sz w:val="16"/>
          <w:lang w:eastAsia="zh-CN"/>
        </w:rPr>
        <w:t>[</w:t>
      </w:r>
      <w:hyperlink w:anchor="_bookmark125" w:history="1">
        <w:r>
          <w:rPr>
            <w:rFonts w:ascii="Cambria" w:eastAsia="Cambria"/>
            <w:position w:val="9"/>
            <w:sz w:val="16"/>
            <w:lang w:eastAsia="zh-CN"/>
          </w:rPr>
          <w:t>20</w:t>
        </w:r>
      </w:hyperlink>
      <w:r>
        <w:rPr>
          <w:rFonts w:ascii="Cambria" w:eastAsia="Cambria"/>
          <w:position w:val="9"/>
          <w:sz w:val="16"/>
          <w:lang w:eastAsia="zh-CN"/>
        </w:rPr>
        <w:t xml:space="preserve">] </w:t>
      </w:r>
      <w:r w:rsidRPr="007D0E4A">
        <w:rPr>
          <w:lang w:eastAsia="zh-CN"/>
        </w:rPr>
        <w:t>将上述工作中的表示继续简化，在马尔科夫逻辑网络中使用了</w:t>
      </w:r>
      <w:r w:rsidRPr="007D0E4A">
        <w:rPr>
          <w:lang w:eastAsia="zh-CN"/>
        </w:rPr>
        <w:t>Pitman-Yor</w:t>
      </w:r>
      <w:r w:rsidRPr="007D0E4A">
        <w:rPr>
          <w:lang w:eastAsia="zh-CN"/>
        </w:rPr>
        <w:t>随机过程来对谓词和变量之间的概率依存关系进行建模，使其更适用于简单的角色标注的形式。这些仅仅是在传统逻辑表示上引入了概率随机过程等，下面我们将简单介绍一些基于概率逻辑的知识表示方法。</w:t>
      </w:r>
    </w:p>
    <w:p w:rsidR="000A3AD4" w:rsidRPr="007D0E4A" w:rsidRDefault="000A3AD4" w:rsidP="000C6FE5">
      <w:pPr>
        <w:pStyle w:val="BodyText"/>
        <w:numPr>
          <w:ilvl w:val="0"/>
          <w:numId w:val="3"/>
        </w:numPr>
        <w:ind w:leftChars="84" w:left="137" w:firstLine="480"/>
        <w:rPr>
          <w:lang w:eastAsia="zh-CN"/>
        </w:rPr>
      </w:pPr>
      <w:r>
        <w:rPr>
          <w:lang w:eastAsia="zh-CN"/>
        </w:rPr>
        <w:t xml:space="preserve"> </w:t>
      </w:r>
      <w:r w:rsidRPr="007D0E4A">
        <w:rPr>
          <w:lang w:eastAsia="zh-CN"/>
        </w:rPr>
        <w:t>基于概率逻辑的知识表示法部分</w:t>
      </w:r>
    </w:p>
    <w:p w:rsidR="000A3AD4" w:rsidRPr="007D0E4A" w:rsidRDefault="000A3AD4" w:rsidP="000A3AD4">
      <w:pPr>
        <w:pStyle w:val="BodyText"/>
        <w:ind w:firstLine="480"/>
        <w:rPr>
          <w:lang w:eastAsia="zh-CN"/>
        </w:rPr>
      </w:pPr>
      <w:r w:rsidRPr="007D0E4A">
        <w:rPr>
          <w:lang w:eastAsia="zh-CN"/>
        </w:rPr>
        <w:t>随着大数据技术的不断发展，不确定性的知识表示和管理在人工智能各领域越来越被重视起来，如上所述，基于概率逻辑的知识表示使得知识表示库能以认知概率形式来储存世界知识中的不确定性。因此，近年来，基于概率逻辑形式的知识表示方法不断涌现并广泛应用于各类学习系统中，如马尔科夫逻辑网（</w:t>
      </w:r>
      <w:r w:rsidRPr="007D0E4A">
        <w:rPr>
          <w:lang w:eastAsia="zh-CN"/>
        </w:rPr>
        <w:t>MLN</w:t>
      </w:r>
      <w:r w:rsidRPr="007D0E4A">
        <w:rPr>
          <w:lang w:eastAsia="zh-CN"/>
        </w:rPr>
        <w:t>），归纳逻辑编程（</w:t>
      </w:r>
      <w:r w:rsidRPr="007D0E4A">
        <w:rPr>
          <w:lang w:eastAsia="zh-CN"/>
        </w:rPr>
        <w:t>ILP</w:t>
      </w:r>
      <w:r w:rsidRPr="007D0E4A">
        <w:rPr>
          <w:lang w:eastAsia="zh-CN"/>
        </w:rPr>
        <w:t>），概率逻辑编程（</w:t>
      </w:r>
      <w:r w:rsidRPr="007D0E4A">
        <w:rPr>
          <w:lang w:eastAsia="zh-CN"/>
        </w:rPr>
        <w:t>PLP</w:t>
      </w:r>
      <w:r w:rsidRPr="007D0E4A">
        <w:rPr>
          <w:lang w:eastAsia="zh-CN"/>
        </w:rPr>
        <w:t>），贝叶斯逻辑编程（</w:t>
      </w:r>
      <w:r w:rsidRPr="007D0E4A">
        <w:rPr>
          <w:lang w:eastAsia="zh-CN"/>
        </w:rPr>
        <w:t>BLP</w:t>
      </w:r>
      <w:r w:rsidRPr="007D0E4A">
        <w:rPr>
          <w:lang w:eastAsia="zh-CN"/>
        </w:rPr>
        <w:t>），随机逻辑编程（</w:t>
      </w:r>
      <w:r w:rsidRPr="007D0E4A">
        <w:rPr>
          <w:lang w:eastAsia="zh-CN"/>
        </w:rPr>
        <w:t>SLP</w:t>
      </w:r>
      <w:r w:rsidRPr="007D0E4A">
        <w:rPr>
          <w:lang w:eastAsia="zh-CN"/>
        </w:rPr>
        <w:t>），随机关系模型（</w:t>
      </w:r>
      <w:r w:rsidRPr="007D0E4A">
        <w:rPr>
          <w:lang w:eastAsia="zh-CN"/>
        </w:rPr>
        <w:t>SRM</w:t>
      </w:r>
      <w:r w:rsidRPr="007D0E4A">
        <w:rPr>
          <w:lang w:eastAsia="zh-CN"/>
        </w:rPr>
        <w:t>），概率关系模型（</w:t>
      </w:r>
      <w:r w:rsidRPr="007D0E4A">
        <w:rPr>
          <w:lang w:eastAsia="zh-CN"/>
        </w:rPr>
        <w:t>PRM</w:t>
      </w:r>
      <w:r w:rsidRPr="007D0E4A">
        <w:rPr>
          <w:lang w:eastAsia="zh-CN"/>
        </w:rPr>
        <w:t>）等等。篇幅关系，我们这里只简单介绍和本文所使用的知识表示方法相似的几个典型的基于概率逻辑的表示方法。</w:t>
      </w:r>
    </w:p>
    <w:p w:rsidR="000A3AD4" w:rsidRPr="007D0E4A" w:rsidRDefault="000A3AD4" w:rsidP="000A3AD4">
      <w:pPr>
        <w:pStyle w:val="BodyText"/>
        <w:ind w:firstLine="480"/>
        <w:rPr>
          <w:lang w:eastAsia="zh-CN"/>
        </w:rPr>
      </w:pPr>
      <w:r w:rsidRPr="007D0E4A">
        <w:rPr>
          <w:lang w:eastAsia="zh-CN"/>
        </w:rPr>
        <w:t>贝叶斯逻辑编程</w:t>
      </w:r>
      <w:r w:rsidRPr="007D0E4A">
        <w:rPr>
          <w:lang w:eastAsia="zh-CN"/>
        </w:rPr>
        <w:t xml:space="preserve"> (Bayesian Logic Programs</w:t>
      </w:r>
      <w:r w:rsidRPr="007D0E4A">
        <w:rPr>
          <w:lang w:eastAsia="zh-CN"/>
        </w:rPr>
        <w:t>，以下称</w:t>
      </w:r>
      <w:r w:rsidRPr="007D0E4A">
        <w:rPr>
          <w:lang w:eastAsia="zh-CN"/>
        </w:rPr>
        <w:t>BLP)</w:t>
      </w:r>
      <w:r w:rsidRPr="0085686A">
        <w:rPr>
          <w:rFonts w:ascii="Cambria" w:eastAsia="Cambria"/>
          <w:position w:val="9"/>
          <w:sz w:val="16"/>
        </w:rPr>
        <w:t xml:space="preserve"> </w:t>
      </w:r>
      <w:r>
        <w:rPr>
          <w:rFonts w:ascii="Cambria" w:eastAsia="Cambria"/>
          <w:position w:val="9"/>
          <w:sz w:val="16"/>
        </w:rPr>
        <w:t>[</w:t>
      </w:r>
      <w:hyperlink w:anchor="_bookmark125" w:history="1">
        <w:r>
          <w:rPr>
            <w:rFonts w:ascii="Cambria" w:eastAsia="Cambria"/>
            <w:position w:val="9"/>
            <w:sz w:val="16"/>
          </w:rPr>
          <w:t>21</w:t>
        </w:r>
      </w:hyperlink>
      <w:r>
        <w:rPr>
          <w:rFonts w:ascii="Cambria" w:eastAsia="Cambria"/>
          <w:position w:val="9"/>
          <w:sz w:val="16"/>
        </w:rPr>
        <w:t xml:space="preserve">] </w:t>
      </w:r>
      <w:r w:rsidRPr="007D0E4A">
        <w:rPr>
          <w:lang w:eastAsia="zh-CN"/>
        </w:rPr>
        <w:t>采用贝叶斯网络来表示知识，其中节点表示命题子句，它是众多</w:t>
      </w:r>
      <w:r w:rsidRPr="007D0E4A">
        <w:rPr>
          <w:lang w:eastAsia="zh-CN"/>
        </w:rPr>
        <w:t>“</w:t>
      </w:r>
      <w:r w:rsidRPr="007D0E4A">
        <w:rPr>
          <w:lang w:eastAsia="zh-CN"/>
        </w:rPr>
        <w:t>概率</w:t>
      </w:r>
      <w:r w:rsidRPr="007D0E4A">
        <w:rPr>
          <w:lang w:eastAsia="zh-CN"/>
        </w:rPr>
        <w:t>Prolog”</w:t>
      </w:r>
      <w:r w:rsidRPr="007D0E4A">
        <w:rPr>
          <w:lang w:eastAsia="zh-CN"/>
        </w:rPr>
        <w:t>中的一种。</w:t>
      </w:r>
      <w:r w:rsidRPr="007D0E4A">
        <w:rPr>
          <w:lang w:eastAsia="zh-CN"/>
        </w:rPr>
        <w:t>BLP</w:t>
      </w:r>
      <w:r w:rsidRPr="007D0E4A">
        <w:rPr>
          <w:lang w:eastAsia="zh-CN"/>
        </w:rPr>
        <w:t>可以用于表示任意带概率的</w:t>
      </w:r>
      <w:r w:rsidRPr="007D0E4A">
        <w:rPr>
          <w:lang w:eastAsia="zh-CN"/>
        </w:rPr>
        <w:t>Prolog</w:t>
      </w:r>
      <w:r w:rsidRPr="007D0E4A">
        <w:rPr>
          <w:lang w:eastAsia="zh-CN"/>
        </w:rPr>
        <w:t>形式的关系，并能通过逻辑推理来传播这些概率。</w:t>
      </w:r>
      <w:r w:rsidRPr="007D0E4A">
        <w:rPr>
          <w:lang w:eastAsia="zh-CN"/>
        </w:rPr>
        <w:t>BLP</w:t>
      </w:r>
      <w:r w:rsidRPr="007D0E4A">
        <w:rPr>
          <w:lang w:eastAsia="zh-CN"/>
        </w:rPr>
        <w:t>中维持了概率层次上的</w:t>
      </w:r>
      <w:r w:rsidRPr="007D0E4A">
        <w:rPr>
          <w:lang w:eastAsia="zh-CN"/>
        </w:rPr>
        <w:t>“</w:t>
      </w:r>
      <w:r w:rsidRPr="007D0E4A">
        <w:rPr>
          <w:lang w:eastAsia="zh-CN"/>
        </w:rPr>
        <w:t>直接因果影响</w:t>
      </w:r>
      <w:r w:rsidRPr="007D0E4A">
        <w:rPr>
          <w:lang w:eastAsia="zh-CN"/>
        </w:rPr>
        <w:t>”</w:t>
      </w:r>
      <w:r w:rsidRPr="007D0E4A">
        <w:rPr>
          <w:lang w:eastAsia="zh-CN"/>
        </w:rPr>
        <w:t>和逻辑层次上</w:t>
      </w:r>
      <w:r w:rsidRPr="007D0E4A">
        <w:rPr>
          <w:lang w:eastAsia="zh-CN"/>
        </w:rPr>
        <w:t>“</w:t>
      </w:r>
      <w:r w:rsidRPr="007D0E4A">
        <w:rPr>
          <w:lang w:eastAsia="zh-CN"/>
        </w:rPr>
        <w:t>间接推理</w:t>
      </w:r>
      <w:r w:rsidRPr="007D0E4A">
        <w:rPr>
          <w:lang w:eastAsia="zh-CN"/>
        </w:rPr>
        <w:t>”</w:t>
      </w:r>
      <w:r w:rsidRPr="007D0E4A">
        <w:rPr>
          <w:lang w:eastAsia="zh-CN"/>
        </w:rPr>
        <w:t>的同构关系，使得该结构中的概率和逻辑推理能达到一致，而无需借助棘手的混合模型。</w:t>
      </w:r>
      <w:r w:rsidRPr="007D0E4A">
        <w:rPr>
          <w:lang w:eastAsia="zh-CN"/>
        </w:rPr>
        <w:t>Puech</w:t>
      </w:r>
      <w:r w:rsidR="002F67B4" w:rsidRPr="002F67B4">
        <w:rPr>
          <w:lang w:eastAsia="zh-CN"/>
        </w:rPr>
        <w:t>[123]</w:t>
      </w:r>
      <w:r w:rsidRPr="007D0E4A">
        <w:rPr>
          <w:lang w:eastAsia="zh-CN"/>
        </w:rPr>
        <w:t>对</w:t>
      </w:r>
      <w:r w:rsidRPr="007D0E4A">
        <w:rPr>
          <w:lang w:eastAsia="zh-CN"/>
        </w:rPr>
        <w:t>BLP</w:t>
      </w:r>
      <w:r w:rsidRPr="007D0E4A">
        <w:rPr>
          <w:lang w:eastAsia="zh-CN"/>
        </w:rPr>
        <w:t>的表达能力进行深入研究，并将其与</w:t>
      </w:r>
      <w:r w:rsidRPr="007D0E4A">
        <w:rPr>
          <w:lang w:eastAsia="zh-CN"/>
        </w:rPr>
        <w:t>SLP</w:t>
      </w:r>
      <w:r w:rsidRPr="007D0E4A">
        <w:rPr>
          <w:lang w:eastAsia="zh-CN"/>
        </w:rPr>
        <w:t>（</w:t>
      </w:r>
      <w:r w:rsidRPr="007D0E4A">
        <w:rPr>
          <w:lang w:eastAsia="zh-CN"/>
        </w:rPr>
        <w:t>Stochastic Logic Programs</w:t>
      </w:r>
      <w:r w:rsidRPr="007D0E4A">
        <w:rPr>
          <w:lang w:eastAsia="zh-CN"/>
        </w:rPr>
        <w:t>）的表达能力进行对比，其结果显示</w:t>
      </w:r>
      <w:r w:rsidRPr="007D0E4A">
        <w:rPr>
          <w:lang w:eastAsia="zh-CN"/>
        </w:rPr>
        <w:t>SLP</w:t>
      </w:r>
      <w:r w:rsidRPr="007D0E4A">
        <w:rPr>
          <w:lang w:eastAsia="zh-CN"/>
        </w:rPr>
        <w:t>能将同样的知识表示成</w:t>
      </w:r>
      <w:r w:rsidRPr="007D0E4A">
        <w:rPr>
          <w:lang w:eastAsia="zh-CN"/>
        </w:rPr>
        <w:t>BLP</w:t>
      </w:r>
      <w:r w:rsidRPr="007D0E4A">
        <w:rPr>
          <w:lang w:eastAsia="zh-CN"/>
        </w:rPr>
        <w:t>的一个子类。但</w:t>
      </w:r>
      <w:r w:rsidRPr="007D0E4A">
        <w:rPr>
          <w:lang w:eastAsia="zh-CN"/>
        </w:rPr>
        <w:t>BLP</w:t>
      </w:r>
      <w:r w:rsidRPr="007D0E4A">
        <w:rPr>
          <w:lang w:eastAsia="zh-CN"/>
        </w:rPr>
        <w:t>中的推理机制（即通过结构化的</w:t>
      </w:r>
      <w:r w:rsidRPr="007D0E4A">
        <w:rPr>
          <w:lang w:eastAsia="zh-CN"/>
        </w:rPr>
        <w:t>EM</w:t>
      </w:r>
      <w:r w:rsidRPr="007D0E4A">
        <w:rPr>
          <w:lang w:eastAsia="zh-CN"/>
        </w:rPr>
        <w:t>算法来查找</w:t>
      </w:r>
      <w:r w:rsidRPr="007D0E4A">
        <w:rPr>
          <w:lang w:eastAsia="zh-CN"/>
        </w:rPr>
        <w:t>BLP</w:t>
      </w:r>
      <w:r w:rsidRPr="007D0E4A">
        <w:rPr>
          <w:lang w:eastAsia="zh-CN"/>
        </w:rPr>
        <w:t>结构）却比</w:t>
      </w:r>
      <w:r w:rsidRPr="007D0E4A">
        <w:rPr>
          <w:lang w:eastAsia="zh-CN"/>
        </w:rPr>
        <w:t>SLP</w:t>
      </w:r>
      <w:r w:rsidRPr="007D0E4A">
        <w:rPr>
          <w:lang w:eastAsia="zh-CN"/>
        </w:rPr>
        <w:t>要简单的多，而</w:t>
      </w:r>
      <w:r w:rsidRPr="007D0E4A">
        <w:rPr>
          <w:lang w:eastAsia="zh-CN"/>
        </w:rPr>
        <w:t>SLP</w:t>
      </w:r>
      <w:r w:rsidRPr="007D0E4A">
        <w:rPr>
          <w:lang w:eastAsia="zh-CN"/>
        </w:rPr>
        <w:t>中的推理机制是被公认为非常困难的</w:t>
      </w:r>
      <w:r>
        <w:rPr>
          <w:rFonts w:ascii="Cambria" w:eastAsia="Cambria"/>
          <w:position w:val="9"/>
          <w:sz w:val="16"/>
          <w:lang w:eastAsia="zh-CN"/>
        </w:rPr>
        <w:t>[</w:t>
      </w:r>
      <w:hyperlink w:anchor="_bookmark125" w:history="1">
        <w:r>
          <w:rPr>
            <w:rFonts w:ascii="Cambria" w:eastAsia="Cambria"/>
            <w:position w:val="9"/>
            <w:sz w:val="16"/>
            <w:lang w:eastAsia="zh-CN"/>
          </w:rPr>
          <w:t>22</w:t>
        </w:r>
      </w:hyperlink>
      <w:r>
        <w:rPr>
          <w:rFonts w:ascii="Cambria" w:eastAsia="Cambria"/>
          <w:position w:val="9"/>
          <w:sz w:val="16"/>
          <w:lang w:eastAsia="zh-CN"/>
        </w:rPr>
        <w:t xml:space="preserve">] </w:t>
      </w:r>
      <w:r w:rsidRPr="007D0E4A">
        <w:rPr>
          <w:lang w:eastAsia="zh-CN"/>
        </w:rPr>
        <w:t>。然而，由于</w:t>
      </w:r>
      <w:r w:rsidRPr="007D0E4A">
        <w:rPr>
          <w:lang w:eastAsia="zh-CN"/>
        </w:rPr>
        <w:t>BLP</w:t>
      </w:r>
      <w:r w:rsidRPr="007D0E4A">
        <w:rPr>
          <w:lang w:eastAsia="zh-CN"/>
        </w:rPr>
        <w:t>依赖于</w:t>
      </w:r>
      <w:r w:rsidRPr="007D0E4A">
        <w:rPr>
          <w:lang w:eastAsia="zh-CN"/>
        </w:rPr>
        <w:t>Prolog</w:t>
      </w:r>
      <w:r w:rsidRPr="007D0E4A">
        <w:rPr>
          <w:lang w:eastAsia="zh-CN"/>
        </w:rPr>
        <w:t>，也继承了</w:t>
      </w:r>
      <w:r w:rsidRPr="007D0E4A">
        <w:rPr>
          <w:lang w:eastAsia="zh-CN"/>
        </w:rPr>
        <w:t>Prolog</w:t>
      </w:r>
      <w:r w:rsidRPr="007D0E4A">
        <w:rPr>
          <w:lang w:eastAsia="zh-CN"/>
        </w:rPr>
        <w:t>的不足之处，如依赖于特定的逻辑表达式归一化、缺少可扩展的推理机制等。</w:t>
      </w:r>
    </w:p>
    <w:p w:rsidR="000A3AD4" w:rsidRPr="007D0E4A" w:rsidRDefault="000A3AD4" w:rsidP="000A3AD4">
      <w:pPr>
        <w:pStyle w:val="BodyText"/>
        <w:ind w:firstLine="480"/>
        <w:rPr>
          <w:lang w:eastAsia="zh-CN"/>
        </w:rPr>
      </w:pPr>
      <w:r w:rsidRPr="007D0E4A">
        <w:rPr>
          <w:lang w:eastAsia="zh-CN"/>
        </w:rPr>
        <w:t>马尔科夫逻辑网（</w:t>
      </w:r>
      <w:r w:rsidRPr="007D0E4A">
        <w:rPr>
          <w:lang w:eastAsia="zh-CN"/>
        </w:rPr>
        <w:t>Markov Logic Network</w:t>
      </w:r>
      <w:r w:rsidRPr="007D0E4A">
        <w:rPr>
          <w:lang w:eastAsia="zh-CN"/>
        </w:rPr>
        <w:t>，以下称</w:t>
      </w:r>
      <w:r w:rsidRPr="007D0E4A">
        <w:rPr>
          <w:lang w:eastAsia="zh-CN"/>
        </w:rPr>
        <w:t>MLN</w:t>
      </w:r>
      <w:r w:rsidRPr="007D0E4A">
        <w:rPr>
          <w:lang w:eastAsia="zh-CN"/>
        </w:rPr>
        <w:t>）最初由</w:t>
      </w:r>
      <w:r w:rsidRPr="007D0E4A">
        <w:rPr>
          <w:lang w:eastAsia="zh-CN"/>
        </w:rPr>
        <w:t>Domingos</w:t>
      </w:r>
      <w:r w:rsidRPr="007D0E4A">
        <w:rPr>
          <w:lang w:eastAsia="zh-CN"/>
        </w:rPr>
        <w:t>等人提</w:t>
      </w:r>
      <w:r>
        <w:rPr>
          <w:rFonts w:hint="eastAsia"/>
          <w:lang w:eastAsia="zh-CN"/>
        </w:rPr>
        <w:t>出</w:t>
      </w:r>
      <w:r>
        <w:rPr>
          <w:rFonts w:ascii="Cambria" w:eastAsia="Cambria"/>
          <w:position w:val="9"/>
          <w:sz w:val="16"/>
          <w:lang w:eastAsia="zh-CN"/>
        </w:rPr>
        <w:t>[</w:t>
      </w:r>
      <w:hyperlink w:anchor="_bookmark125" w:history="1">
        <w:r>
          <w:rPr>
            <w:rFonts w:ascii="Cambria" w:eastAsia="Cambria"/>
            <w:position w:val="9"/>
            <w:sz w:val="16"/>
            <w:lang w:eastAsia="zh-CN"/>
          </w:rPr>
          <w:t>19</w:t>
        </w:r>
      </w:hyperlink>
      <w:r>
        <w:rPr>
          <w:rFonts w:ascii="Cambria" w:eastAsia="Cambria"/>
          <w:position w:val="9"/>
          <w:sz w:val="16"/>
          <w:lang w:eastAsia="zh-CN"/>
        </w:rPr>
        <w:t xml:space="preserve">] </w:t>
      </w:r>
      <w:r w:rsidRPr="007D0E4A">
        <w:rPr>
          <w:lang w:eastAsia="zh-CN"/>
        </w:rPr>
        <w:t>，</w:t>
      </w:r>
      <w:r w:rsidRPr="007D0E4A">
        <w:rPr>
          <w:lang w:eastAsia="zh-CN"/>
        </w:rPr>
        <w:t>MLN</w:t>
      </w:r>
      <w:r w:rsidRPr="007D0E4A">
        <w:rPr>
          <w:lang w:eastAsia="zh-CN"/>
        </w:rPr>
        <w:t>采用一阶谓词逻辑来表示实体之间的逻辑关系，采用马尔科夫网络形式的概率图模型来推理其中的概率分布。其基本思想是使一阶谓词逻辑中的硬性规则约束有所松弛，换句话说，当一个可能世界违反了其中某条规则，这个可能世界存在的概率很低，而并非直接设为</w:t>
      </w:r>
      <w:r w:rsidRPr="007D0E4A">
        <w:rPr>
          <w:lang w:eastAsia="zh-CN"/>
        </w:rPr>
        <w:t>0</w:t>
      </w:r>
      <w:r w:rsidRPr="007D0E4A">
        <w:rPr>
          <w:lang w:eastAsia="zh-CN"/>
        </w:rPr>
        <w:t>。</w:t>
      </w:r>
      <w:r w:rsidRPr="007D0E4A">
        <w:rPr>
          <w:lang w:eastAsia="zh-CN"/>
        </w:rPr>
        <w:t>MLN</w:t>
      </w:r>
      <w:r w:rsidRPr="007D0E4A">
        <w:rPr>
          <w:lang w:eastAsia="zh-CN"/>
        </w:rPr>
        <w:t>对每条规则都设定一定的权值，用来表示这条规则对可能世界的约束力，当一个规则的权值很大，那么违反该规则的可能世界存在的可能性就越低。</w:t>
      </w:r>
      <w:r w:rsidRPr="007D0E4A">
        <w:rPr>
          <w:lang w:eastAsia="zh-CN"/>
        </w:rPr>
        <w:t>MLN</w:t>
      </w:r>
      <w:r w:rsidRPr="007D0E4A">
        <w:rPr>
          <w:lang w:eastAsia="zh-CN"/>
        </w:rPr>
        <w:t>较好地结合了一阶逻辑和概率图模型的复杂性和不确定性表示，因此在该领域曾被广泛应用，如</w:t>
      </w:r>
      <w:r w:rsidR="002F67B4">
        <w:rPr>
          <w:rFonts w:hint="eastAsia"/>
          <w:lang w:eastAsia="zh-CN"/>
        </w:rPr>
        <w:t>[</w:t>
      </w:r>
      <w:r w:rsidR="002F67B4">
        <w:rPr>
          <w:rFonts w:ascii="宋体" w:hAnsi="宋体" w:cs="宋体" w:hint="eastAsia"/>
          <w:lang w:eastAsia="zh-CN"/>
        </w:rPr>
        <w:t>124-126]</w:t>
      </w:r>
      <w:r w:rsidRPr="007D0E4A">
        <w:rPr>
          <w:lang w:eastAsia="zh-CN"/>
        </w:rPr>
        <w:t>，其中也包括在</w:t>
      </w:r>
      <w:r w:rsidRPr="007D0E4A">
        <w:rPr>
          <w:lang w:eastAsia="zh-CN"/>
        </w:rPr>
        <w:t>NLP</w:t>
      </w:r>
      <w:r w:rsidRPr="007D0E4A">
        <w:rPr>
          <w:lang w:eastAsia="zh-CN"/>
        </w:rPr>
        <w:t>的一些领域上的应用，如实体抽取和语义关系抽取等。然而，由于在概率图模型中的推理复杂性，</w:t>
      </w:r>
      <w:r w:rsidRPr="007D0E4A">
        <w:rPr>
          <w:lang w:eastAsia="zh-CN"/>
        </w:rPr>
        <w:t>MLN</w:t>
      </w:r>
      <w:r w:rsidRPr="007D0E4A">
        <w:rPr>
          <w:lang w:eastAsia="zh-CN"/>
        </w:rPr>
        <w:t>近几年来慢慢失去了热度</w:t>
      </w:r>
      <w:r w:rsidR="002F67B4">
        <w:rPr>
          <w:rFonts w:hint="eastAsia"/>
          <w:lang w:eastAsia="zh-CN"/>
        </w:rPr>
        <w:t>[</w:t>
      </w:r>
      <w:r w:rsidR="002F67B4">
        <w:rPr>
          <w:rFonts w:ascii="宋体" w:hAnsi="宋体" w:cs="宋体" w:hint="eastAsia"/>
          <w:lang w:eastAsia="zh-CN"/>
        </w:rPr>
        <w:t>127]</w:t>
      </w:r>
      <w:r w:rsidR="002F67B4" w:rsidRPr="007D0E4A">
        <w:rPr>
          <w:lang w:eastAsia="zh-CN"/>
        </w:rPr>
        <w:t xml:space="preserve"> </w:t>
      </w:r>
      <w:r w:rsidRPr="007D0E4A">
        <w:rPr>
          <w:lang w:eastAsia="zh-CN"/>
        </w:rPr>
        <w:t>。</w:t>
      </w:r>
      <w:r w:rsidRPr="007D0E4A">
        <w:rPr>
          <w:lang w:eastAsia="zh-CN"/>
        </w:rPr>
        <w:t>MLN</w:t>
      </w:r>
      <w:r w:rsidRPr="007D0E4A">
        <w:rPr>
          <w:lang w:eastAsia="zh-CN"/>
        </w:rPr>
        <w:t>假设整个网络都是基于一个概率分布的，这显然也不太合常理，而本文采用的</w:t>
      </w:r>
      <w:r w:rsidRPr="007D0E4A">
        <w:rPr>
          <w:lang w:eastAsia="zh-CN"/>
        </w:rPr>
        <w:t>PLN</w:t>
      </w:r>
      <w:r w:rsidRPr="007D0E4A">
        <w:rPr>
          <w:lang w:eastAsia="zh-CN"/>
        </w:rPr>
        <w:t>以及下面要介绍的</w:t>
      </w:r>
      <w:r w:rsidRPr="007D0E4A">
        <w:rPr>
          <w:lang w:eastAsia="zh-CN"/>
        </w:rPr>
        <w:t>NARS</w:t>
      </w:r>
      <w:r>
        <w:rPr>
          <w:rFonts w:ascii="Cambria" w:eastAsia="Cambria"/>
          <w:position w:val="9"/>
          <w:sz w:val="16"/>
          <w:lang w:eastAsia="zh-CN"/>
        </w:rPr>
        <w:t>[</w:t>
      </w:r>
      <w:hyperlink w:anchor="_bookmark125" w:history="1">
        <w:r>
          <w:rPr>
            <w:rFonts w:ascii="Cambria" w:eastAsia="Cambria"/>
            <w:position w:val="9"/>
            <w:sz w:val="16"/>
            <w:lang w:eastAsia="zh-CN"/>
          </w:rPr>
          <w:t>24</w:t>
        </w:r>
      </w:hyperlink>
      <w:r>
        <w:rPr>
          <w:rFonts w:ascii="Cambria" w:eastAsia="Cambria"/>
          <w:position w:val="9"/>
          <w:sz w:val="16"/>
          <w:lang w:eastAsia="zh-CN"/>
        </w:rPr>
        <w:t xml:space="preserve">] </w:t>
      </w:r>
      <w:r w:rsidRPr="007D0E4A">
        <w:rPr>
          <w:lang w:eastAsia="zh-CN"/>
        </w:rPr>
        <w:t>就刻意避开这样的假设。</w:t>
      </w:r>
    </w:p>
    <w:p w:rsidR="000A3AD4" w:rsidRPr="007D0E4A" w:rsidRDefault="000A3AD4" w:rsidP="000A3AD4">
      <w:pPr>
        <w:pStyle w:val="BodyText"/>
        <w:ind w:firstLine="480"/>
        <w:rPr>
          <w:lang w:eastAsia="zh-CN"/>
        </w:rPr>
      </w:pPr>
      <w:r w:rsidRPr="007D0E4A">
        <w:rPr>
          <w:lang w:eastAsia="zh-CN"/>
        </w:rPr>
        <w:t>与传统的知识表示方法相比，上述的知识表示方法的有点在于能在逻辑中表示认知的不确定性，然而，这些这些表示结构都是离散的，无法用来推理句子之间的相似度。因此</w:t>
      </w:r>
      <w:r>
        <w:rPr>
          <w:rFonts w:ascii="Cambria" w:eastAsia="Cambria"/>
          <w:position w:val="9"/>
          <w:sz w:val="16"/>
          <w:lang w:eastAsia="zh-CN"/>
        </w:rPr>
        <w:t>[</w:t>
      </w:r>
      <w:hyperlink w:anchor="_bookmark125" w:history="1">
        <w:r>
          <w:rPr>
            <w:rFonts w:ascii="Cambria" w:eastAsia="Cambria"/>
            <w:position w:val="9"/>
            <w:sz w:val="16"/>
            <w:lang w:eastAsia="zh-CN"/>
          </w:rPr>
          <w:t>22</w:t>
        </w:r>
      </w:hyperlink>
      <w:r>
        <w:rPr>
          <w:rFonts w:ascii="Cambria" w:eastAsia="Cambria"/>
          <w:position w:val="9"/>
          <w:sz w:val="16"/>
          <w:lang w:eastAsia="zh-CN"/>
        </w:rPr>
        <w:t xml:space="preserve">] </w:t>
      </w:r>
      <w:r w:rsidRPr="007D0E4A">
        <w:rPr>
          <w:lang w:eastAsia="zh-CN"/>
        </w:rPr>
        <w:t>提出了</w:t>
      </w:r>
      <w:r w:rsidRPr="007D0E4A">
        <w:rPr>
          <w:lang w:eastAsia="zh-CN"/>
        </w:rPr>
        <w:t>PLP</w:t>
      </w:r>
      <w:r w:rsidRPr="007D0E4A">
        <w:rPr>
          <w:lang w:eastAsia="zh-CN"/>
        </w:rPr>
        <w:t>（</w:t>
      </w:r>
      <w:r w:rsidRPr="007D0E4A">
        <w:rPr>
          <w:lang w:eastAsia="zh-CN"/>
        </w:rPr>
        <w:t xml:space="preserve">Probabilistic Similarity Logic </w:t>
      </w:r>
      <w:r w:rsidRPr="007D0E4A">
        <w:rPr>
          <w:lang w:eastAsia="zh-CN"/>
        </w:rPr>
        <w:t>）来引入原子之间的距离衡量机制，但目前只能用于简单的不确定性逻辑推理中。本文的认知对话系统中所使用的概率逻辑网（</w:t>
      </w:r>
      <w:r w:rsidRPr="007D0E4A">
        <w:rPr>
          <w:lang w:eastAsia="zh-CN"/>
        </w:rPr>
        <w:t>Probabilistic Logic Network</w:t>
      </w:r>
      <w:r w:rsidRPr="007D0E4A">
        <w:rPr>
          <w:lang w:eastAsia="zh-CN"/>
        </w:rPr>
        <w:t>，以下称</w:t>
      </w:r>
      <w:r w:rsidRPr="007D0E4A">
        <w:rPr>
          <w:lang w:eastAsia="zh-CN"/>
        </w:rPr>
        <w:t>PLN</w:t>
      </w:r>
      <w:r w:rsidRPr="007D0E4A">
        <w:rPr>
          <w:lang w:eastAsia="zh-CN"/>
        </w:rPr>
        <w:t>）也有类似的地方，且能够将其他非语言渠道（如机器视觉感知）获得的相似度通过概率推理整合得到句子之间的相似度，并整合到其他的逻辑关系（如继承关系）中。</w:t>
      </w:r>
    </w:p>
    <w:p w:rsidR="000A3AD4" w:rsidRPr="007D0E4A" w:rsidRDefault="000A3AD4" w:rsidP="000A3AD4">
      <w:pPr>
        <w:pStyle w:val="BodyText"/>
        <w:ind w:firstLine="480"/>
        <w:rPr>
          <w:lang w:eastAsia="zh-CN"/>
        </w:rPr>
      </w:pPr>
      <w:r>
        <w:rPr>
          <w:lang w:eastAsia="zh-CN"/>
        </w:rPr>
        <w:t xml:space="preserve"> </w:t>
      </w:r>
      <w:r w:rsidRPr="007D0E4A">
        <w:rPr>
          <w:lang w:eastAsia="zh-CN"/>
        </w:rPr>
        <w:t>Pei</w:t>
      </w:r>
      <w:r w:rsidRPr="007D0E4A">
        <w:rPr>
          <w:lang w:eastAsia="zh-CN"/>
        </w:rPr>
        <w:t>的</w:t>
      </w:r>
      <w:r w:rsidRPr="007D0E4A">
        <w:rPr>
          <w:lang w:eastAsia="zh-CN"/>
        </w:rPr>
        <w:t>NARS</w:t>
      </w:r>
      <w:r>
        <w:rPr>
          <w:rFonts w:ascii="Cambria" w:eastAsia="Cambria"/>
          <w:position w:val="9"/>
          <w:sz w:val="16"/>
          <w:lang w:eastAsia="zh-CN"/>
        </w:rPr>
        <w:t>[</w:t>
      </w:r>
      <w:hyperlink w:anchor="_bookmark125" w:history="1">
        <w:r>
          <w:rPr>
            <w:rFonts w:ascii="Cambria" w:eastAsia="Cambria"/>
            <w:position w:val="9"/>
            <w:sz w:val="16"/>
            <w:lang w:eastAsia="zh-CN"/>
          </w:rPr>
          <w:t>24</w:t>
        </w:r>
      </w:hyperlink>
      <w:r>
        <w:rPr>
          <w:rFonts w:ascii="Cambria" w:eastAsia="Cambria"/>
          <w:position w:val="9"/>
          <w:sz w:val="16"/>
          <w:lang w:eastAsia="zh-CN"/>
        </w:rPr>
        <w:t xml:space="preserve">] </w:t>
      </w:r>
      <w:r w:rsidRPr="007D0E4A">
        <w:rPr>
          <w:lang w:eastAsia="zh-CN"/>
        </w:rPr>
        <w:t>引擎运用了传统逻辑推理法，并引入了独特的数学理论来管理传统逻辑关系中的不确定性。但</w:t>
      </w:r>
      <w:r w:rsidRPr="007D0E4A">
        <w:rPr>
          <w:lang w:eastAsia="zh-CN"/>
        </w:rPr>
        <w:t>NARS</w:t>
      </w:r>
      <w:r w:rsidRPr="007D0E4A">
        <w:rPr>
          <w:lang w:eastAsia="zh-CN"/>
        </w:rPr>
        <w:t>是构建在经验的基础上，而不是基于模型轮语义。</w:t>
      </w:r>
      <w:r w:rsidRPr="007D0E4A">
        <w:rPr>
          <w:lang w:eastAsia="zh-CN"/>
        </w:rPr>
        <w:t xml:space="preserve"> </w:t>
      </w:r>
      <w:r w:rsidRPr="007D0E4A">
        <w:rPr>
          <w:lang w:eastAsia="zh-CN"/>
        </w:rPr>
        <w:t>在许多方面，我们所使用的</w:t>
      </w:r>
      <w:r w:rsidRPr="007D0E4A">
        <w:rPr>
          <w:lang w:eastAsia="zh-CN"/>
        </w:rPr>
        <w:t>PLN</w:t>
      </w:r>
      <w:r w:rsidRPr="007D0E4A">
        <w:rPr>
          <w:lang w:eastAsia="zh-CN"/>
        </w:rPr>
        <w:t>逻辑形式化体系与</w:t>
      </w:r>
      <w:r w:rsidRPr="007D0E4A">
        <w:rPr>
          <w:lang w:eastAsia="zh-CN"/>
        </w:rPr>
        <w:t>NARS</w:t>
      </w:r>
      <w:r w:rsidRPr="007D0E4A">
        <w:rPr>
          <w:lang w:eastAsia="zh-CN"/>
        </w:rPr>
        <w:t>有类似的地方，但也存在巨大差异。</w:t>
      </w:r>
      <w:r w:rsidRPr="007D0E4A">
        <w:rPr>
          <w:lang w:eastAsia="zh-CN"/>
        </w:rPr>
        <w:t>PLN</w:t>
      </w:r>
      <w:r w:rsidRPr="007D0E4A">
        <w:rPr>
          <w:lang w:eastAsia="zh-CN"/>
        </w:rPr>
        <w:t>在一套独特的数学理论基础上同时采用了传统逻辑和谓词逻辑，并且根据概率论和模糊数学理论来推导出不确定性真值的公式，而</w:t>
      </w:r>
      <w:r w:rsidRPr="007D0E4A">
        <w:rPr>
          <w:lang w:eastAsia="zh-CN"/>
        </w:rPr>
        <w:t>NARS</w:t>
      </w:r>
      <w:r w:rsidRPr="007D0E4A">
        <w:rPr>
          <w:lang w:eastAsia="zh-CN"/>
        </w:rPr>
        <w:t>的不确定性推理体系则基于原始的非逻辑形式。</w:t>
      </w:r>
    </w:p>
    <w:p w:rsidR="000A3AD4" w:rsidRPr="007D0E4A" w:rsidRDefault="000A3AD4" w:rsidP="000A3AD4">
      <w:pPr>
        <w:pStyle w:val="BodyText"/>
        <w:ind w:firstLine="480"/>
        <w:rPr>
          <w:lang w:eastAsia="zh-CN"/>
        </w:rPr>
      </w:pPr>
      <w:r w:rsidRPr="007D0E4A">
        <w:rPr>
          <w:lang w:eastAsia="zh-CN"/>
        </w:rPr>
        <w:t>图</w:t>
      </w:r>
      <w:r w:rsidR="00180388">
        <w:rPr>
          <w:rFonts w:hint="eastAsia"/>
          <w:lang w:eastAsia="zh-CN"/>
        </w:rPr>
        <w:t>1.2</w:t>
      </w:r>
      <w:r>
        <w:rPr>
          <w:rFonts w:hint="eastAsia"/>
          <w:lang w:eastAsia="zh-CN"/>
        </w:rPr>
        <w:t>中</w:t>
      </w:r>
      <w:r w:rsidRPr="007D0E4A">
        <w:rPr>
          <w:lang w:eastAsia="zh-CN"/>
        </w:rPr>
        <w:t>展示了基本演绎推理、归纳推理和外展推理公式。这些公式是</w:t>
      </w:r>
      <w:r w:rsidRPr="007D0E4A">
        <w:rPr>
          <w:lang w:eastAsia="zh-CN"/>
        </w:rPr>
        <w:t>PLN</w:t>
      </w:r>
      <w:r w:rsidRPr="007D0E4A">
        <w:rPr>
          <w:lang w:eastAsia="zh-CN"/>
        </w:rPr>
        <w:t>和</w:t>
      </w:r>
      <w:r w:rsidRPr="007D0E4A">
        <w:rPr>
          <w:lang w:eastAsia="zh-CN"/>
        </w:rPr>
        <w:t>NARS</w:t>
      </w:r>
      <w:r w:rsidRPr="007D0E4A">
        <w:rPr>
          <w:lang w:eastAsia="zh-CN"/>
        </w:rPr>
        <w:t>共有的。在每个关系式右边的</w:t>
      </w:r>
      <w:r>
        <w:rPr>
          <w:lang w:eastAsia="zh-CN"/>
        </w:rPr>
        <w:t>&lt;s,c&gt;</w:t>
      </w:r>
      <w:r w:rsidRPr="007D0E4A">
        <w:rPr>
          <w:lang w:eastAsia="zh-CN"/>
        </w:rPr>
        <w:t>表示</w:t>
      </w:r>
      <w:r w:rsidRPr="007D0E4A">
        <w:rPr>
          <w:lang w:eastAsia="zh-CN"/>
        </w:rPr>
        <w:t>“</w:t>
      </w:r>
      <w:r w:rsidRPr="007D0E4A">
        <w:rPr>
          <w:lang w:eastAsia="zh-CN"/>
        </w:rPr>
        <w:t>每个关系的强度和置信度</w:t>
      </w:r>
      <w:r w:rsidRPr="007D0E4A">
        <w:rPr>
          <w:lang w:eastAsia="zh-CN"/>
        </w:rPr>
        <w:t>”</w:t>
      </w:r>
      <w:r w:rsidRPr="007D0E4A">
        <w:rPr>
          <w:lang w:eastAsia="zh-CN"/>
        </w:rPr>
        <w:t>。</w:t>
      </w:r>
      <w:r w:rsidRPr="007D0E4A">
        <w:rPr>
          <w:lang w:eastAsia="zh-CN"/>
        </w:rPr>
        <w:t>PLN</w:t>
      </w:r>
      <w:r w:rsidRPr="007D0E4A">
        <w:rPr>
          <w:lang w:eastAsia="zh-CN"/>
        </w:rPr>
        <w:t>和</w:t>
      </w:r>
      <w:r w:rsidRPr="007D0E4A">
        <w:rPr>
          <w:lang w:eastAsia="zh-CN"/>
        </w:rPr>
        <w:t>NARS</w:t>
      </w:r>
      <w:r w:rsidRPr="007D0E4A">
        <w:rPr>
          <w:lang w:eastAsia="zh-CN"/>
        </w:rPr>
        <w:t>使用不同的公式，从那些前提中推导（优势、信息）结论的真值。有关</w:t>
      </w:r>
      <w:r w:rsidRPr="007D0E4A">
        <w:rPr>
          <w:lang w:eastAsia="zh-CN"/>
        </w:rPr>
        <w:t>PLN</w:t>
      </w:r>
      <w:r w:rsidRPr="007D0E4A">
        <w:rPr>
          <w:lang w:eastAsia="zh-CN"/>
        </w:rPr>
        <w:t>的知识表示和推理机制我们将在第</w:t>
      </w:r>
      <w:r w:rsidRPr="000360F5">
        <w:rPr>
          <w:rFonts w:hint="eastAsia"/>
          <w:lang w:eastAsia="zh-CN"/>
        </w:rPr>
        <w:t>2.3</w:t>
      </w:r>
      <w:r w:rsidRPr="000360F5">
        <w:rPr>
          <w:rFonts w:hint="eastAsia"/>
          <w:lang w:eastAsia="zh-CN"/>
        </w:rPr>
        <w:t>节</w:t>
      </w:r>
      <w:r w:rsidRPr="000360F5">
        <w:rPr>
          <w:lang w:eastAsia="zh-CN"/>
        </w:rPr>
        <w:t>中进一步介绍</w:t>
      </w:r>
      <w:r>
        <w:rPr>
          <w:rFonts w:hint="eastAsia"/>
          <w:lang w:eastAsia="zh-CN"/>
        </w:rPr>
        <w:t>。</w:t>
      </w:r>
    </w:p>
    <w:p w:rsidR="000A3AD4" w:rsidRPr="007D0E4A" w:rsidRDefault="000A3AD4" w:rsidP="000A3AD4">
      <w:pPr>
        <w:rPr>
          <w:rFonts w:ascii="宋体" w:eastAsia="宋体" w:hAnsi="宋体"/>
          <w:lang w:eastAsia="zh-CN"/>
        </w:rPr>
      </w:pPr>
    </w:p>
    <w:p w:rsidR="000A3AD4" w:rsidRPr="00675B05" w:rsidRDefault="000A3AD4" w:rsidP="000A3AD4">
      <w:pPr>
        <w:tabs>
          <w:tab w:val="left" w:pos="1722"/>
        </w:tabs>
        <w:spacing w:before="69"/>
        <w:ind w:left="886" w:right="106"/>
        <w:rPr>
          <w:rFonts w:ascii="宋体" w:eastAsia="宋体" w:hAnsi="宋体" w:cs="宋体"/>
          <w:sz w:val="24"/>
          <w:lang w:eastAsia="zh-CN"/>
        </w:rPr>
      </w:pPr>
      <w:r w:rsidRPr="00675B05">
        <w:rPr>
          <w:rFonts w:ascii="宋体" w:eastAsia="宋体" w:hAnsi="宋体" w:cs="宋体" w:hint="eastAsia"/>
          <w:noProof/>
          <w:sz w:val="24"/>
        </w:rPr>
        <w:drawing>
          <wp:anchor distT="0" distB="0" distL="0" distR="0" simplePos="0" relativeHeight="251667456" behindDoc="0" locked="0" layoutInCell="1" allowOverlap="1">
            <wp:simplePos x="0" y="0"/>
            <wp:positionH relativeFrom="page">
              <wp:posOffset>1880235</wp:posOffset>
            </wp:positionH>
            <wp:positionV relativeFrom="paragraph">
              <wp:posOffset>10160</wp:posOffset>
            </wp:positionV>
            <wp:extent cx="4343400" cy="1032510"/>
            <wp:effectExtent l="25400" t="0" r="0" b="0"/>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37" cstate="print"/>
                    <a:stretch>
                      <a:fillRect/>
                    </a:stretch>
                  </pic:blipFill>
                  <pic:spPr>
                    <a:xfrm>
                      <a:off x="0" y="0"/>
                      <a:ext cx="4343400" cy="1032510"/>
                    </a:xfrm>
                    <a:prstGeom prst="rect">
                      <a:avLst/>
                    </a:prstGeom>
                  </pic:spPr>
                </pic:pic>
              </a:graphicData>
            </a:graphic>
          </wp:anchor>
        </w:drawing>
      </w:r>
      <w:r w:rsidRPr="00675B05">
        <w:rPr>
          <w:rFonts w:ascii="宋体" w:eastAsia="宋体" w:hAnsi="宋体" w:hint="eastAsia"/>
          <w:lang w:eastAsia="zh-CN"/>
        </w:rPr>
        <w:t>图</w:t>
      </w:r>
      <w:r w:rsidR="00180388" w:rsidRPr="00180388">
        <w:rPr>
          <w:rFonts w:ascii="宋体" w:eastAsia="宋体" w:hAnsi="宋体" w:hint="eastAsia"/>
          <w:b/>
          <w:lang w:eastAsia="zh-CN"/>
        </w:rPr>
        <w:t>1.2</w:t>
      </w:r>
      <w:r w:rsidRPr="00675B05">
        <w:rPr>
          <w:rFonts w:ascii="宋体" w:eastAsia="宋体" w:hAnsi="宋体"/>
          <w:b/>
          <w:lang w:eastAsia="zh-CN"/>
        </w:rPr>
        <w:tab/>
        <w:t xml:space="preserve">NARS/PLN </w:t>
      </w:r>
      <w:r w:rsidRPr="00675B05">
        <w:rPr>
          <w:rFonts w:ascii="宋体" w:eastAsia="宋体" w:hAnsi="宋体" w:hint="eastAsia"/>
          <w:lang w:eastAsia="zh-CN"/>
        </w:rPr>
        <w:t>传统逻辑中演绎推理、归纳推理和回溯推理的形式</w:t>
      </w:r>
    </w:p>
    <w:p w:rsidR="000A3AD4" w:rsidRDefault="000A3AD4" w:rsidP="000A3AD4">
      <w:pPr>
        <w:rPr>
          <w:rFonts w:ascii="宋体" w:eastAsia="宋体" w:hAnsi="宋体"/>
          <w:lang w:eastAsia="zh-CN"/>
        </w:rPr>
      </w:pPr>
    </w:p>
    <w:p w:rsidR="000A3AD4" w:rsidRPr="00B7670A" w:rsidRDefault="000A3AD4" w:rsidP="000C6FE5">
      <w:pPr>
        <w:pStyle w:val="BodyText"/>
        <w:numPr>
          <w:ilvl w:val="0"/>
          <w:numId w:val="3"/>
        </w:numPr>
        <w:ind w:leftChars="84" w:left="137" w:firstLine="480"/>
      </w:pPr>
      <w:r w:rsidRPr="00B7670A">
        <w:rPr>
          <w:lang w:eastAsia="zh-CN"/>
        </w:rPr>
        <w:t xml:space="preserve"> </w:t>
      </w:r>
      <w:r w:rsidRPr="00B7670A">
        <w:t>组合分布式表示部分</w:t>
      </w:r>
    </w:p>
    <w:p w:rsidR="000A3AD4" w:rsidRPr="007D0E4A" w:rsidRDefault="000A3AD4" w:rsidP="000A3AD4">
      <w:pPr>
        <w:pStyle w:val="BodyText"/>
        <w:ind w:firstLine="480"/>
        <w:rPr>
          <w:lang w:eastAsia="zh-CN"/>
        </w:rPr>
      </w:pPr>
      <w:r w:rsidRPr="007D0E4A">
        <w:rPr>
          <w:lang w:eastAsia="zh-CN"/>
        </w:rPr>
        <w:t>分布式表示方法被用于词汇语义学领域已超过</w:t>
      </w:r>
      <w:r w:rsidRPr="007D0E4A">
        <w:rPr>
          <w:lang w:eastAsia="zh-CN"/>
        </w:rPr>
        <w:t>40</w:t>
      </w:r>
      <w:r w:rsidRPr="007D0E4A">
        <w:rPr>
          <w:lang w:eastAsia="zh-CN"/>
        </w:rPr>
        <w:t>年</w:t>
      </w:r>
      <w:r>
        <w:rPr>
          <w:rFonts w:ascii="Cambria" w:eastAsia="Cambria"/>
          <w:position w:val="9"/>
          <w:sz w:val="16"/>
          <w:lang w:eastAsia="zh-CN"/>
        </w:rPr>
        <w:t>[</w:t>
      </w:r>
      <w:hyperlink w:anchor="_bookmark125" w:history="1">
        <w:r>
          <w:rPr>
            <w:rFonts w:ascii="Cambria" w:eastAsia="Cambria"/>
            <w:position w:val="9"/>
            <w:sz w:val="16"/>
            <w:lang w:eastAsia="zh-CN"/>
          </w:rPr>
          <w:t>4</w:t>
        </w:r>
      </w:hyperlink>
      <w:r>
        <w:rPr>
          <w:rFonts w:ascii="Cambria" w:eastAsia="Cambria"/>
          <w:position w:val="9"/>
          <w:sz w:val="16"/>
          <w:lang w:eastAsia="zh-CN"/>
        </w:rPr>
        <w:t xml:space="preserve">] </w:t>
      </w:r>
      <w:r w:rsidRPr="007D0E4A">
        <w:rPr>
          <w:lang w:eastAsia="zh-CN"/>
        </w:rPr>
        <w:t>，该方法对词汇使用连续表示，也就是说，在表示一个词汇时，同时将其相邻的词也表示在二进制向量中，比较典型的例子就是被广泛使用的词袋模型（</w:t>
      </w:r>
      <w:r w:rsidRPr="007D0E4A">
        <w:rPr>
          <w:lang w:eastAsia="zh-CN"/>
        </w:rPr>
        <w:t>bag-of-words model</w:t>
      </w:r>
      <w:r w:rsidRPr="007D0E4A">
        <w:rPr>
          <w:lang w:eastAsia="zh-CN"/>
        </w:rPr>
        <w:t>）。但是这类表示方法无法表示较复杂的知识，因此逐渐被组合分布式的表示方法所取代。</w:t>
      </w:r>
    </w:p>
    <w:p w:rsidR="000A3AD4" w:rsidRPr="007D0E4A" w:rsidRDefault="00152FED" w:rsidP="000A3AD4">
      <w:pPr>
        <w:pStyle w:val="BodyText"/>
        <w:ind w:firstLine="480"/>
        <w:rPr>
          <w:lang w:eastAsia="zh-CN"/>
        </w:rPr>
      </w:pPr>
      <w:r w:rsidRPr="00152FED">
        <w:rPr>
          <w:lang w:eastAsia="zh-CN"/>
        </w:rPr>
        <w:t>[128]</w:t>
      </w:r>
      <w:r w:rsidRPr="00152FED">
        <w:rPr>
          <w:rFonts w:ascii="宋体" w:hAnsi="宋体" w:cs="宋体" w:hint="eastAsia"/>
          <w:lang w:eastAsia="zh-CN"/>
        </w:rPr>
        <w:t>中</w:t>
      </w:r>
      <w:r w:rsidR="000A3AD4" w:rsidRPr="00152FED">
        <w:rPr>
          <w:lang w:eastAsia="zh-CN"/>
        </w:rPr>
        <w:t>提出了将连续分布表示方法和传统的组合表示方法结合起来用于知识表示</w:t>
      </w:r>
      <w:r w:rsidR="000A3AD4" w:rsidRPr="007D0E4A">
        <w:rPr>
          <w:lang w:eastAsia="zh-CN"/>
        </w:rPr>
        <w:t>，并使用张量积（</w:t>
      </w:r>
      <w:r w:rsidR="000A3AD4" w:rsidRPr="007D0E4A">
        <w:rPr>
          <w:lang w:eastAsia="zh-CN"/>
        </w:rPr>
        <w:t>tensor product</w:t>
      </w:r>
      <w:r w:rsidR="000A3AD4" w:rsidRPr="007D0E4A">
        <w:rPr>
          <w:lang w:eastAsia="zh-CN"/>
        </w:rPr>
        <w:t>）将信息从词汇层次带入到更高层次，然后使用线性函数将其映射到较低维度的句</w:t>
      </w:r>
      <w:r w:rsidR="000A3AD4">
        <w:rPr>
          <w:lang w:eastAsia="zh-CN"/>
        </w:rPr>
        <w:t>子空间中</w:t>
      </w:r>
      <w:r w:rsidR="000A3AD4">
        <w:rPr>
          <w:rFonts w:hint="eastAsia"/>
          <w:lang w:eastAsia="zh-CN"/>
        </w:rPr>
        <w:t>。</w:t>
      </w:r>
      <w:r w:rsidR="000A3AD4" w:rsidRPr="007D0E4A">
        <w:rPr>
          <w:lang w:eastAsia="zh-CN"/>
        </w:rPr>
        <w:t>Grefenstette</w:t>
      </w:r>
      <w:r w:rsidR="000A3AD4">
        <w:rPr>
          <w:rFonts w:ascii="Cambria" w:eastAsia="Cambria"/>
          <w:position w:val="9"/>
          <w:sz w:val="16"/>
          <w:lang w:eastAsia="zh-CN"/>
        </w:rPr>
        <w:t>[</w:t>
      </w:r>
      <w:hyperlink w:anchor="_bookmark125" w:history="1">
        <w:r w:rsidR="000A3AD4">
          <w:rPr>
            <w:rFonts w:ascii="Cambria" w:eastAsia="Cambria"/>
            <w:position w:val="9"/>
            <w:sz w:val="16"/>
            <w:lang w:eastAsia="zh-CN"/>
          </w:rPr>
          <w:t>26</w:t>
        </w:r>
      </w:hyperlink>
      <w:r w:rsidR="000A3AD4">
        <w:rPr>
          <w:rFonts w:ascii="Cambria" w:eastAsia="Cambria"/>
          <w:position w:val="9"/>
          <w:sz w:val="16"/>
          <w:lang w:eastAsia="zh-CN"/>
        </w:rPr>
        <w:t xml:space="preserve">] </w:t>
      </w:r>
      <w:r w:rsidR="000A3AD4" w:rsidRPr="007D0E4A">
        <w:rPr>
          <w:lang w:eastAsia="zh-CN"/>
        </w:rPr>
        <w:t>指出该表示方法是可以用于表示非确定性的，还解释了其中的线性函数映射等同于非量化的一阶逻辑；但也证明了量化的一阶逻辑表示是无法通过线性函数映射得到的。因此，他在该文研究中引入了非线性映射用于获取量化的一阶逻辑表示。</w:t>
      </w:r>
    </w:p>
    <w:p w:rsidR="000A3AD4" w:rsidRDefault="000A3AD4" w:rsidP="000A3AD4">
      <w:pPr>
        <w:pStyle w:val="BodyText"/>
        <w:ind w:firstLine="480"/>
        <w:rPr>
          <w:lang w:eastAsia="zh-CN"/>
        </w:rPr>
      </w:pPr>
      <w:r>
        <w:rPr>
          <w:rFonts w:hint="eastAsia"/>
          <w:lang w:eastAsia="zh-CN"/>
        </w:rPr>
        <w:t xml:space="preserve"> </w:t>
      </w:r>
      <w:r>
        <w:rPr>
          <w:rFonts w:hint="eastAsia"/>
          <w:lang w:eastAsia="zh-CN"/>
        </w:rPr>
        <w:t>组合的分布式知识表示方法还被用于语义建模领域中</w:t>
      </w:r>
      <w:r w:rsidR="00152FED" w:rsidRPr="007D668D">
        <w:rPr>
          <w:rFonts w:ascii="宋体" w:hAnsi="宋体" w:cs="宋体" w:hint="eastAsia"/>
          <w:lang w:eastAsia="zh-CN"/>
        </w:rPr>
        <w:t>[129,130]</w:t>
      </w:r>
      <w:r w:rsidRPr="007D668D">
        <w:rPr>
          <w:lang w:eastAsia="zh-CN"/>
        </w:rPr>
        <w:t xml:space="preserve"> </w:t>
      </w:r>
      <w:r w:rsidRPr="007D668D">
        <w:rPr>
          <w:rFonts w:hint="eastAsia"/>
          <w:lang w:eastAsia="zh-CN"/>
        </w:rPr>
        <w:t>。</w:t>
      </w:r>
      <w:r>
        <w:rPr>
          <w:rFonts w:hint="eastAsia"/>
          <w:lang w:eastAsia="zh-CN"/>
        </w:rPr>
        <w:t>它提供精确的表示，具有较好的表达能力，常被用于情感和角色标注方面的推理，而且能表示不确定性和句子的真值，目前该领域的研究主要集中于在句子空间中有效地进行语句的含义抽取和逻辑推理，但仍然有待深入研究。</w:t>
      </w:r>
    </w:p>
    <w:p w:rsidR="000A3AD4" w:rsidRPr="00F27A60" w:rsidRDefault="000A3AD4" w:rsidP="000A3AD4">
      <w:pPr>
        <w:pStyle w:val="BodyText"/>
        <w:ind w:firstLine="480"/>
        <w:rPr>
          <w:lang w:eastAsia="zh-CN"/>
        </w:rPr>
      </w:pPr>
      <w:r>
        <w:rPr>
          <w:rFonts w:hint="eastAsia"/>
          <w:lang w:eastAsia="zh-CN"/>
        </w:rPr>
        <w:t xml:space="preserve"> </w:t>
      </w:r>
      <w:r>
        <w:rPr>
          <w:rFonts w:hint="eastAsia"/>
          <w:lang w:eastAsia="zh-CN"/>
        </w:rPr>
        <w:t>本文采取了基于超图形式的知识表示</w:t>
      </w:r>
      <w:r>
        <w:rPr>
          <w:rFonts w:hint="eastAsia"/>
          <w:lang w:eastAsia="zh-CN"/>
        </w:rPr>
        <w:t>Atomspace</w:t>
      </w:r>
      <w:r>
        <w:rPr>
          <w:rFonts w:hint="eastAsia"/>
          <w:lang w:eastAsia="zh-CN"/>
        </w:rPr>
        <w:t>，并在该表示上使用了概率逻辑网络</w:t>
      </w:r>
      <w:r>
        <w:rPr>
          <w:rFonts w:hint="eastAsia"/>
          <w:lang w:eastAsia="zh-CN"/>
        </w:rPr>
        <w:t>PLN</w:t>
      </w:r>
      <w:r>
        <w:rPr>
          <w:rFonts w:hint="eastAsia"/>
          <w:lang w:eastAsia="zh-CN"/>
        </w:rPr>
        <w:t>进行知识推理和学习，这将在第二章中更详细地介绍。</w:t>
      </w:r>
    </w:p>
    <w:p w:rsidR="000A3AD4" w:rsidRPr="00180E2F" w:rsidRDefault="000A3AD4" w:rsidP="000A3AD4">
      <w:pPr>
        <w:pStyle w:val="Heading3"/>
        <w:ind w:left="1006"/>
      </w:pPr>
      <w:r w:rsidRPr="00180E2F">
        <w:rPr>
          <w:rFonts w:hint="eastAsia"/>
          <w:lang w:eastAsia="zh-CN"/>
        </w:rPr>
        <w:t xml:space="preserve">  </w:t>
      </w:r>
      <w:bookmarkStart w:id="36" w:name="_Toc14180"/>
      <w:bookmarkStart w:id="37" w:name="_Toc453623353"/>
      <w:bookmarkStart w:id="38" w:name="_Toc327482420"/>
      <w:r w:rsidRPr="00180E2F">
        <w:rPr>
          <w:rFonts w:ascii="Yuanti TC Light" w:hAnsi="Yuanti TC Light" w:cs="Yuanti TC Light"/>
        </w:rPr>
        <w:t>对话管理研究综述</w:t>
      </w:r>
      <w:bookmarkEnd w:id="36"/>
      <w:bookmarkEnd w:id="37"/>
      <w:bookmarkEnd w:id="38"/>
    </w:p>
    <w:p w:rsidR="000A3AD4" w:rsidRDefault="000A3AD4" w:rsidP="000A3AD4">
      <w:pPr>
        <w:pStyle w:val="BodyText"/>
        <w:ind w:firstLine="480"/>
        <w:rPr>
          <w:lang w:eastAsia="zh-CN"/>
        </w:rPr>
      </w:pPr>
      <w:r>
        <w:rPr>
          <w:rFonts w:hint="eastAsia"/>
          <w:lang w:eastAsia="zh-CN"/>
        </w:rPr>
        <w:t>对话管理，也称为对话控制，是决定一个对话系统在对话中说什么的关键。一般来说，对话系统首先利用自然语言处理模块将用户的输入转换成系统所使用的知识表示形式，即该系统所能理解的语义形式，而对话管理模块会结合当前的语境、对话历史以及自身的知识库等因素输出一个概念层次上的应答。最终，自然语言生成模块会对这些概念层次上的应答转换成自然语言输出。</w:t>
      </w:r>
    </w:p>
    <w:p w:rsidR="000A3AD4" w:rsidRPr="00180E2F" w:rsidRDefault="000A3AD4" w:rsidP="000A3AD4">
      <w:pPr>
        <w:pStyle w:val="BodyText"/>
        <w:ind w:firstLine="480"/>
        <w:rPr>
          <w:lang w:eastAsia="zh-CN"/>
        </w:rPr>
      </w:pPr>
      <w:r w:rsidRPr="00180E2F">
        <w:rPr>
          <w:lang w:eastAsia="zh-CN"/>
        </w:rPr>
        <w:t>对话管理模块在不同的对话系统中完成的任务是不同的，但其主要功能可以归纳为以下几个方面：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搜索和查询：根据当前的输入以及语篇上下文，在知识数据库中搜索查询和用户输入相关的知识或可能应答内容。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询问：如果无法查询，针对某一问题，询问更多相关信息，直到能提交一个合适有效的查询。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确认：当用户的输入无法被理解时，反复请求确认语焉不详的信息，使得用户输入的信息更具有操作性。</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预测：预测对话的进行方向。为对话系统的下一步操作即自然语言生成模块提供概念层次上的应答内容。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控制：为了能实现自然流畅的类似人类的对话，采用一定的对话控制及交互策略，如：介入对话；回应惯用语；多方对话等。</w:t>
      </w:r>
    </w:p>
    <w:p w:rsidR="000A3AD4" w:rsidRPr="00180E2F" w:rsidRDefault="000A3AD4" w:rsidP="000A3AD4">
      <w:pPr>
        <w:pStyle w:val="BodyText"/>
        <w:ind w:firstLine="480"/>
        <w:rPr>
          <w:lang w:eastAsia="zh-CN"/>
        </w:rPr>
      </w:pPr>
      <w:r w:rsidRPr="00180E2F">
        <w:rPr>
          <w:lang w:eastAsia="zh-CN"/>
        </w:rPr>
        <w:t>在目前的研究现状下，对话管理模块在几乎所有目前存在的对话系统中起到了关键的作用。在实现方面，对话管理必须找到并返回能使对话保持与对话历史协调的最合适的响应。迄今为止，随着越来越多的相关研究和发展，对话管理的处理方法已经有很多，目前主流的对话管理方法可以分为三类：基于知识的对话管理；数据驱动的对话管理；基于混合方法的对话管理。下面会分别介绍这些对话管理方法的研究现状。</w:t>
      </w:r>
    </w:p>
    <w:p w:rsidR="000A3AD4" w:rsidRDefault="000A3AD4" w:rsidP="000A3AD4">
      <w:pPr>
        <w:pStyle w:val="BodyText"/>
        <w:numPr>
          <w:ilvl w:val="0"/>
          <w:numId w:val="5"/>
        </w:numPr>
        <w:ind w:firstLine="480"/>
      </w:pPr>
      <w:r>
        <w:t>基于知识的对话管理</w:t>
      </w:r>
    </w:p>
    <w:p w:rsidR="000A3AD4" w:rsidRPr="00180E2F" w:rsidRDefault="000A3AD4" w:rsidP="000A3AD4">
      <w:pPr>
        <w:pStyle w:val="BodyText"/>
        <w:ind w:firstLine="480"/>
        <w:rPr>
          <w:lang w:eastAsia="zh-CN"/>
        </w:rPr>
      </w:pPr>
      <w:r w:rsidRPr="00180E2F">
        <w:rPr>
          <w:lang w:eastAsia="zh-CN"/>
        </w:rPr>
        <w:t>早期的对话系统都是由具备特定领域知识的开发者来设计，如</w:t>
      </w:r>
      <w:r w:rsidRPr="00180E2F">
        <w:rPr>
          <w:lang w:eastAsia="zh-CN"/>
        </w:rPr>
        <w:t>SUNDIAL</w:t>
      </w:r>
      <w:r w:rsidR="00A14FB4" w:rsidRPr="00180E2F">
        <w:fldChar w:fldCharType="begin"/>
      </w:r>
      <w:r w:rsidRPr="00180E2F">
        <w:rPr>
          <w:lang w:eastAsia="zh-CN"/>
        </w:rPr>
        <w:instrText>HYPERLINK\l"_bookmark146"</w:instrText>
      </w:r>
      <w:r w:rsidR="00A14FB4" w:rsidRPr="00180E2F">
        <w:fldChar w:fldCharType="separate"/>
      </w:r>
      <w:r w:rsidRPr="00180E2F">
        <w:rPr>
          <w:lang w:eastAsia="zh-CN"/>
        </w:rPr>
        <w:t>[27</w:t>
      </w:r>
      <w:r w:rsidR="00A14FB4" w:rsidRPr="00180E2F">
        <w:fldChar w:fldCharType="end"/>
      </w:r>
      <w:r w:rsidRPr="00180E2F">
        <w:rPr>
          <w:lang w:eastAsia="zh-CN"/>
        </w:rPr>
        <w:t>]</w:t>
      </w:r>
      <w:r w:rsidRPr="00180E2F">
        <w:rPr>
          <w:lang w:eastAsia="zh-CN"/>
        </w:rPr>
        <w:t>以及</w:t>
      </w:r>
      <w:r w:rsidRPr="00180E2F">
        <w:rPr>
          <w:lang w:eastAsia="zh-CN"/>
        </w:rPr>
        <w:t>ARISE[</w:t>
      </w:r>
      <w:r w:rsidR="00A14FB4" w:rsidRPr="00180E2F">
        <w:fldChar w:fldCharType="begin"/>
      </w:r>
      <w:r w:rsidRPr="00180E2F">
        <w:rPr>
          <w:lang w:eastAsia="zh-CN"/>
        </w:rPr>
        <w:instrText>HYPERLINK\l"_bookmark147"</w:instrText>
      </w:r>
      <w:r w:rsidR="00A14FB4" w:rsidRPr="00180E2F">
        <w:fldChar w:fldCharType="separate"/>
      </w:r>
      <w:r w:rsidRPr="00180E2F">
        <w:rPr>
          <w:lang w:eastAsia="zh-CN"/>
        </w:rPr>
        <w:t>28</w:t>
      </w:r>
      <w:r w:rsidR="00A14FB4" w:rsidRPr="00180E2F">
        <w:fldChar w:fldCharType="end"/>
      </w:r>
      <w:r w:rsidRPr="00180E2F">
        <w:rPr>
          <w:lang w:eastAsia="zh-CN"/>
        </w:rPr>
        <w:t>]</w:t>
      </w:r>
      <w:r w:rsidRPr="00180E2F">
        <w:rPr>
          <w:lang w:eastAsia="zh-CN"/>
        </w:rPr>
        <w:t>。这类系统通常仅限用于完成高度结构化的任务，其中的对话也仅限于特定领域以及规范化的对话。基于知识的对话管理方法一般采用自动有限机来实现，往往涉及很多手工编写的规则，而这些规则通常与应用所需的知识密切相关，而且需要通过用户的不断使用来改进和完善。基于知识的对话管理方法常被用于具有明确结构和目标的强类型对话系统的快速建模，如</w:t>
      </w:r>
      <w:r w:rsidR="00A14FB4" w:rsidRPr="00180E2F">
        <w:fldChar w:fldCharType="begin"/>
      </w:r>
      <w:r w:rsidRPr="00180E2F">
        <w:rPr>
          <w:lang w:eastAsia="zh-CN"/>
        </w:rPr>
        <w:instrText>HYPERLINK\l"_bookmark148"</w:instrText>
      </w:r>
      <w:r w:rsidR="00A14FB4" w:rsidRPr="00180E2F">
        <w:fldChar w:fldCharType="separate"/>
      </w:r>
      <w:r w:rsidRPr="00180E2F">
        <w:rPr>
          <w:lang w:eastAsia="zh-CN"/>
        </w:rPr>
        <w:t>[29</w:t>
      </w:r>
      <w:r w:rsidR="00A14FB4" w:rsidRPr="00180E2F">
        <w:fldChar w:fldCharType="end"/>
      </w:r>
      <w:r w:rsidRPr="00180E2F">
        <w:rPr>
          <w:lang w:eastAsia="zh-CN"/>
        </w:rPr>
        <w:t>]</w:t>
      </w:r>
      <w:r w:rsidRPr="00180E2F">
        <w:rPr>
          <w:lang w:eastAsia="zh-CN"/>
        </w:rPr>
        <w:t>。该方法也因其简单易实现的特点而被一些实际应用系统采纳，如自动服务热线等。然而，该方法也有很多局限性：第一，由于规则的限定性和对话的灵活性，扩展其中的手工编写规则是非常困难的。第二，其对话流程也是比较刻板的，因为该方法的对话必须按照系统定义的结构化流程来进行。例如，当用户通过系统提出的问题而提供多余的信息时，系统受其限定结构流程限制，将无法处理这些信息而忽略用户提供的补充信息或者无法产生应答。第三，该方法的可移植性很差，其对话规则往往依赖于特定领域的知识，因此无法被用在其他领域甚至相似领域的对话系统上。</w:t>
      </w:r>
    </w:p>
    <w:p w:rsidR="000A3AD4" w:rsidRDefault="000A3AD4" w:rsidP="000A3AD4">
      <w:pPr>
        <w:spacing w:before="4" w:line="100" w:lineRule="exact"/>
        <w:rPr>
          <w:sz w:val="10"/>
          <w:szCs w:val="10"/>
          <w:lang w:eastAsia="zh-CN"/>
        </w:rPr>
      </w:pPr>
    </w:p>
    <w:p w:rsidR="000A3AD4" w:rsidRPr="004977D4" w:rsidRDefault="000A3AD4" w:rsidP="000A3AD4">
      <w:pPr>
        <w:pStyle w:val="BodyText"/>
        <w:ind w:firstLine="480"/>
        <w:rPr>
          <w:lang w:eastAsia="zh-CN"/>
        </w:rPr>
      </w:pPr>
      <w:r w:rsidRPr="004977D4">
        <w:rPr>
          <w:lang w:eastAsia="zh-CN"/>
        </w:rPr>
        <w:t>为了克服这些局限性，</w:t>
      </w:r>
      <w:r w:rsidR="00A14FB4" w:rsidRPr="004977D4">
        <w:fldChar w:fldCharType="begin"/>
      </w:r>
      <w:r w:rsidRPr="004977D4">
        <w:rPr>
          <w:lang w:eastAsia="zh-CN"/>
        </w:rPr>
        <w:instrText>HYPERLINK\l"_bookmark149"</w:instrText>
      </w:r>
      <w:r w:rsidR="00A14FB4" w:rsidRPr="004977D4">
        <w:fldChar w:fldCharType="separate"/>
      </w:r>
      <w:r w:rsidRPr="004977D4">
        <w:rPr>
          <w:lang w:eastAsia="zh-CN"/>
        </w:rPr>
        <w:t>[30</w:t>
      </w:r>
      <w:r w:rsidR="00A14FB4" w:rsidRPr="004977D4">
        <w:fldChar w:fldCharType="end"/>
      </w:r>
      <w:r w:rsidRPr="004977D4">
        <w:rPr>
          <w:lang w:eastAsia="zh-CN"/>
        </w:rPr>
        <w:t>,</w:t>
      </w:r>
      <w:r w:rsidR="00A14FB4" w:rsidRPr="004977D4">
        <w:fldChar w:fldCharType="begin"/>
      </w:r>
      <w:r w:rsidRPr="004977D4">
        <w:rPr>
          <w:lang w:eastAsia="zh-CN"/>
        </w:rPr>
        <w:instrText>HYPERLINK\l"_bookmark150"</w:instrText>
      </w:r>
      <w:r w:rsidR="00A14FB4" w:rsidRPr="004977D4">
        <w:fldChar w:fldCharType="separate"/>
      </w:r>
      <w:r w:rsidRPr="004977D4">
        <w:rPr>
          <w:lang w:eastAsia="zh-CN"/>
        </w:rPr>
        <w:t>31</w:t>
      </w:r>
      <w:r w:rsidR="00A14FB4" w:rsidRPr="004977D4">
        <w:fldChar w:fldCharType="end"/>
      </w:r>
      <w:r w:rsidRPr="004977D4">
        <w:rPr>
          <w:lang w:eastAsia="zh-CN"/>
        </w:rPr>
        <w:t>,</w:t>
      </w:r>
      <w:r w:rsidR="00A14FB4" w:rsidRPr="004977D4">
        <w:fldChar w:fldCharType="begin"/>
      </w:r>
      <w:r w:rsidRPr="004977D4">
        <w:rPr>
          <w:lang w:eastAsia="zh-CN"/>
        </w:rPr>
        <w:instrText>HYPERLINK\l"_bookmark151"</w:instrText>
      </w:r>
      <w:r w:rsidR="00A14FB4" w:rsidRPr="004977D4">
        <w:fldChar w:fldCharType="separate"/>
      </w:r>
      <w:r w:rsidRPr="004977D4">
        <w:rPr>
          <w:lang w:eastAsia="zh-CN"/>
        </w:rPr>
        <w:t>32</w:t>
      </w:r>
      <w:r w:rsidR="00A14FB4" w:rsidRPr="004977D4">
        <w:fldChar w:fldCharType="end"/>
      </w:r>
      <w:r w:rsidRPr="004977D4">
        <w:rPr>
          <w:lang w:eastAsia="zh-CN"/>
        </w:rPr>
        <w:t>,</w:t>
      </w:r>
      <w:r w:rsidR="00A14FB4" w:rsidRPr="004977D4">
        <w:fldChar w:fldCharType="begin"/>
      </w:r>
      <w:r w:rsidRPr="004977D4">
        <w:rPr>
          <w:lang w:eastAsia="zh-CN"/>
        </w:rPr>
        <w:instrText>HYPERLINK\l"_bookmark152"</w:instrText>
      </w:r>
      <w:r w:rsidR="00A14FB4" w:rsidRPr="004977D4">
        <w:fldChar w:fldCharType="separate"/>
      </w:r>
      <w:r w:rsidRPr="004977D4">
        <w:rPr>
          <w:lang w:eastAsia="zh-CN"/>
        </w:rPr>
        <w:t>33</w:t>
      </w:r>
      <w:r w:rsidR="00A14FB4" w:rsidRPr="004977D4">
        <w:fldChar w:fldCharType="end"/>
      </w:r>
      <w:r w:rsidRPr="004977D4">
        <w:rPr>
          <w:lang w:eastAsia="zh-CN"/>
        </w:rPr>
        <w:t>]</w:t>
      </w:r>
      <w:r w:rsidRPr="004977D4">
        <w:rPr>
          <w:lang w:eastAsia="zh-CN"/>
        </w:rPr>
        <w:t>提出并改进了更通用的基于议程或任务的对话建模方法，该方法通过更强大的知识表示方法，将大任务或大议程分解为更小更容易处理的子任务或子议程，而这些子任务和子议程也能使用该通用的对话管理模式。目前最流行的对话管理框架之一</w:t>
      </w:r>
      <w:r w:rsidRPr="004977D4">
        <w:rPr>
          <w:lang w:eastAsia="zh-CN"/>
        </w:rPr>
        <w:t>RavenClaw[</w:t>
      </w:r>
      <w:r w:rsidR="00A14FB4" w:rsidRPr="004977D4">
        <w:fldChar w:fldCharType="begin"/>
      </w:r>
      <w:r w:rsidRPr="004977D4">
        <w:rPr>
          <w:lang w:eastAsia="zh-CN"/>
        </w:rPr>
        <w:instrText>HYPERLINK\l"_bookmark153"</w:instrText>
      </w:r>
      <w:r w:rsidR="00A14FB4" w:rsidRPr="004977D4">
        <w:fldChar w:fldCharType="separate"/>
      </w:r>
      <w:r w:rsidRPr="004977D4">
        <w:rPr>
          <w:lang w:eastAsia="zh-CN"/>
        </w:rPr>
        <w:t>34</w:t>
      </w:r>
      <w:r w:rsidR="00A14FB4" w:rsidRPr="004977D4">
        <w:fldChar w:fldCharType="end"/>
      </w:r>
      <w:r w:rsidRPr="004977D4">
        <w:rPr>
          <w:lang w:eastAsia="zh-CN"/>
        </w:rPr>
        <w:t>]</w:t>
      </w:r>
      <w:r w:rsidRPr="004977D4">
        <w:rPr>
          <w:lang w:eastAsia="zh-CN"/>
        </w:rPr>
        <w:t>中使用的便是基于议程的对话建模，它采用了双层对话管理框架，其中一层用于受限领域的对话控制，另一层用于非受限领域的对话控制。其中受限领域的对话控制通过分层的树结构来实现对话交互，如图</w:t>
      </w:r>
      <w:r w:rsidR="00E40CBC">
        <w:rPr>
          <w:rFonts w:hint="eastAsia"/>
          <w:lang w:eastAsia="zh-CN"/>
        </w:rPr>
        <w:t>1</w:t>
      </w:r>
      <w:r w:rsidR="00E40CBC">
        <w:rPr>
          <w:rFonts w:ascii="宋体" w:hAnsi="宋体" w:cs="宋体" w:hint="eastAsia"/>
          <w:lang w:eastAsia="zh-CN"/>
        </w:rPr>
        <w:t>.3</w:t>
      </w:r>
      <w:r w:rsidR="00A14FB4" w:rsidRPr="004977D4">
        <w:fldChar w:fldCharType="begin"/>
      </w:r>
      <w:r w:rsidRPr="004977D4">
        <w:rPr>
          <w:lang w:eastAsia="zh-CN"/>
        </w:rPr>
        <w:instrText>HYPERLINK\l"_bookmark13"</w:instrText>
      </w:r>
      <w:r w:rsidR="00A14FB4" w:rsidRPr="004977D4">
        <w:fldChar w:fldCharType="separate"/>
      </w:r>
      <w:r w:rsidRPr="004977D4">
        <w:rPr>
          <w:lang w:eastAsia="zh-CN"/>
        </w:rPr>
        <w:t>1.5</w:t>
      </w:r>
      <w:r w:rsidR="00A14FB4" w:rsidRPr="004977D4">
        <w:fldChar w:fldCharType="end"/>
      </w:r>
      <w:r w:rsidRPr="004977D4">
        <w:rPr>
          <w:lang w:eastAsia="zh-CN"/>
        </w:rPr>
        <w:t>；而非受限领域的对话任务则可通过使用非受限领域对话管理层来执行给定的对话任务来完成。虽然这种通过双层对话管理框架来实现的基于知识对话管理在一定程度上提高其灵活性和可移植性，但是其仍然摆脱不了知识源的受限，需要相关领域的专家来设计其中的任务分层结构以及议程计划等等，因此实现过程仍然是很费时间的。针对该问题，随着语料库语言学技术的发展，从对话语料库中自动获取相关知识源以及对话结构的方法兴起并发展起来，如</w:t>
      </w:r>
      <w:r w:rsidRPr="004977D4">
        <w:rPr>
          <w:lang w:eastAsia="zh-CN"/>
        </w:rPr>
        <w:t>[</w:t>
      </w:r>
      <w:r w:rsidR="00A14FB4" w:rsidRPr="004977D4">
        <w:fldChar w:fldCharType="begin"/>
      </w:r>
      <w:r w:rsidRPr="004977D4">
        <w:rPr>
          <w:lang w:eastAsia="zh-CN"/>
        </w:rPr>
        <w:instrText>HYPERLINK\l"_bookmark154"</w:instrText>
      </w:r>
      <w:r w:rsidR="00A14FB4" w:rsidRPr="004977D4">
        <w:fldChar w:fldCharType="separate"/>
      </w:r>
      <w:r w:rsidRPr="004977D4">
        <w:rPr>
          <w:lang w:eastAsia="zh-CN"/>
        </w:rPr>
        <w:t>35</w:t>
      </w:r>
      <w:r w:rsidR="00A14FB4" w:rsidRPr="004977D4">
        <w:fldChar w:fldCharType="end"/>
      </w:r>
      <w:r w:rsidRPr="004977D4">
        <w:rPr>
          <w:lang w:eastAsia="zh-CN"/>
        </w:rPr>
        <w:t>,</w:t>
      </w:r>
      <w:r w:rsidR="00A14FB4" w:rsidRPr="004977D4">
        <w:fldChar w:fldCharType="begin"/>
      </w:r>
      <w:r w:rsidRPr="004977D4">
        <w:rPr>
          <w:lang w:eastAsia="zh-CN"/>
        </w:rPr>
        <w:instrText>HYPERLINK\l"_bookmark155"</w:instrText>
      </w:r>
      <w:r w:rsidR="00A14FB4" w:rsidRPr="004977D4">
        <w:fldChar w:fldCharType="separate"/>
      </w:r>
      <w:r w:rsidRPr="004977D4">
        <w:rPr>
          <w:lang w:eastAsia="zh-CN"/>
        </w:rPr>
        <w:t>36</w:t>
      </w:r>
      <w:r w:rsidR="00A14FB4" w:rsidRPr="004977D4">
        <w:fldChar w:fldCharType="end"/>
      </w:r>
      <w:r w:rsidRPr="004977D4">
        <w:rPr>
          <w:lang w:eastAsia="zh-CN"/>
        </w:rPr>
        <w:t>,</w:t>
      </w:r>
      <w:r w:rsidR="00A14FB4" w:rsidRPr="004977D4">
        <w:fldChar w:fldCharType="begin"/>
      </w:r>
      <w:r w:rsidRPr="004977D4">
        <w:rPr>
          <w:lang w:eastAsia="zh-CN"/>
        </w:rPr>
        <w:instrText>HYPERLINK\l"_bookmark156"</w:instrText>
      </w:r>
      <w:r w:rsidR="00A14FB4" w:rsidRPr="004977D4">
        <w:fldChar w:fldCharType="separate"/>
      </w:r>
      <w:r w:rsidRPr="004977D4">
        <w:rPr>
          <w:lang w:eastAsia="zh-CN"/>
        </w:rPr>
        <w:t>37</w:t>
      </w:r>
      <w:r w:rsidR="00A14FB4" w:rsidRPr="004977D4">
        <w:fldChar w:fldCharType="end"/>
      </w:r>
      <w:r w:rsidRPr="004977D4">
        <w:rPr>
          <w:lang w:eastAsia="zh-CN"/>
        </w:rPr>
        <w:t>,</w:t>
      </w:r>
      <w:r w:rsidR="00A14FB4" w:rsidRPr="004977D4">
        <w:fldChar w:fldCharType="begin"/>
      </w:r>
      <w:r w:rsidRPr="004977D4">
        <w:rPr>
          <w:lang w:eastAsia="zh-CN"/>
        </w:rPr>
        <w:instrText>HYPERLINK\l"_bookmark157"</w:instrText>
      </w:r>
      <w:r w:rsidR="00A14FB4" w:rsidRPr="004977D4">
        <w:fldChar w:fldCharType="separate"/>
      </w:r>
      <w:r w:rsidRPr="004977D4">
        <w:rPr>
          <w:lang w:eastAsia="zh-CN"/>
        </w:rPr>
        <w:t>38</w:t>
      </w:r>
      <w:r w:rsidR="00A14FB4" w:rsidRPr="004977D4">
        <w:fldChar w:fldCharType="end"/>
      </w:r>
      <w:r w:rsidRPr="004977D4">
        <w:rPr>
          <w:lang w:eastAsia="zh-CN"/>
        </w:rPr>
        <w:t>]</w:t>
      </w:r>
      <w:r w:rsidRPr="004977D4">
        <w:rPr>
          <w:lang w:eastAsia="zh-CN"/>
        </w:rPr>
        <w:t>。其中</w:t>
      </w:r>
      <w:r w:rsidRPr="004977D4">
        <w:rPr>
          <w:lang w:eastAsia="zh-CN"/>
        </w:rPr>
        <w:t>[</w:t>
      </w:r>
      <w:r w:rsidR="00A14FB4" w:rsidRPr="004977D4">
        <w:fldChar w:fldCharType="begin"/>
      </w:r>
      <w:r w:rsidRPr="004977D4">
        <w:rPr>
          <w:lang w:eastAsia="zh-CN"/>
        </w:rPr>
        <w:instrText>HYPERLINK\l"_bookmark154"</w:instrText>
      </w:r>
      <w:r w:rsidR="00A14FB4" w:rsidRPr="004977D4">
        <w:fldChar w:fldCharType="separate"/>
      </w:r>
      <w:r w:rsidRPr="004977D4">
        <w:rPr>
          <w:lang w:eastAsia="zh-CN"/>
        </w:rPr>
        <w:t>35</w:t>
      </w:r>
      <w:r w:rsidR="00A14FB4" w:rsidRPr="004977D4">
        <w:fldChar w:fldCharType="end"/>
      </w:r>
      <w:r w:rsidRPr="004977D4">
        <w:rPr>
          <w:lang w:eastAsia="zh-CN"/>
        </w:rPr>
        <w:t>]</w:t>
      </w:r>
      <w:r w:rsidRPr="004977D4">
        <w:rPr>
          <w:lang w:eastAsia="zh-CN"/>
        </w:rPr>
        <w:t>使用了无监督聚类算法从通话转录的数据库中抽取相关信息并构建了一个呼叫路由领域的对话管理模型（或称为话题结构）。</w:t>
      </w:r>
    </w:p>
    <w:p w:rsidR="000A3AD4" w:rsidRDefault="000A3AD4" w:rsidP="000A3AD4">
      <w:pPr>
        <w:spacing w:before="7" w:line="220" w:lineRule="exact"/>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9745" cy="2069465"/>
            <wp:effectExtent l="0" t="0" r="146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pic:cNvPicPr>
                  </pic:nvPicPr>
                  <pic:blipFill>
                    <a:blip r:embed="rId38"/>
                    <a:stretch>
                      <a:fillRect/>
                    </a:stretch>
                  </pic:blipFill>
                  <pic:spPr>
                    <a:xfrm>
                      <a:off x="0" y="0"/>
                      <a:ext cx="4309745" cy="2069465"/>
                    </a:xfrm>
                    <a:prstGeom prst="rect">
                      <a:avLst/>
                    </a:prstGeom>
                    <a:noFill/>
                    <a:ln w="9525">
                      <a:noFill/>
                    </a:ln>
                  </pic:spPr>
                </pic:pic>
              </a:graphicData>
            </a:graphic>
          </wp:inline>
        </w:drawing>
      </w:r>
    </w:p>
    <w:p w:rsidR="000A3AD4" w:rsidRDefault="000A3AD4" w:rsidP="000A3AD4">
      <w:pPr>
        <w:pStyle w:val="10"/>
        <w:jc w:val="center"/>
      </w:pPr>
      <w:bookmarkStart w:id="39" w:name="_bookmark13"/>
      <w:bookmarkEnd w:id="39"/>
      <w:r>
        <w:t>图</w:t>
      </w:r>
      <w:r>
        <w:t xml:space="preserve"> 1.</w:t>
      </w:r>
      <w:r w:rsidR="00E40CBC">
        <w:t>3</w:t>
      </w:r>
      <w:r>
        <w:tab/>
      </w:r>
      <w:r>
        <w:t>基于</w:t>
      </w:r>
      <w:r>
        <w:t xml:space="preserve"> RavenClaw </w:t>
      </w:r>
      <w:r>
        <w:t>框架的</w:t>
      </w:r>
      <w:r>
        <w:t xml:space="preserve"> RoomLine </w:t>
      </w:r>
      <w:r>
        <w:t>对话管理策略树</w:t>
      </w:r>
    </w:p>
    <w:p w:rsidR="000A3AD4" w:rsidRDefault="000A3AD4" w:rsidP="000A3AD4">
      <w:pPr>
        <w:pStyle w:val="BodyText"/>
        <w:ind w:left="480" w:firstLineChars="0" w:firstLine="0"/>
      </w:pPr>
    </w:p>
    <w:p w:rsidR="000A3AD4" w:rsidRDefault="000A3AD4" w:rsidP="000A3AD4">
      <w:pPr>
        <w:pStyle w:val="BodyText"/>
        <w:numPr>
          <w:ilvl w:val="0"/>
          <w:numId w:val="5"/>
        </w:numPr>
        <w:ind w:firstLine="480"/>
      </w:pPr>
      <w:r>
        <w:t>数据驱动的对话管理</w:t>
      </w:r>
    </w:p>
    <w:p w:rsidR="000A3AD4" w:rsidRPr="004977D4" w:rsidRDefault="000A3AD4" w:rsidP="000A3AD4">
      <w:pPr>
        <w:pStyle w:val="BodyText"/>
        <w:ind w:firstLine="480"/>
        <w:rPr>
          <w:lang w:eastAsia="zh-CN"/>
        </w:rPr>
      </w:pPr>
      <w:r w:rsidRPr="004977D4">
        <w:rPr>
          <w:lang w:eastAsia="zh-CN"/>
        </w:rPr>
        <w:t>最近几年，对话管理的研究趋势逐步转向数据驱动的方法，即通过语料库来训练相关对话结构和知识库。虽然这种数据驱动的方法需要消耗很大的时间和人力进行语料库标注，但是对话管理模型的训练几乎不需人工干涉，而且在可移植性方面，如果需要在其他领域建立一个对话系统，也只需要重新训练新的语料库，与基于知识的对话管理相比，这显然是更简便的方法。</w:t>
      </w:r>
    </w:p>
    <w:p w:rsidR="000A3AD4" w:rsidRPr="004977D4" w:rsidRDefault="000A3AD4" w:rsidP="000A3AD4">
      <w:pPr>
        <w:pStyle w:val="BodyText"/>
        <w:ind w:firstLine="480"/>
        <w:rPr>
          <w:lang w:eastAsia="zh-CN"/>
        </w:rPr>
      </w:pPr>
      <w:r w:rsidRPr="004977D4">
        <w:rPr>
          <w:lang w:eastAsia="zh-CN"/>
        </w:rPr>
        <w:t>这些优势驱动了使用无监督强化学习的随机对话建模的发展，如</w:t>
      </w:r>
      <w:r w:rsidRPr="004977D4">
        <w:rPr>
          <w:lang w:eastAsia="zh-CN"/>
        </w:rPr>
        <w:t>[?]</w:t>
      </w:r>
      <w:r w:rsidRPr="004977D4">
        <w:rPr>
          <w:lang w:eastAsia="zh-CN"/>
        </w:rPr>
        <w:t>使用了基于马尔可夫决策过程（</w:t>
      </w:r>
      <w:r w:rsidRPr="004977D4">
        <w:rPr>
          <w:lang w:eastAsia="zh-CN"/>
        </w:rPr>
        <w:t>MDP</w:t>
      </w:r>
      <w:r w:rsidRPr="004977D4">
        <w:rPr>
          <w:lang w:eastAsia="zh-CN"/>
        </w:rPr>
        <w:t>）的强化学习算法，</w:t>
      </w:r>
      <w:r w:rsidRPr="004977D4">
        <w:rPr>
          <w:lang w:eastAsia="zh-CN"/>
        </w:rPr>
        <w:t>[</w:t>
      </w:r>
      <w:r w:rsidR="00A14FB4" w:rsidRPr="004977D4">
        <w:fldChar w:fldCharType="begin"/>
      </w:r>
      <w:r w:rsidRPr="004977D4">
        <w:rPr>
          <w:lang w:eastAsia="zh-CN"/>
        </w:rPr>
        <w:instrText>HYPERLINK\l"_bookmark158"</w:instrText>
      </w:r>
      <w:r w:rsidR="00A14FB4" w:rsidRPr="004977D4">
        <w:fldChar w:fldCharType="separate"/>
      </w:r>
      <w:r w:rsidRPr="004977D4">
        <w:rPr>
          <w:lang w:eastAsia="zh-CN"/>
        </w:rPr>
        <w:t>39</w:t>
      </w:r>
      <w:r w:rsidR="00A14FB4" w:rsidRPr="004977D4">
        <w:fldChar w:fldCharType="end"/>
      </w:r>
      <w:r w:rsidRPr="004977D4">
        <w:rPr>
          <w:lang w:eastAsia="zh-CN"/>
        </w:rPr>
        <w:t>,</w:t>
      </w:r>
      <w:r w:rsidR="00A14FB4" w:rsidRPr="004977D4">
        <w:fldChar w:fldCharType="begin"/>
      </w:r>
      <w:r w:rsidRPr="004977D4">
        <w:rPr>
          <w:lang w:eastAsia="zh-CN"/>
        </w:rPr>
        <w:instrText>HYPERLINK\l"_bookmark159"</w:instrText>
      </w:r>
      <w:r w:rsidR="00A14FB4" w:rsidRPr="004977D4">
        <w:fldChar w:fldCharType="separate"/>
      </w:r>
      <w:r w:rsidRPr="004977D4">
        <w:rPr>
          <w:lang w:eastAsia="zh-CN"/>
        </w:rPr>
        <w:t>40</w:t>
      </w:r>
      <w:r w:rsidR="00A14FB4" w:rsidRPr="004977D4">
        <w:fldChar w:fldCharType="end"/>
      </w:r>
      <w:r w:rsidRPr="004977D4">
        <w:rPr>
          <w:lang w:eastAsia="zh-CN"/>
        </w:rPr>
        <w:t>,</w:t>
      </w:r>
      <w:r w:rsidR="00A14FB4" w:rsidRPr="004977D4">
        <w:fldChar w:fldCharType="begin"/>
      </w:r>
      <w:r w:rsidRPr="004977D4">
        <w:rPr>
          <w:lang w:eastAsia="zh-CN"/>
        </w:rPr>
        <w:instrText>HYPERLINK\l"_bookmark160"</w:instrText>
      </w:r>
      <w:r w:rsidR="00A14FB4" w:rsidRPr="004977D4">
        <w:fldChar w:fldCharType="separate"/>
      </w:r>
      <w:r w:rsidRPr="004977D4">
        <w:rPr>
          <w:lang w:eastAsia="zh-CN"/>
        </w:rPr>
        <w:t>41</w:t>
      </w:r>
      <w:r w:rsidR="00A14FB4" w:rsidRPr="004977D4">
        <w:fldChar w:fldCharType="end"/>
      </w:r>
      <w:r w:rsidRPr="004977D4">
        <w:rPr>
          <w:lang w:eastAsia="zh-CN"/>
        </w:rPr>
        <w:t>,</w:t>
      </w:r>
      <w:r w:rsidR="00A14FB4" w:rsidRPr="004977D4">
        <w:fldChar w:fldCharType="begin"/>
      </w:r>
      <w:r w:rsidRPr="004977D4">
        <w:rPr>
          <w:lang w:eastAsia="zh-CN"/>
        </w:rPr>
        <w:instrText>HYPERLINK\l"_bookmark161"</w:instrText>
      </w:r>
      <w:r w:rsidR="00A14FB4" w:rsidRPr="004977D4">
        <w:fldChar w:fldCharType="separate"/>
      </w:r>
      <w:r w:rsidRPr="004977D4">
        <w:rPr>
          <w:lang w:eastAsia="zh-CN"/>
        </w:rPr>
        <w:t>42</w:t>
      </w:r>
      <w:r w:rsidR="00A14FB4" w:rsidRPr="004977D4">
        <w:fldChar w:fldCharType="end"/>
      </w:r>
      <w:r w:rsidRPr="004977D4">
        <w:rPr>
          <w:lang w:eastAsia="zh-CN"/>
        </w:rPr>
        <w:t>,</w:t>
      </w:r>
      <w:r w:rsidR="00A14FB4" w:rsidRPr="004977D4">
        <w:fldChar w:fldCharType="begin"/>
      </w:r>
      <w:r w:rsidRPr="004977D4">
        <w:rPr>
          <w:lang w:eastAsia="zh-CN"/>
        </w:rPr>
        <w:instrText>HYPERLINK\l"_bookmark162"</w:instrText>
      </w:r>
      <w:r w:rsidR="00A14FB4" w:rsidRPr="004977D4">
        <w:fldChar w:fldCharType="separate"/>
      </w:r>
      <w:r w:rsidRPr="004977D4">
        <w:rPr>
          <w:lang w:eastAsia="zh-CN"/>
        </w:rPr>
        <w:t>43</w:t>
      </w:r>
      <w:r w:rsidR="00A14FB4" w:rsidRPr="004977D4">
        <w:fldChar w:fldCharType="end"/>
      </w:r>
      <w:r w:rsidRPr="004977D4">
        <w:rPr>
          <w:lang w:eastAsia="zh-CN"/>
        </w:rPr>
        <w:t>]</w:t>
      </w:r>
      <w:r w:rsidRPr="004977D4">
        <w:rPr>
          <w:lang w:eastAsia="zh-CN"/>
        </w:rPr>
        <w:t>使用了基于部分可观测马尔可夫决策过程（</w:t>
      </w:r>
      <w:r w:rsidRPr="004977D4">
        <w:rPr>
          <w:lang w:eastAsia="zh-CN"/>
        </w:rPr>
        <w:t>POMDP</w:t>
      </w:r>
      <w:r w:rsidRPr="004977D4">
        <w:rPr>
          <w:lang w:eastAsia="zh-CN"/>
        </w:rPr>
        <w:t>）的强化学习算法来进行对话建模。这些对话管理框架都使用数据驱动的统计机器学习算法，通过强化学习算法来优化系统的奖励或者惩罚函数，允许系统有理论原则性地根据当前的对话状态来动态修改对话策略。此外，基于</w:t>
      </w:r>
      <w:r w:rsidRPr="004977D4">
        <w:rPr>
          <w:lang w:eastAsia="zh-CN"/>
        </w:rPr>
        <w:t>POMDP</w:t>
      </w:r>
      <w:r w:rsidRPr="004977D4">
        <w:rPr>
          <w:lang w:eastAsia="zh-CN"/>
        </w:rPr>
        <w:t>的对话管理还能通过支持最优语音识别和自然语言理解结果来评估信念状态（</w:t>
      </w:r>
      <w:r w:rsidRPr="004977D4">
        <w:rPr>
          <w:lang w:eastAsia="zh-CN"/>
        </w:rPr>
        <w:t>belief state</w:t>
      </w:r>
      <w:r w:rsidRPr="004977D4">
        <w:rPr>
          <w:lang w:eastAsia="zh-CN"/>
        </w:rPr>
        <w:t>），从而达到纠正语音识别以及自然语言理解模块中出现的错误。对于基于</w:t>
      </w:r>
      <w:r w:rsidRPr="004977D4">
        <w:rPr>
          <w:lang w:eastAsia="zh-CN"/>
        </w:rPr>
        <w:t>POMDP</w:t>
      </w:r>
      <w:r w:rsidRPr="004977D4">
        <w:rPr>
          <w:lang w:eastAsia="zh-CN"/>
        </w:rPr>
        <w:t>的对话管理，系统只观测在当前状态下的有关现实世界（在对话系统中指的是语音识别和自然语言理解结果）的不完整的信息，系统必须利用当前对话状态下寻求一种最优策略将当前的信念状态映射到对话管理策略上。因此，基于</w:t>
      </w:r>
      <w:r w:rsidRPr="004977D4">
        <w:rPr>
          <w:lang w:eastAsia="zh-CN"/>
        </w:rPr>
        <w:t>POMDP</w:t>
      </w:r>
      <w:r w:rsidRPr="004977D4">
        <w:rPr>
          <w:lang w:eastAsia="zh-CN"/>
        </w:rPr>
        <w:t>的对话管理可以通过维持信念状态（即最优语音识别和自然语言理解结果）分布来实现语音识别和自然语言理解结果的纠错处理，而无需其他特殊方法。同时，有关用户的背景知识（如用户的特长以及情感状态等）也能通过可分解的强化学习模型映射到状态空间中，从而使得对话管理更人性化。</w:t>
      </w:r>
    </w:p>
    <w:p w:rsidR="000A3AD4" w:rsidRPr="004977D4" w:rsidRDefault="000A3AD4" w:rsidP="000A3AD4">
      <w:pPr>
        <w:pStyle w:val="BodyText"/>
        <w:ind w:firstLine="480"/>
        <w:rPr>
          <w:lang w:eastAsia="zh-CN"/>
        </w:rPr>
      </w:pPr>
      <w:r w:rsidRPr="004977D4">
        <w:rPr>
          <w:lang w:eastAsia="zh-CN"/>
        </w:rPr>
        <w:t>尽管强化学习算法在理论上能解决基于不确定性的推理和决策，从而为对话管理提供了有效的途径，但在实现过程中，基于强化学习的对话系统依然困难重重</w:t>
      </w:r>
      <w:r w:rsidRPr="004977D4">
        <w:rPr>
          <w:lang w:eastAsia="zh-CN"/>
        </w:rPr>
        <w:t>[</w:t>
      </w:r>
      <w:r w:rsidR="00A14FB4" w:rsidRPr="004977D4">
        <w:fldChar w:fldCharType="begin"/>
      </w:r>
      <w:r w:rsidRPr="004977D4">
        <w:rPr>
          <w:lang w:eastAsia="zh-CN"/>
        </w:rPr>
        <w:instrText>HYPERLINK\l"_bookmark163"</w:instrText>
      </w:r>
      <w:r w:rsidR="00A14FB4" w:rsidRPr="004977D4">
        <w:fldChar w:fldCharType="separate"/>
      </w:r>
      <w:r w:rsidRPr="004977D4">
        <w:rPr>
          <w:lang w:eastAsia="zh-CN"/>
        </w:rPr>
        <w:t>44</w:t>
      </w:r>
      <w:r w:rsidR="00A14FB4" w:rsidRPr="004977D4">
        <w:fldChar w:fldCharType="end"/>
      </w:r>
      <w:r w:rsidRPr="004977D4">
        <w:rPr>
          <w:lang w:eastAsia="zh-CN"/>
        </w:rPr>
        <w:t>]</w:t>
      </w:r>
      <w:r w:rsidRPr="004977D4">
        <w:rPr>
          <w:lang w:eastAsia="zh-CN"/>
        </w:rPr>
        <w:t>，首先，对话系统中的状态包含大量语义项和项值、用户意图、理解结果和对话历史的各种可能组合，使得状态空间的规模指数增长</w:t>
      </w:r>
      <w:r w:rsidRPr="004977D4">
        <w:rPr>
          <w:lang w:eastAsia="zh-CN"/>
        </w:rPr>
        <w:t>[</w:t>
      </w:r>
      <w:r w:rsidR="00A14FB4" w:rsidRPr="004977D4">
        <w:fldChar w:fldCharType="begin"/>
      </w:r>
      <w:r w:rsidRPr="004977D4">
        <w:rPr>
          <w:lang w:eastAsia="zh-CN"/>
        </w:rPr>
        <w:instrText>HYPERLINK\l"_bookmark164"</w:instrText>
      </w:r>
      <w:r w:rsidR="00A14FB4" w:rsidRPr="004977D4">
        <w:fldChar w:fldCharType="separate"/>
      </w:r>
      <w:r w:rsidRPr="004977D4">
        <w:rPr>
          <w:lang w:eastAsia="zh-CN"/>
        </w:rPr>
        <w:t>45</w:t>
      </w:r>
      <w:r w:rsidR="00A14FB4" w:rsidRPr="004977D4">
        <w:fldChar w:fldCharType="end"/>
      </w:r>
      <w:r w:rsidRPr="004977D4">
        <w:rPr>
          <w:lang w:eastAsia="zh-CN"/>
        </w:rPr>
        <w:t>]</w:t>
      </w:r>
      <w:r w:rsidRPr="004977D4">
        <w:rPr>
          <w:lang w:eastAsia="zh-CN"/>
        </w:rPr>
        <w:t>，因此使得强化学习的过程计算复杂度巨大，也使得对话控制的精细改进过程变得困难；其次，强化学习得到的最优策略也剥夺了对话系统开发者对对话流程的监督指导权利。</w:t>
      </w:r>
      <w:r w:rsidRPr="004977D4">
        <w:rPr>
          <w:lang w:eastAsia="zh-CN"/>
        </w:rPr>
        <w:t>[</w:t>
      </w:r>
      <w:r w:rsidR="00A14FB4" w:rsidRPr="004977D4">
        <w:fldChar w:fldCharType="begin"/>
      </w:r>
      <w:r w:rsidRPr="004977D4">
        <w:rPr>
          <w:lang w:eastAsia="zh-CN"/>
        </w:rPr>
        <w:instrText>HYPERLINK\l"_bookmark165"</w:instrText>
      </w:r>
      <w:r w:rsidR="00A14FB4" w:rsidRPr="004977D4">
        <w:fldChar w:fldCharType="separate"/>
      </w:r>
      <w:r w:rsidRPr="004977D4">
        <w:rPr>
          <w:lang w:eastAsia="zh-CN"/>
        </w:rPr>
        <w:t>46</w:t>
      </w:r>
      <w:r w:rsidR="00A14FB4" w:rsidRPr="004977D4">
        <w:fldChar w:fldCharType="end"/>
      </w:r>
      <w:r w:rsidRPr="004977D4">
        <w:rPr>
          <w:lang w:eastAsia="zh-CN"/>
        </w:rPr>
        <w:t>,</w:t>
      </w:r>
      <w:r w:rsidR="00A14FB4" w:rsidRPr="004977D4">
        <w:fldChar w:fldCharType="begin"/>
      </w:r>
      <w:r w:rsidRPr="004977D4">
        <w:rPr>
          <w:lang w:eastAsia="zh-CN"/>
        </w:rPr>
        <w:instrText>HYPERLINK\l"_bookmark166"</w:instrText>
      </w:r>
      <w:r w:rsidR="00A14FB4" w:rsidRPr="004977D4">
        <w:fldChar w:fldCharType="separate"/>
      </w:r>
      <w:r w:rsidRPr="004977D4">
        <w:rPr>
          <w:lang w:eastAsia="zh-CN"/>
        </w:rPr>
        <w:t>47</w:t>
      </w:r>
      <w:r w:rsidR="00A14FB4" w:rsidRPr="004977D4">
        <w:fldChar w:fldCharType="end"/>
      </w:r>
      <w:r w:rsidRPr="004977D4">
        <w:rPr>
          <w:lang w:eastAsia="zh-CN"/>
        </w:rPr>
        <w:t>,</w:t>
      </w:r>
      <w:r w:rsidR="00A14FB4" w:rsidRPr="004977D4">
        <w:fldChar w:fldCharType="begin"/>
      </w:r>
      <w:r w:rsidRPr="004977D4">
        <w:rPr>
          <w:lang w:eastAsia="zh-CN"/>
        </w:rPr>
        <w:instrText>HYPERLINK\l"_bookmark167"</w:instrText>
      </w:r>
      <w:r w:rsidR="00A14FB4" w:rsidRPr="004977D4">
        <w:fldChar w:fldCharType="separate"/>
      </w:r>
      <w:r w:rsidRPr="004977D4">
        <w:rPr>
          <w:lang w:eastAsia="zh-CN"/>
        </w:rPr>
        <w:t>48</w:t>
      </w:r>
      <w:r w:rsidR="00A14FB4" w:rsidRPr="004977D4">
        <w:fldChar w:fldCharType="end"/>
      </w:r>
      <w:r w:rsidRPr="004977D4">
        <w:rPr>
          <w:lang w:eastAsia="zh-CN"/>
        </w:rPr>
        <w:t>,</w:t>
      </w:r>
      <w:r w:rsidR="00A14FB4" w:rsidRPr="004977D4">
        <w:fldChar w:fldCharType="begin"/>
      </w:r>
      <w:r w:rsidRPr="004977D4">
        <w:rPr>
          <w:lang w:eastAsia="zh-CN"/>
        </w:rPr>
        <w:instrText>HYPERLINK\l"_bookmark168"</w:instrText>
      </w:r>
      <w:r w:rsidR="00A14FB4" w:rsidRPr="004977D4">
        <w:fldChar w:fldCharType="separate"/>
      </w:r>
      <w:r w:rsidRPr="004977D4">
        <w:rPr>
          <w:lang w:eastAsia="zh-CN"/>
        </w:rPr>
        <w:t>49</w:t>
      </w:r>
      <w:r w:rsidR="00A14FB4" w:rsidRPr="004977D4">
        <w:fldChar w:fldCharType="end"/>
      </w:r>
      <w:r w:rsidRPr="004977D4">
        <w:rPr>
          <w:lang w:eastAsia="zh-CN"/>
        </w:rPr>
        <w:t>,</w:t>
      </w:r>
      <w:r w:rsidR="00A14FB4" w:rsidRPr="004977D4">
        <w:fldChar w:fldCharType="begin"/>
      </w:r>
      <w:r w:rsidRPr="004977D4">
        <w:rPr>
          <w:lang w:eastAsia="zh-CN"/>
        </w:rPr>
        <w:instrText>HYPERLINK\l"_bookmark169"</w:instrText>
      </w:r>
      <w:r w:rsidR="00A14FB4" w:rsidRPr="004977D4">
        <w:fldChar w:fldCharType="separate"/>
      </w:r>
      <w:r w:rsidRPr="004977D4">
        <w:rPr>
          <w:lang w:eastAsia="zh-CN"/>
        </w:rPr>
        <w:t>50</w:t>
      </w:r>
      <w:r w:rsidR="00A14FB4" w:rsidRPr="004977D4">
        <w:fldChar w:fldCharType="end"/>
      </w:r>
      <w:r w:rsidRPr="004977D4">
        <w:rPr>
          <w:lang w:eastAsia="zh-CN"/>
        </w:rPr>
        <w:t>]</w:t>
      </w:r>
      <w:r w:rsidRPr="004977D4">
        <w:rPr>
          <w:lang w:eastAsia="zh-CN"/>
        </w:rPr>
        <w:t>在一定程度上对这些问题进行了改进。</w:t>
      </w:r>
      <w:r w:rsidRPr="004977D4">
        <w:rPr>
          <w:lang w:eastAsia="zh-CN"/>
        </w:rPr>
        <w:t>[</w:t>
      </w:r>
      <w:r w:rsidR="00A14FB4" w:rsidRPr="004977D4">
        <w:fldChar w:fldCharType="begin"/>
      </w:r>
      <w:r w:rsidRPr="004977D4">
        <w:rPr>
          <w:lang w:eastAsia="zh-CN"/>
        </w:rPr>
        <w:instrText>HYPERLINK\l"_bookmark166"</w:instrText>
      </w:r>
      <w:r w:rsidR="00A14FB4" w:rsidRPr="004977D4">
        <w:fldChar w:fldCharType="separate"/>
      </w:r>
      <w:r w:rsidRPr="004977D4">
        <w:rPr>
          <w:lang w:eastAsia="zh-CN"/>
        </w:rPr>
        <w:t>47</w:t>
      </w:r>
      <w:r w:rsidR="00A14FB4" w:rsidRPr="004977D4">
        <w:fldChar w:fldCharType="end"/>
      </w:r>
      <w:r w:rsidRPr="004977D4">
        <w:rPr>
          <w:lang w:eastAsia="zh-CN"/>
        </w:rPr>
        <w:t>,</w:t>
      </w:r>
      <w:r w:rsidR="00A14FB4" w:rsidRPr="004977D4">
        <w:fldChar w:fldCharType="begin"/>
      </w:r>
      <w:r w:rsidRPr="004977D4">
        <w:rPr>
          <w:lang w:eastAsia="zh-CN"/>
        </w:rPr>
        <w:instrText>HYPERLINK\l"_bookmark169"</w:instrText>
      </w:r>
      <w:r w:rsidR="00A14FB4" w:rsidRPr="004977D4">
        <w:fldChar w:fldCharType="separate"/>
      </w:r>
      <w:r w:rsidRPr="004977D4">
        <w:rPr>
          <w:lang w:eastAsia="zh-CN"/>
        </w:rPr>
        <w:t>50</w:t>
      </w:r>
      <w:r w:rsidR="00A14FB4" w:rsidRPr="004977D4">
        <w:fldChar w:fldCharType="end"/>
      </w:r>
      <w:r w:rsidRPr="004977D4">
        <w:rPr>
          <w:lang w:eastAsia="zh-CN"/>
        </w:rPr>
        <w:t>]</w:t>
      </w:r>
      <w:r w:rsidRPr="004977D4">
        <w:rPr>
          <w:lang w:eastAsia="zh-CN"/>
        </w:rPr>
        <w:t>中研究了如何将传统的基于知识的对话管理和基于强化学习的对话管理结合起来构建商务领域的对话管理规则库，在一定程度上给开发人员留下了对对话管理的监督和指导的空间。然而，目前该方法仍在研究中，尚未用到实用性的对话系统中。</w:t>
      </w:r>
    </w:p>
    <w:p w:rsidR="000A3AD4" w:rsidRDefault="000A3AD4" w:rsidP="000A3AD4">
      <w:pPr>
        <w:pStyle w:val="BodyText"/>
        <w:ind w:firstLine="480"/>
        <w:rPr>
          <w:lang w:eastAsia="zh-CN"/>
        </w:rPr>
      </w:pPr>
      <w:r>
        <w:rPr>
          <w:lang w:eastAsia="zh-CN"/>
        </w:rPr>
        <w:t>数据驱动的对话管理方法还包括使用最大似然估计等有监督的机器学习算法从对话语料库中训练对话模型</w:t>
      </w:r>
      <w:r>
        <w:rPr>
          <w:lang w:eastAsia="zh-CN"/>
        </w:rPr>
        <w:t>[</w:t>
      </w:r>
      <w:r w:rsidR="00A14FB4">
        <w:fldChar w:fldCharType="begin"/>
      </w:r>
      <w:r>
        <w:rPr>
          <w:lang w:eastAsia="zh-CN"/>
        </w:rPr>
        <w:instrText>HYPERLINK\l"_bookmark170"</w:instrText>
      </w:r>
      <w:r w:rsidR="00A14FB4">
        <w:fldChar w:fldCharType="separate"/>
      </w:r>
      <w:r>
        <w:rPr>
          <w:lang w:eastAsia="zh-CN"/>
        </w:rPr>
        <w:t>51</w:t>
      </w:r>
      <w:r w:rsidR="00A14FB4">
        <w:fldChar w:fldCharType="end"/>
      </w:r>
      <w:r>
        <w:rPr>
          <w:lang w:eastAsia="zh-CN"/>
        </w:rPr>
        <w:t>]</w:t>
      </w:r>
      <w:r>
        <w:rPr>
          <w:lang w:eastAsia="zh-CN"/>
        </w:rPr>
        <w:t>。为了避免数据稀疏的问题，</w:t>
      </w:r>
      <w:r>
        <w:rPr>
          <w:lang w:eastAsia="zh-CN"/>
        </w:rPr>
        <w:t>[</w:t>
      </w:r>
      <w:r w:rsidR="00A14FB4">
        <w:fldChar w:fldCharType="begin"/>
      </w:r>
      <w:r>
        <w:rPr>
          <w:lang w:eastAsia="zh-CN"/>
        </w:rPr>
        <w:instrText>HYPERLINK\l"_bookmark170"</w:instrText>
      </w:r>
      <w:r w:rsidR="00A14FB4">
        <w:fldChar w:fldCharType="separate"/>
      </w:r>
      <w:r>
        <w:rPr>
          <w:lang w:eastAsia="zh-CN"/>
        </w:rPr>
        <w:t>51</w:t>
      </w:r>
      <w:r w:rsidR="00A14FB4">
        <w:fldChar w:fldCharType="end"/>
      </w:r>
      <w:r>
        <w:rPr>
          <w:lang w:eastAsia="zh-CN"/>
        </w:rPr>
        <w:t>]</w:t>
      </w:r>
      <w:r>
        <w:rPr>
          <w:lang w:eastAsia="zh-CN"/>
        </w:rPr>
        <w:t>中采用了对话寄存器来表示对话状态序列用于跟踪对话历史，其中对话寄存器包含用户在整个对话历史中提供的各项信息。</w:t>
      </w:r>
    </w:p>
    <w:p w:rsidR="000A3AD4" w:rsidRPr="004977D4" w:rsidRDefault="000A3AD4" w:rsidP="000A3AD4">
      <w:pPr>
        <w:pStyle w:val="BodyText"/>
        <w:ind w:firstLine="480"/>
        <w:rPr>
          <w:lang w:eastAsia="zh-CN"/>
        </w:rPr>
      </w:pPr>
      <w:r w:rsidRPr="004977D4">
        <w:rPr>
          <w:lang w:eastAsia="zh-CN"/>
        </w:rPr>
        <w:t>基于实例的对话管理方法也是数据驱动的对话管理中的一个流行的研究方向，具有代表性的系统有</w:t>
      </w:r>
      <w:r w:rsidR="00951A93">
        <w:rPr>
          <w:rFonts w:hint="eastAsia"/>
          <w:lang w:eastAsia="zh-CN"/>
        </w:rPr>
        <w:t>[</w:t>
      </w:r>
      <w:r w:rsidR="00A14FB4" w:rsidRPr="004977D4">
        <w:fldChar w:fldCharType="begin"/>
      </w:r>
      <w:r w:rsidRPr="004977D4">
        <w:rPr>
          <w:lang w:eastAsia="zh-CN"/>
        </w:rPr>
        <w:instrText>HYPERLINK\l"_bookmark171"</w:instrText>
      </w:r>
      <w:r w:rsidR="00A14FB4" w:rsidRPr="004977D4">
        <w:fldChar w:fldCharType="separate"/>
      </w:r>
      <w:r w:rsidRPr="004977D4">
        <w:rPr>
          <w:lang w:eastAsia="zh-CN"/>
        </w:rPr>
        <w:t>[52</w:t>
      </w:r>
      <w:r w:rsidR="00A14FB4" w:rsidRPr="004977D4">
        <w:fldChar w:fldCharType="end"/>
      </w:r>
      <w:r w:rsidRPr="004977D4">
        <w:rPr>
          <w:lang w:eastAsia="zh-CN"/>
        </w:rPr>
        <w:t>,</w:t>
      </w:r>
      <w:r w:rsidR="00A14FB4" w:rsidRPr="004977D4">
        <w:fldChar w:fldCharType="begin"/>
      </w:r>
      <w:r w:rsidRPr="004977D4">
        <w:rPr>
          <w:lang w:eastAsia="zh-CN"/>
        </w:rPr>
        <w:instrText>HYPERLINK\l"_bookmark172"</w:instrText>
      </w:r>
      <w:r w:rsidR="00A14FB4" w:rsidRPr="004977D4">
        <w:fldChar w:fldCharType="separate"/>
      </w:r>
      <w:r w:rsidRPr="004977D4">
        <w:rPr>
          <w:lang w:eastAsia="zh-CN"/>
        </w:rPr>
        <w:t>53</w:t>
      </w:r>
      <w:r w:rsidR="00A14FB4" w:rsidRPr="004977D4">
        <w:fldChar w:fldCharType="end"/>
      </w:r>
      <w:r w:rsidRPr="004977D4">
        <w:rPr>
          <w:lang w:eastAsia="zh-CN"/>
        </w:rPr>
        <w:t>,</w:t>
      </w:r>
      <w:r w:rsidR="00A14FB4" w:rsidRPr="004977D4">
        <w:fldChar w:fldCharType="begin"/>
      </w:r>
      <w:r w:rsidRPr="004977D4">
        <w:rPr>
          <w:lang w:eastAsia="zh-CN"/>
        </w:rPr>
        <w:instrText>HYPERLINK\l"_bookmark173"</w:instrText>
      </w:r>
      <w:r w:rsidR="00A14FB4" w:rsidRPr="004977D4">
        <w:fldChar w:fldCharType="separate"/>
      </w:r>
      <w:r w:rsidRPr="004977D4">
        <w:rPr>
          <w:lang w:eastAsia="zh-CN"/>
        </w:rPr>
        <w:t>54</w:t>
      </w:r>
      <w:r w:rsidR="00A14FB4" w:rsidRPr="004977D4">
        <w:fldChar w:fldCharType="end"/>
      </w:r>
      <w:r w:rsidRPr="004977D4">
        <w:rPr>
          <w:lang w:eastAsia="zh-CN"/>
        </w:rPr>
        <w:t>]</w:t>
      </w:r>
      <w:r w:rsidRPr="004977D4">
        <w:rPr>
          <w:lang w:eastAsia="zh-CN"/>
        </w:rPr>
        <w:t>。该方法假定类似的对话状态会引发类似的回应，因此可以通过匹配对话实例库中的与当前对话状态最相似的对话状态来构建相应的对话模型。目前搜索与当前对话状态最相似的对话实例大多数都使用关键词来检索，对话实例库中的对话实例的表示通常采用语义约束的形式，从而整个对话实例库可以通过语义索引来概括</w:t>
      </w:r>
      <w:r w:rsidRPr="004977D4">
        <w:rPr>
          <w:lang w:eastAsia="zh-CN"/>
        </w:rPr>
        <w:t>[</w:t>
      </w:r>
      <w:r w:rsidR="00A14FB4" w:rsidRPr="004977D4">
        <w:fldChar w:fldCharType="begin"/>
      </w:r>
      <w:r w:rsidRPr="004977D4">
        <w:rPr>
          <w:lang w:eastAsia="zh-CN"/>
        </w:rPr>
        <w:instrText>HYPERLINK\l"_bookmark173"</w:instrText>
      </w:r>
      <w:r w:rsidR="00A14FB4" w:rsidRPr="004977D4">
        <w:fldChar w:fldCharType="separate"/>
      </w:r>
      <w:r w:rsidRPr="004977D4">
        <w:rPr>
          <w:lang w:eastAsia="zh-CN"/>
        </w:rPr>
        <w:t>54</w:t>
      </w:r>
      <w:r w:rsidR="00A14FB4" w:rsidRPr="004977D4">
        <w:fldChar w:fldCharType="end"/>
      </w:r>
      <w:r w:rsidRPr="004977D4">
        <w:rPr>
          <w:lang w:eastAsia="zh-CN"/>
        </w:rPr>
        <w:t>]</w:t>
      </w:r>
      <w:r w:rsidRPr="004977D4">
        <w:rPr>
          <w:lang w:eastAsia="zh-CN"/>
        </w:rPr>
        <w:t>。对话管理模块首先将当前的对话状态也表示为语义约束的形式，并试图从对话实例库中找到与之相近的对话实例，如果没有返回结果，系统会放松语义约束后再一次从对话实例库中查找相近的对话实例；如果返回结果不止一个，那么系统会采用启发式算法来计算返回结果中的每一个实例与当前输入的相似度，然后选择相似度最高的返回作为应答。</w:t>
      </w:r>
    </w:p>
    <w:p w:rsidR="000A3AD4" w:rsidRPr="004977D4" w:rsidRDefault="000A3AD4" w:rsidP="000A3AD4">
      <w:pPr>
        <w:pStyle w:val="BodyText"/>
        <w:ind w:firstLine="480"/>
        <w:rPr>
          <w:lang w:eastAsia="zh-CN"/>
        </w:rPr>
      </w:pPr>
      <w:r w:rsidRPr="004977D4">
        <w:rPr>
          <w:lang w:eastAsia="zh-CN"/>
        </w:rPr>
        <w:t>数据驱动的对话管理的相关研究在近几年来发展可以说是突飞猛进，当下流行的深度机器学习也被用于对话管理领域，通过深度神经网络在大型对话语料库上训练对话模型的研究也取得了比较有前景的实验结果</w:t>
      </w:r>
      <w:r w:rsidRPr="004977D4">
        <w:rPr>
          <w:lang w:eastAsia="zh-CN"/>
        </w:rPr>
        <w:t>[</w:t>
      </w:r>
      <w:r w:rsidR="00A14FB4" w:rsidRPr="004977D4">
        <w:fldChar w:fldCharType="begin"/>
      </w:r>
      <w:r w:rsidRPr="004977D4">
        <w:rPr>
          <w:lang w:eastAsia="zh-CN"/>
        </w:rPr>
        <w:instrText>HYPERLINK\l"_bookmark174"</w:instrText>
      </w:r>
      <w:r w:rsidR="00A14FB4" w:rsidRPr="004977D4">
        <w:fldChar w:fldCharType="separate"/>
      </w:r>
      <w:r w:rsidRPr="004977D4">
        <w:rPr>
          <w:lang w:eastAsia="zh-CN"/>
        </w:rPr>
        <w:t>55</w:t>
      </w:r>
      <w:r w:rsidR="00A14FB4" w:rsidRPr="004977D4">
        <w:fldChar w:fldCharType="end"/>
      </w:r>
      <w:r w:rsidRPr="004977D4">
        <w:rPr>
          <w:lang w:eastAsia="zh-CN"/>
        </w:rPr>
        <w:t>,</w:t>
      </w:r>
      <w:r w:rsidR="00A14FB4" w:rsidRPr="004977D4">
        <w:fldChar w:fldCharType="begin"/>
      </w:r>
      <w:r w:rsidRPr="004977D4">
        <w:rPr>
          <w:lang w:eastAsia="zh-CN"/>
        </w:rPr>
        <w:instrText>HYPERLINK\l"_bookmark175"</w:instrText>
      </w:r>
      <w:r w:rsidR="00A14FB4" w:rsidRPr="004977D4">
        <w:fldChar w:fldCharType="separate"/>
      </w:r>
      <w:r w:rsidRPr="004977D4">
        <w:rPr>
          <w:lang w:eastAsia="zh-CN"/>
        </w:rPr>
        <w:t>56</w:t>
      </w:r>
      <w:r w:rsidR="00A14FB4" w:rsidRPr="004977D4">
        <w:fldChar w:fldCharType="end"/>
      </w:r>
      <w:r w:rsidRPr="004977D4">
        <w:rPr>
          <w:lang w:eastAsia="zh-CN"/>
        </w:rPr>
        <w:t>,</w:t>
      </w:r>
      <w:r w:rsidR="00A14FB4" w:rsidRPr="004977D4">
        <w:fldChar w:fldCharType="begin"/>
      </w:r>
      <w:r w:rsidRPr="004977D4">
        <w:rPr>
          <w:lang w:eastAsia="zh-CN"/>
        </w:rPr>
        <w:instrText>HYPERLINK\l"_bookmark176"</w:instrText>
      </w:r>
      <w:r w:rsidR="00A14FB4" w:rsidRPr="004977D4">
        <w:fldChar w:fldCharType="separate"/>
      </w:r>
      <w:r w:rsidRPr="004977D4">
        <w:rPr>
          <w:lang w:eastAsia="zh-CN"/>
        </w:rPr>
        <w:t>57</w:t>
      </w:r>
      <w:r w:rsidR="00A14FB4" w:rsidRPr="004977D4">
        <w:fldChar w:fldCharType="end"/>
      </w:r>
      <w:r w:rsidRPr="004977D4">
        <w:rPr>
          <w:lang w:eastAsia="zh-CN"/>
        </w:rPr>
        <w:t>]</w:t>
      </w:r>
      <w:r w:rsidRPr="004977D4">
        <w:rPr>
          <w:lang w:eastAsia="zh-CN"/>
        </w:rPr>
        <w:t>。近期的相关研究还包括</w:t>
      </w:r>
      <w:r w:rsidRPr="004977D4">
        <w:rPr>
          <w:rFonts w:hint="eastAsia"/>
          <w:lang w:eastAsia="zh-CN"/>
        </w:rPr>
        <w:t>“</w:t>
      </w:r>
      <w:r w:rsidRPr="004977D4">
        <w:rPr>
          <w:lang w:eastAsia="zh-CN"/>
        </w:rPr>
        <w:t>端到端</w:t>
      </w:r>
      <w:r w:rsidRPr="004977D4">
        <w:rPr>
          <w:rFonts w:hint="eastAsia"/>
          <w:lang w:eastAsia="zh-CN"/>
        </w:rPr>
        <w:t>”</w:t>
      </w:r>
      <w:r w:rsidRPr="004977D4">
        <w:rPr>
          <w:lang w:eastAsia="zh-CN"/>
        </w:rPr>
        <w:t>的数据驱动对话管理框架，也就是利用多层次的神经网络对整个对话过程中的每一个组件以及每一个阶段都进行训练，从而得到包含从语音输入到语音输出，以及对话过程中各个阶段的一系列概率模型</w:t>
      </w:r>
      <w:r w:rsidRPr="004977D4">
        <w:rPr>
          <w:lang w:eastAsia="zh-CN"/>
        </w:rPr>
        <w:t>[</w:t>
      </w:r>
      <w:r w:rsidR="00A14FB4" w:rsidRPr="004977D4">
        <w:fldChar w:fldCharType="begin"/>
      </w:r>
      <w:r w:rsidRPr="004977D4">
        <w:rPr>
          <w:lang w:eastAsia="zh-CN"/>
        </w:rPr>
        <w:instrText>HYPERLINK\l"_bookmark177"</w:instrText>
      </w:r>
      <w:r w:rsidR="00A14FB4" w:rsidRPr="004977D4">
        <w:fldChar w:fldCharType="separate"/>
      </w:r>
      <w:r w:rsidRPr="004977D4">
        <w:rPr>
          <w:lang w:eastAsia="zh-CN"/>
        </w:rPr>
        <w:t>58</w:t>
      </w:r>
      <w:r w:rsidR="00A14FB4" w:rsidRPr="004977D4">
        <w:fldChar w:fldCharType="end"/>
      </w:r>
      <w:r w:rsidRPr="004977D4">
        <w:rPr>
          <w:lang w:eastAsia="zh-CN"/>
        </w:rPr>
        <w:t>]</w:t>
      </w:r>
      <w:r w:rsidRPr="004977D4">
        <w:rPr>
          <w:lang w:eastAsia="zh-CN"/>
        </w:rPr>
        <w:t>。然而，这些数据驱动的方法都严重依赖于足够大的数据集，为了取得有价值的实验结果，动辄需要上千万甚至上亿则对话。</w:t>
      </w:r>
    </w:p>
    <w:p w:rsidR="000A3AD4" w:rsidRDefault="000A3AD4" w:rsidP="000A3AD4">
      <w:pPr>
        <w:pStyle w:val="BodyText"/>
        <w:numPr>
          <w:ilvl w:val="0"/>
          <w:numId w:val="5"/>
        </w:numPr>
        <w:ind w:firstLine="480"/>
        <w:rPr>
          <w:lang w:eastAsia="zh-CN"/>
        </w:rPr>
      </w:pPr>
      <w:r>
        <w:rPr>
          <w:lang w:eastAsia="zh-CN"/>
        </w:rPr>
        <w:t>基于混合方法的对话管理</w:t>
      </w:r>
    </w:p>
    <w:p w:rsidR="000A3AD4" w:rsidRDefault="000A3AD4" w:rsidP="000A3AD4">
      <w:pPr>
        <w:pStyle w:val="BodyText"/>
        <w:ind w:firstLine="480"/>
        <w:rPr>
          <w:lang w:eastAsia="zh-CN"/>
        </w:rPr>
      </w:pPr>
      <w:r>
        <w:rPr>
          <w:lang w:eastAsia="zh-CN"/>
        </w:rPr>
        <w:t>为了克服上述提到的基于知识以及数据驱动的对话管理方法中的各种不足，基于混合方法的对话管理的研究逐渐发展起来。</w:t>
      </w:r>
    </w:p>
    <w:p w:rsidR="000A3AD4" w:rsidRPr="00127D2C" w:rsidRDefault="000A3AD4" w:rsidP="000A3AD4">
      <w:pPr>
        <w:pStyle w:val="BodyText"/>
        <w:ind w:firstLine="480"/>
        <w:rPr>
          <w:lang w:eastAsia="zh-CN"/>
        </w:rPr>
      </w:pPr>
      <w:r w:rsidRPr="00127D2C">
        <w:rPr>
          <w:lang w:eastAsia="zh-CN"/>
        </w:rPr>
        <w:t>传统的基于强化学习的对话管理方法需要通过用户和系统的反复交互来学习一个好的对话策略，而且目前的强化学习算法的泛化能力很弱，往往需要通过大量人力去和系统交互或者庞大规模的对话语料库去归纳一个很小语境条件下的对话策略。为了解决该问题，</w:t>
      </w:r>
      <w:r w:rsidR="00A14FB4" w:rsidRPr="00127D2C">
        <w:fldChar w:fldCharType="begin"/>
      </w:r>
      <w:r w:rsidRPr="00127D2C">
        <w:rPr>
          <w:lang w:eastAsia="zh-CN"/>
        </w:rPr>
        <w:instrText>HYPERLINK\l"_bookmark178"</w:instrText>
      </w:r>
      <w:r w:rsidR="00A14FB4" w:rsidRPr="00127D2C">
        <w:fldChar w:fldCharType="separate"/>
      </w:r>
      <w:r w:rsidRPr="00127D2C">
        <w:rPr>
          <w:lang w:eastAsia="zh-CN"/>
        </w:rPr>
        <w:t>[59</w:t>
      </w:r>
      <w:r w:rsidR="00A14FB4" w:rsidRPr="00127D2C">
        <w:fldChar w:fldCharType="end"/>
      </w:r>
      <w:r w:rsidRPr="00127D2C">
        <w:rPr>
          <w:lang w:eastAsia="zh-CN"/>
        </w:rPr>
        <w:t>,</w:t>
      </w:r>
      <w:r w:rsidR="00A14FB4" w:rsidRPr="00127D2C">
        <w:fldChar w:fldCharType="begin"/>
      </w:r>
      <w:r w:rsidRPr="00127D2C">
        <w:rPr>
          <w:lang w:eastAsia="zh-CN"/>
        </w:rPr>
        <w:instrText>HYPERLINK\l"_bookmark179"</w:instrText>
      </w:r>
      <w:r w:rsidR="00A14FB4" w:rsidRPr="00127D2C">
        <w:fldChar w:fldCharType="separate"/>
      </w:r>
      <w:r w:rsidRPr="00127D2C">
        <w:rPr>
          <w:lang w:eastAsia="zh-CN"/>
        </w:rPr>
        <w:t>60</w:t>
      </w:r>
      <w:r w:rsidR="00A14FB4" w:rsidRPr="00127D2C">
        <w:fldChar w:fldCharType="end"/>
      </w:r>
      <w:r w:rsidRPr="00127D2C">
        <w:rPr>
          <w:lang w:eastAsia="zh-CN"/>
        </w:rPr>
        <w:t>]</w:t>
      </w:r>
      <w:r w:rsidRPr="00127D2C">
        <w:rPr>
          <w:lang w:eastAsia="zh-CN"/>
        </w:rPr>
        <w:t>中引入了用户模拟器的技术，也就是说，通过用户模拟器来代替人和对话管理器进行交互。根据有限的真实语料概括学习得到特定的用户模型，用户模拟器可产生大量的模拟对话。除此之外，</w:t>
      </w:r>
      <w:r w:rsidRPr="00127D2C">
        <w:rPr>
          <w:lang w:eastAsia="zh-CN"/>
        </w:rPr>
        <w:t>[</w:t>
      </w:r>
      <w:r w:rsidR="00A14FB4" w:rsidRPr="00127D2C">
        <w:fldChar w:fldCharType="begin"/>
      </w:r>
      <w:r w:rsidRPr="00127D2C">
        <w:rPr>
          <w:lang w:eastAsia="zh-CN"/>
        </w:rPr>
        <w:instrText>HYPERLINK\l"_bookmark180"</w:instrText>
      </w:r>
      <w:r w:rsidR="00A14FB4" w:rsidRPr="00127D2C">
        <w:fldChar w:fldCharType="separate"/>
      </w:r>
      <w:r w:rsidRPr="00127D2C">
        <w:rPr>
          <w:lang w:eastAsia="zh-CN"/>
        </w:rPr>
        <w:t>61</w:t>
      </w:r>
      <w:r w:rsidR="00A14FB4" w:rsidRPr="00127D2C">
        <w:fldChar w:fldCharType="end"/>
      </w:r>
      <w:r w:rsidRPr="00127D2C">
        <w:rPr>
          <w:lang w:eastAsia="zh-CN"/>
        </w:rPr>
        <w:t>]</w:t>
      </w:r>
      <w:r w:rsidRPr="00127D2C">
        <w:rPr>
          <w:lang w:eastAsia="zh-CN"/>
        </w:rPr>
        <w:t>中还提出了将强化学习和有监督学习结合起来并在有限固定的对话语料库上学习和优化对话策略的混合方法，有监督学习的引入在一定程度降低了传统强化学习方法中对巨大对话语料库的需求程度。在该方法中，强化学习用于优化对话策略中对话奖惩的度量，而有监督学习用于指导对学习到的对话策略状态空间的剪枝，从而得到更高效有用的状态空间。</w:t>
      </w:r>
    </w:p>
    <w:p w:rsidR="000A3AD4" w:rsidRPr="00127D2C" w:rsidRDefault="000A3AD4" w:rsidP="000A3AD4">
      <w:pPr>
        <w:pStyle w:val="BodyText"/>
        <w:ind w:firstLine="480"/>
        <w:rPr>
          <w:lang w:eastAsia="zh-CN"/>
        </w:rPr>
      </w:pPr>
      <w:r w:rsidRPr="00127D2C">
        <w:rPr>
          <w:lang w:eastAsia="zh-CN"/>
        </w:rPr>
        <w:t>在传统的</w:t>
      </w:r>
      <w:r w:rsidRPr="00127D2C">
        <w:rPr>
          <w:lang w:eastAsia="zh-CN"/>
        </w:rPr>
        <w:t>POMDP</w:t>
      </w:r>
      <w:r w:rsidRPr="00127D2C">
        <w:rPr>
          <w:lang w:eastAsia="zh-CN"/>
        </w:rPr>
        <w:t>算法中，优化过程可以在任何时刻选择任意的行为，因此，没有简洁易操作的方式引入一些领域相关的常识性知识来约束和指导优化过程。例如，一个医疗相关的对话系统不应该在问病人症状之前就提供用药建议，然而，传统的</w:t>
      </w:r>
      <w:r w:rsidRPr="00127D2C">
        <w:rPr>
          <w:lang w:eastAsia="zh-CN"/>
        </w:rPr>
        <w:t>POMDP</w:t>
      </w:r>
      <w:r w:rsidRPr="00127D2C">
        <w:rPr>
          <w:lang w:eastAsia="zh-CN"/>
        </w:rPr>
        <w:t>算法却不存在直接的方法将该常识引入到优化过程中。近年来，也有相关研究提出来改进该问题，如</w:t>
      </w:r>
      <w:r w:rsidRPr="00127D2C">
        <w:rPr>
          <w:lang w:eastAsia="zh-CN"/>
        </w:rPr>
        <w:t>[</w:t>
      </w:r>
      <w:r w:rsidR="00A14FB4" w:rsidRPr="00127D2C">
        <w:fldChar w:fldCharType="begin"/>
      </w:r>
      <w:r w:rsidRPr="00127D2C">
        <w:rPr>
          <w:lang w:eastAsia="zh-CN"/>
        </w:rPr>
        <w:instrText>HYPERLINK\l"_bookmark166"</w:instrText>
      </w:r>
      <w:r w:rsidR="00A14FB4" w:rsidRPr="00127D2C">
        <w:fldChar w:fldCharType="separate"/>
      </w:r>
      <w:r w:rsidRPr="00127D2C">
        <w:rPr>
          <w:lang w:eastAsia="zh-CN"/>
        </w:rPr>
        <w:t>47</w:t>
      </w:r>
      <w:r w:rsidR="00A14FB4" w:rsidRPr="00127D2C">
        <w:fldChar w:fldCharType="end"/>
      </w:r>
      <w:r w:rsidRPr="00127D2C">
        <w:rPr>
          <w:lang w:eastAsia="zh-CN"/>
        </w:rPr>
        <w:t>,</w:t>
      </w:r>
      <w:r w:rsidR="00A14FB4" w:rsidRPr="00127D2C">
        <w:fldChar w:fldCharType="begin"/>
      </w:r>
      <w:r w:rsidRPr="00127D2C">
        <w:rPr>
          <w:lang w:eastAsia="zh-CN"/>
        </w:rPr>
        <w:instrText>HYPERLINK\l"_bookmark169"</w:instrText>
      </w:r>
      <w:r w:rsidR="00A14FB4" w:rsidRPr="00127D2C">
        <w:fldChar w:fldCharType="separate"/>
      </w:r>
      <w:r w:rsidRPr="00127D2C">
        <w:rPr>
          <w:lang w:eastAsia="zh-CN"/>
        </w:rPr>
        <w:t>50</w:t>
      </w:r>
      <w:r w:rsidR="00A14FB4" w:rsidRPr="00127D2C">
        <w:fldChar w:fldCharType="end"/>
      </w:r>
      <w:r w:rsidRPr="00127D2C">
        <w:rPr>
          <w:lang w:eastAsia="zh-CN"/>
        </w:rPr>
        <w:t>]</w:t>
      </w:r>
      <w:r w:rsidRPr="00127D2C">
        <w:rPr>
          <w:lang w:eastAsia="zh-CN"/>
        </w:rPr>
        <w:t>中提出了在</w:t>
      </w:r>
      <w:r w:rsidRPr="00127D2C">
        <w:rPr>
          <w:lang w:eastAsia="zh-CN"/>
        </w:rPr>
        <w:t>POMDP</w:t>
      </w:r>
      <w:r w:rsidRPr="00127D2C">
        <w:rPr>
          <w:lang w:eastAsia="zh-CN"/>
        </w:rPr>
        <w:t>框架中基于传统规则来约束策略状态中的可能对话行为的集合，这样通过传统规则来对状态空间中的一些不合理的行为进行剪枝，不但加速了强化学习的优化过程，也使优化过程往更可靠的方向进行。</w:t>
      </w:r>
    </w:p>
    <w:p w:rsidR="000A3AD4" w:rsidRPr="004977D4" w:rsidRDefault="000A3AD4" w:rsidP="000A3AD4">
      <w:pPr>
        <w:pStyle w:val="BodyText"/>
        <w:ind w:firstLine="480"/>
        <w:rPr>
          <w:lang w:eastAsia="zh-CN"/>
        </w:rPr>
      </w:pPr>
      <w:r w:rsidRPr="004977D4">
        <w:rPr>
          <w:lang w:eastAsia="zh-CN"/>
        </w:rPr>
        <w:t>目前，传统的基于实例的对话管理方法应用在实用口语对话系统中还存在很多关键问题，比如先验知识的缺乏，语音识别的错误，以及语义解析的不确定性等。针对这些问题，</w:t>
      </w:r>
      <w:r w:rsidRPr="004977D4">
        <w:rPr>
          <w:lang w:eastAsia="zh-CN"/>
        </w:rPr>
        <w:t>[</w:t>
      </w:r>
      <w:r w:rsidR="00A14FB4" w:rsidRPr="004977D4">
        <w:fldChar w:fldCharType="begin"/>
      </w:r>
      <w:r w:rsidRPr="004977D4">
        <w:rPr>
          <w:lang w:eastAsia="zh-CN"/>
        </w:rPr>
        <w:instrText>HYPERLINK\l"_bookmark181"</w:instrText>
      </w:r>
      <w:r w:rsidR="00A14FB4" w:rsidRPr="004977D4">
        <w:fldChar w:fldCharType="separate"/>
      </w:r>
      <w:r w:rsidRPr="004977D4">
        <w:rPr>
          <w:lang w:eastAsia="zh-CN"/>
        </w:rPr>
        <w:t>62</w:t>
      </w:r>
      <w:r w:rsidR="00A14FB4" w:rsidRPr="004977D4">
        <w:fldChar w:fldCharType="end"/>
      </w:r>
      <w:r w:rsidRPr="004977D4">
        <w:rPr>
          <w:lang w:eastAsia="zh-CN"/>
        </w:rPr>
        <w:t>]</w:t>
      </w:r>
      <w:r w:rsidRPr="004977D4">
        <w:rPr>
          <w:lang w:eastAsia="zh-CN"/>
        </w:rPr>
        <w:t>中提出了将对话实例与先验知识同时用在基于实例的对话管理中，从而提高系统的鲁棒性。该方法使用了基于议程的模型，将先验知识表示为议程图，并作为对话管理的子任务流之一来对领域相关的对话控制进行编码。这些先验知识不仅被用于预测系统的下一个对话行为，还通过议程图来跟踪对话状态，以便于处理一些话题焦点转移的意外情况。另外，该方法还通过在话语层次和语篇层次上的打分作为启发，来对当前对话状态下的</w:t>
      </w:r>
      <w:r w:rsidRPr="004977D4">
        <w:rPr>
          <w:lang w:eastAsia="zh-CN"/>
        </w:rPr>
        <w:t>N-best</w:t>
      </w:r>
      <w:r w:rsidRPr="004977D4">
        <w:rPr>
          <w:lang w:eastAsia="zh-CN"/>
        </w:rPr>
        <w:t>的对话行为假设进行重排。</w:t>
      </w:r>
    </w:p>
    <w:p w:rsidR="000A3AD4" w:rsidRPr="004977D4" w:rsidRDefault="000A3AD4" w:rsidP="000A3AD4">
      <w:pPr>
        <w:pStyle w:val="BodyText"/>
        <w:ind w:firstLine="480"/>
        <w:rPr>
          <w:lang w:eastAsia="zh-CN"/>
        </w:rPr>
      </w:pPr>
      <w:r w:rsidRPr="004977D4">
        <w:rPr>
          <w:lang w:eastAsia="zh-CN"/>
        </w:rPr>
        <w:t>基于混合方法的对话管理的最新研究趋势还包括在强化学习模型中引入概率规则的概念，</w:t>
      </w:r>
      <w:r w:rsidR="00A14FB4" w:rsidRPr="004977D4">
        <w:fldChar w:fldCharType="begin"/>
      </w:r>
      <w:r w:rsidRPr="004977D4">
        <w:rPr>
          <w:lang w:eastAsia="zh-CN"/>
        </w:rPr>
        <w:instrText>HYPERLINK\l"_bookmark182"</w:instrText>
      </w:r>
      <w:r w:rsidR="00A14FB4" w:rsidRPr="004977D4">
        <w:fldChar w:fldCharType="separate"/>
      </w:r>
      <w:r w:rsidRPr="004977D4">
        <w:rPr>
          <w:lang w:eastAsia="zh-CN"/>
        </w:rPr>
        <w:t>[63</w:t>
      </w:r>
      <w:r w:rsidR="00A14FB4" w:rsidRPr="004977D4">
        <w:fldChar w:fldCharType="end"/>
      </w:r>
      <w:r w:rsidRPr="004977D4">
        <w:rPr>
          <w:lang w:eastAsia="zh-CN"/>
        </w:rPr>
        <w:t>]</w:t>
      </w:r>
      <w:r w:rsidRPr="004977D4">
        <w:rPr>
          <w:lang w:eastAsia="zh-CN"/>
        </w:rPr>
        <w:t>中将概率规则定义为逻辑条件和概率事件之间的结构映射，并作为高层次的模板用于概率图模型中，其中可能包含未知参数，其值可以通过数据进行贝叶斯推断来估计得出。由于使用了逻辑的抽象化，这些概率规则可以对数据驱动的基于</w:t>
      </w:r>
      <w:r w:rsidRPr="004977D4">
        <w:rPr>
          <w:lang w:eastAsia="zh-CN"/>
        </w:rPr>
        <w:t>POMDP</w:t>
      </w:r>
      <w:r w:rsidRPr="004977D4">
        <w:rPr>
          <w:lang w:eastAsia="zh-CN"/>
        </w:rPr>
        <w:t>的对话管理中使用的概率模型进行编码成更紧凑更可读的形式。在理想情况下他们需要较少的参数估计，因此，与典型的基于</w:t>
      </w:r>
      <w:r w:rsidRPr="004977D4">
        <w:rPr>
          <w:lang w:eastAsia="zh-CN"/>
        </w:rPr>
        <w:t>POMDP</w:t>
      </w:r>
      <w:r w:rsidRPr="004977D4">
        <w:rPr>
          <w:lang w:eastAsia="zh-CN"/>
        </w:rPr>
        <w:t>的对话管理方法相比，要求较少的训练数据，也允许开发者在对话管理过程中使用人工编写的对话控制规则。然而，该方法还未成熟和完善，其实用价值在很大程度上还有待考察。</w:t>
      </w:r>
    </w:p>
    <w:p w:rsidR="000A3AD4" w:rsidRPr="004977D4" w:rsidRDefault="000A3AD4" w:rsidP="000A3AD4">
      <w:pPr>
        <w:pStyle w:val="BodyText"/>
        <w:ind w:firstLine="480"/>
        <w:rPr>
          <w:lang w:eastAsia="zh-CN"/>
        </w:rPr>
      </w:pPr>
      <w:r w:rsidRPr="004977D4">
        <w:rPr>
          <w:lang w:eastAsia="zh-CN"/>
        </w:rPr>
        <w:t>在这些繁多的对话管理研究技术中，本文提出的方法更接近于现有技术中的通用对话建模技术，以及最新的在对话管理中引入概率规则的相关研究。然而，与这些研究又不同，本文由系统的动机出发，结合言语行为以及其他的交际行为与这些动机之间的关系来构建一个相当复杂的对话管理模型。此外，由于使用了基于概率逻辑规则的知识表示方法，本文的认知对话管理框架也能通过观测数据来进行对话模式的自适应。因此，本文的方法可以被认为是基于混合方法的对话管理。从长远角度来看，本文提出的对话管理框架将实现以通过观测数据来进行经验概率分析为主的对话控制，不过目前，我们的研究集中于将其内置的通用对话建模将作为对话</w:t>
      </w:r>
      <w:bookmarkStart w:id="40" w:name="自然语言理解、生成研究综述"/>
      <w:bookmarkEnd w:id="40"/>
      <w:r w:rsidRPr="004977D4">
        <w:rPr>
          <w:lang w:eastAsia="zh-CN"/>
        </w:rPr>
        <w:t>行为控制的主导。</w:t>
      </w:r>
    </w:p>
    <w:p w:rsidR="000A3AD4" w:rsidRPr="004977D4" w:rsidRDefault="000A3AD4" w:rsidP="000A3AD4">
      <w:pPr>
        <w:pStyle w:val="Heading3"/>
        <w:ind w:left="1006"/>
        <w:rPr>
          <w:lang w:eastAsia="zh-CN"/>
        </w:rPr>
      </w:pPr>
      <w:r w:rsidRPr="004977D4">
        <w:rPr>
          <w:rFonts w:hint="eastAsia"/>
          <w:lang w:eastAsia="zh-CN"/>
        </w:rPr>
        <w:t xml:space="preserve">  </w:t>
      </w:r>
      <w:bookmarkStart w:id="41" w:name="_Toc9367"/>
      <w:bookmarkStart w:id="42" w:name="_Toc453623354"/>
      <w:bookmarkStart w:id="43" w:name="_Toc327482421"/>
      <w:r w:rsidRPr="004977D4">
        <w:rPr>
          <w:rFonts w:ascii="宋体" w:eastAsia="宋体" w:hAnsi="宋体" w:cs="宋体" w:hint="eastAsia"/>
          <w:lang w:eastAsia="zh-CN"/>
        </w:rPr>
        <w:t>自然语言理解、生成研究综述</w:t>
      </w:r>
      <w:bookmarkEnd w:id="41"/>
      <w:bookmarkEnd w:id="42"/>
      <w:bookmarkEnd w:id="43"/>
    </w:p>
    <w:p w:rsidR="000A3AD4" w:rsidRPr="004977D4" w:rsidRDefault="00FB6D21" w:rsidP="000A3AD4">
      <w:pPr>
        <w:pStyle w:val="BodyText"/>
        <w:ind w:firstLine="480"/>
        <w:rPr>
          <w:lang w:eastAsia="zh-CN"/>
        </w:rPr>
      </w:pPr>
      <w:r>
        <w:rPr>
          <w:rFonts w:hint="eastAsia"/>
          <w:lang w:eastAsia="zh-CN"/>
        </w:rPr>
        <w:t>认知</w:t>
      </w:r>
      <w:r w:rsidR="000A3AD4" w:rsidRPr="004977D4">
        <w:rPr>
          <w:lang w:eastAsia="zh-CN"/>
        </w:rPr>
        <w:t>对话系统的研究、开发和使用都离不开自然语言理解和自然语言生成的支持，因此本小节将分别对自然语言理解和自然语言生成方面的现有研究技术以及存在的问题等进行简要的回顾。</w:t>
      </w:r>
    </w:p>
    <w:p w:rsidR="000A3AD4" w:rsidRDefault="000A3AD4" w:rsidP="000A3AD4">
      <w:pPr>
        <w:pStyle w:val="BodyText"/>
        <w:numPr>
          <w:ilvl w:val="0"/>
          <w:numId w:val="6"/>
        </w:numPr>
        <w:ind w:firstLine="480"/>
      </w:pPr>
      <w:r>
        <w:t>自然语言理解</w:t>
      </w:r>
    </w:p>
    <w:p w:rsidR="000A3AD4" w:rsidRPr="004977D4" w:rsidRDefault="000A3AD4" w:rsidP="000A3AD4">
      <w:pPr>
        <w:pStyle w:val="BodyText"/>
        <w:ind w:firstLine="480"/>
        <w:rPr>
          <w:lang w:eastAsia="zh-CN"/>
        </w:rPr>
      </w:pPr>
      <w:r w:rsidRPr="004977D4">
        <w:rPr>
          <w:lang w:eastAsia="zh-CN"/>
        </w:rPr>
        <w:t>自然语言理解是自然语言处理（</w:t>
      </w:r>
      <w:r w:rsidRPr="004977D4">
        <w:rPr>
          <w:lang w:eastAsia="zh-CN"/>
        </w:rPr>
        <w:t>NLP</w:t>
      </w:r>
      <w:r w:rsidRPr="004977D4">
        <w:rPr>
          <w:lang w:eastAsia="zh-CN"/>
        </w:rPr>
        <w:t>）的分支领域，它是通过使用软件来理解自然语言的意义（语音，或者本文更关注的</w:t>
      </w:r>
      <w:r w:rsidRPr="004977D4">
        <w:rPr>
          <w:rFonts w:hint="eastAsia"/>
          <w:lang w:eastAsia="zh-CN"/>
        </w:rPr>
        <w:t>“</w:t>
      </w:r>
      <w:r w:rsidRPr="004977D4">
        <w:rPr>
          <w:lang w:eastAsia="zh-CN"/>
        </w:rPr>
        <w:t>文本</w:t>
      </w:r>
      <w:r w:rsidRPr="004977D4">
        <w:rPr>
          <w:rFonts w:hint="eastAsia"/>
          <w:lang w:eastAsia="zh-CN"/>
        </w:rPr>
        <w:t>”</w:t>
      </w:r>
      <w:r w:rsidRPr="004977D4">
        <w:rPr>
          <w:lang w:eastAsia="zh-CN"/>
        </w:rPr>
        <w:t>）。自然语言理解主要是将自然语言转换成抽象的语义形式，以获取语言的含义；或者是转换为某种响应（例如对某个问题的回答），以说明其理解了语言的含义。</w:t>
      </w:r>
    </w:p>
    <w:p w:rsidR="000A3AD4" w:rsidRPr="004977D4" w:rsidRDefault="000A3AD4" w:rsidP="000A3AD4">
      <w:pPr>
        <w:pStyle w:val="BodyText"/>
        <w:ind w:firstLine="480"/>
        <w:rPr>
          <w:lang w:eastAsia="zh-CN"/>
        </w:rPr>
      </w:pPr>
      <w:r w:rsidRPr="004977D4">
        <w:rPr>
          <w:lang w:eastAsia="zh-CN"/>
        </w:rPr>
        <w:t>在</w:t>
      </w:r>
      <w:r w:rsidRPr="004977D4">
        <w:rPr>
          <w:lang w:eastAsia="zh-CN"/>
        </w:rPr>
        <w:t>20</w:t>
      </w:r>
      <w:r w:rsidRPr="004977D4">
        <w:rPr>
          <w:lang w:eastAsia="zh-CN"/>
        </w:rPr>
        <w:t>世纪</w:t>
      </w:r>
      <w:r w:rsidRPr="004977D4">
        <w:rPr>
          <w:lang w:eastAsia="zh-CN"/>
        </w:rPr>
        <w:t>80</w:t>
      </w:r>
      <w:r w:rsidRPr="004977D4">
        <w:rPr>
          <w:lang w:eastAsia="zh-CN"/>
        </w:rPr>
        <w:t>年代之前，自然语言理解的方法通常是基于人工编写的复杂规则。紧随着机器学习技术的发展，基于统计的自然语言理解方法也开始兴起</w:t>
      </w:r>
      <w:r w:rsidRPr="004977D4">
        <w:rPr>
          <w:lang w:eastAsia="zh-CN"/>
        </w:rPr>
        <w:t>[</w:t>
      </w:r>
      <w:r w:rsidR="00A14FB4" w:rsidRPr="004977D4">
        <w:fldChar w:fldCharType="begin"/>
      </w:r>
      <w:r w:rsidRPr="004977D4">
        <w:rPr>
          <w:lang w:eastAsia="zh-CN"/>
        </w:rPr>
        <w:instrText>HYPERLINK\l"_bookmark183"</w:instrText>
      </w:r>
      <w:r w:rsidR="00A14FB4" w:rsidRPr="004977D4">
        <w:fldChar w:fldCharType="separate"/>
      </w:r>
      <w:r w:rsidRPr="004977D4">
        <w:rPr>
          <w:lang w:eastAsia="zh-CN"/>
        </w:rPr>
        <w:t>64</w:t>
      </w:r>
      <w:r w:rsidR="00A14FB4" w:rsidRPr="004977D4">
        <w:fldChar w:fldCharType="end"/>
      </w:r>
      <w:r w:rsidRPr="004977D4">
        <w:rPr>
          <w:lang w:eastAsia="zh-CN"/>
        </w:rPr>
        <w:t>]</w:t>
      </w:r>
      <w:r w:rsidRPr="004977D4">
        <w:rPr>
          <w:lang w:eastAsia="zh-CN"/>
        </w:rPr>
        <w:t>。乔姆斯基的形式语法理论以及摩尔定律使得通过语料库来进行统计学习的自然语言理解技术成为可能</w:t>
      </w:r>
      <w:r w:rsidRPr="004977D4">
        <w:rPr>
          <w:lang w:eastAsia="zh-CN"/>
        </w:rPr>
        <w:t>[</w:t>
      </w:r>
      <w:r w:rsidR="00A14FB4" w:rsidRPr="004977D4">
        <w:fldChar w:fldCharType="begin"/>
      </w:r>
      <w:r w:rsidRPr="004977D4">
        <w:rPr>
          <w:lang w:eastAsia="zh-CN"/>
        </w:rPr>
        <w:instrText>HYPERLINK\l"_bookmark184"</w:instrText>
      </w:r>
      <w:r w:rsidR="00A14FB4" w:rsidRPr="004977D4">
        <w:fldChar w:fldCharType="separate"/>
      </w:r>
      <w:r w:rsidRPr="004977D4">
        <w:rPr>
          <w:lang w:eastAsia="zh-CN"/>
        </w:rPr>
        <w:t>65</w:t>
      </w:r>
      <w:r w:rsidR="00A14FB4" w:rsidRPr="004977D4">
        <w:fldChar w:fldCharType="end"/>
      </w:r>
      <w:r w:rsidRPr="004977D4">
        <w:rPr>
          <w:lang w:eastAsia="zh-CN"/>
        </w:rPr>
        <w:t>]</w:t>
      </w:r>
      <w:r w:rsidRPr="004977D4">
        <w:rPr>
          <w:lang w:eastAsia="zh-CN"/>
        </w:rPr>
        <w:t>。近些年来，越来越多的相关研究投入到无监督学习或者半监督学习方法上，这些技术能使自然语言理解不那么依靠需要大量人力获得的人工标注的语料库。一般来说，与有监督学习相比，无监督学习或者半监督学习的难度相当大</w:t>
      </w:r>
      <w:r w:rsidRPr="004977D4">
        <w:rPr>
          <w:lang w:eastAsia="zh-CN"/>
        </w:rPr>
        <w:t>[</w:t>
      </w:r>
      <w:r w:rsidR="00A14FB4" w:rsidRPr="004977D4">
        <w:fldChar w:fldCharType="begin"/>
      </w:r>
      <w:r w:rsidRPr="004977D4">
        <w:rPr>
          <w:lang w:eastAsia="zh-CN"/>
        </w:rPr>
        <w:instrText>HYPERLINK\l"_bookmark184"</w:instrText>
      </w:r>
      <w:r w:rsidR="00A14FB4" w:rsidRPr="004977D4">
        <w:fldChar w:fldCharType="separate"/>
      </w:r>
      <w:r w:rsidRPr="004977D4">
        <w:rPr>
          <w:lang w:eastAsia="zh-CN"/>
        </w:rPr>
        <w:t>65</w:t>
      </w:r>
      <w:r w:rsidR="00A14FB4" w:rsidRPr="004977D4">
        <w:fldChar w:fldCharType="end"/>
      </w:r>
      <w:r w:rsidRPr="004977D4">
        <w:rPr>
          <w:lang w:eastAsia="zh-CN"/>
        </w:rPr>
        <w:t>]</w:t>
      </w:r>
      <w:r w:rsidRPr="004977D4">
        <w:rPr>
          <w:lang w:eastAsia="zh-CN"/>
        </w:rPr>
        <w:t>。</w:t>
      </w:r>
    </w:p>
    <w:p w:rsidR="000A3AD4" w:rsidRPr="004977D4" w:rsidRDefault="000A3AD4" w:rsidP="000A3AD4">
      <w:pPr>
        <w:pStyle w:val="BodyText"/>
        <w:ind w:firstLine="480"/>
        <w:rPr>
          <w:lang w:eastAsia="zh-CN"/>
        </w:rPr>
      </w:pPr>
      <w:r w:rsidRPr="004977D4">
        <w:rPr>
          <w:lang w:eastAsia="zh-CN"/>
        </w:rPr>
        <w:t>在目前主流的对话系统中，自然语言理解模块通常通过以下流程逐步完成：词法分析、句法分析、语义关系抽取、语义理解。词法分析主要是将字符序列转换为标记序列的过程，并非本文的研究内容，因此这里从其他几方面来介绍各流程的研究现状。</w:t>
      </w:r>
    </w:p>
    <w:p w:rsidR="000A3AD4" w:rsidRDefault="000A3AD4" w:rsidP="000A3AD4">
      <w:pPr>
        <w:pStyle w:val="BodyText"/>
        <w:numPr>
          <w:ilvl w:val="0"/>
          <w:numId w:val="7"/>
        </w:numPr>
        <w:ind w:firstLine="480"/>
      </w:pPr>
      <w:r>
        <w:t>句法分析</w:t>
      </w:r>
    </w:p>
    <w:p w:rsidR="000A3AD4" w:rsidRPr="004977D4" w:rsidRDefault="000A3AD4" w:rsidP="000A3AD4">
      <w:pPr>
        <w:pStyle w:val="BodyText"/>
        <w:ind w:firstLine="480"/>
        <w:rPr>
          <w:lang w:eastAsia="zh-CN"/>
        </w:rPr>
      </w:pPr>
      <w:r w:rsidRPr="004977D4">
        <w:rPr>
          <w:rFonts w:hint="eastAsia"/>
          <w:lang w:eastAsia="zh-CN"/>
        </w:rPr>
        <w:t>通常自然语言理解是通过对句子的某些，或全部句法法进行分析来完成的。大量的形式化体系和算法通过特定的语法体系对句子的句法结构进行解析。大体来说，主流的句法分析包括“依存句法分析”</w:t>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HYPERLINK\l"_bookmark185"</w:instrText>
      </w:r>
      <w:r w:rsidR="00A14FB4" w:rsidRPr="004977D4">
        <w:rPr>
          <w:rFonts w:hint="eastAsia"/>
        </w:rPr>
        <w:fldChar w:fldCharType="separate"/>
      </w:r>
      <w:r w:rsidRPr="004977D4">
        <w:rPr>
          <w:rFonts w:hint="eastAsia"/>
          <w:lang w:eastAsia="zh-CN"/>
        </w:rPr>
        <w:t>66</w:t>
      </w:r>
      <w:r w:rsidR="00A14FB4" w:rsidRPr="004977D4">
        <w:rPr>
          <w:rFonts w:hint="eastAsia"/>
        </w:rPr>
        <w:fldChar w:fldCharType="end"/>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HYPERLINK\l"_bookmark186"</w:instrText>
      </w:r>
      <w:r w:rsidR="00A14FB4" w:rsidRPr="004977D4">
        <w:rPr>
          <w:rFonts w:hint="eastAsia"/>
        </w:rPr>
        <w:fldChar w:fldCharType="separate"/>
      </w:r>
      <w:r w:rsidRPr="004977D4">
        <w:rPr>
          <w:rFonts w:hint="eastAsia"/>
          <w:lang w:eastAsia="zh-CN"/>
        </w:rPr>
        <w:t>67</w:t>
      </w:r>
      <w:r w:rsidR="00A14FB4" w:rsidRPr="004977D4">
        <w:rPr>
          <w:rFonts w:hint="eastAsia"/>
        </w:rPr>
        <w:fldChar w:fldCharType="end"/>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HYPERLINK\l"_bookmark187"</w:instrText>
      </w:r>
      <w:r w:rsidR="00A14FB4" w:rsidRPr="004977D4">
        <w:rPr>
          <w:rFonts w:hint="eastAsia"/>
        </w:rPr>
        <w:fldChar w:fldCharType="separate"/>
      </w:r>
      <w:r w:rsidRPr="004977D4">
        <w:rPr>
          <w:rFonts w:hint="eastAsia"/>
          <w:lang w:eastAsia="zh-CN"/>
        </w:rPr>
        <w:t>68</w:t>
      </w:r>
      <w:r w:rsidR="00A14FB4" w:rsidRPr="004977D4">
        <w:rPr>
          <w:rFonts w:hint="eastAsia"/>
        </w:rPr>
        <w:fldChar w:fldCharType="end"/>
      </w:r>
      <w:r w:rsidRPr="004977D4">
        <w:rPr>
          <w:rFonts w:hint="eastAsia"/>
          <w:lang w:eastAsia="zh-CN"/>
        </w:rPr>
        <w:t>]</w:t>
      </w:r>
      <w:r w:rsidRPr="004977D4">
        <w:rPr>
          <w:rFonts w:hint="eastAsia"/>
          <w:lang w:eastAsia="zh-CN"/>
        </w:rPr>
        <w:t>以及“短语结构句法分析”</w:t>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HYPERLINK\l"_bookmark188"</w:instrText>
      </w:r>
      <w:r w:rsidR="00A14FB4" w:rsidRPr="004977D4">
        <w:rPr>
          <w:rFonts w:hint="eastAsia"/>
        </w:rPr>
        <w:fldChar w:fldCharType="separate"/>
      </w:r>
      <w:r w:rsidRPr="004977D4">
        <w:rPr>
          <w:rFonts w:hint="eastAsia"/>
          <w:lang w:eastAsia="zh-CN"/>
        </w:rPr>
        <w:t>69</w:t>
      </w:r>
      <w:r w:rsidR="00A14FB4" w:rsidRPr="004977D4">
        <w:rPr>
          <w:rFonts w:hint="eastAsia"/>
        </w:rPr>
        <w:fldChar w:fldCharType="end"/>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HYPERLINK\l"_bookmark189"</w:instrText>
      </w:r>
      <w:r w:rsidR="00A14FB4" w:rsidRPr="004977D4">
        <w:rPr>
          <w:rFonts w:hint="eastAsia"/>
        </w:rPr>
        <w:fldChar w:fldCharType="separate"/>
      </w:r>
      <w:r w:rsidRPr="004977D4">
        <w:rPr>
          <w:rFonts w:hint="eastAsia"/>
          <w:lang w:eastAsia="zh-CN"/>
        </w:rPr>
        <w:t>70</w:t>
      </w:r>
      <w:r w:rsidR="00A14FB4" w:rsidRPr="004977D4">
        <w:rPr>
          <w:rFonts w:hint="eastAsia"/>
        </w:rPr>
        <w:fldChar w:fldCharType="end"/>
      </w:r>
      <w:r w:rsidRPr="004977D4">
        <w:rPr>
          <w:rFonts w:hint="eastAsia"/>
          <w:lang w:eastAsia="zh-CN"/>
        </w:rPr>
        <w:t>]</w:t>
      </w:r>
      <w:r w:rsidRPr="004977D4">
        <w:rPr>
          <w:rFonts w:hint="eastAsia"/>
          <w:lang w:eastAsia="zh-CN"/>
        </w:rPr>
        <w:t>。短语结构句法分析依据短语结构文法</w:t>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HYPERLINK\l"_bookmark190"</w:instrText>
      </w:r>
      <w:r w:rsidR="00A14FB4" w:rsidRPr="004977D4">
        <w:rPr>
          <w:rFonts w:hint="eastAsia"/>
        </w:rPr>
        <w:fldChar w:fldCharType="separate"/>
      </w:r>
      <w:r w:rsidRPr="004977D4">
        <w:rPr>
          <w:rFonts w:hint="eastAsia"/>
          <w:lang w:eastAsia="zh-CN"/>
        </w:rPr>
        <w:t>71</w:t>
      </w:r>
      <w:r w:rsidR="00A14FB4" w:rsidRPr="004977D4">
        <w:rPr>
          <w:rFonts w:hint="eastAsia"/>
        </w:rPr>
        <w:fldChar w:fldCharType="end"/>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HYPERLINK\l"_bookmark191"</w:instrText>
      </w:r>
      <w:r w:rsidR="00A14FB4" w:rsidRPr="004977D4">
        <w:rPr>
          <w:rFonts w:hint="eastAsia"/>
        </w:rPr>
        <w:fldChar w:fldCharType="separate"/>
      </w:r>
      <w:r w:rsidRPr="004977D4">
        <w:rPr>
          <w:rFonts w:hint="eastAsia"/>
          <w:lang w:eastAsia="zh-CN"/>
        </w:rPr>
        <w:t>72</w:t>
      </w:r>
      <w:r w:rsidR="00A14FB4" w:rsidRPr="004977D4">
        <w:rPr>
          <w:rFonts w:hint="eastAsia"/>
        </w:rPr>
        <w:fldChar w:fldCharType="end"/>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HYPERLINK\l"_bookmark192"</w:instrText>
      </w:r>
      <w:r w:rsidR="00A14FB4" w:rsidRPr="004977D4">
        <w:rPr>
          <w:rFonts w:hint="eastAsia"/>
        </w:rPr>
        <w:fldChar w:fldCharType="separate"/>
      </w:r>
      <w:r w:rsidRPr="004977D4">
        <w:rPr>
          <w:rFonts w:hint="eastAsia"/>
          <w:lang w:eastAsia="zh-CN"/>
        </w:rPr>
        <w:t>73</w:t>
      </w:r>
      <w:r w:rsidR="00A14FB4" w:rsidRPr="004977D4">
        <w:rPr>
          <w:rFonts w:hint="eastAsia"/>
        </w:rPr>
        <w:fldChar w:fldCharType="end"/>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HYPERLINK\l"_bookmark193"</w:instrText>
      </w:r>
      <w:r w:rsidR="00A14FB4" w:rsidRPr="004977D4">
        <w:rPr>
          <w:rFonts w:hint="eastAsia"/>
        </w:rPr>
        <w:fldChar w:fldCharType="separate"/>
      </w:r>
      <w:r w:rsidRPr="004977D4">
        <w:rPr>
          <w:rFonts w:hint="eastAsia"/>
          <w:lang w:eastAsia="zh-CN"/>
        </w:rPr>
        <w:t>74</w:t>
      </w:r>
      <w:r w:rsidR="00A14FB4" w:rsidRPr="004977D4">
        <w:rPr>
          <w:rFonts w:hint="eastAsia"/>
        </w:rPr>
        <w:fldChar w:fldCharType="end"/>
      </w:r>
      <w:r w:rsidRPr="004977D4">
        <w:rPr>
          <w:rFonts w:hint="eastAsia"/>
          <w:lang w:eastAsia="zh-CN"/>
        </w:rPr>
        <w:t>]</w:t>
      </w:r>
      <w:r w:rsidRPr="004977D4">
        <w:rPr>
          <w:rFonts w:hint="eastAsia"/>
          <w:lang w:eastAsia="zh-CN"/>
        </w:rPr>
        <w:t>，首先对句子进行短语分析，然后指出单词和短语之间的关系，以及短语之间的关系；而依存句法分析依据依存文法</w:t>
      </w:r>
      <w:r w:rsidRPr="004977D4">
        <w:rPr>
          <w:rFonts w:hint="eastAsia"/>
          <w:lang w:eastAsia="zh-CN"/>
        </w:rPr>
        <w:t>[</w:t>
      </w:r>
      <w:r w:rsidR="00A14FB4" w:rsidRPr="004977D4">
        <w:rPr>
          <w:rFonts w:hint="eastAsia"/>
        </w:rPr>
        <w:fldChar w:fldCharType="begin"/>
      </w:r>
      <w:r w:rsidRPr="004977D4">
        <w:rPr>
          <w:rFonts w:hint="eastAsia"/>
          <w:lang w:eastAsia="zh-CN"/>
        </w:rPr>
        <w:instrText>HYPERLINK\l"_bookmark194"</w:instrText>
      </w:r>
      <w:r w:rsidR="00A14FB4" w:rsidRPr="004977D4">
        <w:rPr>
          <w:rFonts w:hint="eastAsia"/>
        </w:rPr>
        <w:fldChar w:fldCharType="separate"/>
      </w:r>
      <w:r w:rsidRPr="004977D4">
        <w:rPr>
          <w:rFonts w:hint="eastAsia"/>
          <w:lang w:eastAsia="zh-CN"/>
        </w:rPr>
        <w:t>75</w:t>
      </w:r>
      <w:r w:rsidR="00A14FB4" w:rsidRPr="004977D4">
        <w:rPr>
          <w:rFonts w:hint="eastAsia"/>
        </w:rPr>
        <w:fldChar w:fldCharType="end"/>
      </w:r>
      <w:r w:rsidRPr="004977D4">
        <w:rPr>
          <w:rFonts w:hint="eastAsia"/>
          <w:lang w:eastAsia="zh-CN"/>
        </w:rPr>
        <w:t>?]</w:t>
      </w:r>
      <w:r w:rsidRPr="004977D4">
        <w:rPr>
          <w:rFonts w:hint="eastAsia"/>
          <w:lang w:eastAsia="zh-CN"/>
        </w:rPr>
        <w:t>，仅仅在句子中的单词之间标注（有标记的）连接关系。依存句法分析是我们要在本文中探讨的语法类型。这里的“依存”是指语言单位（如单词）由有向链接相互联系在一起。一般来说，在依存语法中，（限定）动词被视为句子或子句结构的中心，其它所有句法单位（单词）是直接或间接地与动词通过有向链接相连。这种有向链接被称为“依存”。句子结构是由一个词（中心词）与它的依存词之间的关系而决定的。“依存”关系是一对一的对应关系：对于句子中的每个元素（例如：单词或语素）来说，实际上句子中都有一个与其相对应的节点。这种一对一的对应关系决定了“依存语法”就是单词（或语素）的语法。所有的句子都有元素和将元素组成结构的依存关系，这种情况应该与短语结构语法的“成分关系”进行比较，“成分关系”是一对一，或一对多的对应关系，也就是说，对于句子中的每个元素来说，有一个或多个与其对应的节点。这种不同带来的结果是：相比短语结构，依存结构非常紧凑，因为它往往包含很多小的节点。从计算机处理的角度来说，这种简洁的结构是有益的。</w:t>
      </w:r>
    </w:p>
    <w:p w:rsidR="000A3AD4" w:rsidRDefault="000A3AD4" w:rsidP="000A3AD4">
      <w:pPr>
        <w:pStyle w:val="BodyText"/>
        <w:numPr>
          <w:ilvl w:val="0"/>
          <w:numId w:val="7"/>
        </w:numPr>
        <w:ind w:firstLine="480"/>
      </w:pPr>
      <w:r>
        <w:t>关系抽取</w:t>
      </w:r>
    </w:p>
    <w:p w:rsidR="000A3AD4" w:rsidRPr="004977D4" w:rsidRDefault="000A3AD4" w:rsidP="000A3AD4">
      <w:pPr>
        <w:pStyle w:val="BodyText"/>
        <w:ind w:firstLine="480"/>
        <w:rPr>
          <w:lang w:eastAsia="zh-CN"/>
        </w:rPr>
      </w:pPr>
      <w:r w:rsidRPr="004977D4">
        <w:rPr>
          <w:rFonts w:hint="eastAsia"/>
          <w:lang w:eastAsia="zh-CN"/>
        </w:rPr>
        <w:t>自然语言理解中的一个重要方向是关系抽取。在</w:t>
      </w:r>
      <w:r w:rsidRPr="004977D4">
        <w:rPr>
          <w:rFonts w:hint="eastAsia"/>
          <w:lang w:eastAsia="zh-CN"/>
        </w:rPr>
        <w:t>NLP</w:t>
      </w:r>
      <w:r w:rsidRPr="004977D4">
        <w:rPr>
          <w:rFonts w:hint="eastAsia"/>
          <w:lang w:eastAsia="zh-CN"/>
        </w:rPr>
        <w:t>领域中，关系抽取已成为一个重要的研究方向，一方面是因为它的实际应用价值，另一方面因为它被看做是语义分析的一部分，而且是目前的技术相对容易实现的那部分。到目前为止，吸引最多注意力的关系抽取是命名实体之间的关系识别，例如：“个人从属关系”和“组织地址关系”。一般来说，关系可以由一个元组的形式来定义的，</w:t>
      </w:r>
      <w:r w:rsidRPr="004977D4">
        <w:rPr>
          <w:rFonts w:hint="eastAsia"/>
          <w:lang w:eastAsia="zh-CN"/>
        </w:rPr>
        <w:t>t=(e1,e2,...,en)</w:t>
      </w:r>
      <w:r w:rsidRPr="004977D4">
        <w:rPr>
          <w:rFonts w:hint="eastAsia"/>
          <w:lang w:eastAsia="zh-CN"/>
        </w:rPr>
        <w:t>。在这里，</w:t>
      </w:r>
      <w:r w:rsidRPr="004977D4">
        <w:rPr>
          <w:rFonts w:hint="eastAsia"/>
          <w:lang w:eastAsia="zh-CN"/>
        </w:rPr>
        <w:t>ei</w:t>
      </w:r>
      <w:r w:rsidRPr="004977D4">
        <w:rPr>
          <w:rFonts w:hint="eastAsia"/>
          <w:lang w:eastAsia="zh-CN"/>
        </w:rPr>
        <w:t>是文本中预定义关系</w:t>
      </w:r>
      <w:r w:rsidRPr="004977D4">
        <w:rPr>
          <w:rFonts w:hint="eastAsia"/>
          <w:lang w:eastAsia="zh-CN"/>
        </w:rPr>
        <w:t>r</w:t>
      </w:r>
      <w:r w:rsidRPr="004977D4">
        <w:rPr>
          <w:rFonts w:hint="eastAsia"/>
          <w:lang w:eastAsia="zh-CN"/>
        </w:rPr>
        <w:t>的实体。大多数关系抽取系统主要关注二元关系的抽取。例如：</w:t>
      </w:r>
    </w:p>
    <w:p w:rsidR="000A3AD4" w:rsidRPr="00127D2C" w:rsidRDefault="000A3AD4" w:rsidP="000C6FE5">
      <w:pPr>
        <w:ind w:leftChars="1600" w:left="2614"/>
        <w:rPr>
          <w:rFonts w:ascii="Times New Roman" w:eastAsia="仿宋" w:hAnsi="Times New Roman" w:cs="Times New Roman"/>
          <w:szCs w:val="21"/>
          <w:lang w:eastAsia="zh-CN"/>
        </w:rPr>
      </w:pPr>
      <w:r w:rsidRPr="00127D2C">
        <w:rPr>
          <w:rFonts w:ascii="宋体" w:eastAsia="宋体" w:hAnsi="宋体" w:cs="宋体" w:hint="eastAsia"/>
          <w:szCs w:val="21"/>
          <w:lang w:eastAsia="zh-CN"/>
        </w:rPr>
        <w:t>位于（厦门，中</w:t>
      </w:r>
      <w:r w:rsidRPr="00127D2C">
        <w:rPr>
          <w:rFonts w:ascii="宋体" w:eastAsia="宋体" w:hAnsi="宋体" w:cs="宋体" w:hint="eastAsia"/>
          <w:spacing w:val="-1"/>
          <w:szCs w:val="21"/>
          <w:lang w:eastAsia="zh-CN"/>
        </w:rPr>
        <w:t>国</w:t>
      </w:r>
      <w:r w:rsidRPr="00127D2C">
        <w:rPr>
          <w:rFonts w:ascii="宋体" w:eastAsia="宋体" w:hAnsi="宋体" w:cs="宋体" w:hint="eastAsia"/>
          <w:szCs w:val="21"/>
          <w:lang w:eastAsia="zh-CN"/>
        </w:rPr>
        <w:t>）</w:t>
      </w:r>
    </w:p>
    <w:p w:rsidR="000A3AD4" w:rsidRPr="00127D2C" w:rsidRDefault="000A3AD4" w:rsidP="000C6FE5">
      <w:pPr>
        <w:ind w:leftChars="1600" w:left="2614"/>
        <w:rPr>
          <w:rFonts w:ascii="Times New Roman" w:eastAsia="仿宋" w:hAnsi="Times New Roman" w:cs="Times New Roman"/>
          <w:szCs w:val="21"/>
          <w:lang w:eastAsia="zh-CN"/>
        </w:rPr>
      </w:pPr>
      <w:r w:rsidRPr="00127D2C">
        <w:rPr>
          <w:rFonts w:ascii="Times New Roman" w:eastAsia="仿宋" w:hAnsi="Times New Roman" w:cs="Times New Roman"/>
          <w:szCs w:val="21"/>
          <w:lang w:eastAsia="zh-CN"/>
        </w:rPr>
        <w:t>father-of(Richard</w:t>
      </w:r>
      <w:r w:rsidRPr="00127D2C">
        <w:rPr>
          <w:rFonts w:ascii="Times New Roman" w:eastAsia="仿宋" w:hAnsi="Times New Roman" w:cs="Times New Roman"/>
          <w:spacing w:val="23"/>
          <w:szCs w:val="21"/>
          <w:lang w:eastAsia="zh-CN"/>
        </w:rPr>
        <w:t xml:space="preserve"> </w:t>
      </w:r>
      <w:r w:rsidRPr="00127D2C">
        <w:rPr>
          <w:rFonts w:ascii="Times New Roman" w:eastAsia="仿宋" w:hAnsi="Times New Roman" w:cs="Times New Roman"/>
          <w:szCs w:val="21"/>
          <w:lang w:eastAsia="zh-CN"/>
        </w:rPr>
        <w:t>Li,Li</w:t>
      </w:r>
      <w:r w:rsidRPr="00127D2C">
        <w:rPr>
          <w:rFonts w:ascii="Times New Roman" w:eastAsia="仿宋" w:hAnsi="Times New Roman" w:cs="Times New Roman"/>
          <w:spacing w:val="23"/>
          <w:szCs w:val="21"/>
          <w:lang w:eastAsia="zh-CN"/>
        </w:rPr>
        <w:t xml:space="preserve"> </w:t>
      </w:r>
      <w:r w:rsidRPr="00127D2C">
        <w:rPr>
          <w:rFonts w:ascii="Times New Roman" w:eastAsia="仿宋" w:hAnsi="Times New Roman" w:cs="Times New Roman"/>
          <w:szCs w:val="21"/>
          <w:lang w:eastAsia="zh-CN"/>
        </w:rPr>
        <w:t>Ka-Shing)</w:t>
      </w:r>
    </w:p>
    <w:p w:rsidR="000A3AD4" w:rsidRDefault="000A3AD4" w:rsidP="000A3AD4">
      <w:pPr>
        <w:spacing w:before="9" w:line="120" w:lineRule="exact"/>
        <w:rPr>
          <w:sz w:val="12"/>
          <w:szCs w:val="12"/>
          <w:lang w:eastAsia="zh-CN"/>
        </w:rPr>
      </w:pPr>
    </w:p>
    <w:p w:rsidR="000A3AD4" w:rsidRPr="004977D4" w:rsidRDefault="000A3AD4" w:rsidP="000A3AD4">
      <w:pPr>
        <w:pStyle w:val="BodyText"/>
        <w:ind w:firstLine="480"/>
        <w:rPr>
          <w:lang w:eastAsia="zh-CN"/>
        </w:rPr>
      </w:pPr>
      <w:r w:rsidRPr="004977D4">
        <w:rPr>
          <w:rFonts w:hint="eastAsia"/>
          <w:lang w:eastAsia="zh-CN"/>
        </w:rPr>
        <w:t>抽取“高阶关系”也非常有意义。例如这个句子：”</w:t>
      </w:r>
      <w:r w:rsidRPr="004977D4">
        <w:rPr>
          <w:rFonts w:hint="eastAsia"/>
          <w:lang w:eastAsia="zh-CN"/>
        </w:rPr>
        <w:t>At codons 12,the occurence of point mutations from G to T were observed</w:t>
      </w:r>
      <w:r w:rsidRPr="004977D4">
        <w:rPr>
          <w:rFonts w:hint="eastAsia"/>
          <w:lang w:eastAsia="zh-CN"/>
        </w:rPr>
        <w:t>”</w:t>
      </w:r>
      <w:r w:rsidRPr="004977D4">
        <w:rPr>
          <w:rFonts w:hint="eastAsia"/>
          <w:lang w:eastAsia="zh-CN"/>
        </w:rPr>
        <w:t>(</w:t>
      </w:r>
      <w:r w:rsidRPr="004977D4">
        <w:rPr>
          <w:rFonts w:hint="eastAsia"/>
          <w:lang w:eastAsia="zh-CN"/>
        </w:rPr>
        <w:t>“在密码子</w:t>
      </w:r>
      <w:r w:rsidRPr="004977D4">
        <w:rPr>
          <w:rFonts w:hint="eastAsia"/>
          <w:lang w:eastAsia="zh-CN"/>
        </w:rPr>
        <w:t>12</w:t>
      </w:r>
      <w:r w:rsidRPr="004977D4">
        <w:rPr>
          <w:rFonts w:hint="eastAsia"/>
          <w:lang w:eastAsia="zh-CN"/>
        </w:rPr>
        <w:t>，观察到从</w:t>
      </w:r>
      <w:r w:rsidRPr="004977D4">
        <w:rPr>
          <w:rFonts w:hint="eastAsia"/>
          <w:lang w:eastAsia="zh-CN"/>
        </w:rPr>
        <w:t>G</w:t>
      </w:r>
      <w:r w:rsidRPr="004977D4">
        <w:rPr>
          <w:rFonts w:hint="eastAsia"/>
          <w:lang w:eastAsia="zh-CN"/>
        </w:rPr>
        <w:t>到</w:t>
      </w:r>
      <w:r w:rsidRPr="004977D4">
        <w:rPr>
          <w:rFonts w:hint="eastAsia"/>
          <w:lang w:eastAsia="zh-CN"/>
        </w:rPr>
        <w:t>T</w:t>
      </w:r>
      <w:r w:rsidRPr="004977D4">
        <w:rPr>
          <w:rFonts w:hint="eastAsia"/>
          <w:lang w:eastAsia="zh-CN"/>
        </w:rPr>
        <w:t>的点突变”</w:t>
      </w:r>
      <w:r w:rsidRPr="004977D4">
        <w:rPr>
          <w:rFonts w:hint="eastAsia"/>
          <w:lang w:eastAsia="zh-CN"/>
        </w:rPr>
        <w:t>)</w:t>
      </w:r>
      <w:r w:rsidRPr="004977D4">
        <w:rPr>
          <w:rFonts w:hint="eastAsia"/>
          <w:lang w:eastAsia="zh-CN"/>
        </w:rPr>
        <w:t>。句子中出现了一个</w:t>
      </w:r>
      <w:r w:rsidRPr="004977D4">
        <w:rPr>
          <w:rFonts w:hint="eastAsia"/>
          <w:lang w:eastAsia="zh-CN"/>
        </w:rPr>
        <w:t>4</w:t>
      </w:r>
      <w:r w:rsidRPr="004977D4">
        <w:rPr>
          <w:rFonts w:hint="eastAsia"/>
          <w:lang w:eastAsia="zh-CN"/>
        </w:rPr>
        <w:t>进制生物医学关系，可以描述为：</w:t>
      </w:r>
    </w:p>
    <w:p w:rsidR="000A3AD4" w:rsidRPr="00127D2C" w:rsidRDefault="000A3AD4" w:rsidP="000A3AD4">
      <w:pPr>
        <w:jc w:val="center"/>
        <w:rPr>
          <w:rFonts w:ascii="Times New Roman" w:eastAsia="Lucida Console" w:hAnsi="Times New Roman" w:cs="Times New Roman"/>
          <w:szCs w:val="21"/>
        </w:rPr>
      </w:pPr>
      <w:r w:rsidRPr="00127D2C">
        <w:rPr>
          <w:rFonts w:ascii="Times New Roman" w:eastAsia="Lucida Console" w:hAnsi="Times New Roman" w:cs="Times New Roman"/>
          <w:szCs w:val="21"/>
        </w:rPr>
        <w:t>point mutation(codon,12,G,T)</w:t>
      </w:r>
    </w:p>
    <w:p w:rsidR="000A3AD4" w:rsidRPr="004977D4" w:rsidRDefault="000A3AD4" w:rsidP="000A3AD4">
      <w:pPr>
        <w:pStyle w:val="BodyText"/>
        <w:ind w:firstLine="480"/>
        <w:rPr>
          <w:lang w:eastAsia="zh-CN"/>
        </w:rPr>
      </w:pPr>
      <w:r w:rsidRPr="004977D4">
        <w:rPr>
          <w:rFonts w:hint="eastAsia"/>
          <w:lang w:eastAsia="zh-CN"/>
        </w:rPr>
        <w:t>目前人们普遍视“关系抽取”为一个有监督分类问题，它从一个语料库开始（语料库中包含由人类标记的相关语义关系），然后利用统计方法来对标记的关系建模，并学习出适合应用于其它文本的统计模型。目前，关系抽取系统的主要限制在句子层面上运用。事实上，关系可能跨越句子，甚至贯穿不同的文件。然而，解决这一问题需要一定的常识和非常灵活的知识表示。本文的研究也无法直接解决这一问题，但我们相信：通过将句子意义映射为通用的知识表示，我们已经奠定了解决问题的基础。在这种知识表示中，跨句或跨文本的通用联系和推理是可以被实现的。</w:t>
      </w:r>
    </w:p>
    <w:p w:rsidR="000A3AD4" w:rsidRDefault="000A3AD4" w:rsidP="000A3AD4">
      <w:pPr>
        <w:pStyle w:val="BodyText"/>
        <w:numPr>
          <w:ilvl w:val="0"/>
          <w:numId w:val="7"/>
        </w:numPr>
        <w:ind w:firstLine="480"/>
      </w:pPr>
      <w:r>
        <w:t>流结构语法</w:t>
      </w:r>
    </w:p>
    <w:p w:rsidR="000A3AD4" w:rsidRPr="004977D4" w:rsidRDefault="000A3AD4" w:rsidP="000A3AD4">
      <w:pPr>
        <w:pStyle w:val="BodyText"/>
        <w:ind w:firstLine="480"/>
        <w:rPr>
          <w:lang w:eastAsia="zh-CN"/>
        </w:rPr>
      </w:pPr>
      <w:r w:rsidRPr="004977D4">
        <w:rPr>
          <w:rFonts w:hint="eastAsia"/>
          <w:lang w:eastAsia="zh-CN"/>
        </w:rPr>
        <w:t>将流结构语法（</w:t>
      </w:r>
      <w:r w:rsidRPr="004977D4">
        <w:rPr>
          <w:rFonts w:hint="eastAsia"/>
          <w:lang w:eastAsia="zh-CN"/>
        </w:rPr>
        <w:t>FCG</w:t>
      </w:r>
      <w:r w:rsidRPr="004977D4">
        <w:rPr>
          <w:rFonts w:hint="eastAsia"/>
          <w:lang w:eastAsia="zh-CN"/>
        </w:rPr>
        <w:t>）与本文使用的语言形式化体系进行比较分析是很有意义的。在</w:t>
      </w:r>
      <w:r w:rsidRPr="004977D4">
        <w:rPr>
          <w:rFonts w:hint="eastAsia"/>
          <w:lang w:eastAsia="zh-CN"/>
        </w:rPr>
        <w:t>FCG</w:t>
      </w:r>
      <w:r w:rsidRPr="004977D4">
        <w:rPr>
          <w:rFonts w:hint="eastAsia"/>
          <w:lang w:eastAsia="zh-CN"/>
        </w:rPr>
        <w:t>中，一句话语的信息是以语义和句法结构组织在一起的。语义结构是对“话语意思”的分解，它含有特定语言的语义分类，例如：“</w:t>
      </w:r>
      <w:r w:rsidRPr="004977D4">
        <w:rPr>
          <w:rFonts w:hint="eastAsia"/>
          <w:lang w:eastAsia="zh-CN"/>
        </w:rPr>
        <w:t>put</w:t>
      </w:r>
      <w:r w:rsidRPr="004977D4">
        <w:rPr>
          <w:rFonts w:hint="eastAsia"/>
          <w:lang w:eastAsia="zh-CN"/>
        </w:rPr>
        <w:t>”事项被归类为“起因</w:t>
      </w:r>
      <w:r w:rsidRPr="004977D4">
        <w:rPr>
          <w:rFonts w:hint="eastAsia"/>
          <w:lang w:eastAsia="zh-CN"/>
        </w:rPr>
        <w:t>-</w:t>
      </w:r>
      <w:r w:rsidRPr="004977D4">
        <w:rPr>
          <w:rFonts w:hint="eastAsia"/>
          <w:lang w:eastAsia="zh-CN"/>
        </w:rPr>
        <w:t>移动</w:t>
      </w:r>
      <w:r w:rsidRPr="004977D4">
        <w:rPr>
          <w:rFonts w:hint="eastAsia"/>
          <w:lang w:eastAsia="zh-CN"/>
        </w:rPr>
        <w:t>-</w:t>
      </w:r>
      <w:r w:rsidRPr="004977D4">
        <w:rPr>
          <w:rFonts w:hint="eastAsia"/>
          <w:lang w:eastAsia="zh-CN"/>
        </w:rPr>
        <w:t>位置”类事项，包括一个施事者（</w:t>
      </w:r>
      <w:r w:rsidRPr="004977D4">
        <w:rPr>
          <w:rFonts w:hint="eastAsia"/>
          <w:lang w:eastAsia="zh-CN"/>
        </w:rPr>
        <w:t>agent</w:t>
      </w:r>
      <w:r w:rsidRPr="004977D4">
        <w:rPr>
          <w:rFonts w:hint="eastAsia"/>
          <w:lang w:eastAsia="zh-CN"/>
        </w:rPr>
        <w:t>）、一个受事者（</w:t>
      </w:r>
      <w:r w:rsidRPr="004977D4">
        <w:rPr>
          <w:rFonts w:hint="eastAsia"/>
          <w:lang w:eastAsia="zh-CN"/>
        </w:rPr>
        <w:t>patient</w:t>
      </w:r>
      <w:r w:rsidRPr="004977D4">
        <w:rPr>
          <w:rFonts w:hint="eastAsia"/>
          <w:lang w:eastAsia="zh-CN"/>
        </w:rPr>
        <w:t>）和一个位置（</w:t>
      </w:r>
      <w:r w:rsidRPr="004977D4">
        <w:rPr>
          <w:rFonts w:hint="eastAsia"/>
          <w:lang w:eastAsia="zh-CN"/>
        </w:rPr>
        <w:t>location</w:t>
      </w:r>
      <w:r w:rsidRPr="004977D4">
        <w:rPr>
          <w:rFonts w:hint="eastAsia"/>
          <w:lang w:eastAsia="zh-CN"/>
        </w:rPr>
        <w:t>）。句法结构是将话语形式分解为成分和词素，还包含附加的句法分类，比如：句法特征（例如：数量和性别）、词序限制等。</w:t>
      </w:r>
    </w:p>
    <w:p w:rsidR="000A3AD4" w:rsidRPr="00010314" w:rsidRDefault="000A3AD4" w:rsidP="000A3AD4">
      <w:pPr>
        <w:pStyle w:val="BodyText"/>
        <w:ind w:firstLine="480"/>
      </w:pPr>
      <w:r w:rsidRPr="00010314">
        <w:rPr>
          <w:rFonts w:hint="eastAsia"/>
          <w:lang w:eastAsia="zh-CN"/>
        </w:rPr>
        <w:t>从理论上来说，</w:t>
      </w:r>
      <w:r w:rsidRPr="00010314">
        <w:rPr>
          <w:rFonts w:hint="eastAsia"/>
          <w:lang w:eastAsia="zh-CN"/>
        </w:rPr>
        <w:t>FCG</w:t>
      </w:r>
      <w:r w:rsidRPr="00010314">
        <w:rPr>
          <w:rFonts w:hint="eastAsia"/>
          <w:lang w:eastAsia="zh-CN"/>
        </w:rPr>
        <w:t>是基于一种程序性语义的方法，在这个意义上，话语的意思是听话人假定要执行的程序，因此，概念化便是一个规划过程（规划该程序），而解析便是对该程序的执行过程。</w:t>
      </w:r>
      <w:r w:rsidRPr="00010314">
        <w:rPr>
          <w:rFonts w:hint="eastAsia"/>
        </w:rPr>
        <w:t>FCG</w:t>
      </w:r>
      <w:r w:rsidRPr="00010314">
        <w:rPr>
          <w:rFonts w:hint="eastAsia"/>
        </w:rPr>
        <w:t>中有关配对句法和语义结构的例子（短语“</w:t>
      </w:r>
      <w:r w:rsidRPr="00010314">
        <w:rPr>
          <w:rFonts w:hint="eastAsia"/>
        </w:rPr>
        <w:t>the ball</w:t>
      </w:r>
      <w:r w:rsidRPr="00010314">
        <w:rPr>
          <w:rFonts w:hint="eastAsia"/>
        </w:rPr>
        <w:t>”），请见图</w:t>
      </w:r>
      <w:r>
        <w:rPr>
          <w:rFonts w:hint="eastAsia"/>
          <w:lang w:eastAsia="zh-CN"/>
        </w:rPr>
        <w:t>1.</w:t>
      </w:r>
      <w:r w:rsidR="00342954">
        <w:rPr>
          <w:lang w:eastAsia="zh-CN"/>
        </w:rPr>
        <w:t>4</w:t>
      </w:r>
      <w:r w:rsidR="00180E7C">
        <w:rPr>
          <w:rFonts w:ascii="宋体" w:hAnsi="宋体" w:cs="宋体" w:hint="eastAsia"/>
          <w:lang w:eastAsia="zh-CN"/>
        </w:rPr>
        <w:t>和</w:t>
      </w:r>
      <w:r w:rsidR="00180E7C">
        <w:rPr>
          <w:rFonts w:hint="eastAsia"/>
          <w:lang w:eastAsia="zh-CN"/>
        </w:rPr>
        <w:t>1.</w:t>
      </w:r>
      <w:r w:rsidR="00180E7C">
        <w:rPr>
          <w:lang w:eastAsia="zh-CN"/>
        </w:rPr>
        <w:t>5</w:t>
      </w:r>
      <w:fldSimple w:instr="HYPERLINK\l&quot;_bookmark15&quot;">
        <w:r w:rsidRPr="00010314">
          <w:rPr>
            <w:rFonts w:hint="eastAsia"/>
          </w:rPr>
          <w:t>1.6</w:t>
        </w:r>
      </w:fldSimple>
      <w:fldSimple w:instr="HYPERLINK\l&quot;_bookmark16&quot;">
        <w:r w:rsidRPr="00010314">
          <w:rPr>
            <w:rFonts w:hint="eastAsia"/>
          </w:rPr>
          <w:t>1.7</w:t>
        </w:r>
      </w:fldSimple>
      <w:r w:rsidRPr="00010314">
        <w:rPr>
          <w:rFonts w:hint="eastAsia"/>
        </w:rPr>
        <w:t>。</w:t>
      </w:r>
    </w:p>
    <w:p w:rsidR="000A3AD4" w:rsidRDefault="000A3AD4" w:rsidP="000A3AD4">
      <w:pPr>
        <w:spacing w:before="20" w:line="200" w:lineRule="exact"/>
        <w:rPr>
          <w:sz w:val="20"/>
          <w:szCs w:val="20"/>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1175" cy="1954530"/>
            <wp:effectExtent l="0" t="0" r="317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pic:cNvPicPr>
                  </pic:nvPicPr>
                  <pic:blipFill>
                    <a:blip r:embed="rId39"/>
                    <a:stretch>
                      <a:fillRect/>
                    </a:stretch>
                  </pic:blipFill>
                  <pic:spPr>
                    <a:xfrm>
                      <a:off x="0" y="0"/>
                      <a:ext cx="4321175" cy="1954530"/>
                    </a:xfrm>
                    <a:prstGeom prst="rect">
                      <a:avLst/>
                    </a:prstGeom>
                    <a:noFill/>
                    <a:ln w="9525">
                      <a:noFill/>
                    </a:ln>
                  </pic:spPr>
                </pic:pic>
              </a:graphicData>
            </a:graphic>
          </wp:inline>
        </w:drawing>
      </w:r>
    </w:p>
    <w:p w:rsidR="000A3AD4" w:rsidRDefault="000A3AD4" w:rsidP="000A3AD4">
      <w:pPr>
        <w:pStyle w:val="10"/>
        <w:jc w:val="center"/>
      </w:pPr>
      <w:bookmarkStart w:id="44" w:name="_bookmark15"/>
      <w:bookmarkEnd w:id="44"/>
      <w:r>
        <w:t>图</w:t>
      </w:r>
      <w:r>
        <w:t>1.</w:t>
      </w:r>
      <w:r w:rsidR="00342954">
        <w:t>4</w:t>
      </w:r>
      <w:r>
        <w:tab/>
        <w:t>FCG</w:t>
      </w:r>
      <w:r>
        <w:t>中对短语</w:t>
      </w:r>
      <w:r>
        <w:rPr>
          <w:rFonts w:hint="eastAsia"/>
          <w:lang w:eastAsia="zh-CN"/>
        </w:rPr>
        <w:t>“</w:t>
      </w:r>
      <w:r>
        <w:t>the ball</w:t>
      </w:r>
      <w:r>
        <w:rPr>
          <w:rFonts w:hint="eastAsia"/>
          <w:lang w:eastAsia="zh-CN"/>
        </w:rPr>
        <w:t>”</w:t>
      </w:r>
      <w:r>
        <w:t>的句法及语义表示结构</w:t>
      </w:r>
    </w:p>
    <w:p w:rsidR="000A3AD4" w:rsidRDefault="000A3AD4" w:rsidP="000A3AD4">
      <w:pPr>
        <w:spacing w:before="6" w:line="280" w:lineRule="exact"/>
        <w:rPr>
          <w:sz w:val="28"/>
          <w:szCs w:val="28"/>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30700" cy="3701415"/>
            <wp:effectExtent l="0" t="0" r="12700"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pic:cNvPicPr>
                  </pic:nvPicPr>
                  <pic:blipFill>
                    <a:blip r:embed="rId40"/>
                    <a:stretch>
                      <a:fillRect/>
                    </a:stretch>
                  </pic:blipFill>
                  <pic:spPr>
                    <a:xfrm>
                      <a:off x="0" y="0"/>
                      <a:ext cx="4330700" cy="3701415"/>
                    </a:xfrm>
                    <a:prstGeom prst="rect">
                      <a:avLst/>
                    </a:prstGeom>
                    <a:noFill/>
                    <a:ln w="9525">
                      <a:noFill/>
                    </a:ln>
                  </pic:spPr>
                </pic:pic>
              </a:graphicData>
            </a:graphic>
          </wp:inline>
        </w:drawing>
      </w:r>
    </w:p>
    <w:p w:rsidR="000A3AD4" w:rsidRDefault="000A3AD4" w:rsidP="000A3AD4">
      <w:pPr>
        <w:spacing w:before="5" w:line="100" w:lineRule="exact"/>
        <w:rPr>
          <w:sz w:val="10"/>
          <w:szCs w:val="10"/>
        </w:rPr>
      </w:pPr>
    </w:p>
    <w:p w:rsidR="000A3AD4" w:rsidRDefault="000A3AD4" w:rsidP="000A3AD4">
      <w:pPr>
        <w:pStyle w:val="10"/>
        <w:jc w:val="center"/>
        <w:rPr>
          <w:lang w:eastAsia="zh-CN"/>
        </w:rPr>
      </w:pPr>
      <w:bookmarkStart w:id="45" w:name="_bookmark16"/>
      <w:bookmarkEnd w:id="45"/>
      <w:r>
        <w:rPr>
          <w:lang w:eastAsia="zh-CN"/>
        </w:rPr>
        <w:t>图</w:t>
      </w:r>
      <w:r>
        <w:rPr>
          <w:lang w:eastAsia="zh-CN"/>
        </w:rPr>
        <w:t>1.</w:t>
      </w:r>
      <w:r w:rsidR="00342954">
        <w:rPr>
          <w:lang w:eastAsia="zh-CN"/>
        </w:rPr>
        <w:t>5</w:t>
      </w:r>
      <w:r>
        <w:rPr>
          <w:lang w:eastAsia="zh-CN"/>
        </w:rPr>
        <w:tab/>
        <w:t>FCG</w:t>
      </w:r>
      <w:r>
        <w:rPr>
          <w:lang w:eastAsia="zh-CN"/>
        </w:rPr>
        <w:t>中对短语</w:t>
      </w:r>
      <w:r>
        <w:rPr>
          <w:rFonts w:hint="eastAsia"/>
          <w:lang w:eastAsia="zh-CN"/>
        </w:rPr>
        <w:t>“</w:t>
      </w:r>
      <w:r>
        <w:rPr>
          <w:lang w:eastAsia="zh-CN"/>
        </w:rPr>
        <w:t>the ball</w:t>
      </w:r>
      <w:r>
        <w:rPr>
          <w:rFonts w:hint="eastAsia"/>
          <w:lang w:eastAsia="zh-CN"/>
        </w:rPr>
        <w:t>”</w:t>
      </w:r>
      <w:r>
        <w:rPr>
          <w:lang w:eastAsia="zh-CN"/>
        </w:rPr>
        <w:t>的语义表示的列表形式</w:t>
      </w:r>
    </w:p>
    <w:p w:rsidR="000A3AD4" w:rsidRDefault="000A3AD4" w:rsidP="000A3AD4">
      <w:pPr>
        <w:spacing w:before="3" w:line="130" w:lineRule="exact"/>
        <w:rPr>
          <w:sz w:val="13"/>
          <w:szCs w:val="13"/>
          <w:lang w:eastAsia="zh-CN"/>
        </w:rPr>
      </w:pPr>
    </w:p>
    <w:p w:rsidR="000A3AD4" w:rsidRPr="00010314" w:rsidRDefault="000A3AD4" w:rsidP="000A3AD4">
      <w:pPr>
        <w:pStyle w:val="BodyText"/>
        <w:ind w:firstLine="480"/>
        <w:rPr>
          <w:lang w:eastAsia="zh-CN"/>
        </w:rPr>
      </w:pPr>
      <w:r w:rsidRPr="00010314">
        <w:rPr>
          <w:rFonts w:hint="eastAsia"/>
          <w:lang w:eastAsia="zh-CN"/>
        </w:rPr>
        <w:t>所有的</w:t>
      </w:r>
      <w:r w:rsidRPr="00010314">
        <w:rPr>
          <w:rFonts w:hint="eastAsia"/>
          <w:lang w:eastAsia="zh-CN"/>
        </w:rPr>
        <w:t>FCG</w:t>
      </w:r>
      <w:r w:rsidRPr="00010314">
        <w:rPr>
          <w:rFonts w:hint="eastAsia"/>
          <w:lang w:eastAsia="zh-CN"/>
        </w:rPr>
        <w:t>规则都是双向的。通常在产生过程中，所要表达的语义内容是与语义结构相统一的，有可能产生一组绑定。如果成功了，绑定会与语义结构相融合。这种融合可以理解为“部分统一”，但它利用结构中那些遗漏部分扩展了结构。在句法分析过程中，被分析的句子与句法结构是统一的，同时，结果中的某些部分被添加到语义结构中。</w:t>
      </w:r>
    </w:p>
    <w:p w:rsidR="000A3AD4" w:rsidRPr="00010314" w:rsidRDefault="000A3AD4" w:rsidP="000A3AD4">
      <w:pPr>
        <w:pStyle w:val="BodyText"/>
        <w:ind w:firstLine="480"/>
        <w:rPr>
          <w:lang w:eastAsia="zh-CN"/>
        </w:rPr>
      </w:pPr>
      <w:r w:rsidRPr="00010314">
        <w:rPr>
          <w:rFonts w:hint="eastAsia"/>
          <w:lang w:eastAsia="zh-CN"/>
        </w:rPr>
        <w:t>本文所使用的形式化体系在概念上有些类似</w:t>
      </w:r>
      <w:r w:rsidRPr="00010314">
        <w:rPr>
          <w:rFonts w:hint="eastAsia"/>
          <w:lang w:eastAsia="zh-CN"/>
        </w:rPr>
        <w:t>FCG</w:t>
      </w:r>
      <w:r w:rsidRPr="00010314">
        <w:rPr>
          <w:rFonts w:hint="eastAsia"/>
          <w:lang w:eastAsia="zh-CN"/>
        </w:rPr>
        <w:t>。此外，我们有配对句法和语义结构，而且还进行双向处理。在第</w:t>
      </w:r>
      <w:r w:rsidR="00342954">
        <w:rPr>
          <w:rFonts w:hint="eastAsia"/>
          <w:lang w:eastAsia="zh-CN"/>
        </w:rPr>
        <w:t>五</w:t>
      </w:r>
      <w:r w:rsidR="00A14FB4" w:rsidRPr="00010314">
        <w:rPr>
          <w:rFonts w:hint="eastAsia"/>
        </w:rPr>
        <w:fldChar w:fldCharType="begin"/>
      </w:r>
      <w:r w:rsidRPr="00010314">
        <w:rPr>
          <w:rFonts w:hint="eastAsia"/>
          <w:lang w:eastAsia="zh-CN"/>
        </w:rPr>
        <w:instrText>HYPERLINK\l"_bookmark66"</w:instrText>
      </w:r>
      <w:r w:rsidR="00A14FB4" w:rsidRPr="00010314">
        <w:rPr>
          <w:rFonts w:hint="eastAsia"/>
        </w:rPr>
        <w:fldChar w:fldCharType="separate"/>
      </w:r>
      <w:r w:rsidRPr="00010314">
        <w:rPr>
          <w:rFonts w:hint="eastAsia"/>
          <w:lang w:eastAsia="zh-CN"/>
        </w:rPr>
        <w:t>5</w:t>
      </w:r>
      <w:r w:rsidR="00A14FB4" w:rsidRPr="00010314">
        <w:rPr>
          <w:rFonts w:hint="eastAsia"/>
        </w:rPr>
        <w:fldChar w:fldCharType="end"/>
      </w:r>
      <w:r w:rsidRPr="00010314">
        <w:rPr>
          <w:rFonts w:hint="eastAsia"/>
          <w:lang w:eastAsia="zh-CN"/>
        </w:rPr>
        <w:t>章中，我们将论述链语法，它将句子转换成句法结构，以及</w:t>
      </w:r>
      <w:r w:rsidRPr="00010314">
        <w:rPr>
          <w:rFonts w:hint="eastAsia"/>
          <w:lang w:eastAsia="zh-CN"/>
        </w:rPr>
        <w:t>RelEx</w:t>
      </w:r>
      <w:r w:rsidRPr="00010314">
        <w:rPr>
          <w:rFonts w:hint="eastAsia"/>
          <w:lang w:eastAsia="zh-CN"/>
        </w:rPr>
        <w:t>和</w:t>
      </w:r>
      <w:r w:rsidRPr="00010314">
        <w:rPr>
          <w:rFonts w:hint="eastAsia"/>
          <w:lang w:eastAsia="zh-CN"/>
        </w:rPr>
        <w:t>RelEx2Logic</w:t>
      </w:r>
      <w:r w:rsidRPr="00010314">
        <w:rPr>
          <w:rFonts w:hint="eastAsia"/>
          <w:lang w:eastAsia="zh-CN"/>
        </w:rPr>
        <w:t>模块，它们将句法结构转换成语义结构。在第</w:t>
      </w:r>
      <w:r w:rsidR="0085705B">
        <w:rPr>
          <w:rFonts w:ascii="宋体" w:hAnsi="宋体" w:cs="宋体" w:hint="eastAsia"/>
          <w:lang w:eastAsia="zh-CN"/>
        </w:rPr>
        <w:t>六</w:t>
      </w:r>
      <w:r w:rsidR="00A14FB4" w:rsidRPr="00010314">
        <w:rPr>
          <w:rFonts w:hint="eastAsia"/>
        </w:rPr>
        <w:fldChar w:fldCharType="begin"/>
      </w:r>
      <w:r w:rsidRPr="00010314">
        <w:rPr>
          <w:rFonts w:hint="eastAsia"/>
          <w:lang w:eastAsia="zh-CN"/>
        </w:rPr>
        <w:instrText>HYPERLINK\l"_bookmark92"</w:instrText>
      </w:r>
      <w:r w:rsidR="00A14FB4" w:rsidRPr="00010314">
        <w:rPr>
          <w:rFonts w:hint="eastAsia"/>
        </w:rPr>
        <w:fldChar w:fldCharType="separate"/>
      </w:r>
      <w:r w:rsidRPr="00010314">
        <w:rPr>
          <w:rFonts w:hint="eastAsia"/>
          <w:lang w:eastAsia="zh-CN"/>
        </w:rPr>
        <w:t>6</w:t>
      </w:r>
      <w:r w:rsidR="00A14FB4" w:rsidRPr="00010314">
        <w:rPr>
          <w:rFonts w:hint="eastAsia"/>
        </w:rPr>
        <w:fldChar w:fldCharType="end"/>
      </w:r>
      <w:r w:rsidRPr="00010314">
        <w:rPr>
          <w:rFonts w:hint="eastAsia"/>
          <w:lang w:eastAsia="zh-CN"/>
        </w:rPr>
        <w:t>章中，我们将阐述另一个方向的</w:t>
      </w:r>
      <w:r w:rsidRPr="00010314">
        <w:rPr>
          <w:rFonts w:hint="eastAsia"/>
          <w:lang w:eastAsia="zh-CN"/>
        </w:rPr>
        <w:t>Microplanner</w:t>
      </w:r>
      <w:r w:rsidRPr="00010314">
        <w:rPr>
          <w:rFonts w:hint="eastAsia"/>
          <w:lang w:eastAsia="zh-CN"/>
        </w:rPr>
        <w:t>和</w:t>
      </w:r>
      <w:r w:rsidRPr="00010314">
        <w:rPr>
          <w:rFonts w:hint="eastAsia"/>
          <w:lang w:eastAsia="zh-CN"/>
        </w:rPr>
        <w:t>SuReal</w:t>
      </w:r>
      <w:r w:rsidRPr="00010314">
        <w:rPr>
          <w:rFonts w:hint="eastAsia"/>
          <w:lang w:eastAsia="zh-CN"/>
        </w:rPr>
        <w:t>模块，也就是将语义结构转换成句法结构，再生成句子。本文研究的</w:t>
      </w:r>
      <w:r w:rsidR="002B2C43">
        <w:rPr>
          <w:rFonts w:hint="eastAsia"/>
          <w:lang w:eastAsia="zh-CN"/>
        </w:rPr>
        <w:t>开源</w:t>
      </w:r>
      <w:r w:rsidRPr="00010314">
        <w:rPr>
          <w:rFonts w:hint="eastAsia"/>
          <w:lang w:eastAsia="zh-CN"/>
        </w:rPr>
        <w:t>平台</w:t>
      </w:r>
      <w:r w:rsidRPr="00010314">
        <w:rPr>
          <w:rFonts w:hint="eastAsia"/>
          <w:lang w:eastAsia="zh-CN"/>
        </w:rPr>
        <w:t>OpenCog</w:t>
      </w:r>
      <w:r w:rsidRPr="00010314">
        <w:rPr>
          <w:rFonts w:hint="eastAsia"/>
          <w:lang w:eastAsia="zh-CN"/>
        </w:rPr>
        <w:t>中的模式匹配器（</w:t>
      </w:r>
      <w:r w:rsidRPr="00010314">
        <w:rPr>
          <w:rFonts w:hint="eastAsia"/>
          <w:lang w:eastAsia="zh-CN"/>
        </w:rPr>
        <w:t>Pattern Matcher</w:t>
      </w:r>
      <w:r w:rsidRPr="00010314">
        <w:rPr>
          <w:rFonts w:hint="eastAsia"/>
          <w:lang w:eastAsia="zh-CN"/>
        </w:rPr>
        <w:t>）在使用这些句法和语义结构时，也将这些结构视为有效的程序，同样实现了“程序化语义”。但我们的形式化体系与</w:t>
      </w:r>
      <w:r w:rsidRPr="00010314">
        <w:rPr>
          <w:rFonts w:hint="eastAsia"/>
          <w:lang w:eastAsia="zh-CN"/>
        </w:rPr>
        <w:t>FCG</w:t>
      </w:r>
      <w:r w:rsidRPr="00010314">
        <w:rPr>
          <w:rFonts w:hint="eastAsia"/>
          <w:lang w:eastAsia="zh-CN"/>
        </w:rPr>
        <w:t>的着重点不同。</w:t>
      </w:r>
      <w:r w:rsidRPr="00010314">
        <w:rPr>
          <w:rFonts w:hint="eastAsia"/>
          <w:lang w:eastAsia="zh-CN"/>
        </w:rPr>
        <w:t>FCG</w:t>
      </w:r>
      <w:r w:rsidRPr="00010314">
        <w:rPr>
          <w:rFonts w:hint="eastAsia"/>
          <w:lang w:eastAsia="zh-CN"/>
        </w:rPr>
        <w:t>主要是用作探索问题的理论工具，而本文的研究更侧重用于真实世界的实际应用。</w:t>
      </w:r>
    </w:p>
    <w:p w:rsidR="000A3AD4" w:rsidRDefault="000A3AD4" w:rsidP="000A3AD4">
      <w:pPr>
        <w:pStyle w:val="BodyText"/>
        <w:numPr>
          <w:ilvl w:val="0"/>
          <w:numId w:val="6"/>
        </w:numPr>
        <w:ind w:firstLine="480"/>
      </w:pPr>
      <w:r>
        <w:t>自然语言生成</w:t>
      </w:r>
      <w:r>
        <w:t>Natural Language Generation</w:t>
      </w:r>
    </w:p>
    <w:p w:rsidR="000A3AD4" w:rsidRDefault="000A3AD4" w:rsidP="000A3AD4">
      <w:pPr>
        <w:spacing w:before="6" w:line="140" w:lineRule="exact"/>
        <w:rPr>
          <w:sz w:val="14"/>
          <w:szCs w:val="14"/>
        </w:rPr>
      </w:pPr>
    </w:p>
    <w:p w:rsidR="000A3AD4" w:rsidRPr="00010314" w:rsidRDefault="000A3AD4" w:rsidP="000A3AD4">
      <w:pPr>
        <w:pStyle w:val="BodyText"/>
        <w:ind w:firstLine="480"/>
        <w:rPr>
          <w:lang w:eastAsia="zh-CN"/>
        </w:rPr>
      </w:pPr>
      <w:r w:rsidRPr="00010314">
        <w:rPr>
          <w:rFonts w:hint="eastAsia"/>
          <w:lang w:eastAsia="zh-CN"/>
        </w:rPr>
        <w:t>随着统计机器学习技术不断成熟和发展以及大数据的利用率不断提高，统计的方法已经被广泛用于自然语言理解的很多模块，如句法分析、语义关系抽取，甚至对话系统中的对话管理模块，并取得了很大的进展；然而，由于语义标注语料的缺乏，数据驱动的自然语言生成技术还面临着诸多困难和挑战，目前大部分自然语言生成系统仍然采用了基于规则的方法</w:t>
      </w:r>
      <w:r w:rsidR="00A14FB4" w:rsidRPr="00010314">
        <w:rPr>
          <w:rFonts w:hint="eastAsia"/>
        </w:rPr>
        <w:fldChar w:fldCharType="begin"/>
      </w:r>
      <w:r w:rsidRPr="00010314">
        <w:rPr>
          <w:rFonts w:hint="eastAsia"/>
          <w:lang w:eastAsia="zh-CN"/>
        </w:rPr>
        <w:instrText>HYPERLINK\l"_bookmark195"</w:instrText>
      </w:r>
      <w:r w:rsidR="00A14FB4" w:rsidRPr="00010314">
        <w:rPr>
          <w:rFonts w:hint="eastAsia"/>
        </w:rPr>
        <w:fldChar w:fldCharType="separate"/>
      </w:r>
      <w:r w:rsidRPr="00010314">
        <w:rPr>
          <w:rFonts w:hint="eastAsia"/>
          <w:lang w:eastAsia="zh-CN"/>
        </w:rPr>
        <w:t>[76</w:t>
      </w:r>
      <w:r w:rsidR="00A14FB4" w:rsidRPr="00010314">
        <w:rPr>
          <w:rFonts w:hint="eastAsia"/>
        </w:rPr>
        <w:fldChar w:fldCharType="end"/>
      </w:r>
      <w:r w:rsidRPr="00010314">
        <w:rPr>
          <w:rFonts w:hint="eastAsia"/>
          <w:lang w:eastAsia="zh-CN"/>
        </w:rPr>
        <w:t>,</w:t>
      </w:r>
      <w:r w:rsidR="00A14FB4" w:rsidRPr="00010314">
        <w:rPr>
          <w:rFonts w:hint="eastAsia"/>
        </w:rPr>
        <w:fldChar w:fldCharType="begin"/>
      </w:r>
      <w:r w:rsidRPr="00010314">
        <w:rPr>
          <w:rFonts w:hint="eastAsia"/>
          <w:lang w:eastAsia="zh-CN"/>
        </w:rPr>
        <w:instrText>HYPERLINK\l"_bookmark196"</w:instrText>
      </w:r>
      <w:r w:rsidR="00A14FB4" w:rsidRPr="00010314">
        <w:rPr>
          <w:rFonts w:hint="eastAsia"/>
        </w:rPr>
        <w:fldChar w:fldCharType="separate"/>
      </w:r>
      <w:r w:rsidRPr="00010314">
        <w:rPr>
          <w:rFonts w:hint="eastAsia"/>
          <w:lang w:eastAsia="zh-CN"/>
        </w:rPr>
        <w:t>77</w:t>
      </w:r>
      <w:r w:rsidR="00A14FB4" w:rsidRPr="00010314">
        <w:rPr>
          <w:rFonts w:hint="eastAsia"/>
        </w:rPr>
        <w:fldChar w:fldCharType="end"/>
      </w:r>
      <w:r w:rsidRPr="00010314">
        <w:rPr>
          <w:rFonts w:hint="eastAsia"/>
          <w:lang w:eastAsia="zh-CN"/>
        </w:rPr>
        <w:t>]</w:t>
      </w:r>
      <w:r w:rsidRPr="00010314">
        <w:rPr>
          <w:rFonts w:hint="eastAsia"/>
          <w:lang w:eastAsia="zh-CN"/>
        </w:rPr>
        <w:t>。</w:t>
      </w:r>
    </w:p>
    <w:p w:rsidR="000A3AD4" w:rsidRPr="00010314" w:rsidRDefault="000A3AD4" w:rsidP="000A3AD4">
      <w:pPr>
        <w:pStyle w:val="BodyText"/>
        <w:ind w:firstLine="480"/>
        <w:rPr>
          <w:lang w:eastAsia="zh-CN"/>
        </w:rPr>
      </w:pPr>
      <w:r w:rsidRPr="00010314">
        <w:rPr>
          <w:rFonts w:hint="eastAsia"/>
          <w:lang w:eastAsia="zh-CN"/>
        </w:rPr>
        <w:t>自然语言生成（</w:t>
      </w:r>
      <w:r w:rsidRPr="00010314">
        <w:rPr>
          <w:rFonts w:hint="eastAsia"/>
          <w:lang w:eastAsia="zh-CN"/>
        </w:rPr>
        <w:t>NLG</w:t>
      </w:r>
      <w:r w:rsidRPr="00010314">
        <w:rPr>
          <w:rFonts w:hint="eastAsia"/>
          <w:lang w:eastAsia="zh-CN"/>
        </w:rPr>
        <w:t>）是自然语言理解（</w:t>
      </w:r>
      <w:r w:rsidRPr="00010314">
        <w:rPr>
          <w:rFonts w:hint="eastAsia"/>
          <w:lang w:eastAsia="zh-CN"/>
        </w:rPr>
        <w:t>NLU</w:t>
      </w:r>
      <w:r w:rsidRPr="00010314">
        <w:rPr>
          <w:rFonts w:hint="eastAsia"/>
          <w:lang w:eastAsia="zh-CN"/>
        </w:rPr>
        <w:t>）的反向过程。总的来说，自然语言生成是从信息的计算表示中自动生成人类（自然的）语言。由于语义知识表示体系的差异化，造成自然语言生成系统的输入多样化，因此不同的自然语言生成系统所包含的组块一般都不尽相同。概括地说，自然语言生成系统可以表示为解决下列两项任务：</w:t>
      </w:r>
    </w:p>
    <w:p w:rsidR="000A3AD4" w:rsidRPr="00FF042E" w:rsidRDefault="008D0B67" w:rsidP="000A3AD4">
      <w:pPr>
        <w:pStyle w:val="BodyText"/>
        <w:numPr>
          <w:ilvl w:val="2"/>
          <w:numId w:val="13"/>
        </w:numPr>
        <w:tabs>
          <w:tab w:val="left" w:pos="889"/>
        </w:tabs>
        <w:ind w:right="117" w:firstLineChars="0"/>
        <w:rPr>
          <w:rFonts w:cs="Times New Roman"/>
          <w:lang w:eastAsia="zh-CN"/>
        </w:rPr>
      </w:pPr>
      <w:bookmarkStart w:id="46" w:name="OLE_LINK7"/>
      <w:r>
        <w:rPr>
          <w:rFonts w:cs="Times New Roman"/>
          <w:lang w:eastAsia="zh-CN"/>
        </w:rPr>
        <w:t>我应该说什么？</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我应该怎么说</w:t>
      </w:r>
      <w:r w:rsidRPr="00FF042E">
        <w:rPr>
          <w:rFonts w:cs="Times New Roman"/>
          <w:lang w:eastAsia="zh-CN"/>
        </w:rPr>
        <w:t>？</w:t>
      </w:r>
    </w:p>
    <w:p w:rsidR="000A3AD4" w:rsidRDefault="000A3AD4" w:rsidP="000A3AD4">
      <w:pPr>
        <w:spacing w:before="7" w:line="130" w:lineRule="exact"/>
        <w:rPr>
          <w:sz w:val="13"/>
          <w:szCs w:val="13"/>
        </w:rPr>
      </w:pPr>
    </w:p>
    <w:p w:rsidR="000A3AD4" w:rsidRPr="00010314" w:rsidRDefault="000A3AD4" w:rsidP="000A3AD4">
      <w:pPr>
        <w:pStyle w:val="BodyText"/>
        <w:ind w:firstLine="480"/>
        <w:rPr>
          <w:rFonts w:asciiTheme="minorEastAsia" w:eastAsiaTheme="minorEastAsia" w:hAnsiTheme="minorEastAsia"/>
          <w:lang w:eastAsia="zh-CN"/>
        </w:rPr>
      </w:pPr>
      <w:r w:rsidRPr="00010314">
        <w:rPr>
          <w:rFonts w:asciiTheme="minorEastAsia" w:eastAsiaTheme="minorEastAsia" w:hAnsiTheme="minorEastAsia" w:hint="eastAsia"/>
          <w:lang w:eastAsia="zh-CN"/>
        </w:rPr>
        <w:t>为了解决这些问题，自然语言生成系统可能涉及许多相互关联的规划模块，如：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确定要表达的信息</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构建语篇规划</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将信息块转换为语篇单位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选择适当的短语和单词</w:t>
      </w:r>
    </w:p>
    <w:bookmarkEnd w:id="46"/>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输出正确的语法</w:t>
      </w:r>
    </w:p>
    <w:p w:rsidR="000A3AD4" w:rsidRPr="00B7207F" w:rsidRDefault="000A3AD4" w:rsidP="000A3AD4">
      <w:pPr>
        <w:pStyle w:val="BodyText"/>
        <w:ind w:firstLine="480"/>
        <w:rPr>
          <w:lang w:eastAsia="zh-CN"/>
        </w:rPr>
      </w:pPr>
      <w:r w:rsidRPr="00B7207F">
        <w:rPr>
          <w:lang w:eastAsia="zh-CN"/>
        </w:rPr>
        <w:t>将这个流程分解为阶段的方法如下：</w:t>
      </w:r>
    </w:p>
    <w:p w:rsidR="000A3AD4" w:rsidRDefault="000A3AD4" w:rsidP="000A3AD4">
      <w:pPr>
        <w:pStyle w:val="BodyText"/>
        <w:numPr>
          <w:ilvl w:val="0"/>
          <w:numId w:val="8"/>
        </w:numPr>
        <w:ind w:firstLine="480"/>
      </w:pPr>
      <w:r>
        <w:t>宏观规划</w:t>
      </w:r>
    </w:p>
    <w:p w:rsidR="000A3AD4" w:rsidRPr="00010314" w:rsidRDefault="000A3AD4" w:rsidP="000A3AD4">
      <w:pPr>
        <w:pStyle w:val="BodyText"/>
        <w:ind w:firstLine="480"/>
        <w:rPr>
          <w:lang w:eastAsia="zh-CN"/>
        </w:rPr>
      </w:pPr>
      <w:r w:rsidRPr="00010314">
        <w:rPr>
          <w:rFonts w:hint="eastAsia"/>
          <w:lang w:eastAsia="zh-CN"/>
        </w:rPr>
        <w:t>宏观规划涉及选择和组织内容。它输入的是一个或多个沟通目标：解释、描述，或提问；引起听众的某种行动或思考等。宏观规划输出的是一种知识架构，这个架构不一定是语言的属性，而是体现智能体所要沟通的信息。除了一般性内容，这种知识架构可能包含一些与沟通过程有关的信息，例如：不同的知识块应该以什么样的顺序来传达。</w:t>
      </w:r>
    </w:p>
    <w:p w:rsidR="000A3AD4" w:rsidRPr="00010314" w:rsidRDefault="000A3AD4" w:rsidP="000A3AD4">
      <w:pPr>
        <w:pStyle w:val="BodyText"/>
        <w:ind w:firstLine="480"/>
        <w:rPr>
          <w:lang w:eastAsia="zh-CN"/>
        </w:rPr>
      </w:pPr>
      <w:r w:rsidRPr="00010314">
        <w:rPr>
          <w:rFonts w:hint="eastAsia"/>
          <w:lang w:eastAsia="zh-CN"/>
        </w:rPr>
        <w:t>目前宏观规划的研究主要基于一些语篇结构层次上特定的理论体系，例如：修辞结构理论</w:t>
      </w:r>
      <w:r w:rsidRPr="00010314">
        <w:rPr>
          <w:rFonts w:hint="eastAsia"/>
          <w:lang w:eastAsia="zh-CN"/>
        </w:rPr>
        <w:t>[</w:t>
      </w:r>
      <w:r w:rsidR="00A14FB4" w:rsidRPr="00010314">
        <w:rPr>
          <w:rFonts w:hint="eastAsia"/>
        </w:rPr>
        <w:fldChar w:fldCharType="begin"/>
      </w:r>
      <w:r w:rsidRPr="00010314">
        <w:rPr>
          <w:rFonts w:hint="eastAsia"/>
          <w:lang w:eastAsia="zh-CN"/>
        </w:rPr>
        <w:instrText>HYPERLINK\l"_bookmark197"</w:instrText>
      </w:r>
      <w:r w:rsidR="00A14FB4" w:rsidRPr="00010314">
        <w:rPr>
          <w:rFonts w:hint="eastAsia"/>
        </w:rPr>
        <w:fldChar w:fldCharType="separate"/>
      </w:r>
      <w:r w:rsidRPr="00010314">
        <w:rPr>
          <w:rFonts w:hint="eastAsia"/>
          <w:lang w:eastAsia="zh-CN"/>
        </w:rPr>
        <w:t>78</w:t>
      </w:r>
      <w:r w:rsidR="00A14FB4" w:rsidRPr="00010314">
        <w:rPr>
          <w:rFonts w:hint="eastAsia"/>
        </w:rPr>
        <w:fldChar w:fldCharType="end"/>
      </w:r>
      <w:r w:rsidRPr="00010314">
        <w:rPr>
          <w:rFonts w:hint="eastAsia"/>
          <w:lang w:eastAsia="zh-CN"/>
        </w:rPr>
        <w:t>]</w:t>
      </w:r>
      <w:r w:rsidRPr="00010314">
        <w:rPr>
          <w:rFonts w:hint="eastAsia"/>
          <w:lang w:eastAsia="zh-CN"/>
        </w:rPr>
        <w:t>。在本文所介绍的研究中，我们采用了基于动机认知模型</w:t>
      </w:r>
      <w:r w:rsidRPr="00010314">
        <w:rPr>
          <w:rFonts w:hint="eastAsia"/>
          <w:lang w:eastAsia="zh-CN"/>
        </w:rPr>
        <w:t>Psi</w:t>
      </w:r>
      <w:r w:rsidRPr="00010314">
        <w:rPr>
          <w:rFonts w:hint="eastAsia"/>
          <w:lang w:eastAsia="zh-CN"/>
        </w:rPr>
        <w:t>的宏观规划，该模型的构建非常符合人类的心理特征。</w:t>
      </w:r>
    </w:p>
    <w:p w:rsidR="000A3AD4" w:rsidRDefault="000A3AD4" w:rsidP="000A3AD4">
      <w:pPr>
        <w:pStyle w:val="BodyText"/>
        <w:numPr>
          <w:ilvl w:val="0"/>
          <w:numId w:val="8"/>
        </w:numPr>
        <w:ind w:firstLine="480"/>
      </w:pPr>
      <w:bookmarkStart w:id="47" w:name="OLE_LINK32"/>
      <w:r>
        <w:t>微观规划</w:t>
      </w:r>
    </w:p>
    <w:p w:rsidR="000A3AD4" w:rsidRPr="00010314" w:rsidRDefault="000A3AD4" w:rsidP="000A3AD4">
      <w:pPr>
        <w:pStyle w:val="BodyText"/>
        <w:ind w:firstLine="480"/>
        <w:rPr>
          <w:lang w:eastAsia="zh-CN"/>
        </w:rPr>
      </w:pPr>
      <w:r w:rsidRPr="00010314">
        <w:rPr>
          <w:rFonts w:hint="eastAsia"/>
          <w:lang w:eastAsia="zh-CN"/>
        </w:rPr>
        <w:t>微观规划则运用知识架构，并将它们分为句块。微观规划必须处理多种语言问题，例如：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句子范围：是否可以将两片叶子接在一起，怎样接在一起。</w:t>
      </w:r>
      <w:r w:rsidRPr="00FF042E">
        <w:rPr>
          <w:rFonts w:cs="Times New Roman"/>
          <w:lang w:eastAsia="zh-CN"/>
        </w:rPr>
        <w:t>(</w:t>
      </w:r>
      <w:r w:rsidRPr="00FF042E">
        <w:rPr>
          <w:rFonts w:cs="Times New Roman" w:hint="eastAsia"/>
          <w:lang w:eastAsia="zh-CN"/>
        </w:rPr>
        <w:t>“</w:t>
      </w:r>
      <w:r w:rsidRPr="00FF042E">
        <w:rPr>
          <w:rFonts w:cs="Times New Roman"/>
          <w:lang w:eastAsia="zh-CN"/>
        </w:rPr>
        <w:t>我今天饿了。我去了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我今天饿了</w:t>
      </w:r>
      <w:r w:rsidRPr="00FF042E">
        <w:rPr>
          <w:rFonts w:cs="Times New Roman"/>
          <w:lang w:eastAsia="zh-CN"/>
        </w:rPr>
        <w:t>,</w:t>
      </w:r>
      <w:r w:rsidRPr="00FF042E">
        <w:rPr>
          <w:rFonts w:cs="Times New Roman"/>
          <w:lang w:eastAsia="zh-CN"/>
        </w:rPr>
        <w:t>所以我去了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代词化</w:t>
      </w:r>
    </w:p>
    <w:bookmarkEnd w:id="47"/>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聚合：删除重复内容。（</w:t>
      </w:r>
      <w:r w:rsidRPr="00FF042E">
        <w:rPr>
          <w:rFonts w:cs="Times New Roman" w:hint="eastAsia"/>
          <w:lang w:eastAsia="zh-CN"/>
        </w:rPr>
        <w:t>“</w:t>
      </w:r>
      <w:r w:rsidRPr="00FF042E">
        <w:rPr>
          <w:rFonts w:cs="Times New Roman"/>
          <w:lang w:eastAsia="zh-CN"/>
        </w:rPr>
        <w:t>抽烟对你不好。抽烟会缩短你的寿命。抽烟让你口气不佳</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抽烟对你不好、缩短你的寿命，而且让你口气不佳</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主题化</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主题排序</w:t>
      </w:r>
    </w:p>
    <w:p w:rsidR="000A3AD4" w:rsidRPr="00E135B0" w:rsidRDefault="000A3AD4" w:rsidP="000A3AD4">
      <w:pPr>
        <w:pStyle w:val="BodyText"/>
        <w:ind w:firstLine="480"/>
        <w:rPr>
          <w:lang w:eastAsia="zh-CN"/>
        </w:rPr>
      </w:pPr>
      <w:r w:rsidRPr="00E135B0">
        <w:rPr>
          <w:rFonts w:hint="eastAsia"/>
          <w:lang w:eastAsia="zh-CN"/>
        </w:rPr>
        <w:t>到目前为止，大多数微观规划都是为特定的应用而专门制定的。比较典型的多用途微观规划框架如</w:t>
      </w:r>
      <w:r w:rsidRPr="00E135B0">
        <w:rPr>
          <w:rFonts w:hint="eastAsia"/>
          <w:lang w:eastAsia="zh-CN"/>
        </w:rPr>
        <w:t>SPUD</w:t>
      </w:r>
      <w:r w:rsidR="00A34E84">
        <w:rPr>
          <w:lang w:eastAsia="zh-CN"/>
        </w:rPr>
        <w:t>[</w:t>
      </w:r>
      <w:r w:rsidR="00A14FB4" w:rsidRPr="00E135B0">
        <w:rPr>
          <w:rFonts w:hint="eastAsia"/>
        </w:rPr>
        <w:fldChar w:fldCharType="begin"/>
      </w:r>
      <w:r w:rsidRPr="00E135B0">
        <w:rPr>
          <w:rFonts w:hint="eastAsia"/>
          <w:lang w:eastAsia="zh-CN"/>
        </w:rPr>
        <w:instrText>HYPERLINK\l"_bookmark198"</w:instrText>
      </w:r>
      <w:r w:rsidR="00A14FB4" w:rsidRPr="00E135B0">
        <w:rPr>
          <w:rFonts w:hint="eastAsia"/>
        </w:rPr>
        <w:fldChar w:fldCharType="separate"/>
      </w:r>
      <w:r w:rsidRPr="00E135B0">
        <w:rPr>
          <w:rFonts w:hint="eastAsia"/>
          <w:lang w:eastAsia="zh-CN"/>
        </w:rPr>
        <w:t>[79</w:t>
      </w:r>
      <w:r w:rsidR="00A14FB4" w:rsidRPr="00E135B0">
        <w:rPr>
          <w:rFonts w:hint="eastAsia"/>
        </w:rPr>
        <w:fldChar w:fldCharType="end"/>
      </w:r>
      <w:r w:rsidRPr="00E135B0">
        <w:rPr>
          <w:rFonts w:hint="eastAsia"/>
          <w:lang w:eastAsia="zh-CN"/>
        </w:rPr>
        <w:t>]</w:t>
      </w:r>
      <w:r w:rsidRPr="00E135B0">
        <w:rPr>
          <w:rFonts w:hint="eastAsia"/>
          <w:lang w:eastAsia="zh-CN"/>
        </w:rPr>
        <w:t>，它利用的是一个基于逻辑的规划流程形式。尽管在细节上有所不同（原来的</w:t>
      </w:r>
      <w:r w:rsidRPr="00E135B0">
        <w:rPr>
          <w:rFonts w:hint="eastAsia"/>
          <w:lang w:eastAsia="zh-CN"/>
        </w:rPr>
        <w:t>SPUD</w:t>
      </w:r>
      <w:r w:rsidRPr="00E135B0">
        <w:rPr>
          <w:rFonts w:hint="eastAsia"/>
          <w:lang w:eastAsia="zh-CN"/>
        </w:rPr>
        <w:t>是基于树</w:t>
      </w:r>
      <w:r w:rsidRPr="00E135B0">
        <w:rPr>
          <w:rFonts w:hint="eastAsia"/>
          <w:lang w:eastAsia="zh-CN"/>
        </w:rPr>
        <w:t>-</w:t>
      </w:r>
      <w:r w:rsidRPr="00E135B0">
        <w:rPr>
          <w:rFonts w:hint="eastAsia"/>
          <w:lang w:eastAsia="zh-CN"/>
        </w:rPr>
        <w:t>邻近语法），但我们所描述的微观规划在概念上受到了</w:t>
      </w:r>
      <w:r w:rsidRPr="00E135B0">
        <w:rPr>
          <w:rFonts w:hint="eastAsia"/>
          <w:lang w:eastAsia="zh-CN"/>
        </w:rPr>
        <w:t>SPUD</w:t>
      </w:r>
      <w:r w:rsidRPr="00E135B0">
        <w:rPr>
          <w:rFonts w:hint="eastAsia"/>
          <w:lang w:eastAsia="zh-CN"/>
        </w:rPr>
        <w:t>的很大影响。</w:t>
      </w:r>
    </w:p>
    <w:p w:rsidR="000A3AD4" w:rsidRPr="00E135B0" w:rsidRDefault="000A3AD4" w:rsidP="000A3AD4">
      <w:pPr>
        <w:pStyle w:val="BodyText"/>
        <w:numPr>
          <w:ilvl w:val="0"/>
          <w:numId w:val="8"/>
        </w:numPr>
        <w:ind w:firstLine="480"/>
      </w:pPr>
      <w:r w:rsidRPr="00E135B0">
        <w:t>表层生成</w:t>
      </w:r>
    </w:p>
    <w:p w:rsidR="000A3AD4" w:rsidRPr="00E135B0" w:rsidRDefault="000A3AD4" w:rsidP="000A3AD4">
      <w:pPr>
        <w:pStyle w:val="BodyText"/>
        <w:ind w:firstLine="480"/>
        <w:rPr>
          <w:lang w:eastAsia="zh-CN"/>
        </w:rPr>
      </w:pPr>
      <w:r w:rsidRPr="00E135B0">
        <w:rPr>
          <w:rFonts w:hint="eastAsia"/>
          <w:lang w:eastAsia="zh-CN"/>
        </w:rPr>
        <w:t>最后，“表面生成”涉及的是文本表层的生成，例如：把知识结构转换为句子。经典的表层生成器，例如</w:t>
      </w:r>
      <w:r w:rsidRPr="00E135B0">
        <w:rPr>
          <w:rFonts w:hint="eastAsia"/>
          <w:lang w:eastAsia="zh-CN"/>
        </w:rPr>
        <w:t>FUF/SURGE[</w:t>
      </w:r>
      <w:r w:rsidR="00A14FB4" w:rsidRPr="00E135B0">
        <w:rPr>
          <w:rFonts w:hint="eastAsia"/>
        </w:rPr>
        <w:fldChar w:fldCharType="begin"/>
      </w:r>
      <w:r w:rsidRPr="00E135B0">
        <w:rPr>
          <w:rFonts w:hint="eastAsia"/>
          <w:lang w:eastAsia="zh-CN"/>
        </w:rPr>
        <w:instrText>HYPERLINK\l"_bookmark199"</w:instrText>
      </w:r>
      <w:r w:rsidR="00A14FB4" w:rsidRPr="00E135B0">
        <w:rPr>
          <w:rFonts w:hint="eastAsia"/>
        </w:rPr>
        <w:fldChar w:fldCharType="separate"/>
      </w:r>
      <w:r w:rsidRPr="00E135B0">
        <w:rPr>
          <w:rFonts w:hint="eastAsia"/>
          <w:lang w:eastAsia="zh-CN"/>
        </w:rPr>
        <w:t>80</w:t>
      </w:r>
      <w:r w:rsidR="00A14FB4" w:rsidRPr="00E135B0">
        <w:rPr>
          <w:rFonts w:hint="eastAsia"/>
        </w:rPr>
        <w:fldChar w:fldCharType="end"/>
      </w:r>
      <w:r w:rsidRPr="00E135B0">
        <w:rPr>
          <w:rFonts w:hint="eastAsia"/>
          <w:lang w:eastAsia="zh-CN"/>
        </w:rPr>
        <w:t>]</w:t>
      </w:r>
      <w:r w:rsidRPr="00E135B0">
        <w:rPr>
          <w:rFonts w:hint="eastAsia"/>
          <w:lang w:eastAsia="zh-CN"/>
        </w:rPr>
        <w:t>和</w:t>
      </w:r>
      <w:r w:rsidRPr="00E135B0">
        <w:rPr>
          <w:rFonts w:hint="eastAsia"/>
          <w:lang w:eastAsia="zh-CN"/>
        </w:rPr>
        <w:t>Penman/KPML[</w:t>
      </w:r>
      <w:r w:rsidR="00A14FB4" w:rsidRPr="00E135B0">
        <w:rPr>
          <w:rFonts w:hint="eastAsia"/>
        </w:rPr>
        <w:fldChar w:fldCharType="begin"/>
      </w:r>
      <w:r w:rsidRPr="00E135B0">
        <w:rPr>
          <w:rFonts w:hint="eastAsia"/>
          <w:lang w:eastAsia="zh-CN"/>
        </w:rPr>
        <w:instrText>HYPERLINK\l"_bookmark200"</w:instrText>
      </w:r>
      <w:r w:rsidR="00A14FB4" w:rsidRPr="00E135B0">
        <w:rPr>
          <w:rFonts w:hint="eastAsia"/>
        </w:rPr>
        <w:fldChar w:fldCharType="separate"/>
      </w:r>
      <w:r w:rsidRPr="00E135B0">
        <w:rPr>
          <w:rFonts w:hint="eastAsia"/>
          <w:lang w:eastAsia="zh-CN"/>
        </w:rPr>
        <w:t>81</w:t>
      </w:r>
      <w:r w:rsidR="00A14FB4" w:rsidRPr="00E135B0">
        <w:rPr>
          <w:rFonts w:hint="eastAsia"/>
        </w:rPr>
        <w:fldChar w:fldCharType="end"/>
      </w:r>
      <w:r w:rsidRPr="00E135B0">
        <w:rPr>
          <w:rFonts w:hint="eastAsia"/>
          <w:lang w:eastAsia="zh-CN"/>
        </w:rPr>
        <w:t>]</w:t>
      </w:r>
      <w:r w:rsidRPr="00E135B0">
        <w:rPr>
          <w:rFonts w:hint="eastAsia"/>
          <w:lang w:eastAsia="zh-CN"/>
        </w:rPr>
        <w:t>，都是以深层语言学理论为基础的。其他知名的系统，例如</w:t>
      </w:r>
      <w:r w:rsidRPr="00E135B0">
        <w:rPr>
          <w:rFonts w:hint="eastAsia"/>
          <w:lang w:eastAsia="zh-CN"/>
        </w:rPr>
        <w:t>Nitrogen[</w:t>
      </w:r>
      <w:r w:rsidR="00A14FB4" w:rsidRPr="00E135B0">
        <w:rPr>
          <w:rFonts w:hint="eastAsia"/>
        </w:rPr>
        <w:fldChar w:fldCharType="begin"/>
      </w:r>
      <w:r w:rsidRPr="00E135B0">
        <w:rPr>
          <w:rFonts w:hint="eastAsia"/>
          <w:lang w:eastAsia="zh-CN"/>
        </w:rPr>
        <w:instrText>HYPERLINK\l"_bookmark201"</w:instrText>
      </w:r>
      <w:r w:rsidR="00A14FB4" w:rsidRPr="00E135B0">
        <w:rPr>
          <w:rFonts w:hint="eastAsia"/>
        </w:rPr>
        <w:fldChar w:fldCharType="separate"/>
      </w:r>
      <w:r w:rsidRPr="00E135B0">
        <w:rPr>
          <w:rFonts w:hint="eastAsia"/>
          <w:lang w:eastAsia="zh-CN"/>
        </w:rPr>
        <w:t>82</w:t>
      </w:r>
      <w:r w:rsidR="00A14FB4" w:rsidRPr="00E135B0">
        <w:rPr>
          <w:rFonts w:hint="eastAsia"/>
        </w:rPr>
        <w:fldChar w:fldCharType="end"/>
      </w:r>
      <w:r w:rsidRPr="00E135B0">
        <w:rPr>
          <w:rFonts w:hint="eastAsia"/>
          <w:lang w:eastAsia="zh-CN"/>
        </w:rPr>
        <w:t>]</w:t>
      </w:r>
      <w:r w:rsidRPr="00E135B0">
        <w:rPr>
          <w:rFonts w:hint="eastAsia"/>
          <w:lang w:eastAsia="zh-CN"/>
        </w:rPr>
        <w:t>则采用的是统计法。所有基于规则的方法和统计法现在仍然流行。</w:t>
      </w:r>
    </w:p>
    <w:p w:rsidR="000A3AD4" w:rsidRPr="00E135B0" w:rsidRDefault="000A3AD4" w:rsidP="000A3AD4">
      <w:pPr>
        <w:pStyle w:val="BodyText"/>
        <w:ind w:firstLine="480"/>
        <w:rPr>
          <w:lang w:eastAsia="zh-CN"/>
        </w:rPr>
      </w:pPr>
      <w:r w:rsidRPr="00E135B0">
        <w:rPr>
          <w:lang w:eastAsia="zh-CN"/>
        </w:rPr>
        <w:t>在对话系统方面的应用方面，自然语言生成的主要任务是将对话管理生成的抽象对话行为组块转换成恰当的应景的自然语言文本，通常，这里的抽象对话行为组块包含对话行为类型以及相应的（属性，值）二元组，如图</w:t>
      </w:r>
      <w:r w:rsidR="008665B7">
        <w:rPr>
          <w:rFonts w:hint="eastAsia"/>
          <w:lang w:eastAsia="zh-CN"/>
        </w:rPr>
        <w:t>1</w:t>
      </w:r>
      <w:r w:rsidR="008665B7">
        <w:rPr>
          <w:rFonts w:ascii="宋体" w:hAnsi="宋体" w:cs="宋体" w:hint="eastAsia"/>
          <w:lang w:eastAsia="zh-CN"/>
        </w:rPr>
        <w:t>.6</w:t>
      </w:r>
      <w:r w:rsidR="00A14FB4" w:rsidRPr="00E135B0">
        <w:fldChar w:fldCharType="begin"/>
      </w:r>
      <w:r w:rsidRPr="00E135B0">
        <w:rPr>
          <w:lang w:eastAsia="zh-CN"/>
        </w:rPr>
        <w:instrText>HYPERLINK\l"_bookmark17"</w:instrText>
      </w:r>
      <w:r w:rsidR="00A14FB4" w:rsidRPr="00E135B0">
        <w:fldChar w:fldCharType="separate"/>
      </w:r>
      <w:r w:rsidRPr="00E135B0">
        <w:rPr>
          <w:lang w:eastAsia="zh-CN"/>
        </w:rPr>
        <w:t>1.8</w:t>
      </w:r>
      <w:r w:rsidR="00A14FB4" w:rsidRPr="00E135B0">
        <w:fldChar w:fldCharType="end"/>
      </w:r>
      <w:r w:rsidRPr="00E135B0">
        <w:rPr>
          <w:lang w:eastAsia="zh-CN"/>
        </w:rPr>
        <w:t>所示</w:t>
      </w:r>
      <w:r w:rsidRPr="00E135B0">
        <w:rPr>
          <w:lang w:eastAsia="zh-CN"/>
        </w:rPr>
        <w:t>[</w:t>
      </w:r>
      <w:r w:rsidR="00A14FB4" w:rsidRPr="00E135B0">
        <w:fldChar w:fldCharType="begin"/>
      </w:r>
      <w:r w:rsidRPr="00E135B0">
        <w:rPr>
          <w:lang w:eastAsia="zh-CN"/>
        </w:rPr>
        <w:instrText>HYPERLINK\l"_bookmark202"</w:instrText>
      </w:r>
      <w:r w:rsidR="00A14FB4" w:rsidRPr="00E135B0">
        <w:fldChar w:fldCharType="separate"/>
      </w:r>
      <w:r w:rsidRPr="00E135B0">
        <w:rPr>
          <w:lang w:eastAsia="zh-CN"/>
        </w:rPr>
        <w:t>83</w:t>
      </w:r>
      <w:r w:rsidR="00A14FB4" w:rsidRPr="00E135B0">
        <w:fldChar w:fldCharType="end"/>
      </w:r>
      <w:r w:rsidRPr="00E135B0">
        <w:rPr>
          <w:lang w:eastAsia="zh-CN"/>
        </w:rPr>
        <w:t>]</w:t>
      </w:r>
      <w:r w:rsidRPr="00E135B0">
        <w:rPr>
          <w:lang w:eastAsia="zh-CN"/>
        </w:rPr>
        <w:t>。有关这方面的研究，早期的方法有使用</w:t>
      </w:r>
      <w:r w:rsidRPr="00E135B0">
        <w:rPr>
          <w:lang w:eastAsia="zh-CN"/>
        </w:rPr>
        <w:t>N-gram</w:t>
      </w:r>
      <w:r w:rsidRPr="00E135B0">
        <w:rPr>
          <w:lang w:eastAsia="zh-CN"/>
        </w:rPr>
        <w:t>语言模型来对一些人工编写的语言生成器产生的可能输出结果进行重排</w:t>
      </w:r>
      <w:r w:rsidRPr="00E135B0">
        <w:rPr>
          <w:lang w:eastAsia="zh-CN"/>
        </w:rPr>
        <w:t>[</w:t>
      </w:r>
      <w:r w:rsidR="00A14FB4" w:rsidRPr="00E135B0">
        <w:fldChar w:fldCharType="begin"/>
      </w:r>
      <w:r w:rsidRPr="00E135B0">
        <w:rPr>
          <w:lang w:eastAsia="zh-CN"/>
        </w:rPr>
        <w:instrText>HYPERLINK\l"_bookmark201"</w:instrText>
      </w:r>
      <w:r w:rsidR="00A14FB4" w:rsidRPr="00E135B0">
        <w:fldChar w:fldCharType="separate"/>
      </w:r>
      <w:r w:rsidRPr="00E135B0">
        <w:rPr>
          <w:lang w:eastAsia="zh-CN"/>
        </w:rPr>
        <w:t>82</w:t>
      </w:r>
      <w:r w:rsidR="00A14FB4" w:rsidRPr="00E135B0">
        <w:fldChar w:fldCharType="end"/>
      </w:r>
      <w:r w:rsidRPr="00E135B0">
        <w:rPr>
          <w:lang w:eastAsia="zh-CN"/>
        </w:rPr>
        <w:t>]</w:t>
      </w:r>
      <w:r w:rsidRPr="00E135B0">
        <w:rPr>
          <w:lang w:eastAsia="zh-CN"/>
        </w:rPr>
        <w:t>，显然该方法需要依靠大量人力来编写规则来构建语言生成器。为了减少人工编写的语言生成器的使用，</w:t>
      </w:r>
      <w:r w:rsidRPr="00E135B0">
        <w:rPr>
          <w:lang w:eastAsia="zh-CN"/>
        </w:rPr>
        <w:t>[</w:t>
      </w:r>
      <w:r w:rsidR="00A14FB4" w:rsidRPr="00E135B0">
        <w:fldChar w:fldCharType="begin"/>
      </w:r>
      <w:r w:rsidRPr="00E135B0">
        <w:rPr>
          <w:lang w:eastAsia="zh-CN"/>
        </w:rPr>
        <w:instrText>HYPERLINK\l"_bookmark203"</w:instrText>
      </w:r>
      <w:r w:rsidR="00A14FB4" w:rsidRPr="00E135B0">
        <w:fldChar w:fldCharType="separate"/>
      </w:r>
      <w:r w:rsidRPr="00E135B0">
        <w:rPr>
          <w:lang w:eastAsia="zh-CN"/>
        </w:rPr>
        <w:t>84</w:t>
      </w:r>
      <w:r w:rsidR="00A14FB4" w:rsidRPr="00E135B0">
        <w:fldChar w:fldCharType="end"/>
      </w:r>
      <w:r w:rsidRPr="00E135B0">
        <w:rPr>
          <w:lang w:eastAsia="zh-CN"/>
        </w:rPr>
        <w:t>]</w:t>
      </w:r>
      <w:r w:rsidRPr="00E135B0">
        <w:rPr>
          <w:lang w:eastAsia="zh-CN"/>
        </w:rPr>
        <w:t>使用基于</w:t>
      </w:r>
      <w:r w:rsidRPr="00E135B0">
        <w:rPr>
          <w:lang w:eastAsia="zh-CN"/>
        </w:rPr>
        <w:t>N-gram</w:t>
      </w:r>
      <w:r w:rsidRPr="00E135B0">
        <w:rPr>
          <w:lang w:eastAsia="zh-CN"/>
        </w:rPr>
        <w:t>的语言模型生成器组合来替代了这些人工编写的语言生成器，针对每一个对话类型定义一个相应的</w:t>
      </w:r>
      <w:r w:rsidRPr="00E135B0">
        <w:rPr>
          <w:lang w:eastAsia="zh-CN"/>
        </w:rPr>
        <w:t>N-gram</w:t>
      </w:r>
      <w:r w:rsidRPr="00E135B0">
        <w:rPr>
          <w:lang w:eastAsia="zh-CN"/>
        </w:rPr>
        <w:t>生成器，虽然</w:t>
      </w:r>
      <w:r w:rsidRPr="00E135B0">
        <w:rPr>
          <w:lang w:eastAsia="zh-CN"/>
        </w:rPr>
        <w:t>[</w:t>
      </w:r>
      <w:r w:rsidR="00A14FB4" w:rsidRPr="00E135B0">
        <w:fldChar w:fldCharType="begin"/>
      </w:r>
      <w:r w:rsidRPr="00E135B0">
        <w:rPr>
          <w:lang w:eastAsia="zh-CN"/>
        </w:rPr>
        <w:instrText>HYPERLINK\l"_bookmark203"</w:instrText>
      </w:r>
      <w:r w:rsidR="00A14FB4" w:rsidRPr="00E135B0">
        <w:fldChar w:fldCharType="separate"/>
      </w:r>
      <w:r w:rsidRPr="00E135B0">
        <w:rPr>
          <w:lang w:eastAsia="zh-CN"/>
        </w:rPr>
        <w:t>84</w:t>
      </w:r>
      <w:r w:rsidR="00A14FB4" w:rsidRPr="00E135B0">
        <w:fldChar w:fldCharType="end"/>
      </w:r>
      <w:r w:rsidRPr="00E135B0">
        <w:rPr>
          <w:lang w:eastAsia="zh-CN"/>
        </w:rPr>
        <w:t>]</w:t>
      </w:r>
      <w:r w:rsidRPr="00E135B0">
        <w:rPr>
          <w:lang w:eastAsia="zh-CN"/>
        </w:rPr>
        <w:t>中将人工编写的规则的使用限制在后处理的小集合上，但还是无法避免生成器产生冗余不必要的短语和句子的情况，从而使计算复杂度相当大，而且</w:t>
      </w:r>
      <w:r w:rsidRPr="00E135B0">
        <w:rPr>
          <w:lang w:eastAsia="zh-CN"/>
        </w:rPr>
        <w:t>N-gram</w:t>
      </w:r>
      <w:r w:rsidRPr="00E135B0">
        <w:rPr>
          <w:lang w:eastAsia="zh-CN"/>
        </w:rPr>
        <w:t>的方法也无法判断输出的结果就是包含对话行为组块中最多相关语义项的句子或文本。</w:t>
      </w:r>
      <w:r w:rsidRPr="00E135B0">
        <w:rPr>
          <w:lang w:eastAsia="zh-CN"/>
        </w:rPr>
        <w:t>[</w:t>
      </w:r>
      <w:r w:rsidR="00A14FB4" w:rsidRPr="00E135B0">
        <w:fldChar w:fldCharType="begin"/>
      </w:r>
      <w:r w:rsidRPr="00E135B0">
        <w:rPr>
          <w:lang w:eastAsia="zh-CN"/>
        </w:rPr>
        <w:instrText>HYPERLINK\l"_bookmark204"</w:instrText>
      </w:r>
      <w:r w:rsidR="00A14FB4" w:rsidRPr="00E135B0">
        <w:fldChar w:fldCharType="separate"/>
      </w:r>
      <w:r w:rsidRPr="00E135B0">
        <w:rPr>
          <w:lang w:eastAsia="zh-CN"/>
        </w:rPr>
        <w:t>85</w:t>
      </w:r>
      <w:r w:rsidR="00A14FB4" w:rsidRPr="00E135B0">
        <w:fldChar w:fldCharType="end"/>
      </w:r>
      <w:r w:rsidRPr="00E135B0">
        <w:rPr>
          <w:lang w:eastAsia="zh-CN"/>
        </w:rPr>
        <w:t>,</w:t>
      </w:r>
      <w:r w:rsidR="00A14FB4" w:rsidRPr="00E135B0">
        <w:fldChar w:fldCharType="begin"/>
      </w:r>
      <w:r w:rsidRPr="00E135B0">
        <w:rPr>
          <w:lang w:eastAsia="zh-CN"/>
        </w:rPr>
        <w:instrText>HYPERLINK\l"_bookmark205"</w:instrText>
      </w:r>
      <w:r w:rsidR="00A14FB4" w:rsidRPr="00E135B0">
        <w:fldChar w:fldCharType="separate"/>
      </w:r>
      <w:r w:rsidRPr="00E135B0">
        <w:rPr>
          <w:lang w:eastAsia="zh-CN"/>
        </w:rPr>
        <w:t>86</w:t>
      </w:r>
      <w:r w:rsidR="00A14FB4" w:rsidRPr="00E135B0">
        <w:fldChar w:fldCharType="end"/>
      </w:r>
      <w:r w:rsidRPr="00E135B0">
        <w:rPr>
          <w:lang w:eastAsia="zh-CN"/>
        </w:rPr>
        <w:t>]</w:t>
      </w:r>
      <w:r w:rsidRPr="00E135B0">
        <w:rPr>
          <w:lang w:eastAsia="zh-CN"/>
        </w:rPr>
        <w:t>中提出了基于统计的以短语为生成单位的自然语言生成方法，该方法使用了统计方法在带标注的话语语料库中训练出（话语，粗糙语义概念）的二元组，从而根据抽象对话行为组块的属性值得到相关的短语或句子。该统计方法在一定程度了解决了需要大量人力来编写规则的难题，但是带语义概念标注的语料库并不成熟也很难收集，而且统计方法相对耗时，因此使得该方法很难扩展到新的领域。</w:t>
      </w:r>
    </w:p>
    <w:p w:rsidR="000A3AD4" w:rsidRDefault="000A3AD4" w:rsidP="000A3AD4">
      <w:pPr>
        <w:pStyle w:val="BodyText"/>
        <w:ind w:firstLineChars="0" w:firstLine="0"/>
        <w:jc w:val="center"/>
        <w:rPr>
          <w:rFonts w:cs="Times New Roman"/>
          <w:spacing w:val="-3"/>
        </w:rPr>
      </w:pPr>
      <w:r>
        <w:rPr>
          <w:rFonts w:cs="Times New Roman"/>
          <w:noProof/>
          <w:spacing w:val="-3"/>
        </w:rPr>
        <w:drawing>
          <wp:inline distT="0" distB="0" distL="114300" distR="114300">
            <wp:extent cx="4321810" cy="2244725"/>
            <wp:effectExtent l="0" t="0" r="254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pic:cNvPicPr>
                  </pic:nvPicPr>
                  <pic:blipFill>
                    <a:blip r:embed="rId41"/>
                    <a:stretch>
                      <a:fillRect/>
                    </a:stretch>
                  </pic:blipFill>
                  <pic:spPr>
                    <a:xfrm>
                      <a:off x="0" y="0"/>
                      <a:ext cx="4321810" cy="2244725"/>
                    </a:xfrm>
                    <a:prstGeom prst="rect">
                      <a:avLst/>
                    </a:prstGeom>
                    <a:noFill/>
                    <a:ln w="9525">
                      <a:noFill/>
                    </a:ln>
                  </pic:spPr>
                </pic:pic>
              </a:graphicData>
            </a:graphic>
          </wp:inline>
        </w:drawing>
      </w:r>
    </w:p>
    <w:p w:rsidR="000A3AD4" w:rsidRDefault="000A3AD4" w:rsidP="000A3AD4">
      <w:pPr>
        <w:pStyle w:val="10"/>
        <w:jc w:val="center"/>
        <w:rPr>
          <w:lang w:eastAsia="zh-CN"/>
        </w:rPr>
      </w:pPr>
      <w:bookmarkStart w:id="48" w:name="_bookmark17"/>
      <w:bookmarkEnd w:id="48"/>
      <w:r>
        <w:rPr>
          <w:lang w:eastAsia="zh-CN"/>
        </w:rPr>
        <w:t>图</w:t>
      </w:r>
      <w:r>
        <w:rPr>
          <w:lang w:eastAsia="zh-CN"/>
        </w:rPr>
        <w:t>1.</w:t>
      </w:r>
      <w:bookmarkStart w:id="49" w:name="OLE_LINK5"/>
      <w:r w:rsidR="008665B7">
        <w:rPr>
          <w:lang w:eastAsia="zh-CN"/>
        </w:rPr>
        <w:t>6</w:t>
      </w:r>
      <w:r>
        <w:rPr>
          <w:lang w:eastAsia="zh-CN"/>
        </w:rPr>
        <w:tab/>
      </w:r>
      <w:bookmarkEnd w:id="49"/>
      <w:r>
        <w:rPr>
          <w:lang w:eastAsia="zh-CN"/>
        </w:rPr>
        <w:t>对话系统中自然语言生成模块的抽象对话行为实例</w:t>
      </w:r>
    </w:p>
    <w:p w:rsidR="000A3AD4" w:rsidRDefault="000A3AD4" w:rsidP="000A3AD4">
      <w:pPr>
        <w:spacing w:before="6" w:line="180" w:lineRule="exact"/>
        <w:rPr>
          <w:sz w:val="18"/>
          <w:szCs w:val="18"/>
          <w:lang w:eastAsia="zh-CN"/>
        </w:rPr>
      </w:pPr>
    </w:p>
    <w:p w:rsidR="000A3AD4" w:rsidRPr="00E135B0" w:rsidRDefault="000A3AD4" w:rsidP="000A3AD4">
      <w:pPr>
        <w:pStyle w:val="BodyText"/>
        <w:ind w:firstLine="480"/>
        <w:rPr>
          <w:lang w:eastAsia="zh-CN"/>
        </w:rPr>
      </w:pPr>
      <w:r w:rsidRPr="00E135B0">
        <w:rPr>
          <w:lang w:eastAsia="zh-CN"/>
        </w:rPr>
        <w:t>针对上述这些问题，</w:t>
      </w:r>
      <w:r w:rsidRPr="00E135B0">
        <w:rPr>
          <w:lang w:eastAsia="zh-CN"/>
        </w:rPr>
        <w:t>[</w:t>
      </w:r>
      <w:r w:rsidR="00A14FB4" w:rsidRPr="00E135B0">
        <w:fldChar w:fldCharType="begin"/>
      </w:r>
      <w:r w:rsidRPr="00E135B0">
        <w:rPr>
          <w:lang w:eastAsia="zh-CN"/>
        </w:rPr>
        <w:instrText>HYPERLINK\l"_bookmark202"</w:instrText>
      </w:r>
      <w:r w:rsidR="00A14FB4" w:rsidRPr="00E135B0">
        <w:fldChar w:fldCharType="separate"/>
      </w:r>
      <w:r w:rsidRPr="00E135B0">
        <w:rPr>
          <w:lang w:eastAsia="zh-CN"/>
        </w:rPr>
        <w:t>83</w:t>
      </w:r>
      <w:r w:rsidR="00A14FB4" w:rsidRPr="00E135B0">
        <w:fldChar w:fldCharType="end"/>
      </w:r>
      <w:r w:rsidRPr="00E135B0">
        <w:rPr>
          <w:lang w:eastAsia="zh-CN"/>
        </w:rPr>
        <w:t>]</w:t>
      </w:r>
      <w:r w:rsidRPr="00E135B0">
        <w:rPr>
          <w:lang w:eastAsia="zh-CN"/>
        </w:rPr>
        <w:t>将深度学习的方法应用到自然语言生成领域，使用递归神经网络（</w:t>
      </w:r>
      <w:r w:rsidRPr="00E135B0">
        <w:rPr>
          <w:lang w:eastAsia="zh-CN"/>
        </w:rPr>
        <w:t>RNN</w:t>
      </w:r>
      <w:r w:rsidRPr="00E135B0">
        <w:rPr>
          <w:lang w:eastAsia="zh-CN"/>
        </w:rPr>
        <w:t>）和卷积神经网络（</w:t>
      </w:r>
      <w:r w:rsidRPr="00E135B0">
        <w:rPr>
          <w:lang w:eastAsia="zh-CN"/>
        </w:rPr>
        <w:t>CNN</w:t>
      </w:r>
      <w:r w:rsidRPr="00E135B0">
        <w:rPr>
          <w:lang w:eastAsia="zh-CN"/>
        </w:rPr>
        <w:t>）的结合来训练对话行为类型和话语的二元组。该方法无需任何的语义对齐二元组或者预先定义的语法树等标注语料库的指导，因此可以在任何领域的对话语料库上进行模型训练，使其扩展性得到了很大的提高，与上述提到的系统相比，该方法得到的实验结果也有明显的改善。但该方法只是训练出对话行为类型和话语的配对，无法用于针对抽象的语义表示形式的语言生成，然后一个好的</w:t>
      </w:r>
      <w:r w:rsidR="002D170C">
        <w:rPr>
          <w:rFonts w:hint="eastAsia"/>
          <w:lang w:eastAsia="zh-CN"/>
        </w:rPr>
        <w:t>认知型</w:t>
      </w:r>
      <w:r w:rsidRPr="00E135B0">
        <w:rPr>
          <w:lang w:eastAsia="zh-CN"/>
        </w:rPr>
        <w:t>对话系统中，要求的对话往往需要通过语义分析和一定的逻辑推理来生成。</w:t>
      </w:r>
    </w:p>
    <w:p w:rsidR="000A3AD4" w:rsidRPr="00E135B0" w:rsidRDefault="000A3AD4" w:rsidP="000A3AD4">
      <w:pPr>
        <w:pStyle w:val="BodyText"/>
        <w:ind w:firstLine="480"/>
        <w:rPr>
          <w:lang w:eastAsia="zh-CN"/>
        </w:rPr>
      </w:pPr>
      <w:r w:rsidRPr="00E135B0">
        <w:rPr>
          <w:lang w:eastAsia="zh-CN"/>
        </w:rPr>
        <w:t>总的来说，与自然语言理解相比，自然语言生成技术要落后得多。目前的实用系统往往限定在一些专业领域，而且很粗糙。概念比较先进的系统，如</w:t>
      </w:r>
      <w:r w:rsidRPr="00E135B0">
        <w:rPr>
          <w:lang w:eastAsia="zh-CN"/>
        </w:rPr>
        <w:t>FCG</w:t>
      </w:r>
      <w:r w:rsidRPr="00E135B0">
        <w:rPr>
          <w:lang w:eastAsia="zh-CN"/>
        </w:rPr>
        <w:t>，尚未经过广泛地实践测试。正如第</w:t>
      </w:r>
      <w:r w:rsidR="00A14FB4" w:rsidRPr="00E135B0">
        <w:fldChar w:fldCharType="begin"/>
      </w:r>
      <w:r w:rsidRPr="00E135B0">
        <w:rPr>
          <w:lang w:eastAsia="zh-CN"/>
        </w:rPr>
        <w:instrText>HYPERLINK\l"_bookmark92"</w:instrText>
      </w:r>
      <w:r w:rsidR="00A14FB4" w:rsidRPr="00E135B0">
        <w:fldChar w:fldCharType="separate"/>
      </w:r>
      <w:r w:rsidRPr="00E135B0">
        <w:rPr>
          <w:lang w:eastAsia="zh-CN"/>
        </w:rPr>
        <w:t>6</w:t>
      </w:r>
      <w:r w:rsidR="00A14FB4" w:rsidRPr="00E135B0">
        <w:fldChar w:fldCharType="end"/>
      </w:r>
      <w:r w:rsidRPr="00E135B0">
        <w:rPr>
          <w:lang w:eastAsia="zh-CN"/>
        </w:rPr>
        <w:t>章中所介绍的，我们在这一领域的研究代表了</w:t>
      </w:r>
      <w:r w:rsidRPr="00E135B0">
        <w:rPr>
          <w:rFonts w:hint="eastAsia"/>
          <w:lang w:eastAsia="zh-CN"/>
        </w:rPr>
        <w:t>“</w:t>
      </w:r>
      <w:r w:rsidRPr="00E135B0">
        <w:rPr>
          <w:lang w:eastAsia="zh-CN"/>
        </w:rPr>
        <w:t>基于规则的方法</w:t>
      </w:r>
      <w:r w:rsidRPr="00E135B0">
        <w:rPr>
          <w:rFonts w:hint="eastAsia"/>
          <w:lang w:eastAsia="zh-CN"/>
        </w:rPr>
        <w:t>”</w:t>
      </w:r>
      <w:r w:rsidRPr="00E135B0">
        <w:rPr>
          <w:lang w:eastAsia="zh-CN"/>
        </w:rPr>
        <w:t>和</w:t>
      </w:r>
      <w:r w:rsidRPr="00E135B0">
        <w:rPr>
          <w:rFonts w:hint="eastAsia"/>
          <w:lang w:eastAsia="zh-CN"/>
        </w:rPr>
        <w:t>“</w:t>
      </w:r>
      <w:r w:rsidRPr="00E135B0">
        <w:rPr>
          <w:lang w:eastAsia="zh-CN"/>
        </w:rPr>
        <w:t>统计法</w:t>
      </w:r>
      <w:r w:rsidRPr="00E135B0">
        <w:rPr>
          <w:rFonts w:hint="eastAsia"/>
          <w:lang w:eastAsia="zh-CN"/>
        </w:rPr>
        <w:t>”</w:t>
      </w:r>
      <w:r w:rsidRPr="00E135B0">
        <w:rPr>
          <w:lang w:eastAsia="zh-CN"/>
        </w:rPr>
        <w:t>的融合。我们认为这种融合非常有前景，但目前还没</w:t>
      </w:r>
      <w:bookmarkStart w:id="50" w:name="言语行为理论及相关研究综述"/>
      <w:bookmarkEnd w:id="50"/>
      <w:r w:rsidRPr="00E135B0">
        <w:rPr>
          <w:lang w:eastAsia="zh-CN"/>
        </w:rPr>
        <w:t>有精细化，也没有经过系统性评估。</w:t>
      </w:r>
    </w:p>
    <w:p w:rsidR="000A3AD4" w:rsidRPr="00E135B0" w:rsidRDefault="000A3AD4" w:rsidP="000C6FE5">
      <w:pPr>
        <w:pStyle w:val="Heading3"/>
        <w:ind w:left="1006"/>
        <w:rPr>
          <w:lang w:eastAsia="zh-CN"/>
        </w:rPr>
      </w:pPr>
      <w:bookmarkStart w:id="51" w:name="_Toc20010"/>
      <w:bookmarkStart w:id="52" w:name="_Toc453623355"/>
      <w:bookmarkStart w:id="53" w:name="_Toc327482422"/>
      <w:r w:rsidRPr="00E135B0">
        <w:rPr>
          <w:rFonts w:ascii="宋体" w:eastAsia="宋体" w:hAnsi="宋体" w:cs="宋体" w:hint="eastAsia"/>
          <w:lang w:eastAsia="zh-CN"/>
        </w:rPr>
        <w:t>言语行为理论及相关研究综述</w:t>
      </w:r>
      <w:bookmarkEnd w:id="51"/>
      <w:bookmarkEnd w:id="52"/>
      <w:bookmarkEnd w:id="53"/>
    </w:p>
    <w:p w:rsidR="000A3AD4" w:rsidRDefault="000A3AD4" w:rsidP="000A3AD4">
      <w:pPr>
        <w:pStyle w:val="BodyText"/>
        <w:ind w:firstLine="480"/>
        <w:rPr>
          <w:sz w:val="14"/>
          <w:szCs w:val="14"/>
          <w:lang w:eastAsia="zh-CN"/>
        </w:rPr>
      </w:pPr>
      <w:r>
        <w:rPr>
          <w:lang w:eastAsia="zh-CN"/>
        </w:rPr>
        <w:t>我们认为，分析和管理对话系统需要产生的各类话语的一个有效方法是：使用由</w:t>
      </w:r>
      <w:r>
        <w:rPr>
          <w:lang w:eastAsia="zh-CN"/>
        </w:rPr>
        <w:t>Austin[</w:t>
      </w:r>
      <w:r w:rsidR="00A14FB4">
        <w:fldChar w:fldCharType="begin"/>
      </w:r>
      <w:r>
        <w:rPr>
          <w:lang w:eastAsia="zh-CN"/>
        </w:rPr>
        <w:instrText>HYPERLINK\l"_bookmark206"</w:instrText>
      </w:r>
      <w:r w:rsidR="00A14FB4">
        <w:fldChar w:fldCharType="separate"/>
      </w:r>
      <w:r>
        <w:rPr>
          <w:lang w:eastAsia="zh-CN"/>
        </w:rPr>
        <w:t>87</w:t>
      </w:r>
      <w:r w:rsidR="00A14FB4">
        <w:fldChar w:fldCharType="end"/>
      </w:r>
      <w:r>
        <w:rPr>
          <w:lang w:eastAsia="zh-CN"/>
        </w:rPr>
        <w:t>]</w:t>
      </w:r>
      <w:r>
        <w:rPr>
          <w:lang w:eastAsia="zh-CN"/>
        </w:rPr>
        <w:t>提出，</w:t>
      </w:r>
      <w:r>
        <w:rPr>
          <w:lang w:eastAsia="zh-CN"/>
        </w:rPr>
        <w:t>Searle[</w:t>
      </w:r>
      <w:r w:rsidR="00A14FB4">
        <w:fldChar w:fldCharType="begin"/>
      </w:r>
      <w:r>
        <w:rPr>
          <w:lang w:eastAsia="zh-CN"/>
        </w:rPr>
        <w:instrText>HYPERLINK\l"_bookmark207"</w:instrText>
      </w:r>
      <w:r w:rsidR="00A14FB4">
        <w:fldChar w:fldCharType="separate"/>
      </w:r>
      <w:r>
        <w:rPr>
          <w:lang w:eastAsia="zh-CN"/>
        </w:rPr>
        <w:t>88</w:t>
      </w:r>
      <w:r w:rsidR="00A14FB4">
        <w:fldChar w:fldCharType="end"/>
      </w:r>
      <w:r>
        <w:rPr>
          <w:lang w:eastAsia="zh-CN"/>
        </w:rPr>
        <w:t>]</w:t>
      </w:r>
      <w:r>
        <w:rPr>
          <w:lang w:eastAsia="zh-CN"/>
        </w:rPr>
        <w:t>改进的言语行为理论（</w:t>
      </w:r>
      <w:r>
        <w:rPr>
          <w:lang w:eastAsia="zh-CN"/>
        </w:rPr>
        <w:t>Speech Act Theory</w:t>
      </w:r>
      <w:r>
        <w:rPr>
          <w:lang w:eastAsia="zh-CN"/>
        </w:rPr>
        <w:t>）。本文将要阐述的</w:t>
      </w:r>
      <w:r w:rsidR="00793D32">
        <w:rPr>
          <w:rFonts w:hint="eastAsia"/>
          <w:lang w:eastAsia="zh-CN"/>
        </w:rPr>
        <w:t>认知对话系统</w:t>
      </w:r>
      <w:r>
        <w:rPr>
          <w:lang w:eastAsia="zh-CN"/>
        </w:rPr>
        <w:t>研究中正采用了此方法，且在研究过程中，我们发现这个理论是极其有用且方便使用的。我们在这一节先回顾言语行为理论的基本观点，并介绍一些言语行为理论在对话方面的相关研究以及更细致具体的分类体系。</w:t>
      </w:r>
    </w:p>
    <w:p w:rsidR="000A3AD4" w:rsidRDefault="000A3AD4" w:rsidP="000A3AD4">
      <w:pPr>
        <w:pStyle w:val="BodyText"/>
        <w:ind w:firstLine="480"/>
        <w:rPr>
          <w:lang w:eastAsia="zh-CN"/>
        </w:rPr>
      </w:pPr>
      <w:r>
        <w:rPr>
          <w:lang w:eastAsia="zh-CN"/>
        </w:rPr>
        <w:t>言语行为理论是语言学和语用学等研究中的一个重要理论。言语行为理论的核心概念是：强调语言的意向功能，认为说话者在说话的同时是在实施某种行为。因此，根据言语行为的观点，分析说话者的语言行为的过程，也就是说话者分析为了实现某个特定目标而采用的一系列的言语行为的过程。</w:t>
      </w:r>
    </w:p>
    <w:p w:rsidR="000A3AD4" w:rsidRDefault="000A3AD4" w:rsidP="000A3AD4">
      <w:pPr>
        <w:pStyle w:val="BodyText"/>
        <w:ind w:firstLine="480"/>
        <w:rPr>
          <w:lang w:eastAsia="zh-CN"/>
        </w:rPr>
      </w:pPr>
      <w:r>
        <w:rPr>
          <w:lang w:eastAsia="zh-CN"/>
        </w:rPr>
        <w:t>言语行为理论探讨那些可以通过言语来表现的行为类型。</w:t>
      </w:r>
      <w:r>
        <w:rPr>
          <w:lang w:eastAsia="zh-CN"/>
        </w:rPr>
        <w:t>Austin[</w:t>
      </w:r>
      <w:r w:rsidR="00A14FB4">
        <w:fldChar w:fldCharType="begin"/>
      </w:r>
      <w:r>
        <w:rPr>
          <w:lang w:eastAsia="zh-CN"/>
        </w:rPr>
        <w:instrText>HYPERLINK\l"_bookmark206"</w:instrText>
      </w:r>
      <w:r w:rsidR="00A14FB4">
        <w:fldChar w:fldCharType="separate"/>
      </w:r>
      <w:r>
        <w:rPr>
          <w:lang w:eastAsia="zh-CN"/>
        </w:rPr>
        <w:t>87</w:t>
      </w:r>
      <w:r w:rsidR="00A14FB4">
        <w:fldChar w:fldCharType="end"/>
      </w:r>
      <w:r>
        <w:rPr>
          <w:lang w:eastAsia="zh-CN"/>
        </w:rPr>
        <w:t>]</w:t>
      </w:r>
      <w:r>
        <w:rPr>
          <w:lang w:eastAsia="zh-CN"/>
        </w:rPr>
        <w:t>将言语行为分为以下几种：</w:t>
      </w:r>
    </w:p>
    <w:p w:rsidR="000A3AD4" w:rsidRDefault="000A3AD4" w:rsidP="000A3AD4">
      <w:pPr>
        <w:spacing w:before="9" w:line="110" w:lineRule="exact"/>
        <w:rPr>
          <w:sz w:val="11"/>
          <w:szCs w:val="11"/>
          <w:lang w:eastAsia="zh-CN"/>
        </w:rPr>
      </w:pP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言内行为（</w:t>
      </w:r>
      <w:r>
        <w:rPr>
          <w:rFonts w:cs="Times New Roman"/>
        </w:rPr>
        <w:t>Locutionary Act</w:t>
      </w:r>
      <w:r>
        <w:rPr>
          <w:rFonts w:cs="Times New Roman"/>
        </w:rPr>
        <w:t>）：话语的外在表现形式，即：话语本身的字面意义。</w:t>
      </w: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言外行为（</w:t>
      </w:r>
      <w:r>
        <w:rPr>
          <w:rFonts w:cs="Times New Roman"/>
        </w:rPr>
        <w:t>Illocutionary Act</w:t>
      </w:r>
      <w:r>
        <w:rPr>
          <w:rFonts w:cs="Times New Roman"/>
        </w:rPr>
        <w:t>）：话语的</w:t>
      </w:r>
      <w:r>
        <w:rPr>
          <w:rFonts w:cs="Times New Roman" w:hint="eastAsia"/>
          <w:lang w:eastAsia="zh-CN"/>
        </w:rPr>
        <w:t>“</w:t>
      </w:r>
      <w:r>
        <w:rPr>
          <w:rFonts w:cs="Times New Roman"/>
        </w:rPr>
        <w:t>言外之力</w:t>
      </w:r>
      <w:r>
        <w:rPr>
          <w:rFonts w:cs="Times New Roman" w:hint="eastAsia"/>
          <w:lang w:eastAsia="zh-CN"/>
        </w:rPr>
        <w:t>”</w:t>
      </w:r>
      <w:r>
        <w:rPr>
          <w:rFonts w:cs="Times New Roman"/>
        </w:rPr>
        <w:t>，即：说话者对受话者的影响。</w:t>
      </w:r>
    </w:p>
    <w:p w:rsidR="000A3AD4" w:rsidRDefault="000A3AD4" w:rsidP="000A3AD4">
      <w:pPr>
        <w:pStyle w:val="BodyText"/>
        <w:numPr>
          <w:ilvl w:val="2"/>
          <w:numId w:val="27"/>
        </w:numPr>
        <w:tabs>
          <w:tab w:val="left" w:pos="889"/>
        </w:tabs>
        <w:ind w:right="117" w:firstLineChars="0"/>
        <w:rPr>
          <w:rFonts w:cs="Times New Roman"/>
          <w:lang w:eastAsia="zh-CN"/>
        </w:rPr>
      </w:pPr>
      <w:r>
        <w:rPr>
          <w:rFonts w:cs="Times New Roman"/>
          <w:lang w:eastAsia="zh-CN"/>
        </w:rPr>
        <w:t>言后行为（</w:t>
      </w:r>
      <w:r>
        <w:rPr>
          <w:rFonts w:cs="Times New Roman"/>
          <w:lang w:eastAsia="zh-CN"/>
        </w:rPr>
        <w:t>Perlocutionary Act</w:t>
      </w:r>
      <w:r>
        <w:rPr>
          <w:rFonts w:cs="Times New Roman"/>
          <w:lang w:eastAsia="zh-CN"/>
        </w:rPr>
        <w:t>）：话语达到的实际效果，即：话语所导致的行为，如说服、劝说、吓唬、启发、激励，或者让受话者去做某件事，或者让受话者意识到什么，不论是有意还是无意的。</w:t>
      </w:r>
    </w:p>
    <w:p w:rsidR="000A3AD4" w:rsidRDefault="000A3AD4" w:rsidP="000A3AD4">
      <w:pPr>
        <w:spacing w:before="9" w:line="110" w:lineRule="exact"/>
        <w:rPr>
          <w:sz w:val="11"/>
          <w:szCs w:val="11"/>
          <w:lang w:eastAsia="zh-CN"/>
        </w:rPr>
      </w:pPr>
    </w:p>
    <w:p w:rsidR="000A3AD4" w:rsidRPr="00E135B0" w:rsidRDefault="000A3AD4" w:rsidP="000A3AD4">
      <w:pPr>
        <w:pStyle w:val="BodyText"/>
        <w:ind w:firstLine="480"/>
        <w:rPr>
          <w:lang w:eastAsia="zh-CN"/>
        </w:rPr>
      </w:pPr>
      <w:r w:rsidRPr="00E135B0">
        <w:rPr>
          <w:lang w:eastAsia="zh-CN"/>
        </w:rPr>
        <w:t>Searle</w:t>
      </w:r>
      <w:r w:rsidRPr="00E135B0">
        <w:rPr>
          <w:lang w:eastAsia="zh-CN"/>
        </w:rPr>
        <w:t>对</w:t>
      </w:r>
      <w:r w:rsidRPr="00E135B0">
        <w:rPr>
          <w:lang w:eastAsia="zh-CN"/>
        </w:rPr>
        <w:t>Austin</w:t>
      </w:r>
      <w:r w:rsidRPr="00E135B0">
        <w:rPr>
          <w:lang w:eastAsia="zh-CN"/>
        </w:rPr>
        <w:t>提出的言语行为理论做了深入的研究和探讨。在</w:t>
      </w:r>
      <w:r w:rsidRPr="00E135B0">
        <w:rPr>
          <w:lang w:eastAsia="zh-CN"/>
        </w:rPr>
        <w:t>Searle[</w:t>
      </w:r>
      <w:r w:rsidR="00A14FB4" w:rsidRPr="00E135B0">
        <w:fldChar w:fldCharType="begin"/>
      </w:r>
      <w:r w:rsidRPr="00E135B0">
        <w:rPr>
          <w:lang w:eastAsia="zh-CN"/>
        </w:rPr>
        <w:instrText>HYPERLINK\l"_bookmark207"</w:instrText>
      </w:r>
      <w:r w:rsidR="00A14FB4" w:rsidRPr="00E135B0">
        <w:fldChar w:fldCharType="separate"/>
      </w:r>
      <w:r w:rsidRPr="00E135B0">
        <w:rPr>
          <w:lang w:eastAsia="zh-CN"/>
        </w:rPr>
        <w:t>88</w:t>
      </w:r>
      <w:r w:rsidR="00A14FB4" w:rsidRPr="00E135B0">
        <w:fldChar w:fldCharType="end"/>
      </w:r>
      <w:r w:rsidRPr="00E135B0">
        <w:rPr>
          <w:lang w:eastAsia="zh-CN"/>
        </w:rPr>
        <w:t>]</w:t>
      </w:r>
      <w:r w:rsidRPr="00E135B0">
        <w:rPr>
          <w:lang w:eastAsia="zh-CN"/>
        </w:rPr>
        <w:t>看来，言语行为有时仅仅指的是言外行为。他认为，说话人通过他们的言语只能获得</w:t>
      </w:r>
      <w:r w:rsidRPr="00E135B0">
        <w:rPr>
          <w:lang w:eastAsia="zh-CN"/>
        </w:rPr>
        <w:t>5</w:t>
      </w:r>
      <w:r w:rsidRPr="00E135B0">
        <w:rPr>
          <w:lang w:eastAsia="zh-CN"/>
        </w:rPr>
        <w:t>类言外之力，它们分别是：</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断言类：说话人自己承诺事情是真的。</w:t>
      </w:r>
      <w:r>
        <w:rPr>
          <w:rFonts w:cs="Times New Roman"/>
          <w:lang w:eastAsia="zh-CN"/>
        </w:rPr>
        <w:t>The sky is blue.</w:t>
      </w:r>
      <w:r>
        <w:rPr>
          <w:rFonts w:cs="Times New Roman"/>
          <w:lang w:eastAsia="zh-CN"/>
        </w:rPr>
        <w:t>（天是蓝色的。）</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指令类：说话人试图让受话人做某事。</w:t>
      </w:r>
      <w:r>
        <w:rPr>
          <w:rFonts w:cs="Times New Roman"/>
          <w:lang w:eastAsia="zh-CN"/>
        </w:rPr>
        <w:t>Clean your room!</w:t>
      </w:r>
      <w:r>
        <w:rPr>
          <w:rFonts w:cs="Times New Roman"/>
          <w:lang w:eastAsia="zh-CN"/>
        </w:rPr>
        <w:t>（打扫你的房间！）</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承诺类：说话人对未来的行为做出承诺。</w:t>
      </w:r>
      <w:r>
        <w:rPr>
          <w:rFonts w:cs="Times New Roman"/>
          <w:lang w:eastAsia="zh-CN"/>
        </w:rPr>
        <w:t>I will do it.(</w:t>
      </w:r>
      <w:r>
        <w:rPr>
          <w:rFonts w:cs="Times New Roman"/>
          <w:lang w:eastAsia="zh-CN"/>
        </w:rPr>
        <w:t>我将会做这件事。</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表达类：说话者表达了某些心理状态。</w:t>
      </w:r>
      <w:r>
        <w:rPr>
          <w:rFonts w:cs="Times New Roman"/>
          <w:lang w:eastAsia="zh-CN"/>
        </w:rPr>
        <w:t>I’m Sorry.(</w:t>
      </w:r>
      <w:r>
        <w:rPr>
          <w:rFonts w:cs="Times New Roman"/>
          <w:lang w:eastAsia="zh-CN"/>
        </w:rPr>
        <w:t>对不起。</w:t>
      </w:r>
      <w:r>
        <w:rPr>
          <w:rFonts w:cs="Times New Roman"/>
          <w:lang w:eastAsia="zh-CN"/>
        </w:rPr>
        <w:t>)</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声明类：说话人带来了不同的状况。</w:t>
      </w:r>
      <w:r>
        <w:rPr>
          <w:rFonts w:cs="Times New Roman"/>
          <w:lang w:eastAsia="zh-CN"/>
        </w:rPr>
        <w:t>The meeting is adjourned.</w:t>
      </w:r>
      <w:r>
        <w:rPr>
          <w:rFonts w:cs="Times New Roman"/>
          <w:lang w:eastAsia="zh-CN"/>
        </w:rPr>
        <w:t>（这个会议休会了。）</w:t>
      </w:r>
      <w:bookmarkStart w:id="54" w:name="_GoBack"/>
      <w:bookmarkEnd w:id="54"/>
    </w:p>
    <w:p w:rsidR="000A3AD4" w:rsidRPr="00E135B0" w:rsidRDefault="000A3AD4" w:rsidP="000A3AD4">
      <w:pPr>
        <w:pStyle w:val="BodyText"/>
        <w:ind w:firstLine="480"/>
        <w:rPr>
          <w:lang w:eastAsia="zh-CN"/>
        </w:rPr>
      </w:pPr>
      <w:r w:rsidRPr="00E135B0">
        <w:rPr>
          <w:lang w:eastAsia="zh-CN"/>
        </w:rPr>
        <w:t>受这个本体论的启发，</w:t>
      </w:r>
      <w:r w:rsidRPr="00E135B0">
        <w:rPr>
          <w:lang w:eastAsia="zh-CN"/>
        </w:rPr>
        <w:t>Twitchell</w:t>
      </w:r>
      <w:r w:rsidRPr="00E135B0">
        <w:rPr>
          <w:lang w:eastAsia="zh-CN"/>
        </w:rPr>
        <w:t>和</w:t>
      </w:r>
      <w:r w:rsidRPr="00E135B0">
        <w:rPr>
          <w:lang w:eastAsia="zh-CN"/>
        </w:rPr>
        <w:t>Nunamake</w:t>
      </w:r>
      <w:r w:rsidRPr="00E135B0">
        <w:rPr>
          <w:lang w:eastAsia="zh-CN"/>
        </w:rPr>
        <w:t>在他们</w:t>
      </w:r>
      <w:r w:rsidRPr="00E135B0">
        <w:rPr>
          <w:lang w:eastAsia="zh-CN"/>
        </w:rPr>
        <w:t>2004</w:t>
      </w:r>
      <w:r w:rsidRPr="00E135B0">
        <w:rPr>
          <w:lang w:eastAsia="zh-CN"/>
        </w:rPr>
        <w:t>年的论文（标题为：言语行为归档：分析持续谈话和其参与者的概率统计法。</w:t>
      </w:r>
      <w:r w:rsidR="00A14FB4" w:rsidRPr="00E135B0">
        <w:fldChar w:fldCharType="begin"/>
      </w:r>
      <w:r w:rsidRPr="00E135B0">
        <w:rPr>
          <w:lang w:eastAsia="zh-CN"/>
        </w:rPr>
        <w:instrText>HYPERLINK\l"_bookmark208"</w:instrText>
      </w:r>
      <w:r w:rsidR="00A14FB4" w:rsidRPr="00E135B0">
        <w:fldChar w:fldCharType="separate"/>
      </w:r>
      <w:r w:rsidRPr="00E135B0">
        <w:rPr>
          <w:lang w:eastAsia="zh-CN"/>
        </w:rPr>
        <w:t>[89</w:t>
      </w:r>
      <w:r w:rsidR="00A14FB4" w:rsidRPr="00E135B0">
        <w:fldChar w:fldCharType="end"/>
      </w:r>
      <w:r w:rsidRPr="00E135B0">
        <w:t>]</w:t>
      </w:r>
      <w:r w:rsidRPr="00E135B0">
        <w:t>）中提出了更加精细的</w:t>
      </w:r>
      <w:r w:rsidRPr="00E135B0">
        <w:rPr>
          <w:rFonts w:hint="eastAsia"/>
        </w:rPr>
        <w:t>“</w:t>
      </w:r>
      <w:r w:rsidRPr="00E135B0">
        <w:t>42</w:t>
      </w:r>
      <w:r w:rsidRPr="00E135B0">
        <w:t>种言语行为</w:t>
      </w:r>
      <w:r w:rsidRPr="00E135B0">
        <w:rPr>
          <w:rFonts w:hint="eastAsia"/>
        </w:rPr>
        <w:t>”</w:t>
      </w:r>
      <w:r w:rsidRPr="00E135B0">
        <w:t>本体论，叫做</w:t>
      </w:r>
      <w:r w:rsidRPr="00E135B0">
        <w:t>SWBD-DAMSL(DAMSL=Dialogue Act Markup in Several Layers</w:t>
      </w:r>
      <w:r w:rsidRPr="00E135B0">
        <w:t>）。</w:t>
      </w:r>
      <w:r w:rsidRPr="00E135B0">
        <w:rPr>
          <w:lang w:eastAsia="zh-CN"/>
        </w:rPr>
        <w:t>尽管有少量不符合</w:t>
      </w:r>
      <w:r w:rsidRPr="00E135B0">
        <w:rPr>
          <w:lang w:eastAsia="zh-CN"/>
        </w:rPr>
        <w:t>Searle</w:t>
      </w:r>
      <w:r w:rsidRPr="00E135B0">
        <w:rPr>
          <w:lang w:eastAsia="zh-CN"/>
        </w:rPr>
        <w:t>的观点，并被分类为</w:t>
      </w:r>
      <w:r w:rsidRPr="00E135B0">
        <w:rPr>
          <w:rFonts w:hint="eastAsia"/>
          <w:lang w:eastAsia="zh-CN"/>
        </w:rPr>
        <w:t>“</w:t>
      </w:r>
      <w:r w:rsidRPr="00E135B0">
        <w:rPr>
          <w:lang w:eastAsia="zh-CN"/>
        </w:rPr>
        <w:t>其它</w:t>
      </w:r>
      <w:r w:rsidRPr="00E135B0">
        <w:rPr>
          <w:rFonts w:hint="eastAsia"/>
          <w:lang w:eastAsia="zh-CN"/>
        </w:rPr>
        <w:t>”</w:t>
      </w:r>
      <w:r w:rsidRPr="00E135B0">
        <w:rPr>
          <w:lang w:eastAsia="zh-CN"/>
        </w:rPr>
        <w:t>，但几乎他们所有的</w:t>
      </w:r>
      <w:r w:rsidRPr="00E135B0">
        <w:rPr>
          <w:lang w:eastAsia="zh-CN"/>
        </w:rPr>
        <w:t>42</w:t>
      </w:r>
      <w:r w:rsidRPr="00E135B0">
        <w:rPr>
          <w:lang w:eastAsia="zh-CN"/>
        </w:rPr>
        <w:t>种言语行为类型都能够被映射到</w:t>
      </w:r>
      <w:r w:rsidRPr="00E135B0">
        <w:rPr>
          <w:lang w:eastAsia="zh-CN"/>
        </w:rPr>
        <w:t>Searle</w:t>
      </w:r>
      <w:r w:rsidRPr="00E135B0">
        <w:rPr>
          <w:lang w:eastAsia="zh-CN"/>
        </w:rPr>
        <w:t>的</w:t>
      </w:r>
      <w:r w:rsidRPr="00E135B0">
        <w:rPr>
          <w:lang w:eastAsia="zh-CN"/>
        </w:rPr>
        <w:t>5</w:t>
      </w:r>
      <w:r w:rsidRPr="00E135B0">
        <w:rPr>
          <w:lang w:eastAsia="zh-CN"/>
        </w:rPr>
        <w:t>个高级类别之一。图</w:t>
      </w:r>
      <w:r w:rsidR="00343FCA">
        <w:rPr>
          <w:rFonts w:hint="eastAsia"/>
          <w:lang w:eastAsia="zh-CN"/>
        </w:rPr>
        <w:t>1.</w:t>
      </w:r>
      <w:r w:rsidR="00387496">
        <w:rPr>
          <w:rFonts w:ascii="宋体" w:hAnsi="宋体" w:cs="宋体" w:hint="eastAsia"/>
          <w:lang w:eastAsia="zh-CN"/>
        </w:rPr>
        <w:t>7</w:t>
      </w:r>
      <w:r w:rsidR="00A14FB4" w:rsidRPr="00E135B0">
        <w:fldChar w:fldCharType="begin"/>
      </w:r>
      <w:r w:rsidRPr="00E135B0">
        <w:rPr>
          <w:lang w:eastAsia="zh-CN"/>
        </w:rPr>
        <w:instrText>HYPERLINK\l"_bookmark19"</w:instrText>
      </w:r>
      <w:r w:rsidR="00A14FB4" w:rsidRPr="00E135B0">
        <w:fldChar w:fldCharType="separate"/>
      </w:r>
      <w:r w:rsidRPr="00E135B0">
        <w:rPr>
          <w:lang w:eastAsia="zh-CN"/>
        </w:rPr>
        <w:t>1.9</w:t>
      </w:r>
      <w:r w:rsidR="00A14FB4" w:rsidRPr="00E135B0">
        <w:fldChar w:fldCharType="end"/>
      </w:r>
      <w:r w:rsidRPr="00E135B0">
        <w:rPr>
          <w:lang w:eastAsia="zh-CN"/>
        </w:rPr>
        <w:t>和</w:t>
      </w:r>
      <w:r w:rsidR="00343FCA">
        <w:rPr>
          <w:rFonts w:hint="eastAsia"/>
          <w:lang w:eastAsia="zh-CN"/>
        </w:rPr>
        <w:t>1.</w:t>
      </w:r>
      <w:r w:rsidR="00387496">
        <w:rPr>
          <w:rFonts w:ascii="宋体" w:hAnsi="宋体" w:cs="宋体" w:hint="eastAsia"/>
          <w:lang w:eastAsia="zh-CN"/>
        </w:rPr>
        <w:t>8</w:t>
      </w:r>
      <w:r w:rsidR="00A14FB4" w:rsidRPr="00E135B0">
        <w:fldChar w:fldCharType="begin"/>
      </w:r>
      <w:r w:rsidRPr="00E135B0">
        <w:rPr>
          <w:lang w:eastAsia="zh-CN"/>
        </w:rPr>
        <w:instrText>HYPERLINK\l"_bookmark21"</w:instrText>
      </w:r>
      <w:r w:rsidR="00A14FB4" w:rsidRPr="00E135B0">
        <w:fldChar w:fldCharType="separate"/>
      </w:r>
      <w:r w:rsidRPr="00E135B0">
        <w:rPr>
          <w:lang w:eastAsia="zh-CN"/>
        </w:rPr>
        <w:t>1.10</w:t>
      </w:r>
      <w:r w:rsidR="00A14FB4" w:rsidRPr="00E135B0">
        <w:fldChar w:fldCharType="end"/>
      </w:r>
      <w:r w:rsidRPr="00E135B0">
        <w:rPr>
          <w:lang w:eastAsia="zh-CN"/>
        </w:rPr>
        <w:t>描述了这</w:t>
      </w:r>
      <w:r w:rsidRPr="00E135B0">
        <w:rPr>
          <w:lang w:eastAsia="zh-CN"/>
        </w:rPr>
        <w:t>42</w:t>
      </w:r>
      <w:r w:rsidRPr="00E135B0">
        <w:rPr>
          <w:lang w:eastAsia="zh-CN"/>
        </w:rPr>
        <w:t>种行为和它们与</w:t>
      </w:r>
      <w:r w:rsidRPr="00E135B0">
        <w:rPr>
          <w:lang w:eastAsia="zh-CN"/>
        </w:rPr>
        <w:t>Searle</w:t>
      </w:r>
      <w:r w:rsidRPr="00E135B0">
        <w:rPr>
          <w:lang w:eastAsia="zh-CN"/>
        </w:rPr>
        <w:t>分类之间的关系。我们已经利用了这个</w:t>
      </w:r>
      <w:r w:rsidRPr="00E135B0">
        <w:rPr>
          <w:lang w:eastAsia="zh-CN"/>
        </w:rPr>
        <w:t>Searle</w:t>
      </w:r>
      <w:r w:rsidRPr="00E135B0">
        <w:rPr>
          <w:lang w:eastAsia="zh-CN"/>
        </w:rPr>
        <w:t>解析法，它给我们正在进行的自然语言对话研究带来了灵感。</w:t>
      </w:r>
    </w:p>
    <w:p w:rsidR="000A3AD4" w:rsidRDefault="000A3AD4" w:rsidP="000A3AD4">
      <w:pPr>
        <w:pStyle w:val="BodyText"/>
        <w:ind w:left="304" w:firstLine="480"/>
        <w:rPr>
          <w:sz w:val="20"/>
          <w:szCs w:val="20"/>
          <w:lang w:eastAsia="zh-CN"/>
        </w:rPr>
      </w:pPr>
      <w:r>
        <w:rPr>
          <w:rFonts w:cs="Times New Roman"/>
          <w:noProof/>
          <w:spacing w:val="-3"/>
        </w:rPr>
        <w:drawing>
          <wp:anchor distT="0" distB="0" distL="114300" distR="114300" simplePos="0" relativeHeight="251663360" behindDoc="1" locked="0" layoutInCell="1" allowOverlap="1">
            <wp:simplePos x="0" y="0"/>
            <wp:positionH relativeFrom="page">
              <wp:posOffset>1406525</wp:posOffset>
            </wp:positionH>
            <wp:positionV relativeFrom="paragraph">
              <wp:posOffset>139700</wp:posOffset>
            </wp:positionV>
            <wp:extent cx="4322445" cy="4110990"/>
            <wp:effectExtent l="0" t="0" r="1905" b="3810"/>
            <wp:wrapNone/>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2"/>
                    <a:stretch>
                      <a:fillRect/>
                    </a:stretch>
                  </pic:blipFill>
                  <pic:spPr>
                    <a:xfrm>
                      <a:off x="0" y="0"/>
                      <a:ext cx="4322445" cy="4110990"/>
                    </a:xfrm>
                    <a:prstGeom prst="rect">
                      <a:avLst/>
                    </a:prstGeom>
                    <a:noFill/>
                    <a:ln w="9525">
                      <a:noFill/>
                    </a:ln>
                  </pic:spPr>
                </pic:pic>
              </a:graphicData>
            </a:graphic>
          </wp:anchor>
        </w:drawing>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rFonts w:eastAsiaTheme="minorEastAsia"/>
          <w:sz w:val="20"/>
          <w:szCs w:val="20"/>
          <w:lang w:eastAsia="zh-CN"/>
        </w:rPr>
      </w:pPr>
    </w:p>
    <w:p w:rsidR="000A3AD4" w:rsidRPr="00E135B0" w:rsidRDefault="000A3AD4" w:rsidP="000A3AD4">
      <w:pPr>
        <w:spacing w:line="200" w:lineRule="exact"/>
        <w:rPr>
          <w:rFonts w:eastAsiaTheme="minorEastAsia"/>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0A3AD4">
      <w:pPr>
        <w:pStyle w:val="10"/>
        <w:jc w:val="center"/>
        <w:rPr>
          <w:lang w:eastAsia="zh-CN"/>
        </w:rPr>
      </w:pPr>
      <w:bookmarkStart w:id="55" w:name="_bookmark19"/>
      <w:bookmarkEnd w:id="55"/>
      <w:r>
        <w:rPr>
          <w:lang w:eastAsia="zh-CN"/>
        </w:rPr>
        <w:t>图</w:t>
      </w:r>
      <w:r>
        <w:rPr>
          <w:lang w:eastAsia="zh-CN"/>
        </w:rPr>
        <w:t>1.</w:t>
      </w:r>
      <w:bookmarkStart w:id="56" w:name="OLE_LINK6"/>
      <w:r w:rsidR="00D278A6">
        <w:rPr>
          <w:lang w:eastAsia="zh-CN"/>
        </w:rPr>
        <w:t>7</w:t>
      </w:r>
      <w:r>
        <w:rPr>
          <w:lang w:eastAsia="zh-CN"/>
        </w:rPr>
        <w:tab/>
      </w:r>
      <w:bookmarkEnd w:id="56"/>
      <w:r>
        <w:rPr>
          <w:lang w:eastAsia="zh-CN"/>
        </w:rPr>
        <w:t>SWBD-DAMSL</w:t>
      </w:r>
      <w:r>
        <w:rPr>
          <w:lang w:eastAsia="zh-CN"/>
        </w:rPr>
        <w:t>中使用的</w:t>
      </w:r>
      <w:r>
        <w:rPr>
          <w:lang w:eastAsia="zh-CN"/>
        </w:rPr>
        <w:t>42</w:t>
      </w:r>
      <w:r>
        <w:rPr>
          <w:lang w:eastAsia="zh-CN"/>
        </w:rPr>
        <w:t>种言语行为</w:t>
      </w:r>
    </w:p>
    <w:p w:rsidR="000A3AD4" w:rsidRDefault="000A3AD4" w:rsidP="000A3AD4">
      <w:pPr>
        <w:pStyle w:val="BodyText"/>
        <w:ind w:firstLine="480"/>
        <w:rPr>
          <w:lang w:eastAsia="zh-CN"/>
        </w:rPr>
      </w:pPr>
      <w:r>
        <w:rPr>
          <w:lang w:eastAsia="zh-CN"/>
        </w:rPr>
        <w:t>总之，言语行为理论为对话管理和对话控制提供了一个新的思路，也就是将对话的话语看成是一种行为，这样不仅能通过对不同言语行为的定义来猜测说话人的意图，还能将对话行为看成和其他非语言的行为类似。不难看出，它不仅给对话管理和对话控制提供更多可行的用于非语言的行为控制机制，也同时能将对话与智能</w:t>
      </w:r>
      <w:bookmarkStart w:id="57" w:name="存在的问题"/>
      <w:bookmarkEnd w:id="57"/>
      <w:r>
        <w:rPr>
          <w:lang w:eastAsia="zh-CN"/>
        </w:rPr>
        <w:t>体的其他行为有效结合起来，从而完成更智能更人性化的对话。</w:t>
      </w:r>
    </w:p>
    <w:p w:rsidR="000A3AD4" w:rsidRDefault="000A3AD4" w:rsidP="000A3AD4">
      <w:pPr>
        <w:ind w:left="1154"/>
        <w:rPr>
          <w:rFonts w:ascii="Times New Roman" w:hAnsi="Times New Roman" w:cs="Times New Roman"/>
          <w:sz w:val="20"/>
          <w:szCs w:val="20"/>
        </w:rPr>
      </w:pPr>
      <w:r>
        <w:rPr>
          <w:noProof/>
        </w:rPr>
        <w:drawing>
          <wp:inline distT="0" distB="0" distL="114300" distR="114300">
            <wp:extent cx="4307205" cy="1718310"/>
            <wp:effectExtent l="0" t="0" r="17145" b="152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3"/>
                    <a:stretch>
                      <a:fillRect/>
                    </a:stretch>
                  </pic:blipFill>
                  <pic:spPr>
                    <a:xfrm>
                      <a:off x="0" y="0"/>
                      <a:ext cx="4307205" cy="1718310"/>
                    </a:xfrm>
                    <a:prstGeom prst="rect">
                      <a:avLst/>
                    </a:prstGeom>
                    <a:noFill/>
                    <a:ln w="9525">
                      <a:noFill/>
                    </a:ln>
                  </pic:spPr>
                </pic:pic>
              </a:graphicData>
            </a:graphic>
          </wp:inline>
        </w:drawing>
      </w:r>
    </w:p>
    <w:p w:rsidR="000A3AD4" w:rsidRDefault="000A3AD4" w:rsidP="000A3AD4">
      <w:pPr>
        <w:spacing w:before="3" w:line="120" w:lineRule="exact"/>
        <w:rPr>
          <w:sz w:val="12"/>
          <w:szCs w:val="12"/>
        </w:rPr>
      </w:pPr>
    </w:p>
    <w:p w:rsidR="000A3AD4" w:rsidRDefault="000A3AD4" w:rsidP="000A3AD4">
      <w:pPr>
        <w:pStyle w:val="10"/>
        <w:jc w:val="center"/>
        <w:rPr>
          <w:lang w:eastAsia="zh-CN"/>
        </w:rPr>
      </w:pPr>
      <w:bookmarkStart w:id="58" w:name="_bookmark21"/>
      <w:bookmarkEnd w:id="58"/>
      <w:r>
        <w:rPr>
          <w:lang w:eastAsia="zh-CN"/>
        </w:rPr>
        <w:t>图</w:t>
      </w:r>
      <w:r>
        <w:rPr>
          <w:lang w:eastAsia="zh-CN"/>
        </w:rPr>
        <w:t>1.</w:t>
      </w:r>
      <w:r w:rsidR="00387496">
        <w:rPr>
          <w:lang w:eastAsia="zh-CN"/>
        </w:rPr>
        <w:t>8</w:t>
      </w:r>
      <w:r>
        <w:rPr>
          <w:rFonts w:hint="eastAsia"/>
          <w:lang w:eastAsia="zh-CN"/>
        </w:rPr>
        <w:t xml:space="preserve"> </w:t>
      </w:r>
      <w:r>
        <w:rPr>
          <w:lang w:eastAsia="zh-CN"/>
        </w:rPr>
        <w:t>42</w:t>
      </w:r>
      <w:r>
        <w:rPr>
          <w:lang w:eastAsia="zh-CN"/>
        </w:rPr>
        <w:t>种</w:t>
      </w:r>
      <w:r>
        <w:rPr>
          <w:lang w:eastAsia="zh-CN"/>
        </w:rPr>
        <w:t>SWBD-DAMSL</w:t>
      </w:r>
      <w:r>
        <w:rPr>
          <w:lang w:eastAsia="zh-CN"/>
        </w:rPr>
        <w:t>言语行为类型与</w:t>
      </w:r>
      <w:r>
        <w:rPr>
          <w:lang w:eastAsia="zh-CN"/>
        </w:rPr>
        <w:t>Searle</w:t>
      </w:r>
      <w:r>
        <w:rPr>
          <w:lang w:eastAsia="zh-CN"/>
        </w:rPr>
        <w:t>的言语行为类型的关联</w:t>
      </w:r>
    </w:p>
    <w:p w:rsidR="000A3AD4" w:rsidRDefault="000A3AD4" w:rsidP="000A3AD4">
      <w:pPr>
        <w:spacing w:before="7" w:line="200" w:lineRule="exact"/>
        <w:rPr>
          <w:sz w:val="20"/>
          <w:szCs w:val="20"/>
          <w:lang w:eastAsia="zh-CN"/>
        </w:rPr>
      </w:pPr>
    </w:p>
    <w:p w:rsidR="000A3AD4" w:rsidRPr="00E135B0" w:rsidRDefault="000A3AD4" w:rsidP="000C6FE5">
      <w:pPr>
        <w:pStyle w:val="Heading2"/>
      </w:pPr>
      <w:bookmarkStart w:id="59" w:name="_Toc13142"/>
      <w:bookmarkStart w:id="60" w:name="_Toc453623356"/>
      <w:bookmarkStart w:id="61" w:name="_Toc327482423"/>
      <w:r w:rsidRPr="00E135B0">
        <w:rPr>
          <w:rFonts w:ascii="Yuanti TC Light" w:hAnsi="Yuanti TC Light" w:cs="Yuanti TC Light"/>
        </w:rPr>
        <w:t>存在的问题</w:t>
      </w:r>
      <w:bookmarkEnd w:id="59"/>
      <w:bookmarkEnd w:id="60"/>
      <w:bookmarkEnd w:id="61"/>
    </w:p>
    <w:p w:rsidR="00615563" w:rsidRPr="00615563" w:rsidRDefault="00615563" w:rsidP="00FA6303">
      <w:pPr>
        <w:pStyle w:val="NormalWeb"/>
        <w:spacing w:beforeLines="0" w:afterLines="0" w:line="360" w:lineRule="auto"/>
        <w:rPr>
          <w:rFonts w:ascii="宋体" w:hAnsi="宋体"/>
          <w:sz w:val="24"/>
        </w:rPr>
      </w:pPr>
      <w:r>
        <w:rPr>
          <w:rFonts w:ascii="宋体" w:hAnsi="宋体" w:cs="Yuanti TC Light" w:hint="eastAsia"/>
          <w:sz w:val="24"/>
        </w:rPr>
        <w:t xml:space="preserve">    </w:t>
      </w:r>
      <w:r w:rsidRPr="00615563">
        <w:rPr>
          <w:rFonts w:ascii="宋体" w:hAnsi="宋体" w:cs="Yuanti TC Light" w:hint="eastAsia"/>
          <w:sz w:val="24"/>
        </w:rPr>
        <w:t>对话系统的研究已有几十年的历史，尽管有不少学者，这些对话系统能够满足一些娱乐性的需求和非常限定场合下的信息查询用途，但仍有许多亟待改进的地方，主要包括：</w:t>
      </w:r>
    </w:p>
    <w:p w:rsidR="00615563" w:rsidRPr="00CD609A" w:rsidRDefault="00615563" w:rsidP="00FA6303">
      <w:pPr>
        <w:pStyle w:val="NormalWeb"/>
        <w:spacing w:beforeLines="0" w:afterLines="0" w:line="360" w:lineRule="auto"/>
        <w:rPr>
          <w:rFonts w:ascii="宋体" w:hAnsi="宋体"/>
          <w:b/>
          <w:sz w:val="24"/>
        </w:rPr>
      </w:pPr>
      <w:r w:rsidRPr="00CD609A">
        <w:rPr>
          <w:rFonts w:ascii="宋体" w:hAnsi="宋体" w:hint="eastAsia"/>
          <w:b/>
          <w:sz w:val="24"/>
        </w:rPr>
        <w:t>（1）知识深层表示问题</w:t>
      </w:r>
    </w:p>
    <w:p w:rsidR="00615563" w:rsidRPr="00615563" w:rsidRDefault="00615563" w:rsidP="00FA6303">
      <w:pPr>
        <w:pStyle w:val="NormalWeb"/>
        <w:spacing w:beforeLines="0" w:afterLines="0" w:line="360" w:lineRule="auto"/>
        <w:rPr>
          <w:rFonts w:ascii="宋体" w:hAnsi="宋体"/>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认知对话系统首先需要一个能存储丰富语义信息且能灵活操作的深层语义表示体系来支撑，这样一来，对话系统就能从自然语言话语中捕获浅层的句法信息之外的深层语义信息，用于指导对话系统的认知过程。 然而知识表示体系的研究面临着表达能力和计算效率两大挑战，目前很多知识表示体系不得不为了使计算效率达到可用范围而牺牲其表达能力，也就是说，只能表达小规模的知识，一旦知识库达到一定规模，往往出现很多不可操控的问题。</w:t>
      </w:r>
    </w:p>
    <w:p w:rsidR="00615563" w:rsidRPr="00CD609A" w:rsidRDefault="00615563" w:rsidP="00FA6303">
      <w:pPr>
        <w:pStyle w:val="NormalWeb"/>
        <w:spacing w:beforeLines="0" w:afterLines="0" w:line="360" w:lineRule="auto"/>
        <w:rPr>
          <w:rFonts w:ascii="宋体" w:hAnsi="宋体"/>
          <w:b/>
          <w:sz w:val="24"/>
        </w:rPr>
      </w:pPr>
      <w:r w:rsidRPr="00CD609A">
        <w:rPr>
          <w:rFonts w:ascii="宋体" w:hAnsi="宋体" w:hint="eastAsia"/>
          <w:b/>
          <w:sz w:val="24"/>
        </w:rPr>
        <w:t>（2）不确定性逻辑推理问题</w:t>
      </w:r>
    </w:p>
    <w:p w:rsidR="00CD609A" w:rsidRDefault="00615563" w:rsidP="00FA6303">
      <w:pPr>
        <w:pStyle w:val="NormalWeb"/>
        <w:spacing w:beforeLines="0" w:afterLines="0" w:line="360" w:lineRule="auto"/>
        <w:rPr>
          <w:rFonts w:ascii="宋体" w:hAnsi="宋体"/>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不少对话系统中不考虑非精确条件下的语言理解问题，以及在不确定的条件下对话系统如何推断和决策问题。我们认为，具有认知功能的对话过程不仅需要具备一定的逻辑推理功能，即通过演绎、归纳和回溯等推理过程实现的推理，还需要具备不确定推理功能，即涉及概率和模糊逻辑等不确定性的推理，从而使得对话系统能允许非精确输入，并实现在非精确条件下的有效理解，提高对话交互的自然度。</w:t>
      </w:r>
    </w:p>
    <w:p w:rsidR="00615563" w:rsidRPr="00CD609A" w:rsidRDefault="00615563" w:rsidP="00FA6303">
      <w:pPr>
        <w:pStyle w:val="NormalWeb"/>
        <w:spacing w:beforeLines="0" w:afterLines="0" w:line="360" w:lineRule="auto"/>
        <w:rPr>
          <w:rFonts w:ascii="宋体" w:hAnsi="宋体"/>
          <w:b/>
          <w:sz w:val="24"/>
        </w:rPr>
      </w:pPr>
      <w:r w:rsidRPr="00CD609A">
        <w:rPr>
          <w:rFonts w:ascii="宋体" w:hAnsi="宋体" w:hint="eastAsia"/>
          <w:b/>
          <w:sz w:val="24"/>
        </w:rPr>
        <w:t>（3）语言和涉身知识的融合问题</w:t>
      </w:r>
    </w:p>
    <w:p w:rsidR="00615563" w:rsidRPr="00615563" w:rsidRDefault="00615563" w:rsidP="00FA6303">
      <w:pPr>
        <w:pStyle w:val="NormalWeb"/>
        <w:spacing w:beforeLines="0" w:afterLines="0" w:line="360" w:lineRule="auto"/>
        <w:rPr>
          <w:rFonts w:ascii="宋体" w:hAnsi="宋体"/>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目前的对话系统基本上只考虑语言层面上的交互，但是，自然的对话交流都需要考虑特定的语境和语用等方面的信息，语言的交互也不仅仅是语言层面上的交互，还需要理解语言背后涉及到的涉身交互，也就是说，每一句话语应该被理解成一个“言语行为”，即包含一些独特的语言属性，还包含一些涉及到言语行为和其他类型行为的语用属性，也就是通常所说“言外之意”。</w:t>
      </w:r>
    </w:p>
    <w:p w:rsidR="00615563" w:rsidRPr="00CD609A" w:rsidRDefault="00615563" w:rsidP="00FA6303">
      <w:pPr>
        <w:pStyle w:val="NormalWeb"/>
        <w:spacing w:beforeLines="0" w:afterLines="0" w:line="360" w:lineRule="auto"/>
        <w:rPr>
          <w:rFonts w:ascii="宋体" w:hAnsi="宋体"/>
          <w:b/>
          <w:sz w:val="24"/>
        </w:rPr>
      </w:pPr>
      <w:r w:rsidRPr="00CD609A">
        <w:rPr>
          <w:rFonts w:ascii="宋体" w:hAnsi="宋体" w:hint="eastAsia"/>
          <w:b/>
          <w:sz w:val="24"/>
        </w:rPr>
        <w:t>（4</w:t>
      </w:r>
      <w:r w:rsidR="00CD609A" w:rsidRPr="00CD609A">
        <w:rPr>
          <w:rFonts w:ascii="宋体" w:hAnsi="宋体" w:hint="eastAsia"/>
          <w:b/>
          <w:sz w:val="24"/>
        </w:rPr>
        <w:t>）动机驱动的对话控制问题</w:t>
      </w:r>
    </w:p>
    <w:p w:rsidR="00615563" w:rsidRPr="00615563" w:rsidRDefault="00615563" w:rsidP="00FA6303">
      <w:pPr>
        <w:pStyle w:val="NormalWeb"/>
        <w:spacing w:beforeLines="0" w:afterLines="0" w:line="360" w:lineRule="auto"/>
        <w:rPr>
          <w:rFonts w:ascii="宋体" w:hAnsi="宋体"/>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大多数对话系统都是作为一个执行主体来完成用户指派的对话任务，然而要实现自然的对话交互，还要求机器能作为一个认知主体，能去适应人的交流方式。我们认为，认知对话系统应该根据智能体本身的动机来做决策，并且能在交互的过程中根据人的方式来调整系统动机，以实现更拟人更逼真的对话。也就是说，对话系统在决定什么时候说什么时，必须有一个动机驱动的行为选择模型来指导，而不是基于简单的浅层语言提示来进行回应。</w:t>
      </w:r>
    </w:p>
    <w:p w:rsidR="000A3AD4" w:rsidRPr="00E135B0" w:rsidRDefault="00FB247C" w:rsidP="000C6FE5">
      <w:pPr>
        <w:pStyle w:val="Heading2"/>
      </w:pPr>
      <w:r>
        <w:rPr>
          <w:rFonts w:ascii="Yuanti TC Light" w:hAnsi="Yuanti TC Light" w:cs="Yuanti TC Light"/>
        </w:rPr>
        <w:t>研究目标和内容</w:t>
      </w:r>
    </w:p>
    <w:p w:rsidR="00D61D24" w:rsidRPr="00D61D24" w:rsidRDefault="00D61D24" w:rsidP="00CD609A">
      <w:pPr>
        <w:pStyle w:val="NormalWeb"/>
        <w:spacing w:beforeLines="0" w:afterLines="0" w:line="360" w:lineRule="auto"/>
        <w:ind w:firstLine="450"/>
        <w:rPr>
          <w:rFonts w:ascii="宋体" w:hAnsi="宋体"/>
          <w:sz w:val="24"/>
        </w:rPr>
      </w:pPr>
      <w:bookmarkStart w:id="62" w:name="论文的组织结构"/>
      <w:bookmarkEnd w:id="62"/>
      <w:r w:rsidRPr="00D61D24">
        <w:rPr>
          <w:rFonts w:ascii="宋体" w:hAnsi="宋体" w:cs="Yuanti TC Light" w:hint="eastAsia"/>
          <w:sz w:val="24"/>
        </w:rPr>
        <w:t>构建一个能达到人类水平的对话系统是一项十分艰巨的任务，实现这个长远目标远超过本文所能涵盖的范围。本文针对当前相关研究存在的问题，提出了本课题的研究目标：从对话系统的认知需求着手，深入研究知识表示的深层模型以及在该表示上的不确定概率推理，设计并实现自然语言理解和自然语言生成的流程，实现架构从语言到逻辑之间的桥梁。采取动机驱动的情感计算模型和言语行为理论的思想指导，提出一个能使对话系统具有一定认知能力的动机驱动的对话控制模型；并在该模型上实现一个以信息查询为动机的问答系统。</w:t>
      </w:r>
    </w:p>
    <w:p w:rsidR="00D61D24" w:rsidRPr="00D61D24" w:rsidRDefault="00D24378" w:rsidP="00BA23FC">
      <w:pPr>
        <w:pStyle w:val="NormalWeb"/>
        <w:spacing w:beforeLines="0" w:afterLines="0" w:line="360" w:lineRule="auto"/>
        <w:rPr>
          <w:rFonts w:ascii="宋体" w:hAnsi="宋体"/>
          <w:sz w:val="24"/>
        </w:rPr>
      </w:pPr>
      <w:r>
        <w:rPr>
          <w:rFonts w:ascii="宋体" w:hAnsi="宋体" w:hint="eastAsia"/>
          <w:sz w:val="24"/>
        </w:rPr>
        <w:t xml:space="preserve">   </w:t>
      </w:r>
      <w:r w:rsidR="00F03167">
        <w:rPr>
          <w:rFonts w:ascii="宋体" w:hAnsi="宋体" w:hint="eastAsia"/>
          <w:sz w:val="24"/>
        </w:rPr>
        <w:t xml:space="preserve">  </w:t>
      </w:r>
      <w:r w:rsidR="00D61D24" w:rsidRPr="00D61D24">
        <w:rPr>
          <w:rFonts w:ascii="宋体" w:hAnsi="宋体" w:hint="eastAsia"/>
          <w:sz w:val="24"/>
        </w:rPr>
        <w:t>本文的主要研究内容如下：</w:t>
      </w:r>
    </w:p>
    <w:p w:rsidR="00D61D24" w:rsidRPr="00D61D24" w:rsidRDefault="00D61D24" w:rsidP="00BA23FC">
      <w:pPr>
        <w:pStyle w:val="NormalWeb"/>
        <w:spacing w:beforeLines="0" w:afterLines="0" w:line="360" w:lineRule="auto"/>
        <w:rPr>
          <w:rFonts w:ascii="宋体" w:hAnsi="宋体"/>
          <w:sz w:val="24"/>
        </w:rPr>
      </w:pPr>
      <w:r w:rsidRPr="00D61D24">
        <w:rPr>
          <w:rFonts w:ascii="宋体" w:hAnsi="宋体" w:hint="eastAsia"/>
          <w:sz w:val="24"/>
        </w:rPr>
        <w:t>（1）</w:t>
      </w:r>
      <w:r w:rsidR="00ED4E45">
        <w:rPr>
          <w:rFonts w:ascii="宋体" w:hAnsi="宋体" w:hint="eastAsia"/>
          <w:sz w:val="24"/>
        </w:rPr>
        <w:t xml:space="preserve"> </w:t>
      </w:r>
      <w:r w:rsidRPr="00D61D24">
        <w:rPr>
          <w:rFonts w:ascii="宋体" w:hAnsi="宋体" w:hint="eastAsia"/>
          <w:sz w:val="24"/>
        </w:rPr>
        <w:t>研究对话系统的认知需求，借鉴心理学动机模型、言语行为理论以及概率逻辑推理理论等，提出一个动机驱动的对话控制模型。</w:t>
      </w:r>
    </w:p>
    <w:p w:rsidR="00D61D24" w:rsidRPr="00D61D24" w:rsidRDefault="00D61D24" w:rsidP="00BA23FC">
      <w:pPr>
        <w:pStyle w:val="NormalWeb"/>
        <w:spacing w:beforeLines="0" w:afterLines="0" w:line="360" w:lineRule="auto"/>
        <w:rPr>
          <w:rFonts w:ascii="宋体" w:hAnsi="宋体"/>
          <w:sz w:val="24"/>
        </w:rPr>
      </w:pPr>
      <w:r w:rsidRPr="00D61D24">
        <w:rPr>
          <w:rFonts w:ascii="宋体" w:hAnsi="宋体" w:hint="eastAsia"/>
          <w:sz w:val="24"/>
        </w:rPr>
        <w:t>（2）</w:t>
      </w:r>
      <w:r w:rsidR="00ED4E45">
        <w:rPr>
          <w:rFonts w:ascii="宋体" w:hAnsi="宋体" w:hint="eastAsia"/>
          <w:sz w:val="24"/>
        </w:rPr>
        <w:t xml:space="preserve"> </w:t>
      </w:r>
      <w:r w:rsidRPr="00D61D24">
        <w:rPr>
          <w:rFonts w:ascii="宋体" w:hAnsi="宋体" w:hint="eastAsia"/>
          <w:sz w:val="24"/>
        </w:rPr>
        <w:t>研究知识的深层表示问题，使其不但能有效储存丰富的语义语境信息，还能被灵活操作。</w:t>
      </w:r>
    </w:p>
    <w:p w:rsidR="00D61D24" w:rsidRPr="00D61D24" w:rsidRDefault="00D61D24" w:rsidP="00BA23FC">
      <w:pPr>
        <w:pStyle w:val="NormalWeb"/>
        <w:spacing w:beforeLines="0" w:afterLines="0" w:line="360" w:lineRule="auto"/>
        <w:rPr>
          <w:rFonts w:ascii="宋体" w:hAnsi="宋体"/>
          <w:sz w:val="24"/>
        </w:rPr>
      </w:pPr>
      <w:r w:rsidRPr="00D61D24">
        <w:rPr>
          <w:rFonts w:ascii="宋体" w:hAnsi="宋体" w:hint="eastAsia"/>
          <w:sz w:val="24"/>
        </w:rPr>
        <w:t>（3）</w:t>
      </w:r>
      <w:r w:rsidR="00ED4E45">
        <w:rPr>
          <w:rFonts w:ascii="宋体" w:hAnsi="宋体" w:hint="eastAsia"/>
          <w:sz w:val="24"/>
        </w:rPr>
        <w:t xml:space="preserve"> </w:t>
      </w:r>
      <w:r w:rsidRPr="00D61D24">
        <w:rPr>
          <w:rFonts w:ascii="宋体" w:hAnsi="宋体" w:hint="eastAsia"/>
          <w:sz w:val="24"/>
        </w:rPr>
        <w:t>研究基于深层知识表示的自然语言理解机制，设计并实现一个自然语言理解框架，使其能将自然语言语句转换成（2）中使用的基于超图的抽象的逻辑语义表示形式。</w:t>
      </w:r>
    </w:p>
    <w:p w:rsidR="00D61D24" w:rsidRPr="00D61D24" w:rsidRDefault="00D61D24" w:rsidP="00BA23FC">
      <w:pPr>
        <w:pStyle w:val="NormalWeb"/>
        <w:spacing w:beforeLines="0" w:afterLines="0" w:line="360" w:lineRule="auto"/>
        <w:rPr>
          <w:rFonts w:ascii="宋体" w:hAnsi="宋体"/>
          <w:sz w:val="24"/>
        </w:rPr>
      </w:pPr>
      <w:r w:rsidRPr="00D61D24">
        <w:rPr>
          <w:rFonts w:ascii="宋体" w:hAnsi="宋体" w:hint="eastAsia"/>
          <w:sz w:val="24"/>
        </w:rPr>
        <w:t>（4）</w:t>
      </w:r>
      <w:r w:rsidR="00ED4E45">
        <w:rPr>
          <w:rFonts w:ascii="宋体" w:hAnsi="宋体" w:hint="eastAsia"/>
          <w:sz w:val="24"/>
        </w:rPr>
        <w:t xml:space="preserve"> </w:t>
      </w:r>
      <w:r w:rsidRPr="00D61D24">
        <w:rPr>
          <w:rFonts w:ascii="宋体" w:hAnsi="宋体" w:hint="eastAsia"/>
          <w:sz w:val="24"/>
        </w:rPr>
        <w:t>研究基于深层知识表示的自然语言生成机制，设计并实现一个自然语言生成框架，使其能将基于（2）的深层表示的抽象逻辑语义形式转换成自然语言语句。</w:t>
      </w:r>
    </w:p>
    <w:p w:rsidR="00D61D24" w:rsidRPr="00D61D24" w:rsidRDefault="00D61D24" w:rsidP="00BA23FC">
      <w:pPr>
        <w:pStyle w:val="NormalWeb"/>
        <w:spacing w:beforeLines="0" w:afterLines="0" w:line="360" w:lineRule="auto"/>
        <w:rPr>
          <w:rFonts w:ascii="宋体" w:hAnsi="宋体"/>
          <w:sz w:val="24"/>
        </w:rPr>
      </w:pPr>
      <w:r w:rsidRPr="00D61D24">
        <w:rPr>
          <w:rFonts w:ascii="宋体" w:hAnsi="宋体" w:hint="eastAsia"/>
          <w:sz w:val="24"/>
        </w:rPr>
        <w:t>（5）</w:t>
      </w:r>
      <w:r w:rsidR="00ED4E45">
        <w:rPr>
          <w:rFonts w:ascii="宋体" w:hAnsi="宋体" w:hint="eastAsia"/>
          <w:sz w:val="24"/>
        </w:rPr>
        <w:t xml:space="preserve"> </w:t>
      </w:r>
      <w:r w:rsidRPr="00D61D24">
        <w:rPr>
          <w:rFonts w:ascii="宋体" w:hAnsi="宋体" w:hint="eastAsia"/>
          <w:sz w:val="24"/>
        </w:rPr>
        <w:t>研究不确定性逻辑推理，将概率逻辑网络应用在深层知识表示结构中，设计和实现一个能在自然语言语句上执行的常识推理系统。</w:t>
      </w:r>
    </w:p>
    <w:p w:rsidR="00F03167" w:rsidRPr="00452597" w:rsidRDefault="00D61D24" w:rsidP="00BA23FC">
      <w:pPr>
        <w:pStyle w:val="NormalWeb"/>
        <w:spacing w:beforeLines="0" w:afterLines="0" w:line="360" w:lineRule="auto"/>
        <w:rPr>
          <w:rFonts w:ascii="宋体" w:hAnsi="宋体"/>
          <w:sz w:val="24"/>
        </w:rPr>
      </w:pPr>
      <w:r w:rsidRPr="00D61D24">
        <w:rPr>
          <w:rFonts w:ascii="宋体" w:hAnsi="宋体" w:hint="eastAsia"/>
          <w:sz w:val="24"/>
        </w:rPr>
        <w:t>（6）</w:t>
      </w:r>
      <w:r w:rsidR="00ED4E45">
        <w:rPr>
          <w:rFonts w:ascii="宋体" w:hAnsi="宋体" w:hint="eastAsia"/>
          <w:sz w:val="24"/>
        </w:rPr>
        <w:t xml:space="preserve"> </w:t>
      </w:r>
      <w:r w:rsidRPr="00D61D24">
        <w:rPr>
          <w:rFonts w:ascii="宋体" w:hAnsi="宋体" w:hint="eastAsia"/>
          <w:sz w:val="24"/>
        </w:rPr>
        <w:t>借助上述（3）中的自然语言理解框架，将简单的英文维基百科进行自然语言理解处理并表示成基于超图的深层语义表示形式，并在（1）中的对话控制模型上实现一个以信息查询为动机的问答系统。</w:t>
      </w:r>
    </w:p>
    <w:p w:rsidR="00F03167" w:rsidRPr="00452597" w:rsidRDefault="00F03167" w:rsidP="000C6FE5">
      <w:pPr>
        <w:pStyle w:val="Heading2"/>
      </w:pPr>
      <w:bookmarkStart w:id="63" w:name="_Toc4408"/>
      <w:bookmarkStart w:id="64" w:name="_Toc453623358"/>
      <w:bookmarkStart w:id="65" w:name="_Toc327482425"/>
      <w:r w:rsidRPr="00452597">
        <w:rPr>
          <w:rFonts w:ascii="Yuanti TC Light" w:hAnsi="Yuanti TC Light" w:cs="Yuanti TC Light"/>
        </w:rPr>
        <w:t>论文的组织结构</w:t>
      </w:r>
      <w:bookmarkEnd w:id="63"/>
      <w:bookmarkEnd w:id="64"/>
      <w:bookmarkEnd w:id="65"/>
    </w:p>
    <w:p w:rsidR="00452597" w:rsidRPr="00452597" w:rsidRDefault="00452597" w:rsidP="00452597">
      <w:pPr>
        <w:rPr>
          <w:rFonts w:ascii="宋体" w:eastAsia="宋体" w:hAnsi="宋体"/>
          <w:sz w:val="24"/>
        </w:rPr>
      </w:pPr>
      <w:r w:rsidRPr="00452597">
        <w:rPr>
          <w:rFonts w:ascii="宋体" w:eastAsia="宋体" w:hAnsi="宋体" w:cs="Yuanti TC Light" w:hint="eastAsia"/>
          <w:sz w:val="24"/>
        </w:rPr>
        <w:t>本文按照如下方式组织：</w:t>
      </w:r>
    </w:p>
    <w:p w:rsidR="00452597" w:rsidRPr="00452597" w:rsidRDefault="00452597" w:rsidP="00675D65">
      <w:pPr>
        <w:jc w:val="both"/>
        <w:rPr>
          <w:rFonts w:ascii="宋体" w:eastAsia="宋体" w:hAnsi="宋体"/>
          <w:sz w:val="24"/>
        </w:rPr>
      </w:pPr>
      <w:r>
        <w:rPr>
          <w:rFonts w:ascii="宋体" w:eastAsia="宋体" w:hAnsi="宋体" w:cs="Yuanti TC Light"/>
          <w:sz w:val="24"/>
        </w:rPr>
        <w:t xml:space="preserve">    </w:t>
      </w:r>
      <w:r w:rsidRPr="00452597">
        <w:rPr>
          <w:rFonts w:ascii="宋体" w:eastAsia="宋体" w:hAnsi="宋体" w:cs="Yuanti TC Light" w:hint="eastAsia"/>
          <w:sz w:val="24"/>
        </w:rPr>
        <w:t>第一章，给出了认知对话系统的研究背景和意义，总结了国内外相关领域的研究现状，并指出了现有研究的局限和存在的问题。最后，给出了本文的研究目标，并介绍了本文的主要研究内容。</w:t>
      </w:r>
    </w:p>
    <w:p w:rsidR="00452597" w:rsidRPr="00452597" w:rsidRDefault="00452597" w:rsidP="00675D65">
      <w:pPr>
        <w:jc w:val="both"/>
        <w:rPr>
          <w:rFonts w:ascii="宋体" w:eastAsia="宋体" w:hAnsi="宋体"/>
          <w:sz w:val="24"/>
        </w:rPr>
      </w:pPr>
      <w:r>
        <w:rPr>
          <w:rFonts w:ascii="宋体" w:eastAsia="宋体" w:hAnsi="宋体" w:cs="Yuanti TC Light"/>
          <w:sz w:val="24"/>
        </w:rPr>
        <w:t xml:space="preserve">    </w:t>
      </w:r>
      <w:r w:rsidRPr="00452597">
        <w:rPr>
          <w:rFonts w:ascii="宋体" w:eastAsia="宋体" w:hAnsi="宋体" w:cs="Yuanti TC Light" w:hint="eastAsia"/>
          <w:sz w:val="24"/>
        </w:rPr>
        <w:t>第二章，深入探讨了认知对话系统中所使用的深层知识表示体系，并从范畴论角度出发，阐述了能将自然语言映射到该表示体系的理论基础，最后，我们还介绍了能用在该表示体系上不确定性逻辑推理机制，即概率逻辑网。</w:t>
      </w:r>
    </w:p>
    <w:p w:rsidR="00452597" w:rsidRPr="00452597" w:rsidRDefault="00452597" w:rsidP="00675D65">
      <w:pPr>
        <w:jc w:val="both"/>
        <w:rPr>
          <w:rFonts w:ascii="宋体" w:eastAsia="宋体" w:hAnsi="宋体"/>
          <w:sz w:val="24"/>
        </w:rPr>
      </w:pPr>
      <w:r>
        <w:rPr>
          <w:rFonts w:ascii="宋体" w:eastAsia="宋体" w:hAnsi="宋体" w:cs="Yuanti TC Light"/>
          <w:sz w:val="24"/>
        </w:rPr>
        <w:t xml:space="preserve">    </w:t>
      </w:r>
      <w:r w:rsidRPr="00452597">
        <w:rPr>
          <w:rFonts w:ascii="宋体" w:eastAsia="宋体" w:hAnsi="宋体" w:cs="Yuanti TC Light" w:hint="eastAsia"/>
          <w:sz w:val="24"/>
        </w:rPr>
        <w:t>第三章，主要介绍了动机驱动的情感计算模型</w:t>
      </w:r>
      <w:r w:rsidRPr="00452597">
        <w:rPr>
          <w:rFonts w:ascii="宋体" w:eastAsia="宋体" w:hAnsi="宋体" w:hint="eastAsia"/>
          <w:sz w:val="24"/>
        </w:rPr>
        <w:t>Psi</w:t>
      </w:r>
      <w:r w:rsidRPr="00452597">
        <w:rPr>
          <w:rFonts w:ascii="宋体" w:eastAsia="宋体" w:hAnsi="宋体" w:cs="Yuanti TC Light" w:hint="eastAsia"/>
          <w:sz w:val="24"/>
        </w:rPr>
        <w:t>，以及该模型中所采用的情感和人性等机制，为下一章节的动机驱动的对话控制模型提供一定的背景知识和理论基础。</w:t>
      </w:r>
    </w:p>
    <w:p w:rsidR="00452597" w:rsidRPr="00452597" w:rsidRDefault="00675D65"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第四章，本章首先讨论了如何对心理学上动机驱动的情感计算模型</w:t>
      </w:r>
      <w:r w:rsidR="00452597" w:rsidRPr="00452597">
        <w:rPr>
          <w:rFonts w:ascii="宋体" w:eastAsia="宋体" w:hAnsi="宋体" w:hint="eastAsia"/>
          <w:sz w:val="24"/>
        </w:rPr>
        <w:t>Psi</w:t>
      </w:r>
      <w:r w:rsidR="00452597" w:rsidRPr="00452597">
        <w:rPr>
          <w:rFonts w:ascii="宋体" w:eastAsia="宋体" w:hAnsi="宋体" w:cs="Yuanti TC Light" w:hint="eastAsia"/>
          <w:sz w:val="24"/>
        </w:rPr>
        <w:t>进行改进，使其能用在本文的认知对话控制机制中，然后介绍了认知对话系统的相关目标和动机，提出了引入逻辑推理的动机驱动的行为控制策略，并提出了使用动机驱动来进行对话语篇管理；结合言语行为理论，针对不同的言语行为类型提出了不同的言语行为规划器；最后，结合上述研究成果，提出了动机驱动的对话控制模型。</w:t>
      </w:r>
    </w:p>
    <w:p w:rsidR="00452597" w:rsidRPr="00452597" w:rsidRDefault="00675D65" w:rsidP="00675D65">
      <w:pPr>
        <w:jc w:val="both"/>
        <w:rPr>
          <w:rFonts w:ascii="宋体" w:eastAsia="宋体" w:hAnsi="宋体"/>
          <w:sz w:val="24"/>
        </w:rPr>
      </w:pPr>
      <w:r>
        <w:rPr>
          <w:rFonts w:ascii="宋体" w:eastAsia="宋体" w:hAnsi="宋体" w:hint="eastAsia"/>
          <w:sz w:val="24"/>
        </w:rPr>
        <w:t xml:space="preserve">    </w:t>
      </w:r>
      <w:r w:rsidR="00452597" w:rsidRPr="00452597">
        <w:rPr>
          <w:rFonts w:ascii="宋体" w:eastAsia="宋体" w:hAnsi="宋体" w:cs="Yuanti TC Light" w:hint="eastAsia"/>
          <w:sz w:val="24"/>
        </w:rPr>
        <w:t>第五章，介绍本文设计实现的将语言转换成超图表示的抽象逻辑形式的自然语言理解流程框架，借助链语法输出的链集合，将其映射到使用超图来表示的更抽象的逻辑关系集合。</w:t>
      </w:r>
    </w:p>
    <w:p w:rsidR="00452597" w:rsidRPr="00452597" w:rsidRDefault="00675D65"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六章，介绍本文设计实现的将超图表示的抽象逻辑形式转换自然语言语句的自然语言生成流程框架，通过微观规划器来重新组织和整理超图表示的抽象逻辑关系，并利用基于超图匹配的表层生成器将这些整理后的抽象逻辑关系转换成自然语言语句。</w:t>
      </w:r>
    </w:p>
    <w:p w:rsidR="00452597" w:rsidRPr="00452597" w:rsidRDefault="00675D65"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七章，介绍本文设计的对自然语言语句进行逻辑推理的机制，结合本文设计和实现的自然语言理解框架，将自然语言语句转换成超图形式表示的抽象逻辑关系集合，并使用概率逻辑网络进行推理，最终将推理后得到的超图表示的逻辑关系集合转换成自然语言语句的形式，特别给出了对带比较级的句子进行推理的过程。</w:t>
      </w:r>
    </w:p>
    <w:p w:rsidR="00452597" w:rsidRPr="00452597" w:rsidRDefault="0064695F"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八章，结合第五、六、七章的研究成果，将简单的英语维基百科上的知识表示成第二章中的超图形式，并在第四章的动机驱动的对话控制模型上，设计并实现了一个以信息查询为动机的基于概率逻辑推理的问答系统。</w:t>
      </w:r>
    </w:p>
    <w:p w:rsidR="00452597" w:rsidRPr="00452597" w:rsidRDefault="00111FBD"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第九章，对全篇论文的研究进行总结，列出本文的主要贡献和创新点，并提出下一步的研究方向和对未来研究的展望。</w:t>
      </w:r>
    </w:p>
    <w:p w:rsidR="000A3AD4" w:rsidRDefault="000A3AD4" w:rsidP="000A3AD4">
      <w:pPr>
        <w:sectPr w:rsidR="000A3AD4">
          <w:headerReference w:type="even" r:id="rId44"/>
          <w:headerReference w:type="default" r:id="rId45"/>
          <w:footerReference w:type="even" r:id="rId46"/>
          <w:footerReference w:type="default" r:id="rId47"/>
          <w:pgSz w:w="11906" w:h="16840"/>
          <w:pgMar w:top="1361" w:right="1680" w:bottom="1542" w:left="1350" w:header="567" w:footer="1349" w:gutter="0"/>
          <w:pgNumType w:start="1"/>
          <w:cols w:equalWidth="0">
            <w:col w:w="8876"/>
          </w:cols>
          <w:docGrid w:linePitch="286"/>
        </w:sectPr>
      </w:pPr>
    </w:p>
    <w:p w:rsidR="000A3AD4" w:rsidRDefault="00A14FB4" w:rsidP="000A3AD4">
      <w:pPr>
        <w:pStyle w:val="BodyText"/>
        <w:tabs>
          <w:tab w:val="left" w:pos="1294"/>
          <w:tab w:val="left" w:pos="6596"/>
          <w:tab w:val="left" w:pos="7134"/>
        </w:tabs>
        <w:spacing w:line="365" w:lineRule="exact"/>
        <w:ind w:left="304" w:firstLine="480"/>
        <w:rPr>
          <w:lang w:eastAsia="zh-CN"/>
        </w:rPr>
      </w:pPr>
      <w:r>
        <w:rPr>
          <w:noProof/>
          <w:lang w:eastAsia="zh-CN"/>
        </w:rPr>
        <w:pict>
          <v:group id="组合 15" o:spid="_x0000_s1038" style="position:absolute;left:0;text-align:left;margin-left:99.2pt;margin-top:19.5pt;width:425.2pt;height:.1pt;z-index:-251656192;mso-position-horizontal-relative:page" coordorigin="1984,391"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">
            <v:shape id="任意多边形 16" o:spid="_x0000_s1039" style="position:absolute;left:1984;top:391;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nvcUA&#10;AADbAAAADwAAAGRycy9kb3ducmV2LnhtbESPT2vCQBDF74LfYZlCb7qpWCkxG/EPLaUHS1PxPGTH&#10;JJidjbtbk377bkHwNsN77zdvstVgWnEl5xvLCp6mCQji0uqGKwWH79fJCwgfkDW2lknBL3lY5eNR&#10;hqm2PX/RtQiViBD2KSqoQ+hSKX1Zk0E/tR1x1E7WGQxxdZXUDvsIN62cJclCGmw4Xqixo21N5bn4&#10;MZHSu7f952WdDHO522izOX48z45KPT4M6yWIQEO4m2/pdx3rz+H/lzi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ie9xQAAANsAAAAPAAAAAAAAAAAAAAAAAJgCAABkcnMv&#10;ZG93bnJldi54bWxQSwUGAAAAAAQABAD1AAAAigMAAAAA&#10;" adj="0,,0" path="m0,0l8504,0e" filled="f" strokeweight="5055emu">
              <v:stroke joinstyle="round"/>
              <v:formulas/>
              <v:path arrowok="t" o:connecttype="segments" textboxrect="0,0,8504,2"/>
            </v:shape>
            <w10:wrap anchorx="page"/>
          </v:group>
        </w:pict>
      </w:r>
      <w:r w:rsidR="000A3AD4">
        <w:rPr>
          <w:lang w:eastAsia="zh-CN"/>
        </w:rPr>
        <w:t>第一章</w:t>
      </w:r>
      <w:r w:rsidR="000A3AD4">
        <w:rPr>
          <w:lang w:eastAsia="zh-CN"/>
        </w:rPr>
        <w:tab/>
      </w:r>
      <w:r w:rsidR="000A3AD4">
        <w:rPr>
          <w:lang w:eastAsia="zh-CN"/>
        </w:rPr>
        <w:t>绪论</w:t>
      </w:r>
      <w:r w:rsidR="000A3AD4">
        <w:rPr>
          <w:lang w:eastAsia="zh-CN"/>
        </w:rPr>
        <w:tab/>
      </w:r>
      <w:r w:rsidR="000A3AD4">
        <w:rPr>
          <w:rFonts w:eastAsia="Times New Roman" w:cs="Times New Roman"/>
          <w:lang w:eastAsia="zh-CN"/>
        </w:rPr>
        <w:t>1.5</w:t>
      </w:r>
      <w:r w:rsidR="000A3AD4">
        <w:rPr>
          <w:rFonts w:eastAsia="Times New Roman" w:cs="Times New Roman"/>
          <w:lang w:eastAsia="zh-CN"/>
        </w:rPr>
        <w:tab/>
      </w:r>
      <w:r w:rsidR="000A3AD4">
        <w:rPr>
          <w:lang w:eastAsia="zh-CN"/>
        </w:rPr>
        <w:t>论文的组织结构</w:t>
      </w:r>
    </w:p>
    <w:p w:rsidR="000A3AD4" w:rsidRDefault="000A3AD4" w:rsidP="000A3AD4">
      <w:pPr>
        <w:spacing w:before="7"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spacing w:line="403" w:lineRule="exact"/>
        <w:rPr>
          <w:rFonts w:ascii="Microsoft JhengHei" w:eastAsia="Microsoft JhengHei" w:hAnsi="Microsoft JhengHei" w:cs="Microsoft JhengHei"/>
        </w:rPr>
        <w:sectPr w:rsidR="000A3AD4">
          <w:headerReference w:type="default" r:id="rId48"/>
          <w:pgSz w:w="11906" w:h="16840"/>
          <w:pgMar w:top="960" w:right="1300" w:bottom="1540" w:left="1680" w:header="0" w:footer="1349" w:gutter="0"/>
          <w:cols w:equalWidth="0">
            <w:col w:w="8926"/>
          </w:cols>
        </w:sectPr>
      </w:pPr>
    </w:p>
    <w:p w:rsidR="000A3AD4" w:rsidRPr="00DE4CD6" w:rsidRDefault="000A3AD4" w:rsidP="000A3AD4">
      <w:pPr>
        <w:pStyle w:val="Title"/>
        <w:rPr>
          <w:lang w:eastAsia="zh-CN"/>
        </w:rPr>
      </w:pPr>
      <w:bookmarkStart w:id="66" w:name="_Toc7061"/>
      <w:bookmarkStart w:id="67" w:name="_Toc453623359"/>
      <w:bookmarkStart w:id="68" w:name="_Toc327482426"/>
      <w:r w:rsidRPr="00DE4CD6">
        <w:rPr>
          <w:rFonts w:ascii="宋体" w:eastAsia="宋体" w:hAnsi="宋体" w:cs="宋体" w:hint="eastAsia"/>
          <w:lang w:eastAsia="zh-CN"/>
        </w:rPr>
        <w:t>第二章</w:t>
      </w:r>
      <w:r w:rsidRPr="00DE4CD6">
        <w:rPr>
          <w:rFonts w:hint="eastAsia"/>
          <w:lang w:eastAsia="zh-CN"/>
        </w:rPr>
        <w:t xml:space="preserve"> </w:t>
      </w:r>
      <w:r w:rsidRPr="00DE4CD6">
        <w:rPr>
          <w:rFonts w:ascii="宋体" w:eastAsia="宋体" w:hAnsi="宋体" w:cs="宋体" w:hint="eastAsia"/>
          <w:lang w:eastAsia="zh-CN"/>
        </w:rPr>
        <w:t>智能会话系统中的知识表示和逻辑推理</w:t>
      </w:r>
      <w:bookmarkEnd w:id="66"/>
      <w:bookmarkEnd w:id="67"/>
      <w:bookmarkEnd w:id="68"/>
    </w:p>
    <w:p w:rsidR="000A3AD4" w:rsidRPr="00E135B0" w:rsidRDefault="000A3AD4" w:rsidP="000A3AD4">
      <w:pPr>
        <w:pStyle w:val="BodyText"/>
        <w:ind w:firstLine="480"/>
        <w:rPr>
          <w:lang w:eastAsia="zh-CN"/>
        </w:rPr>
      </w:pPr>
      <w:r w:rsidRPr="00E135B0">
        <w:rPr>
          <w:lang w:eastAsia="zh-CN"/>
        </w:rPr>
        <w:t>要使计算机能理解并灵活运用人类的自然语言，将自然语言转换成一种能容易通过计算机来操作的知识表示形式是不可忽视的，这种知识表示体系不仅要满足自然语言的复杂特性，使得自然语言处理系统能在自然语言和知识表示之间相互转换，以实现人机之间的自然语言通信。同时，为了构建一个能较好的与人类沟通的智能对话系统，这种知识表示机制还需要能被应用在适当的逻辑推理系统中使其能进行必要的逻辑推理，以生成能被人类理解的智能的对话应答。</w:t>
      </w:r>
    </w:p>
    <w:p w:rsidR="000A3AD4" w:rsidRPr="00E135B0" w:rsidRDefault="000A3AD4" w:rsidP="000A3AD4">
      <w:pPr>
        <w:pStyle w:val="BodyText"/>
        <w:ind w:firstLine="480"/>
        <w:rPr>
          <w:lang w:eastAsia="zh-CN"/>
        </w:rPr>
      </w:pPr>
      <w:r w:rsidRPr="00E135B0">
        <w:rPr>
          <w:lang w:eastAsia="zh-CN"/>
        </w:rPr>
        <w:t>本章提出了一种能满足上述要求的基于有向加权超图的知识表示体系，阐述了该知识表示体系中的基本操作原理和基本数据类型，并从范畴论角度分析了其被应用在智能对话系统中的理论基础。这样的知识表示体系不仅为自然语言过度到逻辑语义形式提供了平台，而且方便了常识推理和自适应学习机制等研究工作的开展。另外，本章还阐述了能被应用在这种基于超图的知识表示体系上和本文研究的智能对话中使用的逻辑推理系统</w:t>
      </w:r>
      <w:r w:rsidRPr="00E135B0">
        <w:rPr>
          <w:lang w:eastAsia="zh-CN"/>
        </w:rPr>
        <w:t>—-</w:t>
      </w:r>
      <w:r w:rsidRPr="00E135B0">
        <w:rPr>
          <w:lang w:eastAsia="zh-CN"/>
        </w:rPr>
        <w:t>概率逻辑网络。</w:t>
      </w:r>
    </w:p>
    <w:p w:rsidR="000A3AD4" w:rsidRPr="004C37B1" w:rsidRDefault="000A3AD4" w:rsidP="004C37B1">
      <w:pPr>
        <w:pStyle w:val="BodyText"/>
        <w:ind w:firstLine="480"/>
        <w:rPr>
          <w:lang w:eastAsia="zh-CN"/>
        </w:rPr>
      </w:pPr>
      <w:r w:rsidRPr="00E135B0">
        <w:rPr>
          <w:lang w:eastAsia="zh-CN"/>
        </w:rPr>
        <w:t>值得一提的是，这里介绍的知识表示体系并不仅仅是适用于自然语言处理和智能对话系统，该知识表示体系目的在于模拟人脑的知识表示方式、记忆空间以及认知过程等等，因此同样适用于其他智能处理模块。本文的研究目标之一也是通过探</w:t>
      </w:r>
      <w:bookmarkStart w:id="69" w:name="基于超图的知识表示方法"/>
      <w:bookmarkEnd w:id="69"/>
      <w:r w:rsidRPr="00E135B0">
        <w:rPr>
          <w:lang w:eastAsia="zh-CN"/>
        </w:rPr>
        <w:t>索智能对话系统来研究实现一个相对智能的人机交互系统。</w:t>
      </w:r>
      <w:bookmarkStart w:id="70" w:name="_Toc453623360"/>
      <w:bookmarkStart w:id="71" w:name="_Toc453623361"/>
      <w:bookmarkStart w:id="72" w:name="_Toc6001"/>
      <w:bookmarkEnd w:id="70"/>
      <w:bookmarkEnd w:id="71"/>
    </w:p>
    <w:p w:rsidR="000A3AD4" w:rsidRDefault="000A3AD4" w:rsidP="000C6FE5">
      <w:pPr>
        <w:pStyle w:val="Heading2"/>
        <w:numPr>
          <w:ilvl w:val="1"/>
          <w:numId w:val="6"/>
        </w:numPr>
        <w:rPr>
          <w:lang w:eastAsia="zh-CN"/>
        </w:rPr>
      </w:pPr>
      <w:bookmarkStart w:id="73" w:name="_Toc453623362"/>
      <w:bookmarkStart w:id="74" w:name="_Toc327482427"/>
      <w:r>
        <w:rPr>
          <w:rFonts w:ascii="宋体" w:eastAsia="宋体" w:hAnsi="宋体" w:cs="宋体" w:hint="eastAsia"/>
          <w:lang w:eastAsia="zh-CN"/>
        </w:rPr>
        <w:t>基于超图的知识表示方法</w:t>
      </w:r>
      <w:bookmarkEnd w:id="72"/>
      <w:bookmarkEnd w:id="73"/>
      <w:bookmarkEnd w:id="74"/>
    </w:p>
    <w:p w:rsidR="000A3AD4" w:rsidRPr="00DE4CD6" w:rsidRDefault="000A3AD4" w:rsidP="000A3AD4">
      <w:pPr>
        <w:pStyle w:val="BodyText"/>
        <w:ind w:firstLine="480"/>
        <w:rPr>
          <w:lang w:eastAsia="zh-CN"/>
        </w:rPr>
      </w:pPr>
      <w:r w:rsidRPr="00DE4CD6">
        <w:rPr>
          <w:lang w:eastAsia="zh-CN"/>
        </w:rPr>
        <w:t>对于任何以实现复杂功能为目标的自然语言处理系统（如智能对话系统或复杂的问答系统等）来说，系统内部知识如何表示是至关重要的。高效的知识表示机制不仅能使系统不同模块之间高效地传递有用的信息，更能使系统的知识库通过与用户的交互不断完善。本节主要阐述一种高效灵活的基于超图的知识表示方法，正如上面提到的，这里介绍的知识表示体系旨在模拟人脑的知识表示方式，因此会先讨论其记忆空间以及全局局部知识存储等问题，然后再讨论超图的数据结构以及基于超图的知识表示体系，同时为了方便后面章节对本文具体的研究工作的解释，在这</w:t>
      </w:r>
      <w:bookmarkStart w:id="75" w:name="知识表示和记忆空间"/>
      <w:bookmarkEnd w:id="75"/>
      <w:r w:rsidRPr="00DE4CD6">
        <w:rPr>
          <w:lang w:eastAsia="zh-CN"/>
        </w:rPr>
        <w:t>一节我们还会列出一些该知识表示体系中基本的且后文经常会用到的数据类型。</w:t>
      </w:r>
    </w:p>
    <w:p w:rsidR="000A3AD4" w:rsidRPr="009C2508" w:rsidRDefault="000A3AD4" w:rsidP="000C6FE5">
      <w:pPr>
        <w:pStyle w:val="Heading3"/>
      </w:pPr>
      <w:r w:rsidRPr="009C2508">
        <w:rPr>
          <w:rFonts w:hint="eastAsia"/>
          <w:lang w:eastAsia="zh-CN"/>
        </w:rPr>
        <w:t xml:space="preserve"> </w:t>
      </w:r>
      <w:bookmarkStart w:id="76" w:name="_Toc22965"/>
      <w:bookmarkStart w:id="77" w:name="_Toc453623363"/>
      <w:bookmarkStart w:id="78" w:name="_Toc327482428"/>
      <w:r w:rsidRPr="009C2508">
        <w:rPr>
          <w:rFonts w:ascii="Yuanti TC Light" w:hAnsi="Yuanti TC Light" w:cs="Yuanti TC Light"/>
        </w:rPr>
        <w:t>知识表示和记忆空间</w:t>
      </w:r>
      <w:bookmarkEnd w:id="76"/>
      <w:bookmarkEnd w:id="77"/>
      <w:bookmarkEnd w:id="78"/>
    </w:p>
    <w:p w:rsidR="000A3AD4" w:rsidRDefault="000A3AD4" w:rsidP="000A3AD4">
      <w:pPr>
        <w:pStyle w:val="BodyText"/>
        <w:numPr>
          <w:ilvl w:val="0"/>
          <w:numId w:val="9"/>
        </w:numPr>
        <w:ind w:firstLine="480"/>
      </w:pPr>
      <w:r>
        <w:t>本地和全局知识表示</w:t>
      </w:r>
    </w:p>
    <w:p w:rsidR="000A3AD4" w:rsidRPr="00DE4CD6" w:rsidRDefault="000A3AD4" w:rsidP="000A3AD4">
      <w:pPr>
        <w:pStyle w:val="BodyText"/>
        <w:ind w:firstLine="480"/>
        <w:rPr>
          <w:lang w:eastAsia="zh-CN"/>
        </w:rPr>
      </w:pPr>
      <w:r w:rsidRPr="00DE4CD6">
        <w:rPr>
          <w:lang w:eastAsia="zh-CN"/>
        </w:rPr>
        <w:t>本文所采用的知识表示机制其本质是一个超图表示的网络。把心智当作网络的观点其实是隐含在模式主义哲学中的，因为每一个模式都可以被看成某物的模式，或关于某物的布置的模式</w:t>
      </w:r>
      <w:r w:rsidRPr="00DE4CD6">
        <w:rPr>
          <w:lang w:eastAsia="zh-CN"/>
        </w:rPr>
        <w:t>——</w:t>
      </w:r>
      <w:r w:rsidRPr="00DE4CD6">
        <w:rPr>
          <w:lang w:eastAsia="zh-CN"/>
        </w:rPr>
        <w:t>因而一个模式总是可以被看做二个或更多物体之间的关系。一系列的模式形成一个模式网络。各类知识可以以网络形式来表示，而认知过程也可以被表示为网络，举例来说将它们表示为程序，以各种树或图的形式来表示。在一个智能中模式的涌现可以被看作自身的一个模式网络；在涉身的心灵和它的物理和社会环境之间的关系可以被看做某种生态和社会网络。</w:t>
      </w:r>
    </w:p>
    <w:p w:rsidR="000A3AD4" w:rsidRPr="00DE4CD6" w:rsidRDefault="000A3AD4" w:rsidP="000A3AD4">
      <w:pPr>
        <w:pStyle w:val="BodyText"/>
        <w:ind w:firstLine="480"/>
        <w:rPr>
          <w:lang w:eastAsia="zh-CN"/>
        </w:rPr>
      </w:pPr>
      <w:r w:rsidRPr="00DE4CD6">
        <w:rPr>
          <w:lang w:eastAsia="zh-CN"/>
        </w:rPr>
        <w:t>知识表示体系的两个主要超类是局部（也被称为显示）和全局（也被称为隐式）系统，我们用一个称为全局</w:t>
      </w:r>
      <w:r w:rsidRPr="00DE4CD6">
        <w:rPr>
          <w:lang w:eastAsia="zh-CN"/>
        </w:rPr>
        <w:t>-</w:t>
      </w:r>
      <w:r w:rsidRPr="00DE4CD6">
        <w:rPr>
          <w:lang w:eastAsia="zh-CN"/>
        </w:rPr>
        <w:t>局部的混合类包含了这两者。在一个局部系统中，每一条知识都是用一小部分认知系统的元素来存储的；在一个全局系统中，每一条知识都被以一种特定的模式存储与激活，比如以认知系统的一定比例的元素的形式；在一个全局</w:t>
      </w:r>
      <w:r w:rsidRPr="00DE4CD6">
        <w:rPr>
          <w:lang w:eastAsia="zh-CN"/>
        </w:rPr>
        <w:t>-</w:t>
      </w:r>
      <w:r w:rsidRPr="00DE4CD6">
        <w:rPr>
          <w:lang w:eastAsia="zh-CN"/>
        </w:rPr>
        <w:t>局部混合系统中，这两种方式被共同使用。以上三种知识表征类型都可以被网络所实现。在本文研究的智能对话系统中，这三者都是以同样的网络（</w:t>
      </w:r>
      <w:r w:rsidRPr="00DE4CD6">
        <w:rPr>
          <w:lang w:eastAsia="zh-CN"/>
        </w:rPr>
        <w:t>Atomspace</w:t>
      </w:r>
      <w:r w:rsidRPr="00DE4CD6">
        <w:rPr>
          <w:lang w:eastAsia="zh-CN"/>
        </w:rPr>
        <w:t>）来实现。</w:t>
      </w:r>
    </w:p>
    <w:p w:rsidR="000A3AD4" w:rsidRDefault="000A3AD4" w:rsidP="000A3AD4">
      <w:pPr>
        <w:pStyle w:val="BodyText"/>
        <w:numPr>
          <w:ilvl w:val="0"/>
          <w:numId w:val="9"/>
        </w:numPr>
        <w:ind w:firstLine="480"/>
        <w:rPr>
          <w:lang w:eastAsia="zh-CN"/>
        </w:rPr>
      </w:pPr>
      <w:r>
        <w:rPr>
          <w:lang w:eastAsia="zh-CN"/>
        </w:rPr>
        <w:t>记忆类型和相关认知处理</w:t>
      </w:r>
    </w:p>
    <w:p w:rsidR="000A3AD4" w:rsidRPr="00DE4CD6" w:rsidRDefault="000A3AD4" w:rsidP="000A3AD4">
      <w:pPr>
        <w:pStyle w:val="BodyText"/>
        <w:ind w:firstLine="480"/>
        <w:rPr>
          <w:lang w:eastAsia="zh-CN"/>
        </w:rPr>
      </w:pPr>
      <w:r w:rsidRPr="00DE4CD6">
        <w:rPr>
          <w:lang w:eastAsia="zh-CN"/>
        </w:rPr>
        <w:t>我们的知识表示体系中包含多种的记忆类型，如同上面所讨论的，它的前提是正确地建立一个类人的人工智能系统，以处理不同类型的记忆，这些记忆包括了结构化的和动态的。</w:t>
      </w:r>
    </w:p>
    <w:p w:rsidR="000A3AD4" w:rsidRPr="00DE4CD6" w:rsidRDefault="000A3AD4" w:rsidP="000A3AD4">
      <w:pPr>
        <w:pStyle w:val="BodyText"/>
        <w:ind w:firstLine="480"/>
        <w:rPr>
          <w:lang w:eastAsia="zh-CN"/>
        </w:rPr>
      </w:pPr>
      <w:r w:rsidRPr="00DE4CD6">
        <w:rPr>
          <w:lang w:eastAsia="zh-CN"/>
        </w:rPr>
        <w:t>该知识表示中的记忆类型有：陈述性记忆、过程性记忆、感知记忆、以及场景记忆，这些在认知科学中被广泛讨论</w:t>
      </w:r>
      <w:r w:rsidRPr="00DE4CD6">
        <w:rPr>
          <w:lang w:eastAsia="zh-CN"/>
        </w:rPr>
        <w:t>[</w:t>
      </w:r>
      <w:r w:rsidR="00A14FB4" w:rsidRPr="00DE4CD6">
        <w:fldChar w:fldCharType="begin"/>
      </w:r>
      <w:r w:rsidRPr="00DE4CD6">
        <w:rPr>
          <w:lang w:eastAsia="zh-CN"/>
        </w:rPr>
        <w:instrText>HYPERLINK\l"_bookmark209"</w:instrText>
      </w:r>
      <w:r w:rsidR="00A14FB4" w:rsidRPr="00DE4CD6">
        <w:fldChar w:fldCharType="separate"/>
      </w:r>
      <w:r w:rsidRPr="00DE4CD6">
        <w:rPr>
          <w:lang w:eastAsia="zh-CN"/>
        </w:rPr>
        <w:t>90</w:t>
      </w:r>
      <w:r w:rsidR="00A14FB4" w:rsidRPr="00DE4CD6">
        <w:fldChar w:fldCharType="end"/>
      </w:r>
      <w:r w:rsidRPr="00DE4CD6">
        <w:rPr>
          <w:lang w:eastAsia="zh-CN"/>
        </w:rPr>
        <w:t>]</w:t>
      </w:r>
      <w:r w:rsidRPr="00DE4CD6">
        <w:rPr>
          <w:lang w:eastAsia="zh-CN"/>
        </w:rPr>
        <w:t>的记忆类型，以及分配泛用的系统资源的注意力记忆、和为特定目标分配系统资源的意向性记忆。这些记忆类型在一个开源的认知体系结构系统</w:t>
      </w:r>
      <w:r w:rsidRPr="00DE4CD6">
        <w:rPr>
          <w:lang w:eastAsia="zh-CN"/>
        </w:rPr>
        <w:t>OpenCog</w:t>
      </w:r>
      <w:r w:rsidR="00A14FB4" w:rsidRPr="00DE4CD6">
        <w:fldChar w:fldCharType="begin"/>
      </w:r>
      <w:r w:rsidRPr="00DE4CD6">
        <w:rPr>
          <w:lang w:eastAsia="zh-CN"/>
        </w:rPr>
        <w:instrText>HYPERLINK\l"_bookmark28"</w:instrText>
      </w:r>
      <w:r w:rsidR="00A14FB4" w:rsidRPr="00DE4CD6">
        <w:fldChar w:fldCharType="separate"/>
      </w:r>
      <w:r w:rsidRPr="00DE4CD6">
        <w:rPr>
          <w:lang w:eastAsia="zh-CN"/>
        </w:rPr>
        <w:t>1</w:t>
      </w:r>
      <w:r w:rsidR="00A14FB4" w:rsidRPr="00DE4CD6">
        <w:fldChar w:fldCharType="end"/>
      </w:r>
      <w:r w:rsidRPr="00DE4CD6">
        <w:rPr>
          <w:rStyle w:val="FootnoteReference"/>
          <w:vertAlign w:val="baseline"/>
        </w:rPr>
        <w:footnoteReference w:id="2"/>
      </w:r>
      <w:r w:rsidRPr="00DE4CD6">
        <w:rPr>
          <w:lang w:eastAsia="zh-CN"/>
        </w:rPr>
        <w:t>中被一一实现，表格</w:t>
      </w:r>
      <w:r>
        <w:rPr>
          <w:rFonts w:hint="eastAsia"/>
          <w:lang w:eastAsia="zh-CN"/>
        </w:rPr>
        <w:t>2.1</w:t>
      </w:r>
      <w:r w:rsidR="00A14FB4" w:rsidRPr="00DE4CD6">
        <w:fldChar w:fldCharType="begin"/>
      </w:r>
      <w:r w:rsidRPr="00DE4CD6">
        <w:rPr>
          <w:lang w:eastAsia="zh-CN"/>
        </w:rPr>
        <w:instrText>HYPERLINK\l"_bookmark29"</w:instrText>
      </w:r>
      <w:r w:rsidR="00A14FB4" w:rsidRPr="00DE4CD6">
        <w:fldChar w:fldCharType="separate"/>
      </w:r>
      <w:r w:rsidRPr="00DE4CD6">
        <w:rPr>
          <w:lang w:eastAsia="zh-CN"/>
        </w:rPr>
        <w:t>2.1</w:t>
      </w:r>
      <w:r w:rsidR="00A14FB4" w:rsidRPr="00DE4CD6">
        <w:fldChar w:fldCharType="end"/>
      </w:r>
      <w:r w:rsidRPr="00DE4CD6">
        <w:rPr>
          <w:lang w:eastAsia="zh-CN"/>
        </w:rPr>
        <w:t>概述了这些记忆类型，给出了关键的引用并指出了相关的认知过程，同时指出了每一个认知过程（模式创造、联系等）所对应的泛化的模式主义认知动力学。</w:t>
      </w:r>
    </w:p>
    <w:p w:rsidR="000A3AD4" w:rsidRDefault="000A3AD4" w:rsidP="000A3AD4">
      <w:pPr>
        <w:pStyle w:val="10"/>
        <w:jc w:val="center"/>
      </w:pPr>
      <w:r>
        <w:t>表</w:t>
      </w:r>
      <w:r>
        <w:t xml:space="preserve"> 2.1</w:t>
      </w:r>
      <w:r>
        <w:tab/>
        <w:t>OpenCog</w:t>
      </w:r>
    </w:p>
    <w:tbl>
      <w:tblPr>
        <w:tblW w:w="8860" w:type="dxa"/>
        <w:jc w:val="center"/>
        <w:tblLayout w:type="fixed"/>
        <w:tblCellMar>
          <w:left w:w="0" w:type="dxa"/>
          <w:right w:w="0" w:type="dxa"/>
        </w:tblCellMar>
        <w:tblLook w:val="04A0"/>
      </w:tblPr>
      <w:tblGrid>
        <w:gridCol w:w="1281"/>
        <w:gridCol w:w="5246"/>
        <w:gridCol w:w="2333"/>
      </w:tblGrid>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记忆类型</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特定的认知过程</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泛化的认知功能</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陈述性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pacing w:val="-2"/>
                <w:sz w:val="24"/>
                <w:szCs w:val="24"/>
                <w:lang w:eastAsia="zh-CN"/>
              </w:rPr>
              <w:t>概率逻辑网</w:t>
            </w:r>
            <w:r>
              <w:rPr>
                <w:rFonts w:ascii="Times New Roman" w:eastAsia="宋体" w:hAnsi="Times New Roman" w:cs="Times New Roman"/>
                <w:sz w:val="24"/>
                <w:szCs w:val="24"/>
                <w:lang w:eastAsia="zh-CN"/>
              </w:rPr>
              <w:t>络</w:t>
            </w:r>
            <w:r>
              <w:rPr>
                <w:rFonts w:ascii="Times New Roman" w:eastAsia="宋体" w:hAnsi="Times New Roman" w:cs="Times New Roman"/>
                <w:sz w:val="24"/>
                <w:szCs w:val="24"/>
                <w:lang w:eastAsia="zh-CN"/>
              </w:rPr>
              <w:t>PL</w:t>
            </w:r>
            <w:r>
              <w:rPr>
                <w:rFonts w:ascii="Times New Roman" w:eastAsia="宋体" w:hAnsi="Times New Roman" w:cs="Times New Roman"/>
                <w:spacing w:val="19"/>
                <w:sz w:val="24"/>
                <w:szCs w:val="24"/>
                <w:lang w:eastAsia="zh-CN"/>
              </w:rPr>
              <w:t>N2</w:t>
            </w:r>
            <w:r>
              <w:rPr>
                <w:rFonts w:ascii="Times New Roman" w:eastAsia="宋体" w:hAnsi="Times New Roman" w:cs="Times New Roman"/>
                <w:spacing w:val="-1"/>
                <w:position w:val="9"/>
                <w:sz w:val="24"/>
                <w:szCs w:val="24"/>
                <w:lang w:eastAsia="zh-CN"/>
              </w:rPr>
              <w:t>[</w:t>
            </w:r>
            <w:r w:rsidR="00A14FB4" w:rsidRPr="00A14FB4">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HYPERLINK\l"_bookmark211"</w:instrText>
            </w:r>
            <w:r w:rsidR="00A14FB4" w:rsidRPr="00A14FB4">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92</w:t>
            </w:r>
            <w:r w:rsidR="00A14FB4">
              <w:rPr>
                <w:rFonts w:ascii="Times New Roman" w:eastAsia="宋体" w:hAnsi="Times New Roman" w:cs="Times New Roman"/>
                <w:position w:val="9"/>
                <w:sz w:val="24"/>
                <w:szCs w:val="24"/>
              </w:rPr>
              <w:fldChar w:fldCharType="end"/>
            </w:r>
            <w:r>
              <w:rPr>
                <w:rFonts w:ascii="Times New Roman" w:eastAsia="宋体" w:hAnsi="Times New Roman" w:cs="Times New Roman"/>
                <w:spacing w:val="9"/>
                <w:position w:val="9"/>
                <w:sz w:val="24"/>
                <w:szCs w:val="24"/>
                <w:lang w:eastAsia="zh-CN"/>
              </w:rPr>
              <w:t>]</w:t>
            </w:r>
            <w:r>
              <w:rPr>
                <w:rFonts w:ascii="Times New Roman" w:eastAsia="宋体" w:hAnsi="Times New Roman" w:cs="Times New Roman"/>
                <w:sz w:val="24"/>
                <w:szCs w:val="24"/>
                <w:lang w:eastAsia="zh-CN"/>
              </w:rPr>
              <w:t>;</w:t>
            </w:r>
            <w:r>
              <w:rPr>
                <w:rFonts w:ascii="Times New Roman" w:eastAsia="宋体" w:hAnsi="Times New Roman" w:cs="Times New Roman"/>
                <w:spacing w:val="-2"/>
                <w:sz w:val="24"/>
                <w:szCs w:val="24"/>
                <w:lang w:eastAsia="zh-CN"/>
              </w:rPr>
              <w:t>概</w:t>
            </w:r>
            <w:r>
              <w:rPr>
                <w:rFonts w:ascii="Times New Roman" w:eastAsia="宋体" w:hAnsi="Times New Roman" w:cs="Times New Roman"/>
                <w:sz w:val="24"/>
                <w:szCs w:val="24"/>
                <w:lang w:eastAsia="zh-CN"/>
              </w:rPr>
              <w:t>念</w:t>
            </w:r>
            <w:r>
              <w:rPr>
                <w:rFonts w:ascii="Times New Roman" w:eastAsia="宋体" w:hAnsi="Times New Roman" w:cs="Times New Roman"/>
                <w:position w:val="-8"/>
                <w:sz w:val="24"/>
                <w:szCs w:val="24"/>
                <w:lang w:eastAsia="zh-CN"/>
              </w:rPr>
              <w:t>调</w:t>
            </w:r>
            <w:r>
              <w:rPr>
                <w:rFonts w:ascii="Times New Roman" w:eastAsia="宋体" w:hAnsi="Times New Roman" w:cs="Times New Roman"/>
                <w:spacing w:val="20"/>
                <w:position w:val="-8"/>
                <w:sz w:val="24"/>
                <w:szCs w:val="24"/>
                <w:lang w:eastAsia="zh-CN"/>
              </w:rPr>
              <w:t>整</w:t>
            </w:r>
            <w:r>
              <w:rPr>
                <w:rFonts w:ascii="Times New Roman" w:eastAsia="宋体" w:hAnsi="Times New Roman" w:cs="Times New Roman"/>
                <w:spacing w:val="-1"/>
                <w:sz w:val="24"/>
                <w:szCs w:val="24"/>
                <w:lang w:eastAsia="zh-CN"/>
              </w:rPr>
              <w:t>[</w:t>
            </w:r>
            <w:r w:rsidR="00A14FB4">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HYPERLINK\l"_bookmark212"</w:instrText>
            </w:r>
            <w:r w:rsidR="00A14FB4">
              <w:rPr>
                <w:rFonts w:ascii="Times New Roman" w:eastAsia="宋体" w:hAnsi="Times New Roman" w:cs="Times New Roman"/>
                <w:sz w:val="24"/>
                <w:szCs w:val="24"/>
              </w:rPr>
              <w:fldChar w:fldCharType="separate"/>
            </w:r>
            <w:r>
              <w:rPr>
                <w:rFonts w:ascii="Times New Roman" w:eastAsia="宋体" w:hAnsi="Times New Roman" w:cs="Times New Roman"/>
                <w:sz w:val="24"/>
                <w:szCs w:val="24"/>
                <w:lang w:eastAsia="zh-CN"/>
              </w:rPr>
              <w:t>93</w:t>
            </w:r>
            <w:r w:rsidR="00A14FB4">
              <w:rPr>
                <w:rFonts w:ascii="Times New Roman" w:eastAsia="宋体" w:hAnsi="Times New Roman" w:cs="Times New Roman"/>
                <w:sz w:val="24"/>
                <w:szCs w:val="24"/>
              </w:rPr>
              <w:fldChar w:fldCharType="end"/>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过程性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MOSES</w:t>
            </w:r>
            <w:r>
              <w:rPr>
                <w:rFonts w:ascii="Times New Roman" w:eastAsia="宋体" w:hAnsi="Times New Roman" w:cs="Times New Roman"/>
                <w:sz w:val="24"/>
                <w:szCs w:val="24"/>
                <w:lang w:eastAsia="zh-CN"/>
              </w:rPr>
              <w:t>（一个创新的概率演化运算学习算法</w:t>
            </w:r>
            <w:r>
              <w:rPr>
                <w:rFonts w:ascii="Times New Roman" w:eastAsia="宋体" w:hAnsi="Times New Roman" w:cs="Times New Roman"/>
                <w:spacing w:val="19"/>
                <w:sz w:val="24"/>
                <w:szCs w:val="24"/>
                <w:lang w:eastAsia="zh-CN"/>
              </w:rPr>
              <w:t>）</w:t>
            </w:r>
            <w:r w:rsidR="00A14FB4" w:rsidRPr="00A14FB4">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lang w:eastAsia="zh-CN"/>
              </w:rPr>
              <w:instrText>HYPERLINK\l"_bookmark213"</w:instrText>
            </w:r>
            <w:r w:rsidR="00A14FB4" w:rsidRPr="00A14FB4">
              <w:rPr>
                <w:rFonts w:ascii="Times New Roman" w:eastAsia="宋体" w:hAnsi="Times New Roman" w:cs="Times New Roman"/>
                <w:sz w:val="24"/>
                <w:szCs w:val="24"/>
                <w:vertAlign w:val="superscript"/>
              </w:rPr>
              <w:fldChar w:fldCharType="separate"/>
            </w:r>
            <w:r>
              <w:rPr>
                <w:rFonts w:ascii="Times New Roman" w:eastAsia="宋体" w:hAnsi="Times New Roman" w:cs="Times New Roman"/>
                <w:position w:val="9"/>
                <w:sz w:val="24"/>
                <w:szCs w:val="24"/>
                <w:vertAlign w:val="superscript"/>
                <w:lang w:eastAsia="zh-CN"/>
              </w:rPr>
              <w:t>[94</w:t>
            </w:r>
            <w:r w:rsidR="00A14FB4">
              <w:rPr>
                <w:rFonts w:ascii="Times New Roman" w:eastAsia="宋体" w:hAnsi="Times New Roman" w:cs="Times New Roman"/>
                <w:position w:val="9"/>
                <w:sz w:val="24"/>
                <w:szCs w:val="24"/>
                <w:vertAlign w:val="superscript"/>
              </w:rPr>
              <w:fldChar w:fldCharType="end"/>
            </w:r>
            <w:r>
              <w:rPr>
                <w:rFonts w:ascii="Times New Roman" w:eastAsia="宋体" w:hAnsi="Times New Roman" w:cs="Times New Roman"/>
                <w:position w:val="9"/>
                <w:sz w:val="24"/>
                <w:szCs w:val="24"/>
                <w:vertAlign w:val="superscript"/>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场景性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内部模拟引</w:t>
            </w:r>
            <w:r>
              <w:rPr>
                <w:rFonts w:ascii="Times New Roman" w:eastAsia="宋体" w:hAnsi="Times New Roman" w:cs="Times New Roman"/>
                <w:spacing w:val="20"/>
                <w:sz w:val="24"/>
                <w:szCs w:val="24"/>
              </w:rPr>
              <w:t>擎</w:t>
            </w:r>
            <w:r>
              <w:rPr>
                <w:rFonts w:ascii="Times New Roman" w:eastAsia="宋体" w:hAnsi="Times New Roman" w:cs="Times New Roman"/>
                <w:spacing w:val="-1"/>
                <w:position w:val="9"/>
                <w:sz w:val="24"/>
                <w:szCs w:val="24"/>
              </w:rPr>
              <w:t>[</w:t>
            </w:r>
            <w:r w:rsidR="00A14FB4" w:rsidRPr="00A14FB4">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HYPERLINK\l"_bookmark214"</w:instrText>
            </w:r>
            <w:r w:rsidR="00A14FB4" w:rsidRPr="00A14FB4">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rPr>
              <w:t>95</w:t>
            </w:r>
            <w:r w:rsidR="00A14FB4">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关联，创建新的模式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注意性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注意力经济分配网络（</w:t>
            </w:r>
            <w:r>
              <w:rPr>
                <w:rFonts w:ascii="Times New Roman" w:eastAsia="宋体" w:hAnsi="Times New Roman" w:cs="Times New Roman"/>
                <w:sz w:val="24"/>
                <w:szCs w:val="24"/>
                <w:lang w:eastAsia="zh-CN"/>
              </w:rPr>
              <w:t>ECA</w:t>
            </w:r>
            <w:r>
              <w:rPr>
                <w:rFonts w:ascii="Times New Roman" w:eastAsia="宋体" w:hAnsi="Times New Roman" w:cs="Times New Roman"/>
                <w:spacing w:val="-1"/>
                <w:sz w:val="24"/>
                <w:szCs w:val="24"/>
                <w:lang w:eastAsia="zh-CN"/>
              </w:rPr>
              <w:t>N</w:t>
            </w:r>
            <w:r>
              <w:rPr>
                <w:rFonts w:ascii="Times New Roman" w:eastAsia="宋体" w:hAnsi="Times New Roman" w:cs="Times New Roman"/>
                <w:spacing w:val="19"/>
                <w:sz w:val="24"/>
                <w:szCs w:val="24"/>
                <w:lang w:eastAsia="zh-CN"/>
              </w:rPr>
              <w:t>）</w:t>
            </w:r>
            <w:r>
              <w:rPr>
                <w:rFonts w:ascii="Times New Roman" w:eastAsia="宋体" w:hAnsi="Times New Roman" w:cs="Times New Roman"/>
                <w:spacing w:val="-1"/>
                <w:position w:val="9"/>
                <w:sz w:val="24"/>
                <w:szCs w:val="24"/>
                <w:lang w:eastAsia="zh-CN"/>
              </w:rPr>
              <w:t>[</w:t>
            </w:r>
            <w:r w:rsidR="00A14FB4" w:rsidRPr="00A14FB4">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HYPERLINK\l"_bookmark215"</w:instrText>
            </w:r>
            <w:r w:rsidR="00A14FB4" w:rsidRPr="00A14FB4">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96</w:t>
            </w:r>
            <w:r w:rsidR="00A14FB4">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关联，评分</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意向性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概率目标层次按照</w:t>
            </w:r>
            <w:r>
              <w:rPr>
                <w:rFonts w:ascii="Times New Roman" w:eastAsia="宋体" w:hAnsi="Times New Roman" w:cs="Times New Roman"/>
                <w:sz w:val="24"/>
                <w:szCs w:val="24"/>
                <w:lang w:eastAsia="zh-CN"/>
              </w:rPr>
              <w:t>OpenPsi</w:t>
            </w:r>
            <w:r>
              <w:rPr>
                <w:rFonts w:ascii="Times New Roman" w:eastAsia="宋体" w:hAnsi="Times New Roman" w:cs="Times New Roman"/>
                <w:sz w:val="24"/>
                <w:szCs w:val="24"/>
                <w:lang w:eastAsia="zh-CN"/>
              </w:rPr>
              <w:t>动机框架通过</w:t>
            </w:r>
            <w:r>
              <w:rPr>
                <w:rFonts w:ascii="Times New Roman" w:eastAsia="宋体" w:hAnsi="Times New Roman" w:cs="Times New Roman"/>
                <w:sz w:val="24"/>
                <w:szCs w:val="24"/>
                <w:lang w:eastAsia="zh-CN"/>
              </w:rPr>
              <w:t>PLN</w:t>
            </w:r>
            <w:r>
              <w:rPr>
                <w:rFonts w:ascii="Times New Roman" w:eastAsia="宋体" w:hAnsi="Times New Roman" w:cs="Times New Roman"/>
                <w:sz w:val="24"/>
                <w:szCs w:val="24"/>
                <w:lang w:eastAsia="zh-CN"/>
              </w:rPr>
              <w:t>和</w:t>
            </w:r>
            <w:r>
              <w:rPr>
                <w:rFonts w:ascii="Times New Roman" w:eastAsia="宋体" w:hAnsi="Times New Roman" w:cs="Times New Roman"/>
                <w:sz w:val="24"/>
                <w:szCs w:val="24"/>
                <w:lang w:eastAsia="zh-CN"/>
              </w:rPr>
              <w:t>ECAN</w:t>
            </w:r>
            <w:r>
              <w:rPr>
                <w:rFonts w:ascii="Times New Roman" w:eastAsia="宋体" w:hAnsi="Times New Roman" w:cs="Times New Roman"/>
                <w:sz w:val="24"/>
                <w:szCs w:val="24"/>
                <w:lang w:eastAsia="zh-CN"/>
              </w:rPr>
              <w:t>来细</w:t>
            </w:r>
            <w:r>
              <w:rPr>
                <w:rFonts w:ascii="Times New Roman" w:eastAsia="宋体" w:hAnsi="Times New Roman" w:cs="Times New Roman"/>
                <w:spacing w:val="19"/>
                <w:sz w:val="24"/>
                <w:szCs w:val="24"/>
                <w:lang w:eastAsia="zh-CN"/>
              </w:rPr>
              <w:t>化</w:t>
            </w:r>
            <w:r w:rsidR="00A14FB4" w:rsidRPr="00A14FB4">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HYPERLINK\l"_bookmark216"</w:instrText>
            </w:r>
            <w:r w:rsidR="00A14FB4" w:rsidRPr="00A14FB4">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[97</w:t>
            </w:r>
            <w:r w:rsidR="00A14FB4">
              <w:rPr>
                <w:rFonts w:ascii="Times New Roman" w:eastAsia="宋体" w:hAnsi="Times New Roman" w:cs="Times New Roman"/>
                <w:position w:val="9"/>
                <w:sz w:val="24"/>
                <w:szCs w:val="24"/>
              </w:rPr>
              <w:fldChar w:fldCharType="end"/>
            </w:r>
            <w:r>
              <w:rPr>
                <w:rFonts w:ascii="Times New Roman" w:eastAsia="宋体" w:hAnsi="Times New Roman" w:cs="Times New Roman"/>
                <w:spacing w:val="9"/>
                <w:position w:val="9"/>
                <w:sz w:val="24"/>
                <w:szCs w:val="24"/>
                <w:lang w:eastAsia="zh-CN"/>
              </w:rPr>
              <w:t>]</w:t>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评分，创建新的模式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感知</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视觉图像处理组件</w:t>
            </w:r>
            <w:r>
              <w:rPr>
                <w:rFonts w:ascii="Times New Roman" w:eastAsia="宋体" w:hAnsi="Times New Roman" w:cs="Times New Roman"/>
                <w:sz w:val="24"/>
                <w:szCs w:val="24"/>
                <w:lang w:eastAsia="zh-CN"/>
              </w:rPr>
              <w:t>DeSTIN</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关联，注意力分配，创建新的模式，评分</w:t>
            </w:r>
          </w:p>
        </w:tc>
      </w:tr>
    </w:tbl>
    <w:p w:rsidR="000A3AD4" w:rsidRDefault="000A3AD4" w:rsidP="000A3AD4">
      <w:pPr>
        <w:pStyle w:val="BodyText"/>
        <w:ind w:left="304" w:firstLine="474"/>
        <w:rPr>
          <w:rFonts w:cs="Times New Roman"/>
          <w:spacing w:val="-3"/>
          <w:lang w:eastAsia="zh-CN"/>
        </w:rPr>
      </w:pPr>
    </w:p>
    <w:p w:rsidR="000A3AD4" w:rsidRPr="009C2508" w:rsidRDefault="000A3AD4" w:rsidP="000A3AD4">
      <w:pPr>
        <w:pStyle w:val="BodyText"/>
        <w:ind w:firstLine="480"/>
        <w:rPr>
          <w:lang w:eastAsia="zh-CN"/>
        </w:rPr>
      </w:pPr>
      <w:r w:rsidRPr="009C2508">
        <w:rPr>
          <w:lang w:eastAsia="zh-CN"/>
        </w:rPr>
        <w:t>以模式主义认知理论的形式，上述多种记忆类型可被看做特定类型模式的特化存储方式，并经过了计算时间与空间上的优化。联系到某种特定类型的记忆的认知过程被用来创造和识别该记忆的类型。原则上所有类型的模式都可以在统一的记忆和处理构架下进行，这种类型特例化，是为了能够在现有的计算条件可接受的前提下创造有效的泛化智能。我们在</w:t>
      </w:r>
      <w:r w:rsidR="00A14FB4" w:rsidRPr="009C2508">
        <w:fldChar w:fldCharType="begin"/>
      </w:r>
      <w:r w:rsidRPr="009C2508">
        <w:rPr>
          <w:lang w:eastAsia="zh-CN"/>
        </w:rPr>
        <w:instrText>HYPERLINK\l"_bookmark210"</w:instrText>
      </w:r>
      <w:r w:rsidR="00A14FB4" w:rsidRPr="009C2508">
        <w:fldChar w:fldCharType="separate"/>
      </w:r>
      <w:r w:rsidRPr="009C2508">
        <w:rPr>
          <w:lang w:eastAsia="zh-CN"/>
        </w:rPr>
        <w:t>[91</w:t>
      </w:r>
      <w:r w:rsidR="00A14FB4" w:rsidRPr="009C2508">
        <w:fldChar w:fldCharType="end"/>
      </w:r>
      <w:r w:rsidRPr="009C2508">
        <w:rPr>
          <w:lang w:eastAsia="zh-CN"/>
        </w:rPr>
        <w:t>]</w:t>
      </w:r>
      <w:r w:rsidRPr="009C2508">
        <w:rPr>
          <w:lang w:eastAsia="zh-CN"/>
        </w:rPr>
        <w:t>中所详细论述过，高效性并不是可有可无的，而是对真实世界中的泛化智能举足轻重的特性（就像</w:t>
      </w:r>
      <w:r w:rsidRPr="009C2508">
        <w:rPr>
          <w:lang w:eastAsia="zh-CN"/>
        </w:rPr>
        <w:t>Hutter</w:t>
      </w:r>
      <w:r w:rsidRPr="009C2508">
        <w:rPr>
          <w:lang w:eastAsia="zh-CN"/>
        </w:rPr>
        <w:t>所展示的，如果没有效率的限制，任意登记的泛化智能都可以通过简单而琐碎的程序来实现）。</w:t>
      </w:r>
    </w:p>
    <w:p w:rsidR="000A3AD4" w:rsidRPr="009C2508" w:rsidRDefault="000A3AD4" w:rsidP="000A3AD4">
      <w:pPr>
        <w:pStyle w:val="BodyText"/>
        <w:ind w:firstLine="480"/>
        <w:rPr>
          <w:lang w:eastAsia="zh-CN"/>
        </w:rPr>
      </w:pPr>
      <w:r w:rsidRPr="009C2508">
        <w:rPr>
          <w:lang w:eastAsia="zh-CN"/>
        </w:rPr>
        <w:t>这种知识表示体系的设计本质在于，与每种类型的记忆相关的数据结构和处理过程是被紧密联系在一起的，相比于仅仅包含同一种结构和处理过程的而仅仅以不同的黑盒分割开的构架，它产生了协同性的智能。我们的知识表示体系中还设计有交互的认知处理过程，以使得不同类型的记忆间可以互相转换，尽管有时这会消费较多的计算资源（比如，一段陈述性的知识可能通过一些努力被解释为过程性或场景性的知识）；同时，对于一个主要处理某一种类型记忆的学习进程来说，它可能</w:t>
      </w:r>
      <w:bookmarkStart w:id="79" w:name="基于超图的知识表示库AtomSpace"/>
      <w:bookmarkEnd w:id="79"/>
      <w:r w:rsidRPr="009C2508">
        <w:rPr>
          <w:lang w:eastAsia="zh-CN"/>
        </w:rPr>
        <w:t>会经常通过把知识转换成其他类型来解决问题，比如认知协同任务。</w:t>
      </w:r>
    </w:p>
    <w:p w:rsidR="000A3AD4" w:rsidRPr="009C2508" w:rsidRDefault="000A3AD4" w:rsidP="000C6FE5">
      <w:pPr>
        <w:pStyle w:val="Heading3"/>
      </w:pPr>
      <w:r w:rsidRPr="009C2508">
        <w:rPr>
          <w:lang w:eastAsia="zh-CN"/>
        </w:rPr>
        <w:t xml:space="preserve"> </w:t>
      </w:r>
      <w:bookmarkStart w:id="80" w:name="_Toc7499"/>
      <w:bookmarkStart w:id="81" w:name="_Toc453623364"/>
      <w:bookmarkStart w:id="82" w:name="_Toc327482429"/>
      <w:r w:rsidRPr="009C2508">
        <w:rPr>
          <w:rFonts w:ascii="Yuanti TC Light" w:hAnsi="Yuanti TC Light" w:cs="Yuanti TC Light"/>
        </w:rPr>
        <w:t>基于超图的知识表示库</w:t>
      </w:r>
      <w:r w:rsidRPr="009C2508">
        <w:t xml:space="preserve"> AtomSpace</w:t>
      </w:r>
      <w:bookmarkEnd w:id="80"/>
      <w:bookmarkEnd w:id="81"/>
      <w:bookmarkEnd w:id="82"/>
    </w:p>
    <w:p w:rsidR="000A3AD4" w:rsidRPr="009C2508" w:rsidRDefault="000A3AD4" w:rsidP="000A3AD4">
      <w:pPr>
        <w:pStyle w:val="BodyText"/>
        <w:ind w:firstLine="480"/>
        <w:rPr>
          <w:lang w:eastAsia="zh-CN"/>
        </w:rPr>
      </w:pPr>
      <w:r w:rsidRPr="009C2508">
        <w:rPr>
          <w:lang w:eastAsia="zh-CN"/>
        </w:rPr>
        <w:t>正如上述所言，</w:t>
      </w:r>
      <w:r w:rsidRPr="009C2508">
        <w:rPr>
          <w:lang w:eastAsia="zh-CN"/>
        </w:rPr>
        <w:t>Atomspace</w:t>
      </w:r>
      <w:r w:rsidRPr="009C2508">
        <w:rPr>
          <w:lang w:eastAsia="zh-CN"/>
        </w:rPr>
        <w:t>是本文所使用统一且通用的知识库，它使用包含特定类型的节点（</w:t>
      </w:r>
      <w:r w:rsidRPr="009C2508">
        <w:rPr>
          <w:lang w:eastAsia="zh-CN"/>
        </w:rPr>
        <w:t>Node</w:t>
      </w:r>
      <w:r w:rsidRPr="009C2508">
        <w:rPr>
          <w:lang w:eastAsia="zh-CN"/>
        </w:rPr>
        <w:t>）和链接（</w:t>
      </w:r>
      <w:r w:rsidRPr="009C2508">
        <w:rPr>
          <w:lang w:eastAsia="zh-CN"/>
        </w:rPr>
        <w:t>Link</w:t>
      </w:r>
      <w:r w:rsidRPr="009C2508">
        <w:rPr>
          <w:lang w:eastAsia="zh-CN"/>
        </w:rPr>
        <w:t>）的加权有向超图结构来表示知识，主要用作表示叙述性的知识，同时亦间接地表示其它类型的知识。</w:t>
      </w:r>
      <w:r w:rsidRPr="009C2508">
        <w:rPr>
          <w:lang w:eastAsia="zh-CN"/>
        </w:rPr>
        <w:t>Atomspace</w:t>
      </w:r>
      <w:r w:rsidRPr="009C2508">
        <w:rPr>
          <w:lang w:eastAsia="zh-CN"/>
        </w:rPr>
        <w:t>中使用的超图的节点和链接类型是经过包括语义层面上精挑细选得来的，以满足智能对话系统在认知过程的需要。由于</w:t>
      </w:r>
      <w:r w:rsidRPr="009C2508">
        <w:rPr>
          <w:lang w:eastAsia="zh-CN"/>
        </w:rPr>
        <w:t>Atomspace</w:t>
      </w:r>
      <w:r w:rsidRPr="009C2508">
        <w:rPr>
          <w:lang w:eastAsia="zh-CN"/>
        </w:rPr>
        <w:t>是本文研究中的知识表示核心，在这里我们会详细列出几个简单的示例予以说明。</w:t>
      </w:r>
    </w:p>
    <w:p w:rsidR="000A3AD4" w:rsidRPr="009C2508" w:rsidRDefault="000A3AD4" w:rsidP="000A3AD4">
      <w:pPr>
        <w:pStyle w:val="BodyText"/>
        <w:ind w:firstLine="480"/>
        <w:rPr>
          <w:lang w:eastAsia="zh-CN"/>
        </w:rPr>
      </w:pPr>
      <w:r w:rsidRPr="009C2508">
        <w:rPr>
          <w:lang w:eastAsia="zh-CN"/>
        </w:rPr>
        <w:t>以下是一个以</w:t>
      </w:r>
      <w:r w:rsidRPr="009C2508">
        <w:rPr>
          <w:lang w:eastAsia="zh-CN"/>
        </w:rPr>
        <w:t>Atomspace</w:t>
      </w:r>
      <w:r w:rsidRPr="009C2508">
        <w:rPr>
          <w:lang w:eastAsia="zh-CN"/>
        </w:rPr>
        <w:t>中常用的表示方法去表示继承链接（</w:t>
      </w:r>
      <w:r w:rsidRPr="009C2508">
        <w:rPr>
          <w:lang w:eastAsia="zh-CN"/>
        </w:rPr>
        <w:t>InheritanceLink</w:t>
      </w:r>
      <w:r w:rsidRPr="009C2508">
        <w:rPr>
          <w:lang w:eastAsia="zh-CN"/>
        </w:rPr>
        <w:t>）中的例子：</w:t>
      </w:r>
    </w:p>
    <w:p w:rsidR="000A3AD4" w:rsidRPr="00C81789" w:rsidRDefault="000A3AD4" w:rsidP="000C6FE5">
      <w:pPr>
        <w:ind w:leftChars="300" w:left="490"/>
        <w:rPr>
          <w:rFonts w:eastAsia="Lucida Console"/>
        </w:rPr>
      </w:pPr>
      <w:r w:rsidRPr="00C81789">
        <w:rPr>
          <w:rFonts w:eastAsia="Lucida Console"/>
        </w:rPr>
        <w:t>InheritanceLink</w:t>
      </w:r>
      <w:r w:rsidRPr="00C81789">
        <w:rPr>
          <w:rFonts w:eastAsia="Lucida Console"/>
          <w:spacing w:val="26"/>
        </w:rPr>
        <w:t xml:space="preserve"> </w:t>
      </w:r>
      <w:r w:rsidRPr="00C81789">
        <w:rPr>
          <w:rFonts w:eastAsia="Lucida Console"/>
        </w:rPr>
        <w:t>Lian_Ruiting animal</w:t>
      </w:r>
      <w:r w:rsidRPr="00C81789">
        <w:rPr>
          <w:rFonts w:eastAsia="Lucida Console"/>
          <w:spacing w:val="27"/>
        </w:rPr>
        <w:t xml:space="preserve"> </w:t>
      </w:r>
      <w:r w:rsidRPr="00C81789">
        <w:rPr>
          <w:rFonts w:eastAsia="Lucida Console"/>
        </w:rPr>
        <w:t>&lt;.99&gt;</w:t>
      </w:r>
    </w:p>
    <w:p w:rsidR="000A3AD4" w:rsidRPr="00C77CCC" w:rsidRDefault="000A3AD4" w:rsidP="000A3AD4">
      <w:pPr>
        <w:pStyle w:val="BodyText"/>
        <w:ind w:firstLine="480"/>
      </w:pPr>
      <w:r w:rsidRPr="00C77CCC">
        <w:t>或更明确地：</w:t>
      </w:r>
    </w:p>
    <w:p w:rsidR="000A3AD4" w:rsidRPr="00C81789" w:rsidRDefault="000A3AD4" w:rsidP="000C6FE5">
      <w:pPr>
        <w:ind w:leftChars="300" w:left="490"/>
        <w:rPr>
          <w:rFonts w:eastAsia="Lucida Console"/>
        </w:rPr>
      </w:pPr>
      <w:r w:rsidRPr="00C81789">
        <w:rPr>
          <w:rFonts w:eastAsia="Lucida Console"/>
        </w:rPr>
        <w:t>InheritanceLink &lt;.99&gt;</w:t>
      </w:r>
    </w:p>
    <w:p w:rsidR="000A3AD4" w:rsidRDefault="000A3AD4" w:rsidP="000C6FE5">
      <w:pPr>
        <w:ind w:leftChars="627" w:left="1024" w:firstLine="60"/>
        <w:rPr>
          <w:rFonts w:eastAsia="Lucida Console"/>
        </w:rPr>
      </w:pPr>
      <w:r w:rsidRPr="00C81789">
        <w:rPr>
          <w:rFonts w:eastAsia="Lucida Console"/>
        </w:rPr>
        <w:t>ConceptNode "Lian_Ruiting"</w:t>
      </w:r>
    </w:p>
    <w:p w:rsidR="000A3AD4" w:rsidRPr="00C81789" w:rsidRDefault="000A3AD4" w:rsidP="000C6FE5">
      <w:pPr>
        <w:ind w:leftChars="599" w:left="978" w:firstLine="61"/>
        <w:rPr>
          <w:rFonts w:eastAsia="Lucida Console"/>
        </w:rPr>
      </w:pPr>
      <w:r w:rsidRPr="00C81789">
        <w:rPr>
          <w:rFonts w:eastAsia="Lucida Console"/>
        </w:rPr>
        <w:t xml:space="preserve"> ConceptNode "animal "</w:t>
      </w:r>
    </w:p>
    <w:p w:rsidR="000A3AD4" w:rsidRPr="00C81789" w:rsidRDefault="000A3AD4" w:rsidP="000A3AD4">
      <w:pPr>
        <w:pStyle w:val="BodyText"/>
        <w:ind w:firstLine="480"/>
      </w:pPr>
      <w:r w:rsidRPr="00C81789">
        <w:rPr>
          <w:rFonts w:hint="eastAsia"/>
        </w:rPr>
        <w:t>以及：</w:t>
      </w:r>
    </w:p>
    <w:p w:rsidR="000A3AD4" w:rsidRPr="00C81789" w:rsidRDefault="000A3AD4" w:rsidP="000C6FE5">
      <w:pPr>
        <w:ind w:leftChars="300" w:left="490"/>
        <w:rPr>
          <w:rFonts w:eastAsia="Lucida Console"/>
        </w:rPr>
      </w:pPr>
      <w:r w:rsidRPr="00C81789">
        <w:rPr>
          <w:rFonts w:eastAsia="Lucida Console"/>
        </w:rPr>
        <w:t>EvaluationLink &lt;.7&gt;</w:t>
      </w:r>
    </w:p>
    <w:p w:rsidR="000A3AD4" w:rsidRDefault="000A3AD4" w:rsidP="000C6FE5">
      <w:pPr>
        <w:ind w:leftChars="627" w:left="1024" w:firstLine="60"/>
        <w:rPr>
          <w:rFonts w:eastAsia="Lucida Console"/>
        </w:rPr>
      </w:pPr>
      <w:r w:rsidRPr="00C81789">
        <w:rPr>
          <w:rFonts w:eastAsia="Lucida Console"/>
        </w:rPr>
        <w:t xml:space="preserve">chase </w:t>
      </w:r>
    </w:p>
    <w:p w:rsidR="000A3AD4" w:rsidRPr="00C81789" w:rsidRDefault="000A3AD4" w:rsidP="000C6FE5">
      <w:pPr>
        <w:ind w:leftChars="599" w:left="978" w:firstLine="60"/>
        <w:rPr>
          <w:rFonts w:eastAsia="Lucida Console"/>
        </w:rPr>
      </w:pPr>
      <w:r w:rsidRPr="00C81789">
        <w:rPr>
          <w:rFonts w:eastAsia="Lucida Console"/>
        </w:rPr>
        <w:t>ListLink</w:t>
      </w:r>
    </w:p>
    <w:p w:rsidR="000A3AD4" w:rsidRDefault="000A3AD4" w:rsidP="000C6FE5">
      <w:pPr>
        <w:ind w:leftChars="954" w:left="1558" w:firstLine="61"/>
        <w:rPr>
          <w:rFonts w:eastAsia="Lucida Console"/>
        </w:rPr>
      </w:pPr>
      <w:r w:rsidRPr="00C81789">
        <w:rPr>
          <w:rFonts w:eastAsia="Lucida Console"/>
        </w:rPr>
        <w:t>Cat</w:t>
      </w:r>
    </w:p>
    <w:p w:rsidR="000A3AD4" w:rsidRPr="00C81789" w:rsidRDefault="000A3AD4" w:rsidP="000C6FE5">
      <w:pPr>
        <w:ind w:leftChars="898" w:left="1467" w:firstLine="122"/>
        <w:rPr>
          <w:rFonts w:eastAsia="Lucida Console"/>
        </w:rPr>
      </w:pPr>
      <w:r w:rsidRPr="00C81789">
        <w:rPr>
          <w:rFonts w:eastAsia="Lucida Console"/>
        </w:rPr>
        <w:t xml:space="preserve"> mouse</w:t>
      </w:r>
    </w:p>
    <w:p w:rsidR="000A3AD4" w:rsidRPr="00C81789" w:rsidRDefault="000A3AD4" w:rsidP="000A3AD4">
      <w:pPr>
        <w:pStyle w:val="BodyText"/>
        <w:ind w:firstLine="480"/>
      </w:pPr>
      <w:r w:rsidRPr="00C81789">
        <w:rPr>
          <w:rFonts w:hint="eastAsia"/>
        </w:rPr>
        <w:t>或更明确地：</w:t>
      </w:r>
    </w:p>
    <w:p w:rsidR="000A3AD4" w:rsidRPr="00C81789" w:rsidRDefault="000A3AD4" w:rsidP="000C6FE5">
      <w:pPr>
        <w:ind w:leftChars="300" w:left="490"/>
        <w:outlineLvl w:val="0"/>
        <w:rPr>
          <w:rFonts w:eastAsia="Lucida Console"/>
        </w:rPr>
      </w:pPr>
      <w:r w:rsidRPr="00C81789">
        <w:rPr>
          <w:rFonts w:eastAsia="Lucida Console"/>
        </w:rPr>
        <w:t>EvaluationLink &lt;.7&gt;</w:t>
      </w:r>
    </w:p>
    <w:p w:rsidR="000A3AD4" w:rsidRDefault="000A3AD4" w:rsidP="000C6FE5">
      <w:pPr>
        <w:ind w:leftChars="627" w:left="1024" w:firstLine="60"/>
        <w:rPr>
          <w:rFonts w:eastAsia="Lucida Console"/>
        </w:rPr>
      </w:pPr>
      <w:r w:rsidRPr="00C81789">
        <w:rPr>
          <w:rFonts w:eastAsia="Lucida Console"/>
        </w:rPr>
        <w:t xml:space="preserve">PredicateNode "chase" </w:t>
      </w:r>
    </w:p>
    <w:p w:rsidR="000A3AD4" w:rsidRPr="00C81789" w:rsidRDefault="000A3AD4" w:rsidP="000C6FE5">
      <w:pPr>
        <w:ind w:leftChars="627" w:left="1024" w:firstLine="60"/>
        <w:rPr>
          <w:rFonts w:eastAsia="Lucida Console"/>
        </w:rPr>
      </w:pPr>
      <w:r w:rsidRPr="00C81789">
        <w:rPr>
          <w:rFonts w:eastAsia="Lucida Console"/>
        </w:rPr>
        <w:t>ListLink</w:t>
      </w:r>
    </w:p>
    <w:p w:rsidR="000A3AD4" w:rsidRPr="00C81789" w:rsidRDefault="000A3AD4" w:rsidP="000C6FE5">
      <w:pPr>
        <w:ind w:leftChars="926" w:left="1513" w:firstLine="122"/>
        <w:rPr>
          <w:rFonts w:eastAsia="Lucida Console"/>
          <w:lang w:eastAsia="zh-CN"/>
        </w:rPr>
      </w:pPr>
      <w:r w:rsidRPr="00C81789">
        <w:rPr>
          <w:rFonts w:eastAsia="Lucida Console"/>
          <w:lang w:eastAsia="zh-CN"/>
        </w:rPr>
        <w:t>ConceptNode "cat"</w:t>
      </w:r>
    </w:p>
    <w:p w:rsidR="000A3AD4" w:rsidRPr="00C81789" w:rsidRDefault="000A3AD4" w:rsidP="000C6FE5">
      <w:pPr>
        <w:ind w:leftChars="898" w:left="1467" w:firstLine="183"/>
        <w:rPr>
          <w:rFonts w:eastAsia="Lucida Console"/>
          <w:lang w:eastAsia="zh-CN"/>
        </w:rPr>
      </w:pPr>
      <w:r w:rsidRPr="00C81789">
        <w:rPr>
          <w:rFonts w:eastAsia="Lucida Console"/>
          <w:lang w:eastAsia="zh-CN"/>
        </w:rPr>
        <w:t>ConceptNode "mouse"</w:t>
      </w:r>
    </w:p>
    <w:p w:rsidR="000A3AD4" w:rsidRPr="009C2508" w:rsidRDefault="000A3AD4" w:rsidP="000A3AD4">
      <w:pPr>
        <w:pStyle w:val="BodyText"/>
        <w:ind w:firstLine="480"/>
        <w:rPr>
          <w:lang w:eastAsia="zh-CN"/>
        </w:rPr>
      </w:pPr>
      <w:r w:rsidRPr="009C2508">
        <w:rPr>
          <w:lang w:eastAsia="zh-CN"/>
        </w:rPr>
        <w:t>正如上述示例所示，节点通常具有名称，而链接则没有，但链接可以连接一个或多个的目标，而这些目标可以是节点或链接。</w:t>
      </w:r>
    </w:p>
    <w:p w:rsidR="000A3AD4" w:rsidRPr="009C2508" w:rsidRDefault="000A3AD4" w:rsidP="000A3AD4">
      <w:pPr>
        <w:pStyle w:val="BodyText"/>
        <w:ind w:firstLine="480"/>
        <w:rPr>
          <w:lang w:eastAsia="zh-CN"/>
        </w:rPr>
      </w:pPr>
      <w:r w:rsidRPr="009C2508">
        <w:rPr>
          <w:lang w:eastAsia="zh-CN"/>
        </w:rPr>
        <w:t>综合来说，</w:t>
      </w:r>
      <w:r w:rsidRPr="009C2508">
        <w:rPr>
          <w:lang w:eastAsia="zh-CN"/>
        </w:rPr>
        <w:t>Atomspace</w:t>
      </w:r>
      <w:r w:rsidRPr="009C2508">
        <w:rPr>
          <w:lang w:eastAsia="zh-CN"/>
        </w:rPr>
        <w:t>是一个</w:t>
      </w:r>
      <w:r w:rsidRPr="009C2508">
        <w:rPr>
          <w:rFonts w:hint="eastAsia"/>
          <w:lang w:eastAsia="zh-CN"/>
        </w:rPr>
        <w:t>“</w:t>
      </w:r>
      <w:r w:rsidRPr="009C2508">
        <w:rPr>
          <w:lang w:eastAsia="zh-CN"/>
        </w:rPr>
        <w:t>带标记的通用超图</w:t>
      </w:r>
      <w:r w:rsidRPr="009C2508">
        <w:rPr>
          <w:rFonts w:hint="eastAsia"/>
          <w:lang w:eastAsia="zh-CN"/>
        </w:rPr>
        <w:t>“</w:t>
      </w:r>
      <w:r w:rsidRPr="009C2508">
        <w:rPr>
          <w:lang w:eastAsia="zh-CN"/>
        </w:rPr>
        <w:t>，这些标记可以是节点的名称或其真值等等。</w:t>
      </w:r>
      <w:r w:rsidRPr="009C2508">
        <w:rPr>
          <w:rFonts w:hint="eastAsia"/>
          <w:lang w:eastAsia="zh-CN"/>
        </w:rPr>
        <w:t>“</w:t>
      </w:r>
      <w:r w:rsidRPr="009C2508">
        <w:rPr>
          <w:lang w:eastAsia="zh-CN"/>
        </w:rPr>
        <w:t>超图</w:t>
      </w:r>
      <w:r w:rsidRPr="009C2508">
        <w:rPr>
          <w:rFonts w:hint="eastAsia"/>
          <w:lang w:eastAsia="zh-CN"/>
        </w:rPr>
        <w:t>“</w:t>
      </w:r>
      <w:r w:rsidRPr="009C2508">
        <w:rPr>
          <w:lang w:eastAsia="zh-CN"/>
        </w:rPr>
        <w:t>与一般</w:t>
      </w:r>
      <w:r w:rsidRPr="009C2508">
        <w:rPr>
          <w:rFonts w:hint="eastAsia"/>
          <w:lang w:eastAsia="zh-CN"/>
        </w:rPr>
        <w:t>“</w:t>
      </w:r>
      <w:r w:rsidRPr="009C2508">
        <w:rPr>
          <w:lang w:eastAsia="zh-CN"/>
        </w:rPr>
        <w:t>图</w:t>
      </w:r>
      <w:r w:rsidRPr="009C2508">
        <w:rPr>
          <w:rFonts w:hint="eastAsia"/>
          <w:lang w:eastAsia="zh-CN"/>
        </w:rPr>
        <w:t>“</w:t>
      </w:r>
      <w:r w:rsidRPr="009C2508">
        <w:rPr>
          <w:lang w:eastAsia="zh-CN"/>
        </w:rPr>
        <w:t>的其中一个主要不同之处在于其链接，例如</w:t>
      </w:r>
      <w:r w:rsidRPr="009C2508">
        <w:rPr>
          <w:lang w:eastAsia="zh-CN"/>
        </w:rPr>
        <w:t>ListLink</w:t>
      </w:r>
      <w:r w:rsidRPr="009C2508">
        <w:rPr>
          <w:lang w:eastAsia="zh-CN"/>
        </w:rPr>
        <w:t>或</w:t>
      </w:r>
      <w:r w:rsidRPr="009C2508">
        <w:rPr>
          <w:lang w:eastAsia="zh-CN"/>
        </w:rPr>
        <w:t>SetLink</w:t>
      </w:r>
      <w:r w:rsidRPr="009C2508">
        <w:rPr>
          <w:lang w:eastAsia="zh-CN"/>
        </w:rPr>
        <w:t>，它是可以连结两个以上的参数，而其通用性也允许这些链接与其他的链接相连，而不只局限于节点。</w:t>
      </w:r>
    </w:p>
    <w:p w:rsidR="000A3AD4" w:rsidRPr="009C2508" w:rsidRDefault="000A3AD4" w:rsidP="000A3AD4">
      <w:pPr>
        <w:pStyle w:val="BodyText"/>
        <w:ind w:firstLine="480"/>
        <w:rPr>
          <w:lang w:eastAsia="zh-CN"/>
        </w:rPr>
      </w:pPr>
      <w:r w:rsidRPr="009C2508">
        <w:rPr>
          <w:lang w:eastAsia="zh-CN"/>
        </w:rPr>
        <w:t>另一个值得注意的地方是这些节点的名称，虽然在这些示例中它们都是以英语来表示，但实际上我们的系统会在操作中通过自主学习去创造一些新的节点，而这些节点往往都与语言种类无关。</w:t>
      </w:r>
    </w:p>
    <w:p w:rsidR="000A3AD4" w:rsidRPr="009C2508" w:rsidRDefault="000A3AD4" w:rsidP="000A3AD4">
      <w:pPr>
        <w:pStyle w:val="BodyText"/>
        <w:ind w:firstLine="480"/>
        <w:rPr>
          <w:lang w:eastAsia="zh-CN"/>
        </w:rPr>
      </w:pPr>
      <w:r w:rsidRPr="009C2508">
        <w:rPr>
          <w:lang w:eastAsia="zh-CN"/>
        </w:rPr>
        <w:t>更重要的一点是，</w:t>
      </w:r>
      <w:r w:rsidRPr="009C2508">
        <w:rPr>
          <w:lang w:eastAsia="zh-CN"/>
        </w:rPr>
        <w:t>AtomSpace</w:t>
      </w:r>
      <w:r w:rsidRPr="009C2508">
        <w:rPr>
          <w:lang w:eastAsia="zh-CN"/>
        </w:rPr>
        <w:t>的知识表示形式的主要功能是提供一个灵活的方式去紧凑地表达多种相关形式的知识，并允许它们之间有交互操作。其中的</w:t>
      </w:r>
      <w:r w:rsidRPr="009C2508">
        <w:rPr>
          <w:rFonts w:hint="eastAsia"/>
          <w:lang w:eastAsia="zh-CN"/>
        </w:rPr>
        <w:t>“</w:t>
      </w:r>
      <w:r w:rsidRPr="009C2508">
        <w:rPr>
          <w:lang w:eastAsia="zh-CN"/>
        </w:rPr>
        <w:t>交互操作</w:t>
      </w:r>
      <w:r w:rsidRPr="009C2508">
        <w:rPr>
          <w:rFonts w:hint="eastAsia"/>
          <w:lang w:eastAsia="zh-CN"/>
        </w:rPr>
        <w:t>“</w:t>
      </w:r>
      <w:r w:rsidRPr="009C2508">
        <w:rPr>
          <w:lang w:eastAsia="zh-CN"/>
        </w:rPr>
        <w:t>是指，例如，一组的陈述性的知识可以跟另一组的注意力相关或程序性相关的知识相互连结，或一组在一个类别的知识可以跟另一组在其他类别的知识重叠在一起（同一链接同时有著一个陈述性相关的真值和一个注意力相关的重要值）。总而言之，只要有任何表示形式能够提供足够的灵活性来：</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紧凑地表达所有在人类记忆中扮演著主导角色关键类别</w:t>
      </w:r>
    </w:p>
    <w:p w:rsidR="000A3AD4"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灵活地创建特定的副表示形式去表达在上述这些关键类别中的知识，同时又能够被迅速地改动或操纵这些知识</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重叠和连结不同种类的知识，包括上述这些特定的副表示形式</w:t>
      </w:r>
    </w:p>
    <w:p w:rsidR="000A3AD4" w:rsidRPr="00FF042E" w:rsidRDefault="000A3AD4" w:rsidP="000A3AD4">
      <w:pPr>
        <w:pStyle w:val="BodyText"/>
        <w:ind w:firstLine="480"/>
        <w:rPr>
          <w:lang w:eastAsia="zh-CN"/>
        </w:rPr>
      </w:pPr>
      <w:r w:rsidRPr="00FF042E">
        <w:rPr>
          <w:lang w:eastAsia="zh-CN"/>
        </w:rPr>
        <w:t>以上几项都符合我们系统的整体要求。而这些</w:t>
      </w:r>
      <w:r w:rsidRPr="00FF042E">
        <w:rPr>
          <w:lang w:eastAsia="zh-CN"/>
        </w:rPr>
        <w:t>Atom</w:t>
      </w:r>
      <w:r w:rsidRPr="00FF042E">
        <w:rPr>
          <w:lang w:eastAsia="zh-CN"/>
        </w:rPr>
        <w:t>的表示形式已能满足此计设的总体要求，并从软件的角度来看已证明是可行的。</w:t>
      </w:r>
    </w:p>
    <w:p w:rsidR="000A3AD4" w:rsidRPr="00706078"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基本的Atom种类</w:t>
      </w:r>
    </w:p>
    <w:p w:rsidR="000A3AD4" w:rsidRPr="009C2508" w:rsidRDefault="000A3AD4" w:rsidP="000C6FE5">
      <w:pPr>
        <w:pStyle w:val="BodyText"/>
        <w:ind w:left="480" w:firstLineChars="100" w:firstLine="240"/>
        <w:outlineLvl w:val="0"/>
        <w:rPr>
          <w:rFonts w:asciiTheme="minorEastAsia" w:eastAsiaTheme="minorEastAsia" w:hAnsiTheme="minorEastAsia"/>
          <w:sz w:val="28"/>
          <w:szCs w:val="28"/>
        </w:rPr>
      </w:pPr>
      <w:r w:rsidRPr="009C2508">
        <w:rPr>
          <w:rFonts w:asciiTheme="minorEastAsia" w:eastAsiaTheme="minorEastAsia" w:hAnsiTheme="minorEastAsia" w:cs="Times New Roman"/>
        </w:rPr>
        <w:t>Basic</w:t>
      </w:r>
      <w:r w:rsidRPr="009C2508">
        <w:rPr>
          <w:rFonts w:asciiTheme="minorEastAsia" w:eastAsiaTheme="minorEastAsia" w:hAnsiTheme="minorEastAsia" w:cs="Times New Roman"/>
          <w:spacing w:val="-9"/>
        </w:rPr>
        <w:t xml:space="preserve"> </w:t>
      </w:r>
      <w:r w:rsidRPr="009C2508">
        <w:rPr>
          <w:rFonts w:asciiTheme="minorEastAsia" w:eastAsiaTheme="minorEastAsia" w:hAnsiTheme="minorEastAsia" w:cs="Times New Roman"/>
        </w:rPr>
        <w:t>Atom</w:t>
      </w:r>
      <w:r w:rsidRPr="009C2508">
        <w:rPr>
          <w:rFonts w:asciiTheme="minorEastAsia" w:eastAsiaTheme="minorEastAsia" w:hAnsiTheme="minorEastAsia" w:cs="Times New Roman"/>
          <w:spacing w:val="-9"/>
        </w:rPr>
        <w:t xml:space="preserve"> </w:t>
      </w:r>
      <w:r w:rsidRPr="009C2508">
        <w:rPr>
          <w:rFonts w:asciiTheme="minorEastAsia" w:eastAsiaTheme="minorEastAsia" w:hAnsiTheme="minorEastAsia" w:cs="Times New Roman"/>
          <w:spacing w:val="-30"/>
        </w:rPr>
        <w:t>T</w:t>
      </w:r>
      <w:r w:rsidRPr="009C2508">
        <w:rPr>
          <w:rFonts w:asciiTheme="minorEastAsia" w:eastAsiaTheme="minorEastAsia" w:hAnsiTheme="minorEastAsia" w:cs="Times New Roman"/>
        </w:rPr>
        <w:t>ypes</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ConceptNode – </w:t>
      </w:r>
      <w:r w:rsidRPr="009C2508">
        <w:rPr>
          <w:rFonts w:cs="Times New Roman"/>
          <w:lang w:eastAsia="zh-CN"/>
        </w:rPr>
        <w:t>表达任何的单元，具体或抽象但又不能以其他特定的节点种类</w:t>
      </w:r>
      <w:r w:rsidRPr="009C2508">
        <w:rPr>
          <w:rFonts w:cs="Times New Roman"/>
          <w:lang w:eastAsia="zh-CN"/>
        </w:rPr>
        <w:t xml:space="preserve"> </w:t>
      </w:r>
      <w:r w:rsidRPr="009C2508">
        <w:rPr>
          <w:rFonts w:cs="Times New Roman"/>
          <w:lang w:eastAsia="zh-CN"/>
        </w:rPr>
        <w:t>来表达的概念</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PredicateNode – </w:t>
      </w:r>
      <w:r w:rsidRPr="009C2508">
        <w:rPr>
          <w:rFonts w:cs="Times New Roman"/>
          <w:lang w:eastAsia="zh-CN"/>
        </w:rPr>
        <w:t>表达一个为</w:t>
      </w:r>
      <w:r w:rsidRPr="009C2508">
        <w:rPr>
          <w:rFonts w:cs="Times New Roman"/>
          <w:lang w:eastAsia="zh-CN"/>
        </w:rPr>
        <w:t xml:space="preserve"> Atom </w:t>
      </w:r>
      <w:r w:rsidRPr="009C2508">
        <w:rPr>
          <w:rFonts w:cs="Times New Roman"/>
          <w:lang w:eastAsia="zh-CN"/>
        </w:rPr>
        <w:t>产生真值的程序（以下会有详细说明）</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SchemaNode – </w:t>
      </w:r>
      <w:r w:rsidRPr="009C2508">
        <w:rPr>
          <w:rFonts w:cs="Times New Roman"/>
          <w:lang w:eastAsia="zh-CN"/>
        </w:rPr>
        <w:t>表达一个以一个</w:t>
      </w:r>
      <w:r w:rsidRPr="009C2508">
        <w:rPr>
          <w:rFonts w:cs="Times New Roman"/>
          <w:lang w:eastAsia="zh-CN"/>
        </w:rPr>
        <w:t xml:space="preserve"> Atom </w:t>
      </w:r>
      <w:r w:rsidRPr="009C2508">
        <w:rPr>
          <w:rFonts w:cs="Times New Roman"/>
          <w:lang w:eastAsia="zh-CN"/>
        </w:rPr>
        <w:t>产生另一个</w:t>
      </w:r>
      <w:r w:rsidRPr="009C2508">
        <w:rPr>
          <w:rFonts w:cs="Times New Roman"/>
          <w:lang w:eastAsia="zh-CN"/>
        </w:rPr>
        <w:t xml:space="preserve"> Atom </w:t>
      </w:r>
      <w:r w:rsidRPr="009C2508">
        <w:rPr>
          <w:rFonts w:cs="Times New Roman"/>
          <w:lang w:eastAsia="zh-CN"/>
        </w:rPr>
        <w:t>的程序，或产生一些其他效果</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和以下的链接：</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MemberLink – </w:t>
      </w:r>
      <w:r w:rsidRPr="009C2508">
        <w:rPr>
          <w:rFonts w:cs="Times New Roman"/>
          <w:lang w:eastAsia="zh-CN"/>
        </w:rPr>
        <w:t>连结一个通用种类的</w:t>
      </w:r>
      <w:r w:rsidRPr="009C2508">
        <w:rPr>
          <w:rFonts w:cs="Times New Roman"/>
          <w:lang w:eastAsia="zh-CN"/>
        </w:rPr>
        <w:t xml:space="preserve"> Atom </w:t>
      </w:r>
      <w:r w:rsidRPr="009C2508">
        <w:rPr>
          <w:rFonts w:cs="Times New Roman"/>
          <w:lang w:eastAsia="zh-CN"/>
        </w:rPr>
        <w:t>和一个</w:t>
      </w:r>
      <w:r w:rsidRPr="009C2508">
        <w:rPr>
          <w:rFonts w:cs="Times New Roman"/>
          <w:lang w:eastAsia="zh-CN"/>
        </w:rPr>
        <w:t xml:space="preserve"> ConceptNode</w:t>
      </w:r>
      <w:r w:rsidRPr="009C2508">
        <w:rPr>
          <w:rFonts w:cs="Times New Roman"/>
          <w:lang w:eastAsia="zh-CN"/>
        </w:rPr>
        <w:t>，并拥有一个模糊真值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InheritanceLink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SimilarityLink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EvaluationLink – </w:t>
      </w:r>
      <w:r w:rsidRPr="009C2508">
        <w:rPr>
          <w:rFonts w:cs="Times New Roman"/>
          <w:lang w:eastAsia="zh-CN"/>
        </w:rPr>
        <w:t>连结一个</w:t>
      </w:r>
      <w:r w:rsidRPr="009C2508">
        <w:rPr>
          <w:rFonts w:cs="Times New Roman"/>
          <w:lang w:eastAsia="zh-CN"/>
        </w:rPr>
        <w:t xml:space="preserve"> PredicateNode </w:t>
      </w:r>
      <w:r w:rsidRPr="009C2508">
        <w:rPr>
          <w:rFonts w:cs="Times New Roman"/>
          <w:lang w:eastAsia="zh-CN"/>
        </w:rPr>
        <w:t>以及其参数</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ExecutionLink – </w:t>
      </w:r>
      <w:r w:rsidRPr="009C2508">
        <w:rPr>
          <w:rFonts w:cs="Times New Roman"/>
          <w:lang w:eastAsia="zh-CN"/>
        </w:rPr>
        <w:t>连结一个</w:t>
      </w:r>
      <w:r w:rsidRPr="009C2508">
        <w:rPr>
          <w:rFonts w:cs="Times New Roman"/>
          <w:lang w:eastAsia="zh-CN"/>
        </w:rPr>
        <w:t xml:space="preserve"> SchemaNode</w:t>
      </w:r>
      <w:r w:rsidRPr="009C2508">
        <w:rPr>
          <w:rFonts w:cs="Times New Roman"/>
          <w:lang w:eastAsia="zh-CN"/>
        </w:rPr>
        <w:t>、其需要的参数以及其产生的输出</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 xml:space="preserve">– ExecutionOutputLink – </w:t>
      </w:r>
      <w:r w:rsidRPr="009C2508">
        <w:rPr>
          <w:rFonts w:cs="Times New Roman"/>
          <w:lang w:eastAsia="zh-CN"/>
        </w:rPr>
        <w:t>连结一个</w:t>
      </w:r>
      <w:r w:rsidRPr="009C2508">
        <w:rPr>
          <w:rFonts w:cs="Times New Roman"/>
          <w:lang w:eastAsia="zh-CN"/>
        </w:rPr>
        <w:t xml:space="preserve"> SchemaNode </w:t>
      </w:r>
      <w:r w:rsidRPr="009C2508">
        <w:rPr>
          <w:rFonts w:cs="Times New Roman"/>
          <w:lang w:eastAsia="zh-CN"/>
        </w:rPr>
        <w:t>以及其输入，当遇到特定</w:t>
      </w:r>
      <w:r w:rsidRPr="009C2508">
        <w:rPr>
          <w:rFonts w:cs="Times New Roman"/>
          <w:lang w:eastAsia="zh-CN"/>
        </w:rPr>
        <w:t xml:space="preserve"> </w:t>
      </w:r>
      <w:r w:rsidRPr="009C2508">
        <w:rPr>
          <w:rFonts w:cs="Times New Roman"/>
          <w:lang w:eastAsia="zh-CN"/>
        </w:rPr>
        <w:t>的认知程序时才会产生输出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bookmarkStart w:id="83" w:name="OLE_LINK33"/>
      <w:r w:rsidRPr="00C81789">
        <w:rPr>
          <w:rFonts w:asciiTheme="minorEastAsia" w:eastAsiaTheme="minorEastAsia" w:hAnsiTheme="minorEastAsia"/>
          <w:b/>
        </w:rPr>
        <w:t>绑定程序的节点</w:t>
      </w:r>
    </w:p>
    <w:p w:rsidR="000A3AD4" w:rsidRPr="00C81789" w:rsidRDefault="000A3AD4" w:rsidP="000A3AD4">
      <w:pPr>
        <w:pStyle w:val="BodyText"/>
        <w:ind w:firstLine="480"/>
        <w:rPr>
          <w:rFonts w:asciiTheme="minorEastAsia" w:eastAsiaTheme="minorEastAsia" w:hAnsiTheme="minorEastAsia"/>
        </w:rPr>
      </w:pPr>
      <w:r w:rsidRPr="00C81789">
        <w:rPr>
          <w:rFonts w:asciiTheme="minorEastAsia" w:eastAsiaTheme="minorEastAsia" w:hAnsiTheme="minorEastAsia" w:hint="eastAsia"/>
        </w:rPr>
        <w:t>SchemaNode和PredicateNode有两种形态：已绑定和未绑定。未绑定是指系统尚未知道应该如何评定该方案，或系统将会以一连串的ExecutionOutputLinks来绑定该方案。而已绑定的会有一个特定程序的名称（目前该程序可以是C++，Scheme或Python语言编写的程序）来执行该方案。例如：</w:t>
      </w:r>
    </w:p>
    <w:p w:rsidR="000A3AD4" w:rsidRDefault="000A3AD4" w:rsidP="000C6FE5">
      <w:pPr>
        <w:ind w:leftChars="200" w:left="327"/>
        <w:rPr>
          <w:rFonts w:eastAsiaTheme="minorEastAsia"/>
          <w:lang w:eastAsia="zh-CN"/>
        </w:rPr>
      </w:pPr>
      <w:r w:rsidRPr="00C81789">
        <w:rPr>
          <w:rFonts w:eastAsiaTheme="minorEastAsia"/>
          <w:lang w:eastAsia="zh-CN"/>
        </w:rPr>
        <w:t>ExecutionOutputLink</w:t>
      </w:r>
    </w:p>
    <w:p w:rsidR="000A3AD4" w:rsidRDefault="000A3AD4" w:rsidP="000C6FE5">
      <w:pPr>
        <w:ind w:leftChars="200" w:left="327"/>
        <w:rPr>
          <w:rFonts w:eastAsiaTheme="minorEastAsia"/>
          <w:lang w:eastAsia="zh-CN"/>
        </w:rPr>
      </w:pPr>
      <w:r w:rsidRPr="00C81789">
        <w:rPr>
          <w:rFonts w:eastAsiaTheme="minorEastAsia"/>
          <w:lang w:eastAsia="zh-CN"/>
        </w:rPr>
        <w:t>GroundedSchemaNode "plus.py"</w:t>
      </w:r>
    </w:p>
    <w:p w:rsidR="000A3AD4" w:rsidRPr="00C81789" w:rsidRDefault="000A3AD4" w:rsidP="000C6FE5">
      <w:pPr>
        <w:ind w:leftChars="200" w:left="327"/>
        <w:rPr>
          <w:rFonts w:eastAsiaTheme="minorEastAsia"/>
          <w:lang w:eastAsia="zh-CN"/>
        </w:rPr>
      </w:pPr>
      <w:r w:rsidRPr="00C81789">
        <w:rPr>
          <w:rFonts w:eastAsiaTheme="minorEastAsia"/>
          <w:lang w:eastAsia="zh-CN"/>
        </w:rPr>
        <w:t>ListLink</w:t>
      </w:r>
    </w:p>
    <w:p w:rsidR="000A3AD4" w:rsidRPr="00C81789" w:rsidRDefault="000A3AD4" w:rsidP="000C6FE5">
      <w:pPr>
        <w:ind w:leftChars="200" w:left="327"/>
        <w:rPr>
          <w:rFonts w:eastAsiaTheme="minorEastAsia"/>
          <w:lang w:eastAsia="zh-CN"/>
        </w:rPr>
      </w:pPr>
      <w:r w:rsidRPr="00C81789">
        <w:rPr>
          <w:rFonts w:eastAsiaTheme="minorEastAsia"/>
          <w:lang w:eastAsia="zh-CN"/>
        </w:rPr>
        <w:t>NumberNode "2"</w:t>
      </w:r>
    </w:p>
    <w:p w:rsidR="000A3AD4" w:rsidRDefault="000A3AD4" w:rsidP="000C6FE5">
      <w:pPr>
        <w:ind w:leftChars="200" w:left="327"/>
        <w:rPr>
          <w:rFonts w:eastAsiaTheme="minorEastAsia"/>
          <w:lang w:eastAsia="zh-CN"/>
        </w:rPr>
      </w:pPr>
      <w:r w:rsidRPr="00C81789">
        <w:rPr>
          <w:rFonts w:eastAsiaTheme="minorEastAsia"/>
          <w:lang w:eastAsia="zh-CN"/>
        </w:rPr>
        <w:t>NumberNode "3"</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当执行时，会调用Python函数“plus“来把“2“和“3“加起来，然后产生一个名为“5“的NumberNode作为其输出。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內涵与外延的关系</w:t>
      </w:r>
    </w:p>
    <w:p w:rsidR="000A3AD4" w:rsidRPr="00C81789" w:rsidRDefault="000A3AD4" w:rsidP="000A3AD4">
      <w:pPr>
        <w:pStyle w:val="BodyText"/>
        <w:ind w:firstLine="480"/>
        <w:rPr>
          <w:rFonts w:asciiTheme="minorEastAsia" w:eastAsiaTheme="minorEastAsia" w:hAnsiTheme="minorEastAsia"/>
          <w:lang w:eastAsia="zh-CN"/>
        </w:rPr>
      </w:pPr>
      <w:r w:rsidRPr="00C81789">
        <w:rPr>
          <w:rFonts w:asciiTheme="minorEastAsia" w:eastAsiaTheme="minorEastAsia" w:hAnsiTheme="minorEastAsia" w:hint="eastAsia"/>
        </w:rPr>
        <w:t>我们所使用的知识库中的链接类型中亦有多种拥有继承和相似性质的链接，例如IntensionalInheritanceLink和ExtensionalInheritanceLink，我们会在</w:t>
      </w:r>
      <w:r w:rsidR="00A14FB4" w:rsidRPr="00C81789">
        <w:rPr>
          <w:rFonts w:asciiTheme="minorEastAsia" w:eastAsiaTheme="minorEastAsia" w:hAnsiTheme="minorEastAsia" w:hint="eastAsia"/>
        </w:rPr>
        <w:fldChar w:fldCharType="begin"/>
      </w:r>
      <w:r w:rsidRPr="00C81789">
        <w:rPr>
          <w:rFonts w:asciiTheme="minorEastAsia" w:eastAsiaTheme="minorEastAsia" w:hAnsiTheme="minorEastAsia" w:hint="eastAsia"/>
        </w:rPr>
        <w:instrText>HYPERLINK\l"_bookmark33"</w:instrText>
      </w:r>
      <w:r w:rsidR="00A14FB4" w:rsidRPr="00C81789">
        <w:rPr>
          <w:rFonts w:asciiTheme="minorEastAsia" w:eastAsiaTheme="minorEastAsia" w:hAnsiTheme="minorEastAsia" w:hint="eastAsia"/>
        </w:rPr>
        <w:fldChar w:fldCharType="separate"/>
      </w:r>
      <w:r w:rsidRPr="00C81789">
        <w:rPr>
          <w:rFonts w:asciiTheme="minorEastAsia" w:eastAsiaTheme="minorEastAsia" w:hAnsiTheme="minorEastAsia" w:hint="eastAsia"/>
        </w:rPr>
        <w:t>2.3</w:t>
      </w:r>
      <w:r w:rsidR="00A14FB4" w:rsidRPr="00C81789">
        <w:rPr>
          <w:rFonts w:asciiTheme="minorEastAsia" w:eastAsiaTheme="minorEastAsia" w:hAnsiTheme="minorEastAsia" w:hint="eastAsia"/>
        </w:rPr>
        <w:fldChar w:fldCharType="end"/>
      </w:r>
      <w:r w:rsidRPr="00C81789">
        <w:rPr>
          <w:rFonts w:asciiTheme="minorEastAsia" w:eastAsiaTheme="minorEastAsia" w:hAnsiTheme="minorEastAsia" w:hint="eastAsia"/>
        </w:rPr>
        <w:t>中进一步解释，这里只提一下，以下链接的真值</w:t>
      </w:r>
      <w:r w:rsidRPr="00C81789">
        <w:rPr>
          <w:rFonts w:asciiTheme="minorEastAsia" w:eastAsiaTheme="minorEastAsia" w:hAnsiTheme="minorEastAsia" w:hint="eastAsia"/>
          <w:lang w:eastAsia="zh-CN"/>
        </w:rPr>
        <w:t>：</w:t>
      </w:r>
    </w:p>
    <w:p w:rsidR="000A3AD4" w:rsidRPr="00C81789" w:rsidRDefault="000A3AD4" w:rsidP="000C6FE5">
      <w:pPr>
        <w:outlineLvl w:val="0"/>
        <w:rPr>
          <w:rFonts w:eastAsiaTheme="minorEastAsia"/>
        </w:rPr>
      </w:pPr>
      <w:bookmarkStart w:id="84" w:name="OLE_LINK2"/>
      <w:r w:rsidRPr="00C81789">
        <w:rPr>
          <w:rFonts w:eastAsiaTheme="minorEastAsia"/>
        </w:rPr>
        <w:t>ExtensionalInheritanceLink A B</w:t>
      </w:r>
    </w:p>
    <w:bookmarkEnd w:id="84"/>
    <w:p w:rsidR="000A3AD4" w:rsidRPr="00C81789"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同时亦可被表示为：</w:t>
      </w:r>
    </w:p>
    <w:p w:rsidR="000A3AD4" w:rsidRPr="00C81789" w:rsidRDefault="000A3AD4" w:rsidP="000C6FE5">
      <w:pPr>
        <w:outlineLvl w:val="0"/>
        <w:rPr>
          <w:rFonts w:eastAsiaTheme="minorEastAsia"/>
        </w:rPr>
      </w:pPr>
      <w:r w:rsidRPr="00C81789">
        <w:rPr>
          <w:rFonts w:eastAsiaTheme="minorEastAsia"/>
        </w:rPr>
        <w:t>SubsetLink</w:t>
      </w:r>
      <w:r w:rsidRPr="00C81789">
        <w:rPr>
          <w:rFonts w:eastAsiaTheme="minorEastAsia"/>
          <w:spacing w:val="14"/>
        </w:rPr>
        <w:t xml:space="preserve"> </w:t>
      </w:r>
      <w:r w:rsidRPr="00C81789">
        <w:rPr>
          <w:rFonts w:eastAsiaTheme="minorEastAsia"/>
        </w:rPr>
        <w:t>A</w:t>
      </w:r>
      <w:r w:rsidRPr="00C81789">
        <w:rPr>
          <w:rFonts w:eastAsiaTheme="minorEastAsia"/>
          <w:spacing w:val="14"/>
        </w:rPr>
        <w:t xml:space="preserve"> </w:t>
      </w:r>
      <w:r w:rsidRPr="00C81789">
        <w:rPr>
          <w:rFonts w:eastAsiaTheme="minorEastAsia"/>
        </w:rPr>
        <w:t>B</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是一个条件概率P(B|A)。另一方面，以下链接的真值：</w:t>
      </w:r>
    </w:p>
    <w:p w:rsidR="000A3AD4" w:rsidRPr="00C81789" w:rsidRDefault="000A3AD4" w:rsidP="000C6FE5">
      <w:pPr>
        <w:outlineLvl w:val="0"/>
        <w:rPr>
          <w:rFonts w:eastAsiaTheme="minorEastAsia"/>
        </w:rPr>
      </w:pPr>
      <w:r w:rsidRPr="00C81789">
        <w:rPr>
          <w:rFonts w:eastAsiaTheme="minorEastAsia"/>
        </w:rPr>
        <w:t>ExtensionalInheritanceLink</w:t>
      </w:r>
      <w:r w:rsidRPr="00C81789">
        <w:rPr>
          <w:rFonts w:eastAsiaTheme="minorEastAsia"/>
          <w:spacing w:val="30"/>
        </w:rPr>
        <w:t xml:space="preserve"> </w:t>
      </w:r>
      <w:r w:rsidRPr="00C81789">
        <w:rPr>
          <w:rFonts w:eastAsiaTheme="minorEastAsia"/>
        </w:rPr>
        <w:t>A</w:t>
      </w:r>
      <w:r w:rsidRPr="00C81789">
        <w:rPr>
          <w:rFonts w:eastAsiaTheme="minorEastAsia"/>
          <w:spacing w:val="31"/>
        </w:rPr>
        <w:t xml:space="preserve"> </w:t>
      </w:r>
      <w:r w:rsidRPr="00C81789">
        <w:rPr>
          <w:rFonts w:eastAsiaTheme="minorEastAsia"/>
        </w:rPr>
        <w:t>B</w:t>
      </w:r>
    </w:p>
    <w:p w:rsidR="000A3AD4" w:rsidRPr="00706078"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是一个条件概率P(prop(B)|prop(A))，当中prop(X)表示在PLN推理系统中定义的模糊集合X的属性。</w:t>
      </w:r>
      <w:bookmarkEnd w:id="83"/>
    </w:p>
    <w:p w:rsidR="000A3AD4" w:rsidRPr="002828D4" w:rsidRDefault="000A3AD4" w:rsidP="000C6FE5">
      <w:pPr>
        <w:pStyle w:val="BodyText"/>
        <w:spacing w:before="240" w:after="240"/>
        <w:ind w:left="482" w:firstLineChars="0" w:firstLine="0"/>
        <w:outlineLvl w:val="0"/>
        <w:rPr>
          <w:rFonts w:asciiTheme="minorEastAsia" w:eastAsiaTheme="minorEastAsia" w:hAnsiTheme="minorEastAsia"/>
          <w:b/>
        </w:rPr>
      </w:pPr>
      <w:r w:rsidRPr="002828D4">
        <w:rPr>
          <w:rFonts w:asciiTheme="minorEastAsia" w:eastAsiaTheme="minorEastAsia" w:hAnsiTheme="minorEastAsia"/>
          <w:b/>
        </w:rPr>
        <w:t>SatisfyingSet</w:t>
      </w:r>
    </w:p>
    <w:p w:rsidR="000A3AD4" w:rsidRPr="002828D4" w:rsidRDefault="000A3AD4" w:rsidP="000A3AD4">
      <w:pPr>
        <w:pStyle w:val="BodyText"/>
        <w:ind w:firstLine="480"/>
      </w:pPr>
      <w:r w:rsidRPr="002828D4">
        <w:rPr>
          <w:rFonts w:hint="eastAsia"/>
        </w:rPr>
        <w:t>SatisfyingSet</w:t>
      </w:r>
      <w:r w:rsidRPr="002828D4">
        <w:rPr>
          <w:rFonts w:hint="eastAsia"/>
        </w:rPr>
        <w:t>的算符能够表达一个集合关系的概念，而当中每一位成员都是乎合同一个述语的元素，并用</w:t>
      </w:r>
      <w:r w:rsidRPr="002828D4">
        <w:rPr>
          <w:rFonts w:hint="eastAsia"/>
        </w:rPr>
        <w:t>Member</w:t>
      </w:r>
      <w:r w:rsidRPr="002828D4">
        <w:rPr>
          <w:rFonts w:hint="eastAsia"/>
        </w:rPr>
        <w:t>的关係形式，以一个模糊数值（而非概率数值）来表达该元素属于一个概念的真确性。举例来说，假设现在有“</w:t>
      </w:r>
      <w:r w:rsidRPr="002828D4">
        <w:rPr>
          <w:rFonts w:hint="eastAsia"/>
        </w:rPr>
        <w:t>FriendOfBob</w:t>
      </w:r>
      <w:r w:rsidRPr="002828D4">
        <w:rPr>
          <w:rFonts w:hint="eastAsia"/>
        </w:rPr>
        <w:t>”这个述语和三个元素“</w:t>
      </w:r>
      <w:r w:rsidRPr="002828D4">
        <w:rPr>
          <w:rFonts w:hint="eastAsia"/>
        </w:rPr>
        <w:t>Jack</w:t>
      </w:r>
      <w:r w:rsidRPr="002828D4">
        <w:rPr>
          <w:rFonts w:hint="eastAsia"/>
        </w:rPr>
        <w:t>”、“</w:t>
      </w:r>
      <w:r w:rsidRPr="002828D4">
        <w:rPr>
          <w:rFonts w:hint="eastAsia"/>
        </w:rPr>
        <w:t>John</w:t>
      </w:r>
      <w:r w:rsidRPr="002828D4">
        <w:rPr>
          <w:rFonts w:hint="eastAsia"/>
        </w:rPr>
        <w:t>”和“</w:t>
      </w:r>
      <w:r w:rsidRPr="002828D4">
        <w:rPr>
          <w:rFonts w:hint="eastAsia"/>
        </w:rPr>
        <w:t>Jill</w:t>
      </w:r>
      <w:r w:rsidRPr="002828D4">
        <w:rPr>
          <w:rFonts w:hint="eastAsia"/>
        </w:rPr>
        <w:t>”：</w:t>
      </w:r>
    </w:p>
    <w:p w:rsidR="000A3AD4" w:rsidRDefault="000A3AD4" w:rsidP="000C6FE5">
      <w:pPr>
        <w:ind w:leftChars="200" w:left="327"/>
        <w:rPr>
          <w:rFonts w:eastAsia="Lucida Console"/>
          <w:lang w:eastAsia="zh-CN"/>
        </w:rPr>
      </w:pPr>
      <w:r w:rsidRPr="002828D4">
        <w:rPr>
          <w:rFonts w:eastAsia="Lucida Console"/>
          <w:lang w:eastAsia="zh-CN"/>
        </w:rPr>
        <w:t xml:space="preserve">Evaluation &lt;.7&gt; </w:t>
      </w:r>
    </w:p>
    <w:p w:rsidR="000A3AD4" w:rsidRDefault="000A3AD4" w:rsidP="000C6FE5">
      <w:pPr>
        <w:ind w:leftChars="200" w:left="327"/>
        <w:rPr>
          <w:rFonts w:eastAsia="Lucida Console"/>
          <w:lang w:eastAsia="zh-CN"/>
        </w:rPr>
      </w:pPr>
      <w:r w:rsidRPr="002828D4">
        <w:rPr>
          <w:rFonts w:eastAsia="Lucida Console"/>
          <w:lang w:eastAsia="zh-CN"/>
        </w:rPr>
        <w:t xml:space="preserve">FriendOfBob </w:t>
      </w:r>
    </w:p>
    <w:p w:rsidR="000A3AD4" w:rsidRDefault="000A3AD4" w:rsidP="000C6FE5">
      <w:pPr>
        <w:ind w:leftChars="200" w:left="327"/>
        <w:rPr>
          <w:rFonts w:eastAsia="Lucida Console"/>
          <w:lang w:eastAsia="zh-CN"/>
        </w:rPr>
      </w:pPr>
      <w:r w:rsidRPr="002828D4">
        <w:rPr>
          <w:rFonts w:eastAsia="Lucida Console"/>
          <w:lang w:eastAsia="zh-CN"/>
        </w:rPr>
        <w:t>Jack</w:t>
      </w:r>
    </w:p>
    <w:p w:rsidR="000A3AD4" w:rsidRPr="002828D4" w:rsidRDefault="000A3AD4" w:rsidP="000C6FE5">
      <w:pPr>
        <w:ind w:leftChars="200" w:left="327"/>
        <w:rPr>
          <w:rFonts w:eastAsia="Lucida Console"/>
          <w:lang w:eastAsia="zh-CN"/>
        </w:rPr>
      </w:pPr>
    </w:p>
    <w:p w:rsidR="000A3AD4" w:rsidRDefault="000A3AD4" w:rsidP="000C6FE5">
      <w:pPr>
        <w:ind w:leftChars="200" w:left="327"/>
        <w:rPr>
          <w:rFonts w:eastAsia="Lucida Console"/>
        </w:rPr>
      </w:pPr>
      <w:r w:rsidRPr="002828D4">
        <w:rPr>
          <w:rFonts w:eastAsia="Lucida Console"/>
        </w:rPr>
        <w:t xml:space="preserve">Evaluation &lt;.6&gt; </w:t>
      </w:r>
    </w:p>
    <w:p w:rsidR="000A3AD4" w:rsidRDefault="000A3AD4" w:rsidP="000C6FE5">
      <w:pPr>
        <w:ind w:leftChars="200" w:left="327"/>
        <w:rPr>
          <w:rFonts w:eastAsia="Lucida Console"/>
        </w:rPr>
      </w:pPr>
      <w:r w:rsidRPr="002828D4">
        <w:rPr>
          <w:rFonts w:eastAsia="Lucida Console"/>
        </w:rPr>
        <w:t xml:space="preserve">FriendOfBob </w:t>
      </w:r>
    </w:p>
    <w:p w:rsidR="000A3AD4" w:rsidRDefault="000A3AD4" w:rsidP="000C6FE5">
      <w:pPr>
        <w:ind w:leftChars="200" w:left="327"/>
        <w:rPr>
          <w:rFonts w:eastAsia="Lucida Console"/>
        </w:rPr>
      </w:pPr>
      <w:r w:rsidRPr="002828D4">
        <w:rPr>
          <w:rFonts w:eastAsia="Lucida Console"/>
        </w:rPr>
        <w:t>John</w:t>
      </w:r>
    </w:p>
    <w:p w:rsidR="000A3AD4" w:rsidRPr="002828D4" w:rsidRDefault="000A3AD4" w:rsidP="000C6FE5">
      <w:pPr>
        <w:ind w:leftChars="200" w:left="327"/>
        <w:rPr>
          <w:rFonts w:eastAsia="Lucida Console"/>
        </w:rPr>
      </w:pPr>
    </w:p>
    <w:p w:rsidR="000A3AD4" w:rsidRDefault="000A3AD4" w:rsidP="000C6FE5">
      <w:pPr>
        <w:ind w:leftChars="200" w:left="327"/>
        <w:rPr>
          <w:rFonts w:eastAsia="Lucida Console"/>
        </w:rPr>
      </w:pPr>
      <w:r w:rsidRPr="002828D4">
        <w:rPr>
          <w:rFonts w:eastAsia="Lucida Console"/>
        </w:rPr>
        <w:t xml:space="preserve">Evaluation &lt;.8&gt; </w:t>
      </w:r>
    </w:p>
    <w:p w:rsidR="000A3AD4" w:rsidRDefault="000A3AD4" w:rsidP="000C6FE5">
      <w:pPr>
        <w:ind w:leftChars="200" w:left="327"/>
        <w:rPr>
          <w:rFonts w:eastAsia="Lucida Console"/>
        </w:rPr>
      </w:pPr>
      <w:r w:rsidRPr="002828D4">
        <w:rPr>
          <w:rFonts w:eastAsia="Lucida Console"/>
        </w:rPr>
        <w:t xml:space="preserve">FriendOfBob </w:t>
      </w:r>
    </w:p>
    <w:p w:rsidR="000A3AD4" w:rsidRPr="002828D4" w:rsidRDefault="000A3AD4" w:rsidP="000C6FE5">
      <w:pPr>
        <w:ind w:leftChars="200" w:left="327"/>
        <w:rPr>
          <w:rFonts w:eastAsia="Lucida Console"/>
        </w:rPr>
      </w:pPr>
      <w:r w:rsidRPr="002828D4">
        <w:rPr>
          <w:rFonts w:eastAsia="Lucida Console"/>
        </w:rPr>
        <w:t>Jill</w:t>
      </w:r>
    </w:p>
    <w:p w:rsidR="000A3AD4" w:rsidRPr="002828D4" w:rsidRDefault="000A3AD4" w:rsidP="000A3AD4">
      <w:pPr>
        <w:pStyle w:val="BodyText"/>
        <w:ind w:firstLine="480"/>
      </w:pPr>
      <w:r w:rsidRPr="002828D4">
        <w:rPr>
          <w:rFonts w:hint="eastAsia"/>
        </w:rPr>
        <w:t>根据</w:t>
      </w:r>
      <w:r w:rsidRPr="002828D4">
        <w:rPr>
          <w:rFonts w:hint="eastAsia"/>
        </w:rPr>
        <w:t xml:space="preserve"> SatisfyingSet </w:t>
      </w:r>
      <w:r w:rsidRPr="002828D4">
        <w:rPr>
          <w:rFonts w:hint="eastAsia"/>
        </w:rPr>
        <w:t>算符的定义，我们会得出以下的</w:t>
      </w:r>
      <w:r w:rsidRPr="002828D4">
        <w:rPr>
          <w:rFonts w:hint="eastAsia"/>
        </w:rPr>
        <w:t xml:space="preserve"> Member</w:t>
      </w:r>
      <w:r w:rsidRPr="002828D4">
        <w:rPr>
          <w:rFonts w:hint="eastAsia"/>
        </w:rPr>
        <w:t>：</w:t>
      </w:r>
    </w:p>
    <w:p w:rsidR="000A3AD4" w:rsidRDefault="000A3AD4" w:rsidP="000C6FE5">
      <w:pPr>
        <w:ind w:leftChars="200" w:left="327"/>
        <w:rPr>
          <w:rFonts w:eastAsia="Lucida Console"/>
        </w:rPr>
      </w:pPr>
      <w:r w:rsidRPr="002828D4">
        <w:rPr>
          <w:rFonts w:eastAsia="Lucida Console"/>
        </w:rPr>
        <w:t xml:space="preserve">Member &lt;.7&gt; </w:t>
      </w:r>
    </w:p>
    <w:p w:rsidR="000A3AD4" w:rsidRDefault="000A3AD4" w:rsidP="000C6FE5">
      <w:pPr>
        <w:ind w:leftChars="200" w:left="327"/>
        <w:rPr>
          <w:rFonts w:eastAsia="Lucida Console"/>
        </w:rPr>
      </w:pPr>
      <w:r w:rsidRPr="002828D4">
        <w:rPr>
          <w:rFonts w:eastAsia="Lucida Console"/>
        </w:rPr>
        <w:t>Jack</w:t>
      </w:r>
    </w:p>
    <w:p w:rsidR="000A3AD4" w:rsidRDefault="000A3AD4" w:rsidP="000C6FE5">
      <w:pPr>
        <w:ind w:leftChars="200" w:left="327"/>
        <w:rPr>
          <w:rFonts w:eastAsia="Lucida Console"/>
        </w:rPr>
      </w:pPr>
      <w:r w:rsidRPr="002828D4">
        <w:rPr>
          <w:rFonts w:eastAsia="Lucida Console"/>
        </w:rPr>
        <w:t xml:space="preserve">SatisfyingSet </w:t>
      </w:r>
    </w:p>
    <w:p w:rsidR="000A3AD4" w:rsidRDefault="000A3AD4" w:rsidP="000C6FE5">
      <w:pPr>
        <w:ind w:leftChars="200" w:left="327"/>
        <w:rPr>
          <w:rFonts w:eastAsia="Lucida Console"/>
        </w:rPr>
      </w:pPr>
      <w:r w:rsidRPr="002828D4">
        <w:rPr>
          <w:rFonts w:eastAsia="Lucida Console"/>
        </w:rPr>
        <w:t>FriendOfBob</w:t>
      </w:r>
    </w:p>
    <w:p w:rsidR="000A3AD4" w:rsidRPr="002828D4" w:rsidRDefault="000A3AD4" w:rsidP="000C6FE5">
      <w:pPr>
        <w:ind w:leftChars="200" w:left="327"/>
        <w:rPr>
          <w:rFonts w:eastAsia="Lucida Console"/>
        </w:rPr>
      </w:pPr>
    </w:p>
    <w:p w:rsidR="000A3AD4" w:rsidRDefault="000A3AD4" w:rsidP="000C6FE5">
      <w:pPr>
        <w:ind w:leftChars="200" w:left="327"/>
        <w:rPr>
          <w:rFonts w:eastAsia="Lucida Console"/>
        </w:rPr>
      </w:pPr>
      <w:r w:rsidRPr="002828D4">
        <w:rPr>
          <w:rFonts w:eastAsia="Lucida Console"/>
        </w:rPr>
        <w:t xml:space="preserve">Member &lt;.6&gt; </w:t>
      </w:r>
    </w:p>
    <w:p w:rsidR="000A3AD4" w:rsidRDefault="000A3AD4" w:rsidP="000C6FE5">
      <w:pPr>
        <w:ind w:leftChars="200" w:left="327"/>
        <w:rPr>
          <w:rFonts w:eastAsia="Lucida Console"/>
        </w:rPr>
      </w:pPr>
      <w:r w:rsidRPr="002828D4">
        <w:rPr>
          <w:rFonts w:eastAsia="Lucida Console"/>
        </w:rPr>
        <w:t xml:space="preserve">John </w:t>
      </w:r>
    </w:p>
    <w:p w:rsidR="000A3AD4" w:rsidRDefault="000A3AD4" w:rsidP="000C6FE5">
      <w:pPr>
        <w:ind w:leftChars="200" w:left="327"/>
        <w:rPr>
          <w:rFonts w:eastAsia="Lucida Console"/>
        </w:rPr>
      </w:pPr>
      <w:r w:rsidRPr="002828D4">
        <w:rPr>
          <w:rFonts w:eastAsia="Lucida Console"/>
        </w:rPr>
        <w:t xml:space="preserve">SatisfyingSet </w:t>
      </w:r>
    </w:p>
    <w:p w:rsidR="000A3AD4" w:rsidRDefault="000A3AD4" w:rsidP="000C6FE5">
      <w:pPr>
        <w:ind w:leftChars="200" w:left="327"/>
        <w:rPr>
          <w:rFonts w:eastAsia="Lucida Console"/>
        </w:rPr>
      </w:pPr>
      <w:r w:rsidRPr="002828D4">
        <w:rPr>
          <w:rFonts w:eastAsia="Lucida Console"/>
        </w:rPr>
        <w:t>FriendOfBob</w:t>
      </w:r>
    </w:p>
    <w:p w:rsidR="000A3AD4" w:rsidRPr="002828D4" w:rsidRDefault="000A3AD4" w:rsidP="000C6FE5">
      <w:pPr>
        <w:ind w:leftChars="200" w:left="327"/>
        <w:rPr>
          <w:rFonts w:eastAsia="Lucida Console"/>
        </w:rPr>
      </w:pPr>
    </w:p>
    <w:p w:rsidR="000A3AD4" w:rsidRDefault="000A3AD4" w:rsidP="000C6FE5">
      <w:pPr>
        <w:ind w:leftChars="200" w:left="327"/>
        <w:rPr>
          <w:rFonts w:eastAsia="Lucida Console"/>
        </w:rPr>
      </w:pPr>
      <w:r w:rsidRPr="002828D4">
        <w:rPr>
          <w:rFonts w:eastAsia="Lucida Console"/>
        </w:rPr>
        <w:t xml:space="preserve">Member &lt;.8&gt; </w:t>
      </w:r>
    </w:p>
    <w:p w:rsidR="000A3AD4" w:rsidRDefault="000A3AD4" w:rsidP="000C6FE5">
      <w:pPr>
        <w:ind w:leftChars="200" w:left="327"/>
        <w:rPr>
          <w:rFonts w:eastAsia="Lucida Console"/>
        </w:rPr>
      </w:pPr>
      <w:r w:rsidRPr="002828D4">
        <w:rPr>
          <w:rFonts w:eastAsia="Lucida Console"/>
        </w:rPr>
        <w:t xml:space="preserve">Jill </w:t>
      </w:r>
    </w:p>
    <w:p w:rsidR="000A3AD4" w:rsidRDefault="000A3AD4" w:rsidP="000C6FE5">
      <w:pPr>
        <w:ind w:leftChars="200" w:left="327"/>
        <w:rPr>
          <w:rFonts w:eastAsia="Lucida Console"/>
        </w:rPr>
      </w:pPr>
      <w:r w:rsidRPr="002828D4">
        <w:rPr>
          <w:rFonts w:eastAsia="Lucida Console"/>
        </w:rPr>
        <w:t xml:space="preserve">SatisfyingSet </w:t>
      </w:r>
    </w:p>
    <w:p w:rsidR="000A3AD4" w:rsidRPr="002828D4" w:rsidRDefault="000A3AD4" w:rsidP="000C6FE5">
      <w:pPr>
        <w:ind w:leftChars="200" w:left="327"/>
        <w:rPr>
          <w:rFonts w:eastAsia="Lucida Console"/>
        </w:rPr>
      </w:pPr>
      <w:r w:rsidRPr="002828D4">
        <w:rPr>
          <w:rFonts w:eastAsia="Lucida Console"/>
        </w:rPr>
        <w:t>FriendOfBob</w:t>
      </w:r>
    </w:p>
    <w:p w:rsidR="000A3AD4" w:rsidRDefault="000A3AD4" w:rsidP="000A3AD4">
      <w:pPr>
        <w:spacing w:before="2" w:line="140" w:lineRule="exact"/>
        <w:rPr>
          <w:sz w:val="14"/>
          <w:szCs w:val="14"/>
        </w:rPr>
      </w:pPr>
    </w:p>
    <w:p w:rsidR="000A3AD4" w:rsidRPr="00AB58B6" w:rsidRDefault="000A3AD4" w:rsidP="000A3AD4">
      <w:pPr>
        <w:pStyle w:val="BodyText"/>
        <w:spacing w:before="240" w:after="240"/>
        <w:ind w:left="482" w:firstLineChars="0" w:firstLine="0"/>
        <w:rPr>
          <w:rFonts w:asciiTheme="minorEastAsia" w:eastAsiaTheme="minorEastAsia" w:hAnsiTheme="minorEastAsia"/>
          <w:b/>
        </w:rPr>
      </w:pPr>
      <w:r w:rsidRPr="00AB58B6">
        <w:rPr>
          <w:rFonts w:asciiTheme="minorEastAsia" w:eastAsiaTheme="minorEastAsia" w:hAnsiTheme="minorEastAsia"/>
          <w:b/>
        </w:rPr>
        <w:t>真值Truth Values</w:t>
      </w:r>
    </w:p>
    <w:p w:rsidR="000A3AD4" w:rsidRPr="00AB58B6" w:rsidRDefault="000A3AD4" w:rsidP="000A3AD4">
      <w:pPr>
        <w:pStyle w:val="BodyText"/>
        <w:ind w:firstLine="480"/>
        <w:rPr>
          <w:lang w:eastAsia="zh-CN"/>
        </w:rPr>
      </w:pPr>
      <w:r w:rsidRPr="00AB58B6">
        <w:rPr>
          <w:rFonts w:hint="eastAsia"/>
          <w:lang w:eastAsia="zh-CN"/>
        </w:rPr>
        <w:t>一个</w:t>
      </w:r>
      <w:r w:rsidRPr="00AB58B6">
        <w:rPr>
          <w:rFonts w:hint="eastAsia"/>
          <w:lang w:eastAsia="zh-CN"/>
        </w:rPr>
        <w:t xml:space="preserve"> Atom </w:t>
      </w:r>
      <w:r w:rsidRPr="00AB58B6">
        <w:rPr>
          <w:rFonts w:hint="eastAsia"/>
          <w:lang w:eastAsia="zh-CN"/>
        </w:rPr>
        <w:t>的真值是用来表示一个</w:t>
      </w:r>
      <w:r w:rsidRPr="00AB58B6">
        <w:rPr>
          <w:rFonts w:hint="eastAsia"/>
          <w:lang w:eastAsia="zh-CN"/>
        </w:rPr>
        <w:t xml:space="preserve"> Atom </w:t>
      </w:r>
      <w:r w:rsidRPr="00AB58B6">
        <w:rPr>
          <w:rFonts w:hint="eastAsia"/>
          <w:lang w:eastAsia="zh-CN"/>
        </w:rPr>
        <w:t>的真确性，在某程度上是取决于</w:t>
      </w:r>
      <w:r w:rsidRPr="00AB58B6">
        <w:rPr>
          <w:rFonts w:hint="eastAsia"/>
          <w:lang w:eastAsia="zh-CN"/>
        </w:rPr>
        <w:t xml:space="preserve"> Atom </w:t>
      </w:r>
      <w:r w:rsidRPr="00AB58B6">
        <w:rPr>
          <w:rFonts w:hint="eastAsia"/>
          <w:lang w:eastAsia="zh-CN"/>
        </w:rPr>
        <w:t>的类型。这个数值是以一个</w:t>
      </w:r>
      <w:r w:rsidRPr="00AB58B6">
        <w:rPr>
          <w:rFonts w:hint="eastAsia"/>
          <w:lang w:eastAsia="zh-CN"/>
        </w:rPr>
        <w:t xml:space="preserve"> TruthValue </w:t>
      </w:r>
      <w:r w:rsidRPr="00AB58B6">
        <w:rPr>
          <w:rFonts w:hint="eastAsia"/>
          <w:lang w:eastAsia="zh-CN"/>
        </w:rPr>
        <w:t>物件的形式跟</w:t>
      </w:r>
      <w:r w:rsidRPr="00AB58B6">
        <w:rPr>
          <w:rFonts w:hint="eastAsia"/>
          <w:lang w:eastAsia="zh-CN"/>
        </w:rPr>
        <w:t xml:space="preserve"> Atom </w:t>
      </w:r>
      <w:r w:rsidRPr="00AB58B6">
        <w:rPr>
          <w:rFonts w:hint="eastAsia"/>
          <w:lang w:eastAsia="zh-CN"/>
        </w:rPr>
        <w:t>链接在一起。一般来说</w:t>
      </w:r>
      <w:r w:rsidRPr="00AB58B6">
        <w:rPr>
          <w:rFonts w:hint="eastAsia"/>
          <w:lang w:eastAsia="zh-CN"/>
        </w:rPr>
        <w:t xml:space="preserve"> </w:t>
      </w:r>
      <w:r w:rsidRPr="00AB58B6">
        <w:rPr>
          <w:rFonts w:hint="eastAsia"/>
          <w:lang w:eastAsia="zh-CN"/>
        </w:rPr>
        <w:t>我们会在</w:t>
      </w:r>
      <w:r w:rsidRPr="00AB58B6">
        <w:rPr>
          <w:rFonts w:hint="eastAsia"/>
          <w:lang w:eastAsia="zh-CN"/>
        </w:rPr>
        <w:t xml:space="preserve"> Atom </w:t>
      </w:r>
      <w:r w:rsidRPr="00AB58B6">
        <w:rPr>
          <w:rFonts w:hint="eastAsia"/>
          <w:lang w:eastAsia="zh-CN"/>
        </w:rPr>
        <w:t>的表示式后以</w:t>
      </w:r>
      <w:r w:rsidRPr="00AB58B6">
        <w:rPr>
          <w:rFonts w:hint="eastAsia"/>
          <w:lang w:eastAsia="zh-CN"/>
        </w:rPr>
        <w:t xml:space="preserve">&lt;&gt; </w:t>
      </w:r>
      <w:r w:rsidRPr="00AB58B6">
        <w:rPr>
          <w:rFonts w:hint="eastAsia"/>
          <w:lang w:eastAsia="zh-CN"/>
        </w:rPr>
        <w:t>及一个数字来显示其真值，例如：</w:t>
      </w:r>
    </w:p>
    <w:p w:rsidR="000A3AD4" w:rsidRPr="00AB58B6" w:rsidRDefault="000A3AD4" w:rsidP="000C6FE5">
      <w:pPr>
        <w:ind w:left="304"/>
        <w:outlineLvl w:val="0"/>
        <w:rPr>
          <w:rFonts w:ascii="Lucida Console" w:eastAsia="Lucida Console" w:hAnsi="Lucida Console" w:cs="Lucida Console"/>
          <w:szCs w:val="21"/>
        </w:rPr>
      </w:pPr>
      <w:r w:rsidRPr="00AB58B6">
        <w:rPr>
          <w:rFonts w:ascii="Lucida Console" w:eastAsia="Lucida Console" w:hAnsi="Lucida Console" w:cs="Lucida Console"/>
          <w:szCs w:val="21"/>
        </w:rPr>
        <w:t>A &lt;.4&gt;</w:t>
      </w:r>
    </w:p>
    <w:p w:rsidR="000A3AD4" w:rsidRDefault="000A3AD4" w:rsidP="000A3AD4">
      <w:pPr>
        <w:spacing w:before="7" w:line="100" w:lineRule="exact"/>
        <w:rPr>
          <w:sz w:val="10"/>
          <w:szCs w:val="10"/>
        </w:rPr>
      </w:pPr>
    </w:p>
    <w:p w:rsidR="000A3AD4" w:rsidRPr="00AB58B6" w:rsidRDefault="000A3AD4" w:rsidP="000A3AD4">
      <w:pPr>
        <w:pStyle w:val="BodyText"/>
        <w:ind w:firstLineChars="0" w:firstLine="0"/>
      </w:pPr>
      <w:r w:rsidRPr="00AB58B6">
        <w:rPr>
          <w:rFonts w:hint="eastAsia"/>
        </w:rPr>
        <w:t>來表示一個名稱为“</w:t>
      </w:r>
      <w:r w:rsidRPr="00AB58B6">
        <w:rPr>
          <w:rFonts w:hint="eastAsia"/>
        </w:rPr>
        <w:t>A</w:t>
      </w:r>
      <w:r w:rsidRPr="00AB58B6">
        <w:rPr>
          <w:rFonts w:hint="eastAsia"/>
        </w:rPr>
        <w:t>”的</w:t>
      </w:r>
      <w:r w:rsidRPr="00AB58B6">
        <w:rPr>
          <w:rFonts w:hint="eastAsia"/>
        </w:rPr>
        <w:t xml:space="preserve"> Atom </w:t>
      </w:r>
      <w:r w:rsidRPr="00AB58B6">
        <w:rPr>
          <w:rFonts w:hint="eastAsia"/>
        </w:rPr>
        <w:t>的真值为</w:t>
      </w:r>
      <w:r w:rsidRPr="00AB58B6">
        <w:rPr>
          <w:rFonts w:hint="eastAsia"/>
        </w:rPr>
        <w:t>.4</w:t>
      </w:r>
      <w:r w:rsidRPr="00AB58B6">
        <w:rPr>
          <w:rFonts w:hint="eastAsia"/>
        </w:rPr>
        <w:t>。同样地：</w:t>
      </w:r>
    </w:p>
    <w:p w:rsidR="000A3AD4" w:rsidRPr="00AB58B6" w:rsidRDefault="000A3AD4" w:rsidP="000C6FE5">
      <w:pPr>
        <w:outlineLvl w:val="0"/>
        <w:rPr>
          <w:rFonts w:eastAsia="Lucida Console"/>
        </w:rPr>
      </w:pPr>
      <w:r w:rsidRPr="00AB58B6">
        <w:rPr>
          <w:rFonts w:eastAsia="Lucida Console"/>
        </w:rPr>
        <w:t>IntensionalInheritanceLink</w:t>
      </w:r>
      <w:r w:rsidRPr="00AB58B6">
        <w:rPr>
          <w:rFonts w:eastAsia="Lucida Console"/>
          <w:spacing w:val="31"/>
        </w:rPr>
        <w:t xml:space="preserve"> </w:t>
      </w:r>
      <w:r w:rsidRPr="00AB58B6">
        <w:rPr>
          <w:rFonts w:eastAsia="Lucida Console"/>
        </w:rPr>
        <w:t>Ben monster</w:t>
      </w:r>
      <w:r w:rsidRPr="00AB58B6">
        <w:rPr>
          <w:rFonts w:eastAsia="Lucida Console"/>
          <w:spacing w:val="32"/>
        </w:rPr>
        <w:t xml:space="preserve"> </w:t>
      </w:r>
      <w:r w:rsidRPr="00AB58B6">
        <w:rPr>
          <w:rFonts w:eastAsia="Lucida Console"/>
        </w:rPr>
        <w:t>&lt;.5,.9&gt;</w:t>
      </w:r>
    </w:p>
    <w:p w:rsidR="000A3AD4" w:rsidRPr="00AB58B6" w:rsidRDefault="000A3AD4" w:rsidP="000A3AD4">
      <w:pPr>
        <w:pStyle w:val="BodyText"/>
        <w:ind w:firstLineChars="0" w:firstLine="0"/>
        <w:rPr>
          <w:lang w:eastAsia="zh-CN"/>
        </w:rPr>
      </w:pPr>
      <w:r w:rsidRPr="00AB58B6">
        <w:rPr>
          <w:rFonts w:hint="eastAsia"/>
        </w:rPr>
        <w:t>来表示一个连接著“</w:t>
      </w:r>
      <w:r w:rsidRPr="00AB58B6">
        <w:rPr>
          <w:rFonts w:hint="eastAsia"/>
        </w:rPr>
        <w:t>Ben</w:t>
      </w:r>
      <w:r w:rsidRPr="00AB58B6">
        <w:rPr>
          <w:rFonts w:hint="eastAsia"/>
        </w:rPr>
        <w:t>”和“</w:t>
      </w:r>
      <w:r w:rsidRPr="00AB58B6">
        <w:rPr>
          <w:rFonts w:hint="eastAsia"/>
        </w:rPr>
        <w:t>monster</w:t>
      </w:r>
      <w:r w:rsidRPr="00AB58B6">
        <w:rPr>
          <w:rFonts w:hint="eastAsia"/>
        </w:rPr>
        <w:t>”的</w:t>
      </w:r>
      <w:r w:rsidR="00C509EA">
        <w:rPr>
          <w:rFonts w:hint="eastAsia"/>
        </w:rPr>
        <w:t xml:space="preserve"> IntensionalInheritance</w:t>
      </w:r>
      <w:r w:rsidRPr="00AB58B6">
        <w:rPr>
          <w:rFonts w:hint="eastAsia"/>
        </w:rPr>
        <w:t>关</w:t>
      </w:r>
      <w:r w:rsidR="00EF1E59">
        <w:rPr>
          <w:rFonts w:hint="eastAsia"/>
        </w:rPr>
        <w:t>系</w:t>
      </w:r>
      <w:r w:rsidRPr="00AB58B6">
        <w:rPr>
          <w:rFonts w:hint="eastAsia"/>
        </w:rPr>
        <w:t>中有著一个</w:t>
      </w:r>
      <w:r w:rsidR="00AB4D57">
        <w:rPr>
          <w:rFonts w:hint="eastAsia"/>
        </w:rPr>
        <w:t>0</w:t>
      </w:r>
      <w:r>
        <w:rPr>
          <w:rFonts w:hint="eastAsia"/>
        </w:rPr>
        <w:t>.5</w:t>
      </w:r>
      <w:r w:rsidRPr="00AB58B6">
        <w:rPr>
          <w:rFonts w:hint="eastAsia"/>
        </w:rPr>
        <w:t>的强度和</w:t>
      </w:r>
      <w:r w:rsidR="00AB4D57">
        <w:rPr>
          <w:rFonts w:hint="eastAsia"/>
        </w:rPr>
        <w:t>0</w:t>
      </w:r>
      <w:r w:rsidRPr="00AB58B6">
        <w:rPr>
          <w:rFonts w:hint="eastAsia"/>
        </w:rPr>
        <w:t xml:space="preserve">.9 </w:t>
      </w:r>
      <w:r w:rsidR="002E7642">
        <w:rPr>
          <w:rFonts w:hint="eastAsia"/>
        </w:rPr>
        <w:t>置信</w:t>
      </w:r>
      <w:r w:rsidRPr="00AB58B6">
        <w:rPr>
          <w:rFonts w:hint="eastAsia"/>
        </w:rPr>
        <w:t>度。</w:t>
      </w:r>
      <w:r w:rsidRPr="00AB58B6">
        <w:rPr>
          <w:rFonts w:hint="eastAsia"/>
          <w:lang w:eastAsia="zh-CN"/>
        </w:rPr>
        <w:t>总而言之，</w:t>
      </w:r>
      <w:r w:rsidRPr="00AB58B6">
        <w:rPr>
          <w:rFonts w:hint="eastAsia"/>
          <w:lang w:eastAsia="zh-CN"/>
        </w:rPr>
        <w:t xml:space="preserve">&lt;tv&gt; </w:t>
      </w:r>
      <w:r w:rsidRPr="00AB58B6">
        <w:rPr>
          <w:rFonts w:hint="eastAsia"/>
          <w:lang w:eastAsia="zh-CN"/>
        </w:rPr>
        <w:t>表示著一个平均值为</w:t>
      </w:r>
      <w:r w:rsidRPr="00AB58B6">
        <w:rPr>
          <w:rFonts w:hint="eastAsia"/>
          <w:lang w:eastAsia="zh-CN"/>
        </w:rPr>
        <w:t xml:space="preserve"> tv </w:t>
      </w:r>
      <w:r w:rsidRPr="00AB58B6">
        <w:rPr>
          <w:rFonts w:hint="eastAsia"/>
          <w:lang w:eastAsia="zh-CN"/>
        </w:rPr>
        <w:t>的概率分</w:t>
      </w:r>
      <w:r w:rsidR="00385711">
        <w:rPr>
          <w:rFonts w:hint="eastAsia"/>
          <w:lang w:eastAsia="zh-CN"/>
        </w:rPr>
        <w:t>布</w:t>
      </w:r>
      <w:r w:rsidRPr="00AB58B6">
        <w:rPr>
          <w:rFonts w:hint="eastAsia"/>
          <w:lang w:eastAsia="zh-CN"/>
        </w:rPr>
        <w:t>。这些概念和语义在</w:t>
      </w:r>
      <w:r w:rsidRPr="00AB58B6">
        <w:rPr>
          <w:rFonts w:hint="eastAsia"/>
          <w:lang w:eastAsia="zh-CN"/>
        </w:rPr>
        <w:t>[</w:t>
      </w:r>
      <w:hyperlink w:anchor="_bookmark217" w:history="1">
        <w:r w:rsidRPr="00AB58B6">
          <w:rPr>
            <w:rFonts w:hint="eastAsia"/>
            <w:lang w:eastAsia="zh-CN"/>
          </w:rPr>
          <w:t>98</w:t>
        </w:r>
      </w:hyperlink>
      <w:r w:rsidRPr="00AB58B6">
        <w:rPr>
          <w:rFonts w:hint="eastAsia"/>
          <w:lang w:eastAsia="zh-CN"/>
        </w:rPr>
        <w:t>]</w:t>
      </w:r>
      <w:r w:rsidR="002959B5">
        <w:rPr>
          <w:rFonts w:hint="eastAsia"/>
          <w:lang w:eastAsia="zh-CN"/>
        </w:rPr>
        <w:t>中有</w:t>
      </w:r>
      <w:r w:rsidR="002959B5">
        <w:rPr>
          <w:rFonts w:ascii="宋体" w:hAnsi="宋体" w:cs="宋体" w:hint="eastAsia"/>
          <w:lang w:eastAsia="zh-CN"/>
        </w:rPr>
        <w:t>更</w:t>
      </w:r>
      <w:r w:rsidR="002959B5">
        <w:rPr>
          <w:rFonts w:hint="eastAsia"/>
          <w:lang w:eastAsia="zh-CN"/>
        </w:rPr>
        <w:t>详细的</w:t>
      </w:r>
      <w:r w:rsidR="002959B5">
        <w:rPr>
          <w:rFonts w:ascii="宋体" w:hAnsi="宋体" w:cs="宋体" w:hint="eastAsia"/>
          <w:lang w:eastAsia="zh-CN"/>
        </w:rPr>
        <w:t>介绍</w:t>
      </w:r>
      <w:r w:rsidRPr="00AB58B6">
        <w:rPr>
          <w:rFonts w:hint="eastAsia"/>
          <w:lang w:eastAsia="zh-CN"/>
        </w:rPr>
        <w:t>。</w:t>
      </w:r>
    </w:p>
    <w:p w:rsidR="000A3AD4" w:rsidRPr="00AB58B6" w:rsidRDefault="000A3AD4" w:rsidP="000A3AD4">
      <w:pPr>
        <w:pStyle w:val="BodyText"/>
        <w:spacing w:before="240" w:after="240"/>
        <w:ind w:left="482" w:firstLineChars="0" w:firstLine="0"/>
        <w:rPr>
          <w:rFonts w:asciiTheme="minorEastAsia" w:eastAsiaTheme="minorEastAsia" w:hAnsiTheme="minorEastAsia"/>
          <w:b/>
          <w:lang w:eastAsia="zh-CN"/>
        </w:rPr>
      </w:pPr>
      <w:r w:rsidRPr="00AB58B6">
        <w:rPr>
          <w:rFonts w:asciiTheme="minorEastAsia" w:eastAsiaTheme="minorEastAsia" w:hAnsiTheme="minorEastAsia"/>
          <w:b/>
          <w:lang w:eastAsia="zh-CN"/>
        </w:rPr>
        <w:t>量词</w:t>
      </w:r>
      <w:r w:rsidR="005A0990">
        <w:rPr>
          <w:rFonts w:asciiTheme="minorEastAsia" w:eastAsiaTheme="minorEastAsia" w:hAnsiTheme="minorEastAsia" w:hint="eastAsia"/>
          <w:b/>
          <w:lang w:eastAsia="zh-CN"/>
        </w:rPr>
        <w:t>Quantifiers</w:t>
      </w:r>
    </w:p>
    <w:p w:rsidR="000A3AD4" w:rsidRPr="00AB58B6" w:rsidRDefault="000A3AD4" w:rsidP="000A3AD4">
      <w:pPr>
        <w:pStyle w:val="BodyText"/>
        <w:ind w:firstLine="480"/>
        <w:rPr>
          <w:lang w:eastAsia="zh-CN"/>
        </w:rPr>
      </w:pPr>
      <w:r w:rsidRPr="00AB58B6">
        <w:rPr>
          <w:rFonts w:hint="eastAsia"/>
          <w:lang w:eastAsia="zh-CN"/>
        </w:rPr>
        <w:t>在不确定逻辑理论中，量化过程是一个比较细微的事项。</w:t>
      </w:r>
      <w:r w:rsidRPr="00AB58B6">
        <w:rPr>
          <w:rFonts w:hint="eastAsia"/>
          <w:lang w:eastAsia="zh-CN"/>
        </w:rPr>
        <w:t xml:space="preserve">PLN </w:t>
      </w:r>
      <w:r w:rsidRPr="00AB58B6">
        <w:rPr>
          <w:rFonts w:hint="eastAsia"/>
          <w:lang w:eastAsia="zh-CN"/>
        </w:rPr>
        <w:t>包含了标準的</w:t>
      </w:r>
      <w:r w:rsidRPr="00AB58B6">
        <w:rPr>
          <w:rFonts w:hint="eastAsia"/>
          <w:lang w:eastAsia="zh-CN"/>
        </w:rPr>
        <w:t xml:space="preserve"> ForAll </w:t>
      </w:r>
      <w:r w:rsidRPr="00AB58B6">
        <w:rPr>
          <w:rFonts w:hint="eastAsia"/>
          <w:lang w:eastAsia="zh-CN"/>
        </w:rPr>
        <w:t>和</w:t>
      </w:r>
      <w:r w:rsidRPr="00AB58B6">
        <w:rPr>
          <w:rFonts w:hint="eastAsia"/>
          <w:lang w:eastAsia="zh-CN"/>
        </w:rPr>
        <w:t xml:space="preserve"> ThereExists </w:t>
      </w:r>
      <w:r w:rsidRPr="00AB58B6">
        <w:rPr>
          <w:rFonts w:hint="eastAsia"/>
          <w:lang w:eastAsia="zh-CN"/>
        </w:rPr>
        <w:t>的量词（使用高阶概率定义的概率真值），在处理量化过程时</w:t>
      </w:r>
      <w:r w:rsidRPr="00AB58B6">
        <w:rPr>
          <w:rFonts w:hint="eastAsia"/>
          <w:lang w:eastAsia="zh-CN"/>
        </w:rPr>
        <w:t xml:space="preserve"> </w:t>
      </w:r>
      <w:r w:rsidRPr="00AB58B6">
        <w:rPr>
          <w:rFonts w:hint="eastAsia"/>
          <w:lang w:eastAsia="zh-CN"/>
        </w:rPr>
        <w:t>主要会用</w:t>
      </w:r>
      <w:r w:rsidRPr="00AB58B6">
        <w:rPr>
          <w:rFonts w:hint="eastAsia"/>
          <w:lang w:eastAsia="zh-CN"/>
        </w:rPr>
        <w:t xml:space="preserve"> AverageQuanti</w:t>
      </w:r>
      <w:r w:rsidRPr="00AB58B6">
        <w:rPr>
          <w:rFonts w:ascii="MS Gothic" w:eastAsia="MS Gothic" w:hAnsi="MS Gothic" w:cs="MS Gothic" w:hint="eastAsia"/>
          <w:lang w:eastAsia="zh-CN"/>
        </w:rPr>
        <w:t>ﬁ</w:t>
      </w:r>
      <w:r w:rsidRPr="00AB58B6">
        <w:rPr>
          <w:rFonts w:hint="eastAsia"/>
          <w:lang w:eastAsia="zh-CN"/>
        </w:rPr>
        <w:t xml:space="preserve">er </w:t>
      </w:r>
      <w:r w:rsidRPr="00AB58B6">
        <w:rPr>
          <w:rFonts w:hint="eastAsia"/>
          <w:lang w:eastAsia="zh-CN"/>
        </w:rPr>
        <w:t>来建构，例如：</w:t>
      </w:r>
    </w:p>
    <w:p w:rsidR="000A3AD4" w:rsidRPr="00AB58B6" w:rsidRDefault="000A3AD4" w:rsidP="000A3AD4">
      <w:pPr>
        <w:rPr>
          <w:rFonts w:eastAsia="Lucida Console"/>
          <w:lang w:eastAsia="zh-CN"/>
        </w:rPr>
      </w:pPr>
      <w:r w:rsidRPr="00AB58B6">
        <w:rPr>
          <w:rFonts w:eastAsia="Lucida Console"/>
          <w:lang w:eastAsia="zh-CN"/>
        </w:rPr>
        <w:t xml:space="preserve">AverageQuantifier $X </w:t>
      </w:r>
    </w:p>
    <w:p w:rsidR="000A3AD4" w:rsidRDefault="000A3AD4" w:rsidP="000A3AD4">
      <w:pPr>
        <w:rPr>
          <w:sz w:val="14"/>
          <w:szCs w:val="14"/>
          <w:lang w:eastAsia="zh-CN"/>
        </w:rPr>
      </w:pPr>
      <w:r w:rsidRPr="00AB58B6">
        <w:rPr>
          <w:rFonts w:eastAsia="Lucida Console"/>
          <w:lang w:eastAsia="zh-CN"/>
        </w:rPr>
        <w:t>F($X)</w:t>
      </w:r>
    </w:p>
    <w:p w:rsidR="000A3AD4" w:rsidRPr="00AB58B6" w:rsidRDefault="000A3AD4" w:rsidP="000A3AD4">
      <w:pPr>
        <w:pStyle w:val="BodyText"/>
        <w:ind w:firstLineChars="0" w:firstLine="0"/>
        <w:rPr>
          <w:lang w:eastAsia="zh-CN"/>
        </w:rPr>
      </w:pPr>
      <w:r w:rsidRPr="00AB58B6">
        <w:rPr>
          <w:rFonts w:hint="eastAsia"/>
          <w:lang w:eastAsia="zh-CN"/>
        </w:rPr>
        <w:t>的真值为</w:t>
      </w:r>
      <w:r w:rsidRPr="00AB58B6">
        <w:rPr>
          <w:rFonts w:hint="eastAsia"/>
          <w:lang w:eastAsia="zh-CN"/>
        </w:rPr>
        <w:t>F($X)</w:t>
      </w:r>
      <w:r w:rsidRPr="00AB58B6">
        <w:rPr>
          <w:rFonts w:hint="eastAsia"/>
          <w:lang w:eastAsia="zh-CN"/>
        </w:rPr>
        <w:t>的真值的加权平均值，即是以下的总和：</w:t>
      </w:r>
    </w:p>
    <w:p w:rsidR="000A3AD4" w:rsidRPr="00AB58B6" w:rsidRDefault="000A3AD4" w:rsidP="000A3AD4">
      <w:pPr>
        <w:ind w:left="2880" w:firstLine="720"/>
        <w:jc w:val="both"/>
        <w:rPr>
          <w:rFonts w:ascii="Lucida Console" w:eastAsia="Lucida Console" w:hAnsi="Lucida Console" w:cs="Lucida Console"/>
          <w:szCs w:val="21"/>
        </w:rPr>
      </w:pPr>
      <w:r w:rsidRPr="00AB58B6">
        <w:rPr>
          <w:rFonts w:ascii="Lucida Console" w:eastAsia="Lucida Console" w:hAnsi="Lucida Console" w:cs="Lucida Console"/>
          <w:szCs w:val="21"/>
        </w:rPr>
        <w:t>w($X) F($X) / N</w:t>
      </w:r>
    </w:p>
    <w:p w:rsidR="000A3AD4" w:rsidRDefault="000A3AD4" w:rsidP="000A3AD4">
      <w:pPr>
        <w:spacing w:line="200" w:lineRule="exact"/>
        <w:rPr>
          <w:sz w:val="20"/>
          <w:szCs w:val="20"/>
        </w:rPr>
      </w:pPr>
    </w:p>
    <w:p w:rsidR="000A3AD4" w:rsidRPr="00B41E8B" w:rsidRDefault="000A3AD4" w:rsidP="000A3AD4">
      <w:pPr>
        <w:pStyle w:val="BodyText"/>
        <w:spacing w:before="240" w:after="240"/>
        <w:ind w:left="482" w:firstLineChars="0" w:firstLine="0"/>
        <w:rPr>
          <w:rFonts w:asciiTheme="minorEastAsia" w:eastAsiaTheme="minorEastAsia" w:hAnsiTheme="minorEastAsia"/>
          <w:b/>
        </w:rPr>
      </w:pPr>
      <w:r w:rsidRPr="00B41E8B">
        <w:rPr>
          <w:rFonts w:asciiTheme="minorEastAsia" w:eastAsiaTheme="minorEastAsia" w:hAnsiTheme="minorEastAsia"/>
          <w:b/>
        </w:rPr>
        <w:t>和自然语言处理相关的 Atom 类型Language-Relevant Atom Types</w:t>
      </w:r>
    </w:p>
    <w:p w:rsidR="000A3AD4" w:rsidRPr="00B41E8B" w:rsidRDefault="000A3AD4" w:rsidP="000A3AD4">
      <w:pPr>
        <w:pStyle w:val="BodyText"/>
        <w:ind w:firstLine="480"/>
        <w:rPr>
          <w:lang w:eastAsia="zh-CN"/>
        </w:rPr>
      </w:pPr>
      <w:r w:rsidRPr="00B41E8B">
        <w:rPr>
          <w:rFonts w:hint="eastAsia"/>
          <w:lang w:eastAsia="zh-CN"/>
        </w:rPr>
        <w:t>接下来将会描述一些用来表达具体语言概念的</w:t>
      </w:r>
      <w:r w:rsidRPr="00B41E8B">
        <w:rPr>
          <w:rFonts w:hint="eastAsia"/>
          <w:lang w:eastAsia="zh-CN"/>
        </w:rPr>
        <w:t xml:space="preserve"> Atom </w:t>
      </w:r>
      <w:r w:rsidRPr="00B41E8B">
        <w:rPr>
          <w:rFonts w:hint="eastAsia"/>
          <w:lang w:eastAsia="zh-CN"/>
        </w:rPr>
        <w:t>类型。</w:t>
      </w:r>
      <w:r w:rsidRPr="00B41E8B">
        <w:rPr>
          <w:rFonts w:hint="eastAsia"/>
          <w:lang w:eastAsia="zh-CN"/>
        </w:rPr>
        <w:t xml:space="preserve"> </w:t>
      </w:r>
      <w:r w:rsidRPr="00B41E8B">
        <w:rPr>
          <w:rFonts w:hint="eastAsia"/>
          <w:lang w:eastAsia="zh-CN"/>
        </w:rPr>
        <w:t>原则上，要处理从</w:t>
      </w:r>
      <w:r w:rsidRPr="00B41E8B">
        <w:rPr>
          <w:rFonts w:hint="eastAsia"/>
          <w:lang w:eastAsia="zh-CN"/>
        </w:rPr>
        <w:t xml:space="preserve"> ASCII </w:t>
      </w:r>
      <w:r w:rsidRPr="00B41E8B">
        <w:rPr>
          <w:rFonts w:hint="eastAsia"/>
          <w:lang w:eastAsia="zh-CN"/>
        </w:rPr>
        <w:t>编译的语言资料，除了上述介绍的数据结构外就只有以下两个节点类型和一个链接类型：</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CharacterNode</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CharacterInstanceNode</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ListLink</w:t>
      </w:r>
    </w:p>
    <w:p w:rsidR="000A3AD4" w:rsidRPr="00B41E8B" w:rsidRDefault="000A3AD4" w:rsidP="000A3AD4">
      <w:pPr>
        <w:pStyle w:val="BodyText"/>
        <w:ind w:firstLine="480"/>
        <w:rPr>
          <w:lang w:eastAsia="zh-CN"/>
        </w:rPr>
      </w:pPr>
      <w:r w:rsidRPr="00B41E8B">
        <w:rPr>
          <w:rFonts w:hint="eastAsia"/>
        </w:rPr>
        <w:t>因而字串就可以以列表或拼接的方式来表达，例如“</w:t>
      </w:r>
      <w:r w:rsidRPr="00B41E8B">
        <w:rPr>
          <w:rFonts w:hint="eastAsia"/>
        </w:rPr>
        <w:t>pig</w:t>
      </w:r>
      <w:r w:rsidR="000F390D">
        <w:rPr>
          <w:rFonts w:hint="eastAsia"/>
        </w:rPr>
        <w:t>”</w:t>
      </w:r>
      <w:r w:rsidRPr="00B41E8B">
        <w:rPr>
          <w:rFonts w:hint="eastAsia"/>
        </w:rPr>
        <w:t>可以以列表</w:t>
      </w:r>
      <w:r w:rsidRPr="00B41E8B">
        <w:rPr>
          <w:rFonts w:hint="eastAsia"/>
        </w:rPr>
        <w:t xml:space="preserve"> </w:t>
      </w:r>
      <w:r w:rsidRPr="00B41E8B">
        <w:t xml:space="preserve"> (#p, #i, #g)</w:t>
      </w:r>
      <w:r w:rsidRPr="00B41E8B">
        <w:t>来表达。</w:t>
      </w:r>
      <w:r w:rsidRPr="00B41E8B">
        <w:rPr>
          <w:lang w:eastAsia="zh-CN"/>
        </w:rPr>
        <w:t>然而，实际上定义特定的語言</w:t>
      </w:r>
      <w:r w:rsidRPr="00B41E8B">
        <w:rPr>
          <w:lang w:eastAsia="zh-CN"/>
        </w:rPr>
        <w:t xml:space="preserve"> Atom </w:t>
      </w:r>
      <w:r w:rsidRPr="00B41E8B">
        <w:rPr>
          <w:lang w:eastAsia="zh-CN"/>
        </w:rPr>
        <w:t>类型也很有帮助的，</w:t>
      </w:r>
      <w:r w:rsidR="006D4C52">
        <w:rPr>
          <w:rFonts w:hint="eastAsia"/>
          <w:lang w:eastAsia="zh-CN"/>
        </w:rPr>
        <w:t>不仅提高了易读性</w:t>
      </w:r>
      <w:r w:rsidR="00A10DEF">
        <w:rPr>
          <w:rFonts w:hint="eastAsia"/>
          <w:lang w:eastAsia="zh-CN"/>
        </w:rPr>
        <w:t>还在知识推理过程中起着重要的作用。</w:t>
      </w:r>
      <w:r w:rsidRPr="00B41E8B">
        <w:rPr>
          <w:lang w:eastAsia="zh-CN"/>
        </w:rPr>
        <w:t>例如</w:t>
      </w:r>
      <w:r w:rsidRPr="00B41E8B">
        <w:rPr>
          <w:rFonts w:hint="eastAsia"/>
          <w:lang w:eastAsia="zh-CN"/>
        </w:rPr>
        <w:t>：</w:t>
      </w:r>
    </w:p>
    <w:p w:rsidR="000A3AD4" w:rsidRDefault="002F41E1"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MorphemeNode/</w:t>
      </w:r>
      <w:r w:rsidR="000A3AD4">
        <w:rPr>
          <w:rFonts w:eastAsia="Times New Roman" w:cs="Times New Roman"/>
        </w:rPr>
        <w:t>MorphemeInstanceNode</w:t>
      </w:r>
    </w:p>
    <w:p w:rsidR="000A3AD4" w:rsidRDefault="000A3AD4"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WordNode/WordInstanceNode</w:t>
      </w:r>
    </w:p>
    <w:p w:rsidR="000A3AD4" w:rsidRDefault="000A3AD4" w:rsidP="008D5256">
      <w:pPr>
        <w:pStyle w:val="BodyText"/>
        <w:numPr>
          <w:ilvl w:val="2"/>
          <w:numId w:val="73"/>
        </w:numPr>
        <w:tabs>
          <w:tab w:val="left" w:pos="540"/>
        </w:tabs>
        <w:ind w:firstLineChars="0" w:firstLine="0"/>
        <w:rPr>
          <w:sz w:val="16"/>
          <w:szCs w:val="16"/>
        </w:rPr>
      </w:pPr>
      <w:r>
        <w:rPr>
          <w:rFonts w:eastAsia="Times New Roman" w:cs="Times New Roman"/>
        </w:rPr>
        <w:t>PhraseNode/PhraseInstanceNode</w:t>
      </w:r>
    </w:p>
    <w:p w:rsidR="000A3AD4" w:rsidRDefault="000A3AD4" w:rsidP="008D5256">
      <w:pPr>
        <w:pStyle w:val="BodyText"/>
        <w:numPr>
          <w:ilvl w:val="2"/>
          <w:numId w:val="73"/>
        </w:numPr>
        <w:tabs>
          <w:tab w:val="left" w:pos="540"/>
        </w:tabs>
        <w:ind w:firstLineChars="0" w:firstLine="0"/>
        <w:rPr>
          <w:sz w:val="16"/>
          <w:szCs w:val="16"/>
        </w:rPr>
      </w:pPr>
      <w:r>
        <w:rPr>
          <w:rFonts w:eastAsia="Times New Roman" w:cs="Times New Roman"/>
        </w:rPr>
        <w:t>SentenceNode/ SentenceInstanceNode</w:t>
      </w:r>
    </w:p>
    <w:p w:rsidR="000A3AD4" w:rsidRDefault="000A3AD4"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UtteranceNode/ UtteranceInstanceNode</w:t>
      </w:r>
    </w:p>
    <w:p w:rsidR="000A3AD4" w:rsidRPr="00B41E8B" w:rsidRDefault="000A3AD4" w:rsidP="000C6FE5">
      <w:pPr>
        <w:pStyle w:val="Heading2"/>
        <w:rPr>
          <w:lang w:eastAsia="zh-CN"/>
        </w:rPr>
      </w:pPr>
      <w:bookmarkStart w:id="85" w:name="_Toc28565"/>
      <w:bookmarkStart w:id="86" w:name="_Toc453623365"/>
      <w:bookmarkStart w:id="87" w:name="_Toc327482430"/>
      <w:r w:rsidRPr="00B41E8B">
        <w:rPr>
          <w:rFonts w:ascii="宋体" w:eastAsia="宋体" w:hAnsi="宋体" w:cs="宋体" w:hint="eastAsia"/>
          <w:lang w:eastAsia="zh-CN"/>
        </w:rPr>
        <w:t>语言和超图之间的转换之范畴论观</w:t>
      </w:r>
      <w:bookmarkEnd w:id="85"/>
      <w:bookmarkEnd w:id="86"/>
      <w:bookmarkEnd w:id="87"/>
    </w:p>
    <w:p w:rsidR="000A3AD4" w:rsidRPr="00B41E8B" w:rsidRDefault="000A3AD4" w:rsidP="000A3AD4">
      <w:pPr>
        <w:pStyle w:val="BodyText"/>
        <w:ind w:firstLine="480"/>
        <w:rPr>
          <w:lang w:eastAsia="zh-CN"/>
        </w:rPr>
      </w:pPr>
      <w:r w:rsidRPr="00B41E8B">
        <w:rPr>
          <w:lang w:eastAsia="zh-CN"/>
        </w:rPr>
        <w:t>我们的研究目标一直是探讨有关的语言现象和计算系统之间的交集，从而构建具有实用价值的自然语言处理系统，如智能对话系统。后面章节会通过介绍具体实现算法及相关应用来从语用计算语言学角度阐述本文的研究的可行性。本节主要在</w:t>
      </w:r>
      <w:bookmarkStart w:id="88" w:name="范畴论的基础知识"/>
      <w:bookmarkEnd w:id="88"/>
      <w:r w:rsidRPr="00B41E8B">
        <w:rPr>
          <w:lang w:eastAsia="zh-CN"/>
        </w:rPr>
        <w:t>广泛的数学背景下，语言的范畴论来阐述其理论可行性。</w:t>
      </w:r>
    </w:p>
    <w:p w:rsidR="000A3AD4" w:rsidRDefault="000A3AD4" w:rsidP="000A3AD4">
      <w:pPr>
        <w:spacing w:before="5" w:line="100" w:lineRule="exact"/>
        <w:rPr>
          <w:sz w:val="10"/>
          <w:szCs w:val="10"/>
          <w:lang w:eastAsia="zh-CN"/>
        </w:rPr>
      </w:pPr>
    </w:p>
    <w:p w:rsidR="000A3AD4" w:rsidRPr="00B41E8B" w:rsidRDefault="000A3AD4" w:rsidP="000A3AD4">
      <w:pPr>
        <w:pStyle w:val="Heading3"/>
      </w:pPr>
      <w:r w:rsidRPr="00B41E8B">
        <w:rPr>
          <w:rFonts w:hint="eastAsia"/>
          <w:lang w:eastAsia="zh-CN"/>
        </w:rPr>
        <w:t xml:space="preserve">  </w:t>
      </w:r>
      <w:bookmarkStart w:id="89" w:name="_Toc11524"/>
      <w:bookmarkStart w:id="90" w:name="_Toc453623366"/>
      <w:bookmarkStart w:id="91" w:name="_Toc327482431"/>
      <w:r w:rsidRPr="00B41E8B">
        <w:rPr>
          <w:rFonts w:ascii="Yuanti TC Light" w:hAnsi="Yuanti TC Light" w:cs="Yuanti TC Light"/>
        </w:rPr>
        <w:t>范畴论的基础知识</w:t>
      </w:r>
      <w:bookmarkEnd w:id="89"/>
      <w:bookmarkEnd w:id="90"/>
      <w:bookmarkEnd w:id="91"/>
    </w:p>
    <w:p w:rsidR="000A3AD4" w:rsidRPr="00B41E8B" w:rsidRDefault="000A3AD4" w:rsidP="000A3AD4">
      <w:pPr>
        <w:pStyle w:val="BodyText"/>
        <w:ind w:firstLine="480"/>
        <w:rPr>
          <w:lang w:eastAsia="zh-CN"/>
        </w:rPr>
      </w:pPr>
      <w:r w:rsidRPr="00B41E8B">
        <w:rPr>
          <w:lang w:eastAsia="zh-CN"/>
        </w:rPr>
        <w:t>范畴论</w:t>
      </w:r>
      <w:r w:rsidRPr="00B41E8B">
        <w:rPr>
          <w:lang w:eastAsia="zh-CN"/>
        </w:rPr>
        <w:t>[</w:t>
      </w:r>
      <w:r w:rsidR="00A14FB4" w:rsidRPr="00B41E8B">
        <w:fldChar w:fldCharType="begin"/>
      </w:r>
      <w:r w:rsidRPr="00B41E8B">
        <w:rPr>
          <w:lang w:eastAsia="zh-CN"/>
        </w:rPr>
        <w:instrText>HYPERLINK\l"_bookmark218"</w:instrText>
      </w:r>
      <w:r w:rsidR="00A14FB4" w:rsidRPr="00B41E8B">
        <w:fldChar w:fldCharType="separate"/>
      </w:r>
      <w:r w:rsidRPr="00B41E8B">
        <w:rPr>
          <w:lang w:eastAsia="zh-CN"/>
        </w:rPr>
        <w:t>99</w:t>
      </w:r>
      <w:r w:rsidR="00A14FB4" w:rsidRPr="00B41E8B">
        <w:fldChar w:fldCharType="end"/>
      </w:r>
      <w:r w:rsidRPr="00B41E8B">
        <w:rPr>
          <w:lang w:eastAsia="zh-CN"/>
        </w:rPr>
        <w:t>]</w:t>
      </w:r>
      <w:r w:rsidRPr="00B41E8B">
        <w:rPr>
          <w:lang w:eastAsia="zh-CN"/>
        </w:rPr>
        <w:t>常被用于形式化各种数学结构中的共同特性，将这些数学结构的概念形式化成一组组对象和箭头（也称为态射）。一个范畴包括两个基本属性：对象之间的箭头可以复合；每个对象有一个标识箭头指向自己。对象和箭头可以是抽象的任何类型，这个简单的结构安排有着非凡的数学能力，使其能被用在探索各个领域的数学理论基础。</w:t>
      </w:r>
    </w:p>
    <w:p w:rsidR="000A3AD4" w:rsidRPr="00B41E8B" w:rsidRDefault="000A3AD4" w:rsidP="000A3AD4">
      <w:pPr>
        <w:pStyle w:val="BodyText"/>
        <w:ind w:firstLine="480"/>
        <w:rPr>
          <w:lang w:eastAsia="zh-CN"/>
        </w:rPr>
      </w:pPr>
      <w:r w:rsidRPr="00B41E8B">
        <w:rPr>
          <w:lang w:eastAsia="zh-CN"/>
        </w:rPr>
        <w:t>形式上，一个范畴包含一下内容：</w:t>
      </w:r>
    </w:p>
    <w:p w:rsidR="000A3AD4" w:rsidRDefault="000A3AD4" w:rsidP="008D5256">
      <w:pPr>
        <w:pStyle w:val="BodyText"/>
        <w:numPr>
          <w:ilvl w:val="2"/>
          <w:numId w:val="32"/>
        </w:numPr>
        <w:tabs>
          <w:tab w:val="left" w:pos="889"/>
        </w:tabs>
        <w:ind w:left="889" w:right="117" w:firstLineChars="0"/>
        <w:rPr>
          <w:rFonts w:cs="Times New Roman"/>
          <w:lang w:eastAsia="zh-CN"/>
        </w:rPr>
      </w:pPr>
      <w:r>
        <w:rPr>
          <w:rFonts w:cs="Times New Roman"/>
          <w:lang w:eastAsia="zh-CN"/>
        </w:rPr>
        <w:t>一个对象类</w:t>
      </w:r>
      <w:r>
        <w:rPr>
          <w:rFonts w:cs="Times New Roman"/>
          <w:lang w:eastAsia="zh-CN"/>
        </w:rPr>
        <w:t>ob(C)</w:t>
      </w:r>
      <w:r>
        <w:rPr>
          <w:rFonts w:cs="Times New Roman"/>
          <w:lang w:eastAsia="zh-CN"/>
        </w:rPr>
        <w:t>，其中的元素称为</w:t>
      </w:r>
      <w:r>
        <w:rPr>
          <w:rFonts w:cs="Times New Roman"/>
          <w:lang w:eastAsia="zh-CN"/>
        </w:rPr>
        <w:t>C</w:t>
      </w:r>
      <w:r>
        <w:rPr>
          <w:rFonts w:cs="Times New Roman"/>
          <w:lang w:eastAsia="zh-CN"/>
        </w:rPr>
        <w:t>中的对象。</w:t>
      </w:r>
    </w:p>
    <w:p w:rsidR="000A3AD4" w:rsidRDefault="000A3AD4" w:rsidP="008D5256">
      <w:pPr>
        <w:pStyle w:val="BodyText"/>
        <w:numPr>
          <w:ilvl w:val="2"/>
          <w:numId w:val="32"/>
        </w:numPr>
        <w:tabs>
          <w:tab w:val="left" w:pos="889"/>
        </w:tabs>
        <w:ind w:left="889" w:right="117" w:firstLineChars="0"/>
        <w:rPr>
          <w:rFonts w:eastAsia="Times New Roman" w:cs="Times New Roman"/>
          <w:lang w:eastAsia="zh-CN"/>
        </w:rPr>
      </w:pPr>
      <w:r>
        <w:rPr>
          <w:rFonts w:cs="Times New Roman"/>
          <w:lang w:eastAsia="zh-CN"/>
        </w:rPr>
        <w:t>一个箭头类</w:t>
      </w:r>
      <w:r>
        <w:rPr>
          <w:rFonts w:cs="Times New Roman"/>
          <w:lang w:eastAsia="zh-CN"/>
        </w:rPr>
        <w:t>hom(C)</w:t>
      </w:r>
      <w:r>
        <w:rPr>
          <w:rFonts w:cs="Times New Roman"/>
          <w:lang w:eastAsia="zh-CN"/>
        </w:rPr>
        <w:t>，其中的元素称为</w:t>
      </w:r>
      <w:r>
        <w:rPr>
          <w:rFonts w:cs="Times New Roman"/>
          <w:lang w:eastAsia="zh-CN"/>
        </w:rPr>
        <w:t>C</w:t>
      </w:r>
      <w:r>
        <w:rPr>
          <w:rFonts w:cs="Times New Roman"/>
          <w:lang w:eastAsia="zh-CN"/>
        </w:rPr>
        <w:t>中的箭头或态射。</w:t>
      </w:r>
      <w:r>
        <w:rPr>
          <w:rFonts w:cs="Times New Roman"/>
          <w:lang w:eastAsia="zh-CN"/>
        </w:rPr>
        <w:t>hom(a,b)</w:t>
      </w:r>
      <w:r>
        <w:rPr>
          <w:rFonts w:cs="Times New Roman"/>
          <w:lang w:eastAsia="zh-CN"/>
        </w:rPr>
        <w:t>中的元素</w:t>
      </w:r>
      <w:r>
        <w:rPr>
          <w:rFonts w:cs="Times New Roman"/>
          <w:lang w:eastAsia="zh-CN"/>
        </w:rPr>
        <w:t>f</w:t>
      </w:r>
      <w:r>
        <w:rPr>
          <w:rFonts w:cs="Times New Roman"/>
          <w:lang w:eastAsia="zh-CN"/>
        </w:rPr>
        <w:t>称为从</w:t>
      </w:r>
      <w:r>
        <w:rPr>
          <w:rFonts w:cs="Times New Roman"/>
          <w:lang w:eastAsia="zh-CN"/>
        </w:rPr>
        <w:t>a</w:t>
      </w:r>
      <w:r>
        <w:rPr>
          <w:rFonts w:cs="Times New Roman"/>
          <w:lang w:eastAsia="zh-CN"/>
        </w:rPr>
        <w:t>到</w:t>
      </w:r>
      <w:r>
        <w:rPr>
          <w:rFonts w:cs="Times New Roman"/>
          <w:lang w:eastAsia="zh-CN"/>
        </w:rPr>
        <w:t>b</w:t>
      </w:r>
      <w:r>
        <w:rPr>
          <w:rFonts w:cs="Times New Roman"/>
          <w:lang w:eastAsia="zh-CN"/>
        </w:rPr>
        <w:t>的态射，</w:t>
      </w:r>
      <w:r>
        <w:rPr>
          <w:spacing w:val="1"/>
          <w:lang w:eastAsia="zh-CN"/>
        </w:rPr>
        <w:t>即</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p>
    <w:p w:rsidR="000A3AD4" w:rsidRDefault="000A3AD4" w:rsidP="008D5256">
      <w:pPr>
        <w:pStyle w:val="BodyText"/>
        <w:numPr>
          <w:ilvl w:val="2"/>
          <w:numId w:val="32"/>
        </w:numPr>
        <w:tabs>
          <w:tab w:val="left" w:pos="889"/>
        </w:tabs>
        <w:ind w:left="889" w:right="117" w:firstLineChars="0"/>
        <w:rPr>
          <w:sz w:val="20"/>
          <w:szCs w:val="20"/>
          <w:lang w:eastAsia="zh-CN"/>
        </w:rPr>
      </w:pPr>
      <w:r>
        <w:rPr>
          <w:rFonts w:cs="Times New Roman" w:hint="eastAsia"/>
          <w:lang w:eastAsia="zh-CN"/>
        </w:rPr>
        <w:t>一个用于操作态射复合的二元运</w:t>
      </w:r>
      <w:r>
        <w:rPr>
          <w:rFonts w:hint="eastAsia"/>
          <w:spacing w:val="1"/>
          <w:lang w:eastAsia="zh-CN"/>
        </w:rPr>
        <w:t>算子</w:t>
      </w:r>
      <w:r>
        <w:rPr>
          <w:rFonts w:ascii="Lucida Sans Unicode" w:eastAsia="Lucida Sans Unicode" w:hAnsi="Lucida Sans Unicode" w:cs="Lucida Sans Unicode"/>
          <w:spacing w:val="-2"/>
          <w:lang w:eastAsia="zh-CN"/>
        </w:rPr>
        <w:t>◦</w:t>
      </w:r>
      <w:r>
        <w:rPr>
          <w:rFonts w:hint="eastAsia"/>
          <w:spacing w:val="1"/>
          <w:lang w:eastAsia="zh-CN"/>
        </w:rPr>
        <w:t>,</w:t>
      </w:r>
      <w:r>
        <w:rPr>
          <w:rFonts w:hint="eastAsia"/>
          <w:spacing w:val="1"/>
          <w:lang w:eastAsia="zh-CN"/>
        </w:rPr>
        <w:t>使得对于</w:t>
      </w:r>
      <w:r>
        <w:rPr>
          <w:rFonts w:hint="eastAsia"/>
          <w:spacing w:val="1"/>
          <w:lang w:eastAsia="zh-CN"/>
        </w:rPr>
        <w:t>ob(C)</w:t>
      </w:r>
      <w:r>
        <w:rPr>
          <w:rFonts w:hint="eastAsia"/>
          <w:spacing w:val="1"/>
          <w:lang w:eastAsia="zh-CN"/>
        </w:rPr>
        <w:t>中的任意三个对象</w:t>
      </w:r>
      <w:r>
        <w:rPr>
          <w:rFonts w:hint="eastAsia"/>
          <w:spacing w:val="1"/>
          <w:lang w:eastAsia="zh-CN"/>
        </w:rPr>
        <w:t>a</w:t>
      </w:r>
      <w:r>
        <w:rPr>
          <w:rFonts w:hint="eastAsia"/>
          <w:spacing w:val="1"/>
          <w:lang w:eastAsia="zh-CN"/>
        </w:rPr>
        <w:t>，</w:t>
      </w:r>
      <w:r>
        <w:rPr>
          <w:rFonts w:eastAsia="Times New Roman" w:cs="Times New Roman"/>
          <w:lang w:eastAsia="zh-CN"/>
        </w:rPr>
        <w:t>b</w:t>
      </w:r>
      <w:r>
        <w:rPr>
          <w:rFonts w:hint="eastAsia"/>
          <w:spacing w:val="1"/>
          <w:lang w:eastAsia="zh-CN"/>
        </w:rPr>
        <w:t>和</w:t>
      </w:r>
      <w:r>
        <w:rPr>
          <w:rFonts w:eastAsia="Times New Roman" w:cs="Times New Roman"/>
          <w:lang w:eastAsia="zh-CN"/>
        </w:rPr>
        <w:t>c</w:t>
      </w:r>
      <w:r>
        <w:rPr>
          <w:rFonts w:hint="eastAsia"/>
          <w:spacing w:val="1"/>
          <w:lang w:eastAsia="zh-CN"/>
        </w:rPr>
        <w:t>，</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r>
        <w:rPr>
          <w:rFonts w:hint="eastAsia"/>
          <w:spacing w:val="1"/>
          <w:lang w:eastAsia="zh-CN"/>
        </w:rPr>
        <w:t>和</w:t>
      </w:r>
      <w:r>
        <w:rPr>
          <w:rFonts w:eastAsia="Times New Roman" w:cs="Times New Roman"/>
          <w:i/>
          <w:lang w:eastAsia="zh-CN"/>
        </w:rPr>
        <w:t>g</w:t>
      </w:r>
      <w:r>
        <w:rPr>
          <w:rFonts w:cs="Times New Roman" w:hint="eastAsia"/>
          <w:lang w:eastAsia="zh-CN"/>
        </w:rPr>
        <w:t>：</w:t>
      </w:r>
      <w:r>
        <w:rPr>
          <w:rFonts w:eastAsia="Times New Roman" w:cs="Times New Roman"/>
          <w:i/>
          <w:lang w:eastAsia="zh-CN"/>
        </w:rPr>
        <w:t>b</w:t>
      </w:r>
      <w:r>
        <w:rPr>
          <w:rFonts w:ascii="Lucida Sans Unicode" w:eastAsia="Lucida Sans Unicode" w:hAnsi="Lucida Sans Unicode" w:cs="Lucida Sans Unicode"/>
          <w:lang w:eastAsia="zh-CN"/>
        </w:rPr>
        <w:t>→</w:t>
      </w:r>
      <w:r>
        <w:rPr>
          <w:rFonts w:eastAsia="Times New Roman" w:cs="Times New Roman"/>
          <w:i/>
          <w:lang w:eastAsia="zh-CN"/>
        </w:rPr>
        <w:t>c</w:t>
      </w:r>
      <w:r>
        <w:rPr>
          <w:rFonts w:hint="eastAsia"/>
          <w:spacing w:val="1"/>
          <w:lang w:eastAsia="zh-CN"/>
        </w:rPr>
        <w:t>的复合可记为</w:t>
      </w:r>
      <w:r>
        <w:rPr>
          <w:rFonts w:eastAsia="Times New Roman" w:cs="Times New Roman"/>
          <w:i/>
          <w:lang w:eastAsia="zh-CN"/>
        </w:rPr>
        <w:t>g</w:t>
      </w:r>
      <w:r>
        <w:rPr>
          <w:rFonts w:ascii="Lucida Sans Unicode" w:eastAsia="Lucida Sans Unicode" w:hAnsi="Lucida Sans Unicode" w:cs="Lucida Sans Unicode"/>
          <w:lang w:eastAsia="zh-CN"/>
        </w:rPr>
        <w:t>◦</w:t>
      </w:r>
      <w:r>
        <w:rPr>
          <w:rFonts w:eastAsia="Times New Roman" w:cs="Times New Roman"/>
          <w:i/>
          <w:lang w:eastAsia="zh-CN"/>
        </w:rPr>
        <w:t>f</w:t>
      </w:r>
      <w:r>
        <w:rPr>
          <w:rFonts w:hint="eastAsia"/>
          <w:spacing w:val="1"/>
          <w:lang w:eastAsia="zh-CN"/>
        </w:rPr>
        <w:t>或</w:t>
      </w:r>
      <w:r>
        <w:rPr>
          <w:rFonts w:eastAsia="Times New Roman" w:cs="Times New Roman"/>
          <w:i/>
          <w:lang w:eastAsia="zh-CN"/>
        </w:rPr>
        <w:t>g</w:t>
      </w:r>
      <w:r>
        <w:rPr>
          <w:rFonts w:eastAsia="Times New Roman" w:cs="Times New Roman"/>
          <w:i/>
          <w:spacing w:val="-27"/>
          <w:lang w:eastAsia="zh-CN"/>
        </w:rPr>
        <w:t xml:space="preserve"> </w:t>
      </w:r>
      <w:r>
        <w:rPr>
          <w:rFonts w:eastAsia="Times New Roman" w:cs="Times New Roman"/>
          <w:i/>
          <w:lang w:eastAsia="zh-CN"/>
        </w:rPr>
        <w:t>f</w:t>
      </w:r>
      <w:r>
        <w:rPr>
          <w:rFonts w:hint="eastAsia"/>
          <w:spacing w:val="1"/>
          <w:lang w:eastAsia="zh-CN"/>
        </w:rPr>
        <w:t>，并且使得以下两条公理成立：</w:t>
      </w:r>
    </w:p>
    <w:p w:rsidR="000A3AD4" w:rsidRDefault="000A3AD4" w:rsidP="000C6FE5">
      <w:pPr>
        <w:pStyle w:val="BodyText"/>
        <w:numPr>
          <w:ilvl w:val="0"/>
          <w:numId w:val="10"/>
        </w:numPr>
        <w:tabs>
          <w:tab w:val="left" w:pos="1100"/>
          <w:tab w:val="left" w:pos="1320"/>
          <w:tab w:val="left" w:pos="1540"/>
        </w:tabs>
        <w:ind w:leftChars="200" w:left="327" w:firstLine="482"/>
        <w:rPr>
          <w:rFonts w:eastAsia="Times New Roman" w:cs="Times New Roman"/>
        </w:rPr>
      </w:pPr>
      <w:r>
        <w:rPr>
          <w:rFonts w:hint="eastAsia"/>
          <w:spacing w:val="1"/>
        </w:rPr>
        <w:t>结合律：如果</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eastAsia="Times New Roman" w:cs="Times New Roman"/>
          <w:w w:val="105"/>
        </w:rPr>
        <w:t>,</w:t>
      </w:r>
      <w:r>
        <w:rPr>
          <w:rFonts w:eastAsia="Times New Roman" w:cs="Times New Roman"/>
          <w:i/>
          <w:w w:val="105"/>
        </w:rPr>
        <w:t>g</w:t>
      </w:r>
      <w:r>
        <w:rPr>
          <w:rFonts w:cs="Times New Roman" w:hint="eastAsia"/>
          <w:w w:val="105"/>
          <w:lang w:eastAsia="zh-CN"/>
        </w:rPr>
        <w:t>：</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c</w:t>
      </w:r>
      <w:r>
        <w:rPr>
          <w:rFonts w:hint="eastAsia"/>
          <w:spacing w:val="1"/>
        </w:rPr>
        <w:t>和</w:t>
      </w:r>
      <w:r>
        <w:rPr>
          <w:rFonts w:eastAsia="Times New Roman" w:cs="Times New Roman"/>
          <w:i/>
          <w:w w:val="105"/>
        </w:rPr>
        <w:t>h</w:t>
      </w:r>
      <w:r>
        <w:rPr>
          <w:rFonts w:cs="Times New Roman" w:hint="eastAsia"/>
          <w:w w:val="105"/>
          <w:lang w:eastAsia="zh-CN"/>
        </w:rPr>
        <w:t>：</w:t>
      </w:r>
      <w:r>
        <w:rPr>
          <w:rFonts w:eastAsia="Times New Roman" w:cs="Times New Roman"/>
          <w:i/>
          <w:w w:val="105"/>
        </w:rPr>
        <w:t>c</w:t>
      </w:r>
      <w:r>
        <w:rPr>
          <w:rFonts w:ascii="Lucida Sans Unicode" w:eastAsia="Lucida Sans Unicode" w:hAnsi="Lucida Sans Unicode" w:cs="Lucida Sans Unicode"/>
          <w:w w:val="105"/>
        </w:rPr>
        <w:t>→</w:t>
      </w:r>
      <w:r>
        <w:rPr>
          <w:rFonts w:eastAsia="Times New Roman" w:cs="Times New Roman"/>
          <w:i/>
          <w:spacing w:val="6"/>
          <w:w w:val="105"/>
        </w:rPr>
        <w:t>d</w:t>
      </w:r>
      <w:r>
        <w:rPr>
          <w:rFonts w:hint="eastAsia"/>
          <w:spacing w:val="1"/>
        </w:rPr>
        <w:t>，那么</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w w:val="105"/>
        </w:rPr>
        <w:t>(</w:t>
      </w:r>
      <w:r>
        <w:rPr>
          <w:rFonts w:eastAsia="Times New Roman" w:cs="Times New Roman"/>
          <w:i/>
          <w:w w:val="105"/>
        </w:rPr>
        <w:t>g</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i/>
          <w:w w:val="105"/>
        </w:rPr>
        <w:t>g</w:t>
      </w:r>
      <w:r>
        <w:rPr>
          <w:rFonts w:eastAsia="Times New Roman" w:cs="Times New Roman"/>
          <w:w w:val="105"/>
        </w:rPr>
        <w:t>)</w:t>
      </w:r>
      <w:r>
        <w:rPr>
          <w:rFonts w:ascii="Lucida Sans Unicode" w:eastAsia="Lucida Sans Unicode" w:hAnsi="Lucida Sans Unicode" w:cs="Lucida Sans Unicode"/>
          <w:w w:val="105"/>
        </w:rPr>
        <w:t>◦</w:t>
      </w:r>
      <w:r>
        <w:rPr>
          <w:rFonts w:eastAsia="Times New Roman" w:cs="Times New Roman"/>
          <w:i/>
          <w:w w:val="105"/>
        </w:rPr>
        <w:t>f</w:t>
      </w:r>
    </w:p>
    <w:p w:rsidR="000A3AD4" w:rsidRDefault="000A3AD4" w:rsidP="000C6FE5">
      <w:pPr>
        <w:pStyle w:val="BodyText"/>
        <w:numPr>
          <w:ilvl w:val="0"/>
          <w:numId w:val="10"/>
        </w:numPr>
        <w:tabs>
          <w:tab w:val="left" w:pos="1100"/>
          <w:tab w:val="left" w:pos="1320"/>
          <w:tab w:val="left" w:pos="1540"/>
        </w:tabs>
        <w:ind w:leftChars="200" w:left="327" w:firstLine="482"/>
        <w:rPr>
          <w:sz w:val="20"/>
          <w:szCs w:val="20"/>
        </w:rPr>
      </w:pPr>
      <w:r>
        <w:rPr>
          <w:rFonts w:hint="eastAsia"/>
          <w:spacing w:val="1"/>
        </w:rPr>
        <w:t>恒等性：对每一个对象</w:t>
      </w:r>
      <w:r>
        <w:rPr>
          <w:rFonts w:eastAsia="Times New Roman" w:cs="Times New Roman"/>
          <w:spacing w:val="-1"/>
        </w:rPr>
        <w:t>x</w:t>
      </w:r>
      <w:r>
        <w:rPr>
          <w:rFonts w:hint="eastAsia"/>
          <w:spacing w:val="1"/>
        </w:rPr>
        <w:t>，存在一个恒等态射</w:t>
      </w:r>
      <w:r>
        <w:rPr>
          <w:rFonts w:hint="eastAsia"/>
          <w:spacing w:val="1"/>
        </w:rPr>
        <w:t>(identity morphism)</w:t>
      </w:r>
      <w:r>
        <w:rPr>
          <w:rFonts w:eastAsia="Times New Roman" w:cs="Times New Roman"/>
          <w:spacing w:val="12"/>
        </w:rPr>
        <w:t>1</w:t>
      </w:r>
      <w:r>
        <w:rPr>
          <w:rFonts w:eastAsia="Times New Roman" w:cs="Times New Roman"/>
          <w:i/>
        </w:rPr>
        <w:t>x</w:t>
      </w:r>
      <w:r>
        <w:rPr>
          <w:rFonts w:cs="Times New Roman" w:hint="eastAsia"/>
          <w:lang w:eastAsia="zh-CN"/>
        </w:rPr>
        <w:t>：</w:t>
      </w:r>
      <w:r>
        <w:rPr>
          <w:rFonts w:eastAsia="Times New Roman" w:cs="Times New Roman"/>
          <w:i/>
        </w:rPr>
        <w:t>x</w:t>
      </w:r>
      <w:r>
        <w:rPr>
          <w:rFonts w:ascii="Lucida Sans Unicode" w:eastAsia="Lucida Sans Unicode" w:hAnsi="Lucida Sans Unicode" w:cs="Lucida Sans Unicode"/>
        </w:rPr>
        <w:t>→</w:t>
      </w:r>
      <w:r>
        <w:rPr>
          <w:rFonts w:eastAsia="Times New Roman" w:cs="Times New Roman"/>
          <w:i/>
        </w:rPr>
        <w:t>x</w:t>
      </w:r>
      <w:r>
        <w:rPr>
          <w:rFonts w:ascii="Arial Unicode MS" w:eastAsia="Arial Unicode MS" w:hAnsi="Arial Unicode MS" w:cs="Arial Unicode MS"/>
        </w:rPr>
        <w:t>，</w:t>
      </w:r>
      <w:r>
        <w:rPr>
          <w:rFonts w:hint="eastAsia"/>
          <w:spacing w:val="1"/>
        </w:rPr>
        <w:t>使得任意态射</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ascii="Arial Unicode MS" w:eastAsia="Arial Unicode MS" w:hAnsi="Arial Unicode MS" w:cs="Arial Unicode MS"/>
          <w:w w:val="105"/>
        </w:rPr>
        <w:t>，</w:t>
      </w:r>
      <w:r>
        <w:rPr>
          <w:rFonts w:hint="eastAsia"/>
          <w:spacing w:val="1"/>
        </w:rPr>
        <w:t>有</w:t>
      </w:r>
      <w:r>
        <w:rPr>
          <w:rFonts w:hint="eastAsia"/>
          <w:spacing w:val="1"/>
        </w:rPr>
        <w:t>1</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ascii="Lucida Sans Unicode" w:eastAsia="Lucida Sans Unicode" w:hAnsi="Lucida Sans Unicode" w:cs="Lucida Sans Unicode"/>
          <w:w w:val="105"/>
        </w:rPr>
        <w:t>◦</w:t>
      </w:r>
      <w:r>
        <w:rPr>
          <w:rFonts w:eastAsia="Times New Roman" w:cs="Times New Roman"/>
          <w:w w:val="105"/>
        </w:rPr>
        <w:t>1</w:t>
      </w:r>
      <w:r>
        <w:rPr>
          <w:rFonts w:eastAsia="Times New Roman" w:cs="Times New Roman"/>
          <w:i/>
          <w:w w:val="105"/>
        </w:rPr>
        <w:t>a</w:t>
      </w:r>
    </w:p>
    <w:p w:rsidR="000A3AD4" w:rsidRPr="00B41E8B" w:rsidRDefault="000A3AD4" w:rsidP="000A3AD4">
      <w:pPr>
        <w:pStyle w:val="BodyText"/>
        <w:ind w:firstLine="480"/>
        <w:rPr>
          <w:lang w:eastAsia="zh-CN"/>
        </w:rPr>
      </w:pPr>
      <w:r w:rsidRPr="00B41E8B">
        <w:rPr>
          <w:lang w:eastAsia="zh-CN"/>
        </w:rPr>
        <w:t>任何一个有向图都能生成一个小范畴：其中对象为有向图的节点，态射为有向图（视需要也可扩展为有向循环图）中的路径，态射的复合则为路径的串联。这样</w:t>
      </w:r>
      <w:bookmarkStart w:id="92" w:name="语言与超图之间的转换之范畴论观"/>
      <w:bookmarkEnd w:id="92"/>
      <w:r w:rsidRPr="00B41E8B">
        <w:rPr>
          <w:lang w:eastAsia="zh-CN"/>
        </w:rPr>
        <w:t>的范畴被称为由图产生出的</w:t>
      </w:r>
      <w:r w:rsidRPr="00B41E8B">
        <w:rPr>
          <w:rFonts w:hint="eastAsia"/>
          <w:lang w:eastAsia="zh-CN"/>
        </w:rPr>
        <w:t>“</w:t>
      </w:r>
      <w:r w:rsidRPr="00B41E8B">
        <w:rPr>
          <w:lang w:eastAsia="zh-CN"/>
        </w:rPr>
        <w:t>自由范畴</w:t>
      </w:r>
      <w:r w:rsidRPr="00B41E8B">
        <w:rPr>
          <w:rFonts w:hint="eastAsia"/>
          <w:lang w:eastAsia="zh-CN"/>
        </w:rPr>
        <w:t>”</w:t>
      </w:r>
      <w:r w:rsidRPr="00B41E8B">
        <w:rPr>
          <w:lang w:eastAsia="zh-CN"/>
        </w:rPr>
        <w:t>。</w:t>
      </w:r>
    </w:p>
    <w:p w:rsidR="000A3AD4" w:rsidRPr="00B41E8B" w:rsidRDefault="000A3AD4" w:rsidP="000A3AD4">
      <w:pPr>
        <w:pStyle w:val="Heading3"/>
        <w:rPr>
          <w:lang w:eastAsia="zh-CN"/>
        </w:rPr>
      </w:pPr>
      <w:r w:rsidRPr="00B41E8B">
        <w:rPr>
          <w:rFonts w:hint="eastAsia"/>
          <w:lang w:eastAsia="zh-CN"/>
        </w:rPr>
        <w:t xml:space="preserve">  </w:t>
      </w:r>
      <w:bookmarkStart w:id="93" w:name="_Toc30083"/>
      <w:bookmarkStart w:id="94" w:name="_Toc453623367"/>
      <w:bookmarkStart w:id="95" w:name="_Toc327482432"/>
      <w:r w:rsidRPr="00B41E8B">
        <w:rPr>
          <w:rFonts w:ascii="宋体" w:eastAsia="宋体" w:hAnsi="宋体" w:cs="宋体" w:hint="eastAsia"/>
          <w:lang w:eastAsia="zh-CN"/>
        </w:rPr>
        <w:t>语言与超图之间的转换之范畴论观</w:t>
      </w:r>
      <w:bookmarkEnd w:id="93"/>
      <w:bookmarkEnd w:id="94"/>
      <w:bookmarkEnd w:id="95"/>
    </w:p>
    <w:p w:rsidR="000A3AD4" w:rsidRPr="00B41E8B" w:rsidRDefault="000A3AD4" w:rsidP="000A3AD4">
      <w:pPr>
        <w:pStyle w:val="BodyText"/>
        <w:ind w:firstLine="480"/>
        <w:rPr>
          <w:lang w:eastAsia="zh-CN"/>
        </w:rPr>
      </w:pPr>
      <w:r w:rsidRPr="00B41E8B">
        <w:rPr>
          <w:lang w:eastAsia="zh-CN"/>
        </w:rPr>
        <w:t>在简单介绍范畴论的基本知识后，这一节主要解释范畴论如何能作为一个整体框架，用于形式化和解释本文研究的语言理解、生成以及逻辑推理等算法。这个形式化过程的关键便是使用基于超图的知识表示方式来做为各模块的共同知识表示框架。</w:t>
      </w:r>
    </w:p>
    <w:p w:rsidR="000A3AD4" w:rsidRDefault="000A3AD4" w:rsidP="000A3AD4">
      <w:pPr>
        <w:pStyle w:val="BodyText"/>
        <w:ind w:firstLine="480"/>
        <w:rPr>
          <w:lang w:eastAsia="zh-CN"/>
        </w:rPr>
      </w:pPr>
      <w:r>
        <w:rPr>
          <w:lang w:eastAsia="zh-CN"/>
        </w:rPr>
        <w:t>首先我们来引入一个三元组（原子，时间间隔，原子状态），且称为</w:t>
      </w:r>
      <w:r>
        <w:rPr>
          <w:rFonts w:hint="eastAsia"/>
          <w:lang w:eastAsia="zh-CN"/>
        </w:rPr>
        <w:t>“</w:t>
      </w:r>
      <w:r>
        <w:rPr>
          <w:lang w:eastAsia="zh-CN"/>
        </w:rPr>
        <w:t>t-Atom</w:t>
      </w:r>
      <w:r>
        <w:rPr>
          <w:rFonts w:hint="eastAsia"/>
          <w:lang w:eastAsia="zh-CN"/>
        </w:rPr>
        <w:t>”</w:t>
      </w:r>
      <w:r>
        <w:rPr>
          <w:lang w:eastAsia="zh-CN"/>
        </w:rPr>
        <w:t>。大部分情况下，原子状态包括真值（</w:t>
      </w:r>
      <w:r>
        <w:rPr>
          <w:lang w:eastAsia="zh-CN"/>
        </w:rPr>
        <w:t>TruthValue</w:t>
      </w:r>
      <w:r>
        <w:rPr>
          <w:lang w:eastAsia="zh-CN"/>
        </w:rPr>
        <w:t>）和注意度（</w:t>
      </w:r>
      <w:r>
        <w:rPr>
          <w:lang w:eastAsia="zh-CN"/>
        </w:rPr>
        <w:t>Attention Value</w:t>
      </w:r>
      <w:r>
        <w:rPr>
          <w:lang w:eastAsia="zh-CN"/>
        </w:rPr>
        <w:t>），以及一些恒量，如名称和类型。</w:t>
      </w:r>
    </w:p>
    <w:p w:rsidR="000A3AD4" w:rsidRDefault="000A3AD4" w:rsidP="000A3AD4">
      <w:pPr>
        <w:pStyle w:val="BodyText"/>
        <w:ind w:firstLine="480"/>
        <w:rPr>
          <w:lang w:eastAsia="zh-CN"/>
        </w:rPr>
      </w:pPr>
      <w:r>
        <w:rPr>
          <w:lang w:eastAsia="zh-CN"/>
        </w:rPr>
        <w:t>那么在一定时间间隔下</w:t>
      </w:r>
      <w:r>
        <w:rPr>
          <w:lang w:eastAsia="zh-CN"/>
        </w:rPr>
        <w:t>T</w:t>
      </w:r>
      <w:r>
        <w:rPr>
          <w:lang w:eastAsia="zh-CN"/>
        </w:rPr>
        <w:t>，</w:t>
      </w:r>
      <w:r>
        <w:rPr>
          <w:lang w:eastAsia="zh-CN"/>
        </w:rPr>
        <w:t>t-Atomspace</w:t>
      </w:r>
      <w:r>
        <w:rPr>
          <w:lang w:eastAsia="zh-CN"/>
        </w:rPr>
        <w:t>包含一组</w:t>
      </w:r>
      <w:r>
        <w:rPr>
          <w:lang w:eastAsia="zh-CN"/>
        </w:rPr>
        <w:t>t-Atom</w:t>
      </w:r>
      <w:r>
        <w:rPr>
          <w:lang w:eastAsia="zh-CN"/>
        </w:rPr>
        <w:t>，即</w:t>
      </w:r>
      <w:r>
        <w:rPr>
          <w:lang w:eastAsia="zh-CN"/>
        </w:rPr>
        <w:t>(A,I,S)</w:t>
      </w:r>
      <w:r>
        <w:rPr>
          <w:lang w:eastAsia="zh-CN"/>
        </w:rPr>
        <w:t>，其中：</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在某个时间点</w:t>
      </w:r>
      <w:bookmarkStart w:id="96" w:name="OLE_LINK15"/>
      <w:r w:rsidRPr="00B41E8B">
        <w:rPr>
          <w:rFonts w:cs="Times New Roman"/>
          <w:lang w:eastAsia="zh-CN"/>
        </w:rPr>
        <w:t>t</w:t>
      </w:r>
      <w:r>
        <w:rPr>
          <w:rFonts w:cs="Times New Roman"/>
          <w:lang w:eastAsia="zh-CN"/>
        </w:rPr>
        <w:t>，且</w:t>
      </w:r>
      <w:r w:rsidRPr="00B41E8B">
        <w:rPr>
          <w:rFonts w:cs="Times New Roman"/>
          <w:lang w:eastAsia="zh-CN"/>
        </w:rPr>
        <w:t>t</w:t>
      </w:r>
      <w:r w:rsidRPr="00B41E8B">
        <w:rPr>
          <w:rFonts w:ascii="宋体" w:hAnsi="宋体" w:cs="宋体" w:hint="eastAsia"/>
          <w:lang w:eastAsia="zh-CN"/>
        </w:rPr>
        <w:t>∈</w:t>
      </w:r>
      <w:r w:rsidRPr="00B41E8B">
        <w:rPr>
          <w:rFonts w:cs="Times New Roman"/>
          <w:lang w:eastAsia="zh-CN"/>
        </w:rPr>
        <w:t>T</w:t>
      </w:r>
      <w:r>
        <w:rPr>
          <w:rFonts w:cs="Times New Roman"/>
          <w:lang w:eastAsia="zh-CN"/>
        </w:rPr>
        <w:t>，</w:t>
      </w:r>
      <w:bookmarkEnd w:id="96"/>
      <w:r>
        <w:rPr>
          <w:rFonts w:cs="Times New Roman"/>
          <w:lang w:eastAsia="zh-CN"/>
        </w:rPr>
        <w:t>基于超图的知识表示库中存在原子</w:t>
      </w:r>
      <w:r>
        <w:rPr>
          <w:rFonts w:cs="Times New Roman"/>
          <w:lang w:eastAsia="zh-CN"/>
        </w:rPr>
        <w:t>A</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I</w:t>
      </w:r>
      <w:r>
        <w:rPr>
          <w:rFonts w:cs="Times New Roman"/>
          <w:lang w:eastAsia="zh-CN"/>
        </w:rPr>
        <w:t>是原子</w:t>
      </w:r>
      <w:r>
        <w:rPr>
          <w:rFonts w:cs="Times New Roman"/>
          <w:lang w:eastAsia="zh-CN"/>
        </w:rPr>
        <w:t>A</w:t>
      </w:r>
      <w:r>
        <w:rPr>
          <w:rFonts w:cs="Times New Roman"/>
          <w:lang w:eastAsia="zh-CN"/>
        </w:rPr>
        <w:t>的状态变化之间的时间间隔</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S</w:t>
      </w:r>
      <w:r>
        <w:rPr>
          <w:rFonts w:cs="Times New Roman"/>
          <w:lang w:eastAsia="zh-CN"/>
        </w:rPr>
        <w:t>是原子</w:t>
      </w:r>
      <w:r>
        <w:rPr>
          <w:rFonts w:cs="Times New Roman"/>
          <w:lang w:eastAsia="zh-CN"/>
        </w:rPr>
        <w:t>A</w:t>
      </w:r>
      <w:r>
        <w:rPr>
          <w:rFonts w:cs="Times New Roman"/>
          <w:lang w:eastAsia="zh-CN"/>
        </w:rPr>
        <w:t>在时间间隔</w:t>
      </w:r>
      <w:r>
        <w:rPr>
          <w:rFonts w:cs="Times New Roman"/>
          <w:lang w:eastAsia="zh-CN"/>
        </w:rPr>
        <w:t>I</w:t>
      </w:r>
      <w:r>
        <w:rPr>
          <w:rFonts w:cs="Times New Roman"/>
          <w:lang w:eastAsia="zh-CN"/>
        </w:rPr>
        <w:t>期间的状态</w:t>
      </w:r>
    </w:p>
    <w:p w:rsidR="000A3AD4" w:rsidRPr="00B41E8B" w:rsidRDefault="000A3AD4" w:rsidP="000A3AD4">
      <w:pPr>
        <w:pStyle w:val="BodyText"/>
        <w:ind w:firstLine="480"/>
        <w:rPr>
          <w:lang w:eastAsia="zh-CN"/>
        </w:rPr>
      </w:pPr>
      <w:r w:rsidRPr="00B41E8B">
        <w:rPr>
          <w:lang w:eastAsia="zh-CN"/>
        </w:rPr>
        <w:t>因此给定一个</w:t>
      </w:r>
      <w:r w:rsidRPr="00B41E8B">
        <w:rPr>
          <w:lang w:eastAsia="zh-CN"/>
        </w:rPr>
        <w:t>T-Atomspace</w:t>
      </w:r>
      <w:r w:rsidRPr="00B41E8B">
        <w:rPr>
          <w:lang w:eastAsia="zh-CN"/>
        </w:rPr>
        <w:t>，就可以形成一个</w:t>
      </w:r>
      <w:r w:rsidRPr="00B41E8B">
        <w:rPr>
          <w:rFonts w:hint="eastAsia"/>
          <w:lang w:eastAsia="zh-CN"/>
        </w:rPr>
        <w:t>“</w:t>
      </w:r>
      <w:r w:rsidRPr="00B41E8B">
        <w:rPr>
          <w:lang w:eastAsia="zh-CN"/>
        </w:rPr>
        <w:t>活动图</w:t>
      </w:r>
      <w:r w:rsidRPr="00B41E8B">
        <w:rPr>
          <w:rFonts w:hint="eastAsia"/>
          <w:lang w:eastAsia="zh-CN"/>
        </w:rPr>
        <w:t>”</w:t>
      </w:r>
      <w:r w:rsidRPr="00B41E8B">
        <w:rPr>
          <w:lang w:eastAsia="zh-CN"/>
        </w:rPr>
        <w:t>（</w:t>
      </w:r>
      <w:r w:rsidRPr="00B41E8B">
        <w:rPr>
          <w:lang w:eastAsia="zh-CN"/>
        </w:rPr>
        <w:t>activity graph</w:t>
      </w:r>
      <w:r w:rsidRPr="00B41E8B">
        <w:rPr>
          <w:lang w:eastAsia="zh-CN"/>
        </w:rPr>
        <w:t>），其中图的节点为</w:t>
      </w:r>
      <w:r w:rsidRPr="00B41E8B">
        <w:rPr>
          <w:lang w:eastAsia="zh-CN"/>
        </w:rPr>
        <w:t>tAtom</w:t>
      </w:r>
      <w:r w:rsidRPr="00B41E8B">
        <w:rPr>
          <w:lang w:eastAsia="zh-CN"/>
        </w:rPr>
        <w:t>的集合，边则记录图中认知过程变化的活动（</w:t>
      </w:r>
      <w:r w:rsidRPr="00B41E8B">
        <w:rPr>
          <w:lang w:eastAsia="zh-CN"/>
        </w:rPr>
        <w:t>activity</w:t>
      </w:r>
      <w:r w:rsidRPr="00B41E8B">
        <w:rPr>
          <w:lang w:eastAsia="zh-CN"/>
        </w:rPr>
        <w:t>）。从节点</w:t>
      </w:r>
      <w:r w:rsidRPr="00B41E8B">
        <w:rPr>
          <w:lang w:eastAsia="zh-CN"/>
        </w:rPr>
        <w:t>N1</w:t>
      </w:r>
      <w:r w:rsidRPr="00B41E8B">
        <w:rPr>
          <w:lang w:eastAsia="zh-CN"/>
        </w:rPr>
        <w:t>到节点</w:t>
      </w:r>
      <w:r w:rsidRPr="00B41E8B">
        <w:rPr>
          <w:lang w:eastAsia="zh-CN"/>
        </w:rPr>
        <w:t>N2</w:t>
      </w:r>
      <w:r w:rsidRPr="00B41E8B">
        <w:rPr>
          <w:lang w:eastAsia="zh-CN"/>
        </w:rPr>
        <w:t>的边表示一个以</w:t>
      </w:r>
      <w:r w:rsidRPr="00B41E8B">
        <w:rPr>
          <w:lang w:eastAsia="zh-CN"/>
        </w:rPr>
        <w:t>N1</w:t>
      </w:r>
      <w:r w:rsidRPr="00B41E8B">
        <w:rPr>
          <w:lang w:eastAsia="zh-CN"/>
        </w:rPr>
        <w:t>为输入且以</w:t>
      </w:r>
      <w:r w:rsidRPr="00B41E8B">
        <w:rPr>
          <w:lang w:eastAsia="zh-CN"/>
        </w:rPr>
        <w:t>N2</w:t>
      </w:r>
      <w:r w:rsidRPr="00B41E8B">
        <w:rPr>
          <w:lang w:eastAsia="zh-CN"/>
        </w:rPr>
        <w:t>为输出的认知过程。各个认知过程组成的信息链就构成了活动图的路径。从范畴论的角度来说，</w:t>
      </w:r>
      <w:r w:rsidRPr="00B41E8B">
        <w:rPr>
          <w:lang w:eastAsia="zh-CN"/>
        </w:rPr>
        <w:t>tAtom</w:t>
      </w:r>
      <w:r w:rsidRPr="00B41E8B">
        <w:rPr>
          <w:lang w:eastAsia="zh-CN"/>
        </w:rPr>
        <w:t>的集合就是范畴中的对象，而表明认知活动过程的活动图路径就是范畴中的态射。</w:t>
      </w:r>
    </w:p>
    <w:p w:rsidR="000A3AD4" w:rsidRPr="00B41E8B" w:rsidRDefault="000A3AD4" w:rsidP="000A3AD4">
      <w:pPr>
        <w:pStyle w:val="BodyText"/>
        <w:ind w:firstLine="480"/>
        <w:rPr>
          <w:lang w:eastAsia="zh-CN"/>
        </w:rPr>
      </w:pPr>
      <w:r w:rsidRPr="00B41E8B">
        <w:rPr>
          <w:lang w:eastAsia="zh-CN"/>
        </w:rPr>
        <w:t>根据上述的理论基础，本文研究的语言和超图的转换过程可描述如下：</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本文研究所使用的链语法分析器</w:t>
      </w:r>
      <w:r>
        <w:rPr>
          <w:rFonts w:cs="Times New Roman"/>
          <w:lang w:eastAsia="zh-CN"/>
        </w:rPr>
        <w:t>Link Parser</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1节</w:t>
      </w:r>
      <w:r w:rsidR="00A14FB4">
        <w:rPr>
          <w:rFonts w:cs="Times New Roman"/>
          <w:lang w:eastAsia="zh-CN"/>
        </w:rPr>
        <w:fldChar w:fldCharType="begin"/>
      </w:r>
      <w:r>
        <w:rPr>
          <w:rFonts w:cs="Times New Roman"/>
          <w:lang w:eastAsia="zh-CN"/>
        </w:rPr>
        <w:instrText>HYPERLINK\l"_bookmark66"</w:instrText>
      </w:r>
      <w:r w:rsidR="00A14FB4">
        <w:rPr>
          <w:rFonts w:cs="Times New Roman"/>
          <w:lang w:eastAsia="zh-CN"/>
        </w:rPr>
        <w:fldChar w:fldCharType="separate"/>
      </w:r>
      <w:r>
        <w:rPr>
          <w:rFonts w:cs="Times New Roman"/>
          <w:lang w:eastAsia="zh-CN"/>
        </w:rPr>
        <w:t>5</w:t>
      </w:r>
      <w:r w:rsidR="00A14FB4">
        <w:rPr>
          <w:rFonts w:cs="Times New Roman"/>
          <w:lang w:eastAsia="zh-CN"/>
        </w:rPr>
        <w:fldChar w:fldCharType="end"/>
      </w:r>
      <w:r>
        <w:rPr>
          <w:rFonts w:cs="Times New Roman"/>
          <w:lang w:eastAsia="zh-CN"/>
        </w:rPr>
        <w:t>中具体介绍）将一个句子中的不同词节点之间的邻接关系转换成链语法中链（</w:t>
      </w:r>
      <w:r>
        <w:rPr>
          <w:rFonts w:cs="Times New Roman"/>
          <w:lang w:eastAsia="zh-CN"/>
        </w:rPr>
        <w:t>Links</w:t>
      </w:r>
      <w:r>
        <w:rPr>
          <w:rFonts w:cs="Times New Roman"/>
          <w:lang w:eastAsia="zh-CN"/>
        </w:rPr>
        <w:t>），从而产生一组链的集合。</w:t>
      </w:r>
    </w:p>
    <w:p w:rsidR="000A3AD4" w:rsidRPr="00B41E8B"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本文研究的语义关系抽取工作</w:t>
      </w:r>
      <w:r>
        <w:rPr>
          <w:rFonts w:cs="Times New Roman"/>
          <w:lang w:eastAsia="zh-CN"/>
        </w:rPr>
        <w:t>RelEx</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2节</w:t>
      </w:r>
      <w:r w:rsidR="00A14FB4">
        <w:rPr>
          <w:rFonts w:cs="Times New Roman"/>
          <w:lang w:eastAsia="zh-CN"/>
        </w:rPr>
        <w:fldChar w:fldCharType="begin"/>
      </w:r>
      <w:r>
        <w:rPr>
          <w:rFonts w:cs="Times New Roman"/>
          <w:lang w:eastAsia="zh-CN"/>
        </w:rPr>
        <w:instrText>HYPERLINK\l"_bookmark66"</w:instrText>
      </w:r>
      <w:r w:rsidR="00A14FB4">
        <w:rPr>
          <w:rFonts w:cs="Times New Roman"/>
          <w:lang w:eastAsia="zh-CN"/>
        </w:rPr>
        <w:fldChar w:fldCharType="separate"/>
      </w:r>
      <w:r>
        <w:rPr>
          <w:rFonts w:cs="Times New Roman"/>
          <w:lang w:eastAsia="zh-CN"/>
        </w:rPr>
        <w:t>5</w:t>
      </w:r>
      <w:r w:rsidR="00A14FB4">
        <w:rPr>
          <w:rFonts w:cs="Times New Roman"/>
          <w:lang w:eastAsia="zh-CN"/>
        </w:rPr>
        <w:fldChar w:fldCharType="end"/>
      </w:r>
      <w:r>
        <w:rPr>
          <w:rFonts w:cs="Times New Roman"/>
          <w:lang w:eastAsia="zh-CN"/>
        </w:rPr>
        <w:t>中具体介绍）将上述的链集合转换成一组语义关系集合。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本文研究的逻辑关系抽取工作</w:t>
      </w:r>
      <w:r>
        <w:rPr>
          <w:rFonts w:cs="Times New Roman"/>
          <w:lang w:eastAsia="zh-CN"/>
        </w:rPr>
        <w:t>RelEx2Logic</w:t>
      </w:r>
      <w:r>
        <w:rPr>
          <w:rFonts w:cs="Times New Roman"/>
          <w:lang w:eastAsia="zh-CN"/>
        </w:rPr>
        <w:t>（将在第</w:t>
      </w:r>
      <w:r w:rsidR="00AB256C">
        <w:rPr>
          <w:rFonts w:cs="Times New Roman" w:hint="eastAsia"/>
          <w:lang w:eastAsia="zh-CN"/>
        </w:rPr>
        <w:t>5.</w:t>
      </w:r>
      <w:r w:rsidR="00AB256C">
        <w:rPr>
          <w:rFonts w:ascii="宋体" w:hAnsi="宋体" w:cs="宋体" w:hint="eastAsia"/>
          <w:lang w:eastAsia="zh-CN"/>
        </w:rPr>
        <w:t>3节</w:t>
      </w:r>
      <w:r w:rsidR="00A14FB4">
        <w:rPr>
          <w:rFonts w:cs="Times New Roman"/>
          <w:lang w:eastAsia="zh-CN"/>
        </w:rPr>
        <w:fldChar w:fldCharType="begin"/>
      </w:r>
      <w:r>
        <w:rPr>
          <w:rFonts w:cs="Times New Roman"/>
          <w:lang w:eastAsia="zh-CN"/>
        </w:rPr>
        <w:instrText>HYPERLINK\l"_bookmark66"</w:instrText>
      </w:r>
      <w:r w:rsidR="00A14FB4">
        <w:rPr>
          <w:rFonts w:cs="Times New Roman"/>
          <w:lang w:eastAsia="zh-CN"/>
        </w:rPr>
        <w:fldChar w:fldCharType="separate"/>
      </w:r>
      <w:r>
        <w:rPr>
          <w:rFonts w:cs="Times New Roman"/>
          <w:lang w:eastAsia="zh-CN"/>
        </w:rPr>
        <w:t>5</w:t>
      </w:r>
      <w:r w:rsidR="00A14FB4">
        <w:rPr>
          <w:rFonts w:cs="Times New Roman"/>
          <w:lang w:eastAsia="zh-CN"/>
        </w:rPr>
        <w:fldChar w:fldCharType="end"/>
      </w:r>
      <w:r>
        <w:rPr>
          <w:rFonts w:cs="Times New Roman"/>
          <w:lang w:eastAsia="zh-CN"/>
        </w:rPr>
        <w:t>中具体介绍）将上述的语义关系集合转换成能适用于逻辑系统进行语义推理的更抽象的逻辑关系集合。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本文研究所使用的逻辑推理工具概率逻辑网</w:t>
      </w:r>
      <w:r>
        <w:rPr>
          <w:rFonts w:cs="Times New Roman"/>
          <w:lang w:eastAsia="zh-CN"/>
        </w:rPr>
        <w:t>PLN</w:t>
      </w:r>
      <w:r>
        <w:rPr>
          <w:rFonts w:cs="Times New Roman"/>
          <w:lang w:eastAsia="zh-CN"/>
        </w:rPr>
        <w:t>（将在下一节中具体介绍）将上述的从自然语言中抽取到的知识与超图知识库中的其他种类的知识相关联。</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本文研究的基于超图模糊匹配的问答系统（将在第</w:t>
      </w:r>
      <w:r w:rsidR="00024831">
        <w:rPr>
          <w:rFonts w:cs="Times New Roman" w:hint="eastAsia"/>
          <w:lang w:eastAsia="zh-CN"/>
        </w:rPr>
        <w:t>8</w:t>
      </w:r>
      <w:r w:rsidR="00024831">
        <w:rPr>
          <w:rFonts w:cs="Times New Roman" w:hint="eastAsia"/>
          <w:lang w:eastAsia="zh-CN"/>
        </w:rPr>
        <w:t>章</w:t>
      </w:r>
      <w:r w:rsidR="00A14FB4">
        <w:rPr>
          <w:rFonts w:cs="Times New Roman"/>
          <w:lang w:eastAsia="zh-CN"/>
        </w:rPr>
        <w:fldChar w:fldCharType="begin"/>
      </w:r>
      <w:r>
        <w:rPr>
          <w:rFonts w:cs="Times New Roman"/>
          <w:lang w:eastAsia="zh-CN"/>
        </w:rPr>
        <w:instrText>HYPERLINK\l"_bookmark106"</w:instrText>
      </w:r>
      <w:r w:rsidR="00A14FB4">
        <w:rPr>
          <w:rFonts w:cs="Times New Roman"/>
          <w:lang w:eastAsia="zh-CN"/>
        </w:rPr>
        <w:fldChar w:fldCharType="separate"/>
      </w:r>
      <w:r>
        <w:rPr>
          <w:rFonts w:cs="Times New Roman"/>
          <w:lang w:eastAsia="zh-CN"/>
        </w:rPr>
        <w:t>8</w:t>
      </w:r>
      <w:r w:rsidR="00A14FB4">
        <w:rPr>
          <w:rFonts w:cs="Times New Roman"/>
          <w:lang w:eastAsia="zh-CN"/>
        </w:rPr>
        <w:fldChar w:fldCharType="end"/>
      </w:r>
      <w:r>
        <w:rPr>
          <w:rFonts w:cs="Times New Roman"/>
          <w:lang w:eastAsia="zh-CN"/>
        </w:rPr>
        <w:t>中具体介绍）将一组原子集合映射到另一组完全匹配或者近似匹配的原子集合。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本文研究的微观规划器</w:t>
      </w:r>
      <w:r>
        <w:rPr>
          <w:rFonts w:cs="Times New Roman"/>
          <w:lang w:eastAsia="zh-CN"/>
        </w:rPr>
        <w:t>Microplann</w:t>
      </w:r>
      <w:r w:rsidR="003625FE">
        <w:rPr>
          <w:rFonts w:cs="Times New Roman"/>
          <w:lang w:eastAsia="zh-CN"/>
        </w:rPr>
        <w:t>er</w:t>
      </w:r>
      <w:r>
        <w:rPr>
          <w:rFonts w:cs="Times New Roman"/>
          <w:lang w:eastAsia="zh-CN"/>
        </w:rPr>
        <w:t>（将在第</w:t>
      </w:r>
      <w:r w:rsidR="00F751F8">
        <w:rPr>
          <w:rFonts w:cs="Times New Roman" w:hint="eastAsia"/>
          <w:lang w:eastAsia="zh-CN"/>
        </w:rPr>
        <w:t>6.</w:t>
      </w:r>
      <w:r w:rsidR="00F751F8">
        <w:rPr>
          <w:rFonts w:ascii="宋体" w:hAnsi="宋体" w:cs="宋体" w:hint="eastAsia"/>
          <w:lang w:eastAsia="zh-CN"/>
        </w:rPr>
        <w:t>1节</w:t>
      </w:r>
      <w:r w:rsidR="00A14FB4">
        <w:rPr>
          <w:rFonts w:cs="Times New Roman"/>
          <w:lang w:eastAsia="zh-CN"/>
        </w:rPr>
        <w:fldChar w:fldCharType="begin"/>
      </w:r>
      <w:r>
        <w:rPr>
          <w:rFonts w:cs="Times New Roman"/>
          <w:lang w:eastAsia="zh-CN"/>
        </w:rPr>
        <w:instrText>HYPERLINK\l"_bookmark92"</w:instrText>
      </w:r>
      <w:r w:rsidR="00A14FB4">
        <w:rPr>
          <w:rFonts w:cs="Times New Roman"/>
          <w:lang w:eastAsia="zh-CN"/>
        </w:rPr>
        <w:fldChar w:fldCharType="separate"/>
      </w:r>
      <w:r>
        <w:rPr>
          <w:rFonts w:cs="Times New Roman"/>
          <w:lang w:eastAsia="zh-CN"/>
        </w:rPr>
        <w:t>6</w:t>
      </w:r>
      <w:r w:rsidR="00A14FB4">
        <w:rPr>
          <w:rFonts w:cs="Times New Roman"/>
          <w:lang w:eastAsia="zh-CN"/>
        </w:rPr>
        <w:fldChar w:fldCharType="end"/>
      </w:r>
      <w:r>
        <w:rPr>
          <w:rFonts w:cs="Times New Roman"/>
          <w:lang w:eastAsia="zh-CN"/>
        </w:rPr>
        <w:t>中具体介绍）将一组系统想要通过自然语言清晰应答的原子集合</w:t>
      </w:r>
      <w:r>
        <w:rPr>
          <w:rFonts w:cs="Times New Roman"/>
          <w:lang w:eastAsia="zh-CN"/>
        </w:rPr>
        <w:t>S</w:t>
      </w:r>
      <w:r>
        <w:rPr>
          <w:rFonts w:cs="Times New Roman"/>
          <w:lang w:eastAsia="zh-CN"/>
        </w:rPr>
        <w:t>分割成需要立即应答的原子集合</w:t>
      </w:r>
      <w:r>
        <w:rPr>
          <w:rFonts w:cs="Times New Roman"/>
          <w:lang w:eastAsia="zh-CN"/>
        </w:rPr>
        <w:t>S</w:t>
      </w:r>
      <w:r w:rsidRPr="00B41E8B">
        <w:rPr>
          <w:rFonts w:cs="Times New Roman"/>
          <w:lang w:eastAsia="zh-CN"/>
        </w:rPr>
        <w:t>1</w:t>
      </w:r>
      <w:r>
        <w:rPr>
          <w:rFonts w:cs="Times New Roman"/>
          <w:lang w:eastAsia="zh-CN"/>
        </w:rPr>
        <w:t>以及可能在不久的将来要应答的原子集合</w:t>
      </w:r>
      <w:r>
        <w:rPr>
          <w:rFonts w:cs="Times New Roman"/>
          <w:lang w:eastAsia="zh-CN"/>
        </w:rPr>
        <w:t>S</w:t>
      </w:r>
      <w:r w:rsidRPr="00B41E8B">
        <w:rPr>
          <w:rFonts w:cs="Times New Roman"/>
          <w:lang w:eastAsia="zh-CN"/>
        </w:rPr>
        <w:t>2</w:t>
      </w:r>
      <w:r>
        <w:rPr>
          <w:rFonts w:cs="Times New Roman"/>
          <w:lang w:eastAsia="zh-CN"/>
        </w:rPr>
        <w:t>。</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本文所采用的表层生成器</w:t>
      </w:r>
      <w:r>
        <w:rPr>
          <w:rFonts w:cs="Times New Roman"/>
          <w:lang w:eastAsia="zh-CN"/>
        </w:rPr>
        <w:t>SuReal</w:t>
      </w:r>
      <w:r>
        <w:rPr>
          <w:rFonts w:cs="Times New Roman"/>
          <w:lang w:eastAsia="zh-CN"/>
        </w:rPr>
        <w:t>（将在第</w:t>
      </w:r>
      <w:r w:rsidR="002714B8">
        <w:rPr>
          <w:rFonts w:cs="Times New Roman" w:hint="eastAsia"/>
          <w:lang w:eastAsia="zh-CN"/>
        </w:rPr>
        <w:t>6</w:t>
      </w:r>
      <w:r w:rsidR="002714B8">
        <w:rPr>
          <w:rFonts w:ascii="宋体" w:hAnsi="宋体" w:cs="宋体" w:hint="eastAsia"/>
          <w:lang w:eastAsia="zh-CN"/>
        </w:rPr>
        <w:t>.2节</w:t>
      </w:r>
      <w:r w:rsidR="00A14FB4">
        <w:rPr>
          <w:rFonts w:cs="Times New Roman"/>
          <w:lang w:eastAsia="zh-CN"/>
        </w:rPr>
        <w:fldChar w:fldCharType="begin"/>
      </w:r>
      <w:r>
        <w:rPr>
          <w:rFonts w:cs="Times New Roman"/>
          <w:lang w:eastAsia="zh-CN"/>
        </w:rPr>
        <w:instrText>HYPERLINK\l"_bookmark92"</w:instrText>
      </w:r>
      <w:r w:rsidR="00A14FB4">
        <w:rPr>
          <w:rFonts w:cs="Times New Roman"/>
          <w:lang w:eastAsia="zh-CN"/>
        </w:rPr>
        <w:fldChar w:fldCharType="separate"/>
      </w:r>
      <w:r>
        <w:rPr>
          <w:rFonts w:cs="Times New Roman"/>
          <w:lang w:eastAsia="zh-CN"/>
        </w:rPr>
        <w:t>6</w:t>
      </w:r>
      <w:r w:rsidR="00A14FB4">
        <w:rPr>
          <w:rFonts w:cs="Times New Roman"/>
          <w:lang w:eastAsia="zh-CN"/>
        </w:rPr>
        <w:fldChar w:fldCharType="end"/>
      </w:r>
      <w:r>
        <w:rPr>
          <w:rFonts w:cs="Times New Roman"/>
          <w:lang w:eastAsia="zh-CN"/>
        </w:rPr>
        <w:t>中具体介绍）将一组逻辑语义关系的原子集合转换成一组链语法关系集合即链集合，然后将链集合转换成词节点之间的邻接关系，从而生成相应的句子。</w:t>
      </w:r>
    </w:p>
    <w:p w:rsidR="000A3AD4" w:rsidRPr="00B41E8B" w:rsidRDefault="000A3AD4" w:rsidP="000A3AD4">
      <w:pPr>
        <w:pStyle w:val="BodyText"/>
        <w:ind w:firstLine="480"/>
        <w:rPr>
          <w:lang w:eastAsia="zh-CN"/>
        </w:rPr>
      </w:pPr>
      <w:r w:rsidRPr="00B41E8B">
        <w:rPr>
          <w:lang w:eastAsia="zh-CN"/>
        </w:rPr>
        <w:t>因此，广义来讲，自然语言理解、推理</w:t>
      </w:r>
      <w:r w:rsidRPr="00B41E8B">
        <w:rPr>
          <w:lang w:eastAsia="zh-CN"/>
        </w:rPr>
        <w:t>/</w:t>
      </w:r>
      <w:r w:rsidRPr="00B41E8B">
        <w:rPr>
          <w:lang w:eastAsia="zh-CN"/>
        </w:rPr>
        <w:t>匹配，以及自然语言生成的过程可以看成是可以链接成一个语言应答过程的三个态射，而这个语言应答过程则又可以看成是范畴论中的单一态射。</w:t>
      </w:r>
    </w:p>
    <w:p w:rsidR="000A3AD4" w:rsidRPr="00B41E8B" w:rsidRDefault="000A3AD4" w:rsidP="000A3AD4">
      <w:pPr>
        <w:pStyle w:val="BodyText"/>
        <w:ind w:firstLine="480"/>
        <w:rPr>
          <w:lang w:eastAsia="zh-CN"/>
        </w:rPr>
      </w:pPr>
      <w:r w:rsidRPr="00B41E8B">
        <w:rPr>
          <w:lang w:eastAsia="zh-CN"/>
        </w:rPr>
        <w:t>语言应答的质量可以通过对活动图的每一条边分配一个</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来量化，其中</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成反比。如果自然语言理解过程生成的结果具有较低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，那么这就会导致在自然语言生成或者语言推理过程中付出更高的</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。因此，从这角度来看，对话系统的目标可被视为提供一个能达到指定语用目的的最小成本应答。</w:t>
      </w:r>
    </w:p>
    <w:p w:rsidR="000A3AD4" w:rsidRDefault="000A3AD4" w:rsidP="000A3AD4">
      <w:pPr>
        <w:pStyle w:val="BodyText"/>
        <w:ind w:firstLine="480"/>
        <w:rPr>
          <w:lang w:eastAsia="zh-CN"/>
        </w:rPr>
      </w:pPr>
      <w:r>
        <w:rPr>
          <w:lang w:eastAsia="zh-CN"/>
        </w:rPr>
        <w:t>在某种意义上说，从数学角度来高度概括和分析一个复杂的语言和超图之间相互转化的自然语言处理系统，实用价值有限，毕竟这样的分析并没有提供系统所需的具体转换算法也没有分析特定语言的细节和语境等。但是，这样的分析给我们提供了一个更广阔的视野，使我们能抛开语言的具体细节而站在一个更高的角度来看待自然语言处理的过程，这显然有助于我们更好地提高自然语言处理系统。通过本小节从范畴论的角度对整个自然语言处理过程的分析，我们不难发出，本文的自然语言理解、生成以及推理过程正是一系列按照适当顺序进行超图的转换过程，而这</w:t>
      </w:r>
      <w:bookmarkStart w:id="97" w:name="概率逻辑网"/>
      <w:bookmarkEnd w:id="97"/>
      <w:r>
        <w:rPr>
          <w:lang w:eastAsia="zh-CN"/>
        </w:rPr>
        <w:t>些转换过程也在智能体的认知活动中起到了重大作用。</w:t>
      </w:r>
    </w:p>
    <w:p w:rsidR="000A3AD4" w:rsidRPr="00B41E8B" w:rsidRDefault="000A3AD4" w:rsidP="000C6FE5">
      <w:pPr>
        <w:pStyle w:val="Heading2"/>
      </w:pPr>
      <w:bookmarkStart w:id="98" w:name="_Toc144"/>
      <w:bookmarkStart w:id="99" w:name="_Toc453623368"/>
      <w:bookmarkStart w:id="100" w:name="_Toc327482433"/>
      <w:r w:rsidRPr="00B41E8B">
        <w:rPr>
          <w:rFonts w:ascii="Yuanti TC Light" w:hAnsi="Yuanti TC Light" w:cs="Yuanti TC Light"/>
        </w:rPr>
        <w:t>概率逻辑网</w:t>
      </w:r>
      <w:bookmarkEnd w:id="98"/>
      <w:bookmarkEnd w:id="99"/>
      <w:bookmarkEnd w:id="100"/>
    </w:p>
    <w:p w:rsidR="000A3AD4" w:rsidRPr="00B41E8B" w:rsidRDefault="000A3AD4" w:rsidP="000A3AD4">
      <w:pPr>
        <w:pStyle w:val="BodyText"/>
        <w:ind w:firstLine="480"/>
        <w:rPr>
          <w:lang w:eastAsia="zh-CN"/>
        </w:rPr>
      </w:pPr>
      <w:r w:rsidRPr="00B41E8B">
        <w:rPr>
          <w:lang w:eastAsia="zh-CN"/>
        </w:rPr>
        <w:t>将语言转换成逻辑形式的一个主要目的就是可以进行相应的逻辑推理，本文所采用的逻辑系统是概率逻辑网络（</w:t>
      </w:r>
      <w:r w:rsidRPr="00B41E8B">
        <w:rPr>
          <w:lang w:eastAsia="zh-CN"/>
        </w:rPr>
        <w:t>Probabilistic Logic Network</w:t>
      </w:r>
      <w:r w:rsidRPr="00B41E8B">
        <w:rPr>
          <w:lang w:eastAsia="zh-CN"/>
        </w:rPr>
        <w:t>，以下简称</w:t>
      </w:r>
      <w:r w:rsidRPr="00B41E8B">
        <w:rPr>
          <w:rFonts w:hint="eastAsia"/>
          <w:lang w:eastAsia="zh-CN"/>
        </w:rPr>
        <w:t>“</w:t>
      </w:r>
      <w:r w:rsidRPr="00B41E8B">
        <w:rPr>
          <w:lang w:eastAsia="zh-CN"/>
        </w:rPr>
        <w:t>PLN</w:t>
      </w:r>
      <w:r w:rsidRPr="00B41E8B">
        <w:rPr>
          <w:rFonts w:hint="eastAsia"/>
          <w:lang w:eastAsia="zh-CN"/>
        </w:rPr>
        <w:t>”</w:t>
      </w:r>
      <w:r w:rsidRPr="00B41E8B">
        <w:rPr>
          <w:lang w:eastAsia="zh-CN"/>
        </w:rPr>
        <w:t>）。</w:t>
      </w:r>
      <w:r w:rsidRPr="00B41E8B">
        <w:rPr>
          <w:lang w:eastAsia="zh-CN"/>
        </w:rPr>
        <w:t>PLN</w:t>
      </w:r>
      <w:r w:rsidRPr="00B41E8B">
        <w:rPr>
          <w:lang w:eastAsia="zh-CN"/>
        </w:rPr>
        <w:t>是一个独特的推理系统，它嵌入了预测逻辑和传统逻辑的组合。</w:t>
      </w:r>
      <w:r w:rsidR="00A14FB4" w:rsidRPr="00B41E8B">
        <w:fldChar w:fldCharType="begin"/>
      </w:r>
      <w:r w:rsidRPr="00B41E8B">
        <w:rPr>
          <w:lang w:eastAsia="zh-CN"/>
        </w:rPr>
        <w:instrText>HYPERLINK\l"_bookmark211"</w:instrText>
      </w:r>
      <w:r w:rsidR="00A14FB4" w:rsidRPr="00B41E8B">
        <w:fldChar w:fldCharType="separate"/>
      </w:r>
      <w:r w:rsidRPr="00B41E8B">
        <w:rPr>
          <w:lang w:eastAsia="zh-CN"/>
        </w:rPr>
        <w:t>[92</w:t>
      </w:r>
      <w:r w:rsidR="00A14FB4" w:rsidRPr="00B41E8B">
        <w:fldChar w:fldCharType="end"/>
      </w:r>
      <w:r w:rsidRPr="00B41E8B">
        <w:rPr>
          <w:lang w:eastAsia="zh-CN"/>
        </w:rPr>
        <w:t>,</w:t>
      </w:r>
      <w:r w:rsidR="00A14FB4" w:rsidRPr="00B41E8B">
        <w:fldChar w:fldCharType="begin"/>
      </w:r>
      <w:r w:rsidRPr="00B41E8B">
        <w:rPr>
          <w:lang w:eastAsia="zh-CN"/>
        </w:rPr>
        <w:instrText>HYPERLINK\l"_bookmark219"</w:instrText>
      </w:r>
      <w:r w:rsidR="00A14FB4" w:rsidRPr="00B41E8B">
        <w:fldChar w:fldCharType="separate"/>
      </w:r>
      <w:r w:rsidRPr="00B41E8B">
        <w:rPr>
          <w:lang w:eastAsia="zh-CN"/>
        </w:rPr>
        <w:t>100</w:t>
      </w:r>
      <w:r w:rsidR="00A14FB4" w:rsidRPr="00B41E8B">
        <w:fldChar w:fldCharType="end"/>
      </w:r>
      <w:r w:rsidRPr="00B41E8B">
        <w:rPr>
          <w:lang w:eastAsia="zh-CN"/>
        </w:rPr>
        <w:t>]</w:t>
      </w:r>
      <w:r w:rsidRPr="00B41E8B">
        <w:rPr>
          <w:lang w:eastAsia="zh-CN"/>
        </w:rPr>
        <w:t>中对</w:t>
      </w:r>
      <w:r w:rsidRPr="00B41E8B">
        <w:rPr>
          <w:lang w:eastAsia="zh-CN"/>
        </w:rPr>
        <w:t>PLN</w:t>
      </w:r>
      <w:r w:rsidRPr="00B41E8B">
        <w:rPr>
          <w:lang w:eastAsia="zh-CN"/>
        </w:rPr>
        <w:t>进行了全面具体的阐述及论证。在此我们仅简单介绍用于语言逻辑推理以及我们的智能对话系统所涉及的基本相关知识。</w:t>
      </w:r>
    </w:p>
    <w:p w:rsidR="000A3AD4" w:rsidRPr="00B41E8B" w:rsidRDefault="000A3AD4" w:rsidP="000A3AD4">
      <w:pPr>
        <w:pStyle w:val="BodyText"/>
        <w:ind w:firstLine="480"/>
        <w:rPr>
          <w:lang w:eastAsia="zh-CN"/>
        </w:rPr>
      </w:pPr>
      <w:r w:rsidRPr="00B41E8B">
        <w:rPr>
          <w:lang w:eastAsia="zh-CN"/>
        </w:rPr>
        <w:t>PLN</w:t>
      </w:r>
      <w:r w:rsidRPr="00B41E8B">
        <w:rPr>
          <w:lang w:eastAsia="zh-CN"/>
        </w:rPr>
        <w:t>是一个数学和软件框架，被运用在本文研究的智能对话系统中，用于不确定推理、使概率真值与泛化逻辑推理规则的整合成为可能。具体来说，</w:t>
      </w:r>
      <w:r w:rsidRPr="00B41E8B">
        <w:rPr>
          <w:lang w:eastAsia="zh-CN"/>
        </w:rPr>
        <w:t>PLN</w:t>
      </w:r>
      <w:r w:rsidRPr="00B41E8B">
        <w:rPr>
          <w:lang w:eastAsia="zh-CN"/>
        </w:rPr>
        <w:t>包含：</w:t>
      </w:r>
    </w:p>
    <w:p w:rsidR="000A3AD4" w:rsidRDefault="000A3AD4" w:rsidP="000C6FE5">
      <w:pPr>
        <w:pStyle w:val="BodyText"/>
        <w:numPr>
          <w:ilvl w:val="2"/>
          <w:numId w:val="35"/>
        </w:numPr>
        <w:tabs>
          <w:tab w:val="left" w:pos="889"/>
        </w:tabs>
        <w:ind w:left="889" w:right="117" w:firstLineChars="0"/>
        <w:outlineLvl w:val="0"/>
        <w:rPr>
          <w:rFonts w:cs="Times New Roman"/>
          <w:lang w:eastAsia="zh-CN"/>
        </w:rPr>
      </w:pPr>
      <w:r>
        <w:rPr>
          <w:rFonts w:cs="Times New Roman"/>
          <w:lang w:eastAsia="zh-CN"/>
        </w:rPr>
        <w:t>一系列推理规则（例如，演绎、贝叶斯规则、变量归一化、演绎推理，等等），每一项都有一个或多个逻辑关系或词项（以</w:t>
      </w:r>
      <w:r>
        <w:rPr>
          <w:rFonts w:cs="Times New Roman"/>
          <w:lang w:eastAsia="zh-CN"/>
        </w:rPr>
        <w:t>Atomspace</w:t>
      </w:r>
      <w:r>
        <w:rPr>
          <w:rFonts w:cs="Times New Roman"/>
          <w:lang w:eastAsia="zh-CN"/>
        </w:rPr>
        <w:t>的原子</w:t>
      </w:r>
      <w:r>
        <w:rPr>
          <w:rFonts w:cs="Times New Roman"/>
          <w:lang w:eastAsia="zh-CN"/>
        </w:rPr>
        <w:t>Atom</w:t>
      </w:r>
      <w:r>
        <w:rPr>
          <w:rFonts w:cs="Times New Roman"/>
          <w:lang w:eastAsia="zh-CN"/>
        </w:rPr>
        <w:t>来表示）作为输入，并计算输出；</w:t>
      </w:r>
    </w:p>
    <w:p w:rsidR="000A3AD4" w:rsidRDefault="000A3AD4" w:rsidP="000C6FE5">
      <w:pPr>
        <w:pStyle w:val="BodyText"/>
        <w:numPr>
          <w:ilvl w:val="2"/>
          <w:numId w:val="35"/>
        </w:numPr>
        <w:tabs>
          <w:tab w:val="left" w:pos="889"/>
        </w:tabs>
        <w:ind w:left="889" w:right="117" w:firstLineChars="0"/>
        <w:outlineLvl w:val="0"/>
        <w:rPr>
          <w:rFonts w:cs="Times New Roman"/>
          <w:lang w:eastAsia="zh-CN"/>
        </w:rPr>
      </w:pPr>
      <w:r>
        <w:rPr>
          <w:rFonts w:cs="Times New Roman"/>
          <w:lang w:eastAsia="zh-CN"/>
        </w:rPr>
        <w:t>特定的数学方程，基于合适的背景前提假设的概率值，计算结论的概率值。</w:t>
      </w:r>
    </w:p>
    <w:p w:rsidR="000A3AD4" w:rsidRPr="00B41E8B" w:rsidRDefault="000A3AD4" w:rsidP="000A3AD4">
      <w:pPr>
        <w:pStyle w:val="BodyText"/>
        <w:ind w:firstLine="480"/>
        <w:rPr>
          <w:lang w:eastAsia="zh-CN"/>
        </w:rPr>
      </w:pPr>
      <w:r w:rsidRPr="00B41E8B">
        <w:rPr>
          <w:lang w:eastAsia="zh-CN"/>
        </w:rPr>
        <w:t>PLN</w:t>
      </w:r>
      <w:r w:rsidRPr="00B41E8B">
        <w:rPr>
          <w:lang w:eastAsia="zh-CN"/>
        </w:rPr>
        <w:t>还涉及一条特殊的功能，评估概率值的置信度（证据的分量，或二阶的不确定性）。最后，</w:t>
      </w:r>
      <w:r w:rsidRPr="00B41E8B">
        <w:rPr>
          <w:lang w:eastAsia="zh-CN"/>
        </w:rPr>
        <w:t>PLN</w:t>
      </w:r>
      <w:r w:rsidRPr="00B41E8B">
        <w:rPr>
          <w:lang w:eastAsia="zh-CN"/>
        </w:rPr>
        <w:t>在软件中的实现需要重要的抉择，要求考虑推理规则的结构化表征、</w:t>
      </w:r>
      <w:r w:rsidRPr="00B41E8B">
        <w:rPr>
          <w:rFonts w:hint="eastAsia"/>
          <w:lang w:eastAsia="zh-CN"/>
        </w:rPr>
        <w:t>“</w:t>
      </w:r>
      <w:r w:rsidRPr="00B41E8B">
        <w:rPr>
          <w:lang w:eastAsia="zh-CN"/>
        </w:rPr>
        <w:t>推理控制</w:t>
      </w:r>
      <w:r w:rsidRPr="00B41E8B">
        <w:rPr>
          <w:rFonts w:hint="eastAsia"/>
          <w:lang w:eastAsia="zh-CN"/>
        </w:rPr>
        <w:t>”</w:t>
      </w:r>
      <w:r w:rsidRPr="00B41E8B">
        <w:rPr>
          <w:lang w:eastAsia="zh-CN"/>
        </w:rPr>
        <w:t>——</w:t>
      </w:r>
      <w:r w:rsidRPr="00B41E8B">
        <w:rPr>
          <w:lang w:eastAsia="zh-CN"/>
        </w:rPr>
        <w:t>这种策略要求，在每个特定的实际情况中，判断以何种顺序</w:t>
      </w:r>
      <w:bookmarkStart w:id="101" w:name="PLN的一个简单概述"/>
      <w:bookmarkEnd w:id="101"/>
      <w:r w:rsidRPr="00B41E8B">
        <w:rPr>
          <w:lang w:eastAsia="zh-CN"/>
        </w:rPr>
        <w:t>做何种推理。</w:t>
      </w:r>
    </w:p>
    <w:p w:rsidR="000A3AD4" w:rsidRPr="00B41E8B" w:rsidRDefault="000A3AD4" w:rsidP="000A3AD4">
      <w:pPr>
        <w:pStyle w:val="Heading3"/>
      </w:pPr>
      <w:r w:rsidRPr="00B41E8B">
        <w:rPr>
          <w:rFonts w:hint="eastAsia"/>
          <w:lang w:eastAsia="zh-CN"/>
        </w:rPr>
        <w:t xml:space="preserve">  </w:t>
      </w:r>
      <w:bookmarkStart w:id="102" w:name="_Toc15613"/>
      <w:bookmarkStart w:id="103" w:name="_Toc453623369"/>
      <w:bookmarkStart w:id="104" w:name="_Toc327482434"/>
      <w:r w:rsidRPr="00B41E8B">
        <w:t>PLN</w:t>
      </w:r>
      <w:r w:rsidRPr="00B41E8B">
        <w:rPr>
          <w:rFonts w:ascii="Yuanti TC Light" w:hAnsi="Yuanti TC Light" w:cs="Yuanti TC Light"/>
        </w:rPr>
        <w:t>的一个简单概述</w:t>
      </w:r>
      <w:bookmarkEnd w:id="102"/>
      <w:bookmarkEnd w:id="103"/>
      <w:bookmarkEnd w:id="104"/>
    </w:p>
    <w:p w:rsidR="000A3AD4" w:rsidRPr="00B41E8B" w:rsidRDefault="000A3AD4" w:rsidP="000A3AD4">
      <w:pPr>
        <w:pStyle w:val="BodyText"/>
        <w:ind w:firstLine="480"/>
        <w:rPr>
          <w:lang w:eastAsia="zh-CN"/>
        </w:rPr>
      </w:pPr>
      <w:r w:rsidRPr="00B41E8B">
        <w:rPr>
          <w:lang w:eastAsia="zh-CN"/>
        </w:rPr>
        <w:t>PLN</w:t>
      </w:r>
      <w:r w:rsidRPr="00B41E8B">
        <w:rPr>
          <w:lang w:eastAsia="zh-CN"/>
        </w:rPr>
        <w:t>的关键因素是它的规则和方程式。总的来说，一个</w:t>
      </w:r>
      <w:r w:rsidRPr="00B41E8B">
        <w:rPr>
          <w:lang w:eastAsia="zh-CN"/>
        </w:rPr>
        <w:t>PLN</w:t>
      </w:r>
      <w:r w:rsidRPr="00B41E8B">
        <w:rPr>
          <w:lang w:eastAsia="zh-CN"/>
        </w:rPr>
        <w:t>规则有：</w:t>
      </w:r>
    </w:p>
    <w:p w:rsidR="000A3AD4" w:rsidRDefault="000A3AD4" w:rsidP="000C6FE5">
      <w:pPr>
        <w:pStyle w:val="BodyText"/>
        <w:tabs>
          <w:tab w:val="left" w:pos="889"/>
        </w:tabs>
        <w:ind w:leftChars="522" w:left="853" w:rightChars="53" w:right="87" w:firstLineChars="0" w:firstLine="0"/>
        <w:rPr>
          <w:rFonts w:cs="Times New Roman"/>
          <w:lang w:eastAsia="zh-CN"/>
        </w:rPr>
      </w:pPr>
      <w:r>
        <w:rPr>
          <w:rFonts w:cs="Times New Roman"/>
          <w:lang w:eastAsia="zh-CN"/>
        </w:rPr>
        <w:t>输入：一个原子集合（视规则而定，它必须满足某些要求）</w:t>
      </w:r>
    </w:p>
    <w:p w:rsidR="000A3AD4" w:rsidRDefault="000A3AD4" w:rsidP="000C6FE5">
      <w:pPr>
        <w:pStyle w:val="BodyText"/>
        <w:tabs>
          <w:tab w:val="left" w:pos="889"/>
        </w:tabs>
        <w:ind w:leftChars="522" w:left="853" w:rightChars="53" w:right="87" w:firstLineChars="0" w:firstLine="0"/>
        <w:rPr>
          <w:sz w:val="13"/>
          <w:szCs w:val="13"/>
          <w:lang w:eastAsia="zh-CN"/>
        </w:rPr>
      </w:pPr>
      <w:r>
        <w:rPr>
          <w:rFonts w:cs="Times New Roman"/>
          <w:lang w:eastAsia="zh-CN"/>
        </w:rPr>
        <w:t>输出：一个原子集合</w:t>
      </w:r>
    </w:p>
    <w:p w:rsidR="000A3AD4" w:rsidRPr="00B41E8B" w:rsidRDefault="000A3AD4" w:rsidP="000A3AD4">
      <w:pPr>
        <w:pStyle w:val="BodyText"/>
        <w:ind w:firstLine="480"/>
        <w:rPr>
          <w:lang w:eastAsia="zh-CN"/>
        </w:rPr>
      </w:pPr>
      <w:r w:rsidRPr="00B41E8B">
        <w:rPr>
          <w:lang w:eastAsia="zh-CN"/>
        </w:rPr>
        <w:t>实际上，几乎在所有情况下，输出都是一个单一的原子，而输入则是一个单一的原子或者是一对原子。</w:t>
      </w:r>
    </w:p>
    <w:p w:rsidR="000A3AD4" w:rsidRPr="00B41E8B" w:rsidRDefault="000A3AD4" w:rsidP="000A3AD4">
      <w:pPr>
        <w:pStyle w:val="BodyText"/>
        <w:ind w:firstLine="480"/>
        <w:rPr>
          <w:lang w:eastAsia="zh-CN"/>
        </w:rPr>
      </w:pPr>
      <w:r w:rsidRPr="00B41E8B">
        <w:rPr>
          <w:lang w:eastAsia="zh-CN"/>
        </w:rPr>
        <w:t>特定的原形例子是演绎规则，它的输入是：</w:t>
      </w:r>
    </w:p>
    <w:p w:rsidR="000A3AD4" w:rsidRPr="00B41E8B" w:rsidRDefault="000A3AD4" w:rsidP="000A3AD4">
      <w:pPr>
        <w:rPr>
          <w:rFonts w:eastAsia="Lucida Console"/>
        </w:rPr>
      </w:pPr>
      <w:r w:rsidRPr="00B41E8B">
        <w:rPr>
          <w:rFonts w:eastAsia="Lucida Console"/>
        </w:rPr>
        <w:t>X_Link A B</w:t>
      </w:r>
    </w:p>
    <w:p w:rsidR="000A3AD4" w:rsidRPr="00B41E8B" w:rsidRDefault="000A3AD4" w:rsidP="000A3AD4">
      <w:pPr>
        <w:rPr>
          <w:rFonts w:eastAsia="Lucida Console"/>
        </w:rPr>
      </w:pPr>
      <w:r w:rsidRPr="00B41E8B">
        <w:rPr>
          <w:rFonts w:eastAsia="Lucida Console"/>
        </w:rPr>
        <w:t>X_Link B C</w:t>
      </w:r>
    </w:p>
    <w:p w:rsidR="000A3AD4" w:rsidRPr="00B41E8B" w:rsidRDefault="000A3AD4" w:rsidP="000A3AD4">
      <w:pPr>
        <w:pStyle w:val="BodyText"/>
        <w:ind w:firstLine="480"/>
      </w:pPr>
      <w:r w:rsidRPr="00B41E8B">
        <w:t>输出如下：</w:t>
      </w:r>
    </w:p>
    <w:p w:rsidR="000A3AD4" w:rsidRPr="00B41E8B" w:rsidRDefault="000A3AD4" w:rsidP="000A3AD4">
      <w:pPr>
        <w:rPr>
          <w:rFonts w:eastAsia="Lucida Console"/>
        </w:rPr>
      </w:pPr>
      <w:r w:rsidRPr="00B41E8B">
        <w:rPr>
          <w:rFonts w:eastAsia="Lucida Console"/>
        </w:rPr>
        <w:t>X_Link A C</w:t>
      </w:r>
    </w:p>
    <w:p w:rsidR="000A3AD4" w:rsidRPr="00B41E8B" w:rsidRDefault="000A3AD4" w:rsidP="000A3AD4">
      <w:pPr>
        <w:pStyle w:val="BodyText"/>
        <w:ind w:firstLine="480"/>
      </w:pPr>
      <w:r w:rsidRPr="00B41E8B">
        <w:t>在这里，</w:t>
      </w:r>
      <w:r w:rsidRPr="00B41E8B">
        <w:t>X_Link</w:t>
      </w:r>
      <w:r w:rsidRPr="00B41E8B">
        <w:t>可以是继承性链接（</w:t>
      </w:r>
      <w:r w:rsidRPr="00B41E8B">
        <w:t>InheritanceLink</w:t>
      </w:r>
      <w:r w:rsidRPr="00B41E8B">
        <w:t>）、子集链接（</w:t>
      </w:r>
      <w:r w:rsidRPr="00B41E8B">
        <w:t>Subset</w:t>
      </w:r>
      <w:r>
        <w:t xml:space="preserve"> </w:t>
      </w:r>
      <w:r w:rsidRPr="00B41E8B">
        <w:t>Link</w:t>
      </w:r>
      <w:r w:rsidRPr="00B41E8B">
        <w:t>）、隐含链接（</w:t>
      </w:r>
      <w:r w:rsidRPr="00B41E8B">
        <w:t>ImplicationLink</w:t>
      </w:r>
      <w:r w:rsidRPr="00B41E8B">
        <w:t>）或延伸隐含链接（</w:t>
      </w:r>
      <w:r w:rsidRPr="00B41E8B">
        <w:t>ExtensionalImplicationLink)</w:t>
      </w:r>
      <w:r w:rsidRPr="00B41E8B">
        <w:t>。</w:t>
      </w:r>
    </w:p>
    <w:p w:rsidR="000A3AD4" w:rsidRPr="00B41E8B" w:rsidRDefault="000A3AD4" w:rsidP="000A3AD4">
      <w:pPr>
        <w:pStyle w:val="BodyText"/>
        <w:ind w:firstLine="480"/>
        <w:rPr>
          <w:lang w:eastAsia="zh-CN"/>
        </w:rPr>
      </w:pPr>
      <w:r w:rsidRPr="00B41E8B">
        <w:rPr>
          <w:lang w:eastAsia="zh-CN"/>
        </w:rPr>
        <w:t>一个</w:t>
      </w:r>
      <w:r w:rsidRPr="00B41E8B">
        <w:rPr>
          <w:lang w:eastAsia="zh-CN"/>
        </w:rPr>
        <w:t>PLN</w:t>
      </w:r>
      <w:r w:rsidRPr="00B41E8B">
        <w:rPr>
          <w:lang w:eastAsia="zh-CN"/>
        </w:rPr>
        <w:t>方程与一条</w:t>
      </w:r>
      <w:r w:rsidRPr="00B41E8B">
        <w:rPr>
          <w:lang w:eastAsia="zh-CN"/>
        </w:rPr>
        <w:t>PLN</w:t>
      </w:r>
      <w:r w:rsidRPr="00B41E8B">
        <w:rPr>
          <w:lang w:eastAsia="zh-CN"/>
        </w:rPr>
        <w:t>规则同时存在，它表示了输出的不确定性真值，基于输入的不确定真值。例如，如果我们有：</w:t>
      </w:r>
    </w:p>
    <w:p w:rsidR="000A3AD4" w:rsidRPr="00B41E8B" w:rsidRDefault="000A3AD4" w:rsidP="000C6FE5">
      <w:pPr>
        <w:ind w:leftChars="300" w:left="490"/>
        <w:rPr>
          <w:rFonts w:eastAsia="Lucida Console"/>
          <w:lang w:eastAsia="zh-CN"/>
        </w:rPr>
      </w:pPr>
      <w:r w:rsidRPr="00B41E8B">
        <w:rPr>
          <w:rFonts w:eastAsia="Lucida Console"/>
          <w:lang w:eastAsia="zh-CN"/>
        </w:rPr>
        <w:t>X_Link A B &lt;sAB&gt;</w:t>
      </w:r>
    </w:p>
    <w:p w:rsidR="000A3AD4" w:rsidRPr="00B41E8B" w:rsidRDefault="000A3AD4" w:rsidP="000C6FE5">
      <w:pPr>
        <w:ind w:leftChars="300" w:left="490"/>
        <w:rPr>
          <w:rFonts w:eastAsia="Lucida Console"/>
          <w:lang w:eastAsia="zh-CN"/>
        </w:rPr>
      </w:pPr>
      <w:r w:rsidRPr="00B41E8B">
        <w:rPr>
          <w:rFonts w:eastAsia="Lucida Console"/>
          <w:lang w:eastAsia="zh-CN"/>
        </w:rPr>
        <w:t>X_Link B C &lt;sBC&gt;</w:t>
      </w:r>
    </w:p>
    <w:p w:rsidR="000A3AD4" w:rsidRPr="00D7323C" w:rsidRDefault="000A3AD4" w:rsidP="000A3AD4">
      <w:pPr>
        <w:pStyle w:val="BodyText"/>
        <w:ind w:firstLine="480"/>
        <w:rPr>
          <w:lang w:eastAsia="zh-CN"/>
        </w:rPr>
      </w:pPr>
      <w:r w:rsidRPr="00D7323C">
        <w:rPr>
          <w:lang w:eastAsia="zh-CN"/>
        </w:rPr>
        <w:t>那么标准的</w:t>
      </w:r>
      <w:r w:rsidRPr="00D7323C">
        <w:rPr>
          <w:lang w:eastAsia="zh-CN"/>
        </w:rPr>
        <w:t xml:space="preserve"> PLN </w:t>
      </w:r>
      <w:r w:rsidRPr="00D7323C">
        <w:rPr>
          <w:lang w:eastAsia="zh-CN"/>
        </w:rPr>
        <w:t>演绎规则告诉我们：</w:t>
      </w:r>
    </w:p>
    <w:p w:rsidR="000A3AD4" w:rsidRPr="00B41E8B" w:rsidRDefault="000A3AD4" w:rsidP="000C6FE5">
      <w:pPr>
        <w:ind w:leftChars="345" w:left="564"/>
        <w:rPr>
          <w:rFonts w:ascii="Lucida Console" w:eastAsia="Lucida Console" w:hAnsi="Lucida Console" w:cs="Lucida Console"/>
          <w:szCs w:val="21"/>
          <w:lang w:eastAsia="zh-CN"/>
        </w:rPr>
      </w:pPr>
      <w:r w:rsidRPr="00B41E8B">
        <w:rPr>
          <w:rFonts w:ascii="Lucida Console" w:eastAsia="Lucida Console" w:hAnsi="Lucida Console" w:cs="Lucida Console"/>
          <w:spacing w:val="-1"/>
          <w:szCs w:val="21"/>
          <w:lang w:eastAsia="zh-CN"/>
        </w:rPr>
        <w:t>X_Lin</w:t>
      </w:r>
      <w:r w:rsidRPr="00B41E8B">
        <w:rPr>
          <w:rFonts w:ascii="Lucida Console" w:eastAsia="Lucida Console" w:hAnsi="Lucida Console" w:cs="Lucida Console"/>
          <w:szCs w:val="21"/>
          <w:lang w:eastAsia="zh-CN"/>
        </w:rPr>
        <w:t>k</w:t>
      </w:r>
      <w:r w:rsidRPr="00B41E8B">
        <w:rPr>
          <w:rFonts w:ascii="Lucida Console" w:eastAsia="Lucida Console" w:hAnsi="Lucida Console" w:cs="Lucida Console"/>
          <w:spacing w:val="9"/>
          <w:szCs w:val="21"/>
          <w:lang w:eastAsia="zh-CN"/>
        </w:rPr>
        <w:t xml:space="preserve"> </w:t>
      </w:r>
      <w:r w:rsidRPr="00B41E8B">
        <w:rPr>
          <w:rFonts w:ascii="Lucida Console" w:eastAsia="Lucida Console" w:hAnsi="Lucida Console" w:cs="Lucida Console"/>
          <w:szCs w:val="21"/>
          <w:lang w:eastAsia="zh-CN"/>
        </w:rPr>
        <w:t>A</w:t>
      </w:r>
      <w:r w:rsidRPr="00B41E8B">
        <w:rPr>
          <w:rFonts w:ascii="Lucida Console" w:eastAsia="Lucida Console" w:hAnsi="Lucida Console" w:cs="Lucida Console"/>
          <w:spacing w:val="10"/>
          <w:szCs w:val="21"/>
          <w:lang w:eastAsia="zh-CN"/>
        </w:rPr>
        <w:t xml:space="preserve"> </w:t>
      </w:r>
      <w:r w:rsidRPr="00B41E8B">
        <w:rPr>
          <w:rFonts w:ascii="Lucida Console" w:eastAsia="Lucida Console" w:hAnsi="Lucida Console" w:cs="Lucida Console"/>
          <w:szCs w:val="21"/>
          <w:lang w:eastAsia="zh-CN"/>
        </w:rPr>
        <w:t>C</w:t>
      </w:r>
      <w:r w:rsidRPr="00B41E8B">
        <w:rPr>
          <w:rFonts w:ascii="Lucida Console" w:eastAsia="Lucida Console" w:hAnsi="Lucida Console" w:cs="Lucida Console"/>
          <w:spacing w:val="10"/>
          <w:szCs w:val="21"/>
          <w:lang w:eastAsia="zh-CN"/>
        </w:rPr>
        <w:t xml:space="preserve"> </w:t>
      </w:r>
      <w:r w:rsidRPr="00B41E8B">
        <w:rPr>
          <w:rFonts w:ascii="Lucida Console" w:eastAsia="Lucida Console" w:hAnsi="Lucida Console" w:cs="Lucida Console"/>
          <w:spacing w:val="-1"/>
          <w:szCs w:val="21"/>
          <w:lang w:eastAsia="zh-CN"/>
        </w:rPr>
        <w:t>&lt;sAC</w:t>
      </w:r>
      <w:r w:rsidRPr="00B41E8B">
        <w:rPr>
          <w:rFonts w:ascii="Lucida Console" w:eastAsia="Lucida Console" w:hAnsi="Lucida Console" w:cs="Lucida Console"/>
          <w:szCs w:val="21"/>
          <w:lang w:eastAsia="zh-CN"/>
        </w:rPr>
        <w:t>&gt;</w:t>
      </w:r>
    </w:p>
    <w:p w:rsidR="000A3AD4" w:rsidRDefault="000A3AD4" w:rsidP="000A3AD4">
      <w:pPr>
        <w:pStyle w:val="BodyText"/>
        <w:ind w:firstLine="480"/>
      </w:pPr>
      <w:r w:rsidRPr="00D7323C">
        <w:t>其中：</w:t>
      </w:r>
    </w:p>
    <w:p w:rsidR="000A3AD4" w:rsidRPr="00D7323C" w:rsidRDefault="000A3AD4" w:rsidP="000A3AD4">
      <w:pPr>
        <w:pStyle w:val="BodyText"/>
        <w:ind w:firstLine="480"/>
      </w:pPr>
      <w:commentRangeStart w:id="105"/>
      <w:r w:rsidRPr="00D7323C">
        <w:t>sAC = sAB sBC + (1 − sAB ) (sC  − sB sBC ) 1 − s</w:t>
      </w:r>
      <w:r w:rsidRPr="00D7323C">
        <w:rPr>
          <w:rFonts w:hint="eastAsia"/>
        </w:rPr>
        <w:t xml:space="preserve">              </w:t>
      </w:r>
      <w:r w:rsidRPr="00D7323C">
        <w:rPr>
          <w:rFonts w:hint="eastAsia"/>
        </w:rPr>
        <w:tab/>
        <w:t xml:space="preserve">             </w:t>
      </w:r>
      <w:commentRangeEnd w:id="105"/>
      <w:r>
        <w:rPr>
          <w:rStyle w:val="CommentReference"/>
          <w:rFonts w:asciiTheme="minorHAnsi" w:eastAsia="Times New Roman" w:hAnsiTheme="minorHAnsi"/>
        </w:rPr>
        <w:commentReference w:id="105"/>
      </w:r>
    </w:p>
    <w:p w:rsidR="000A3AD4" w:rsidRPr="00FA15F4" w:rsidRDefault="000A3AD4" w:rsidP="000A3AD4">
      <w:pPr>
        <w:pStyle w:val="BodyText"/>
        <w:ind w:firstLineChars="0" w:firstLine="0"/>
        <w:rPr>
          <w:lang w:eastAsia="zh-CN"/>
        </w:rPr>
      </w:pPr>
      <w:r w:rsidRPr="00FA15F4">
        <w:rPr>
          <w:rFonts w:hint="eastAsia"/>
          <w:lang w:eastAsia="zh-CN"/>
        </w:rPr>
        <w:t>式中，</w:t>
      </w:r>
      <w:r w:rsidRPr="00FA15F4">
        <w:rPr>
          <w:lang w:eastAsia="zh-CN"/>
        </w:rPr>
        <w:t>sA</w:t>
      </w:r>
      <w:r w:rsidRPr="00FA15F4">
        <w:rPr>
          <w:lang w:eastAsia="zh-CN"/>
        </w:rPr>
        <w:t>表示节点</w:t>
      </w:r>
      <w:r w:rsidRPr="00FA15F4">
        <w:rPr>
          <w:lang w:eastAsia="zh-CN"/>
        </w:rPr>
        <w:t>A</w:t>
      </w:r>
      <w:r w:rsidRPr="00FA15F4">
        <w:rPr>
          <w:lang w:eastAsia="zh-CN"/>
        </w:rPr>
        <w:t>的真值强度。</w:t>
      </w:r>
    </w:p>
    <w:p w:rsidR="000A3AD4" w:rsidRPr="00FE0B93" w:rsidRDefault="000A3AD4" w:rsidP="000A3AD4">
      <w:pPr>
        <w:pStyle w:val="BodyText"/>
        <w:ind w:firstLine="480"/>
        <w:rPr>
          <w:lang w:eastAsia="zh-CN"/>
        </w:rPr>
      </w:pPr>
      <w:r w:rsidRPr="00FE0B93">
        <w:rPr>
          <w:lang w:eastAsia="zh-CN"/>
        </w:rPr>
        <w:t>在这个例子中，每一个原子的不确定真值通过一个</w:t>
      </w:r>
      <w:r w:rsidRPr="00FE0B93">
        <w:rPr>
          <w:rFonts w:hint="eastAsia"/>
          <w:lang w:eastAsia="zh-CN"/>
        </w:rPr>
        <w:t>“</w:t>
      </w:r>
      <w:r w:rsidRPr="00FE0B93">
        <w:rPr>
          <w:lang w:eastAsia="zh-CN"/>
        </w:rPr>
        <w:t>强度</w:t>
      </w:r>
      <w:r w:rsidRPr="00FE0B93">
        <w:rPr>
          <w:rFonts w:hint="eastAsia"/>
          <w:lang w:eastAsia="zh-CN"/>
        </w:rPr>
        <w:t>”</w:t>
      </w:r>
      <w:r w:rsidRPr="00FE0B93">
        <w:rPr>
          <w:lang w:eastAsia="zh-CN"/>
        </w:rPr>
        <w:t>数值来给出。总的来说，</w:t>
      </w:r>
      <w:r w:rsidRPr="00FE0B93">
        <w:rPr>
          <w:lang w:eastAsia="zh-CN"/>
        </w:rPr>
        <w:t>PLN</w:t>
      </w:r>
      <w:r w:rsidRPr="00FE0B93">
        <w:rPr>
          <w:lang w:eastAsia="zh-CN"/>
        </w:rPr>
        <w:t>中的不确定真值可以有多种形式，比如：</w:t>
      </w:r>
    </w:p>
    <w:p w:rsidR="000A3AD4" w:rsidRDefault="000A3AD4" w:rsidP="000A3AD4">
      <w:pPr>
        <w:spacing w:before="5" w:line="130" w:lineRule="exact"/>
        <w:rPr>
          <w:sz w:val="13"/>
          <w:szCs w:val="13"/>
          <w:lang w:eastAsia="zh-CN"/>
        </w:rPr>
      </w:pP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单一的强度值，比如</w:t>
      </w:r>
      <w:r>
        <w:rPr>
          <w:rFonts w:cs="Times New Roman"/>
          <w:lang w:eastAsia="zh-CN"/>
        </w:rPr>
        <w:t>0.8</w:t>
      </w:r>
      <w:r>
        <w:rPr>
          <w:rFonts w:cs="Times New Roman"/>
          <w:lang w:eastAsia="zh-CN"/>
        </w:rPr>
        <w:t>，这表示概率或模糊真值，取决于具体的原子类型</w:t>
      </w: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（强度，置信度）对，比如（</w:t>
      </w:r>
      <w:r>
        <w:rPr>
          <w:rFonts w:cs="Times New Roman"/>
          <w:lang w:eastAsia="zh-CN"/>
        </w:rPr>
        <w:t>0.8</w:t>
      </w:r>
      <w:r>
        <w:rPr>
          <w:rFonts w:cs="Times New Roman"/>
          <w:lang w:eastAsia="zh-CN"/>
        </w:rPr>
        <w:t>，</w:t>
      </w:r>
      <w:r>
        <w:rPr>
          <w:rFonts w:cs="Times New Roman"/>
          <w:lang w:eastAsia="zh-CN"/>
        </w:rPr>
        <w:t>0.4</w:t>
      </w:r>
      <w:r>
        <w:rPr>
          <w:rFonts w:cs="Times New Roman"/>
          <w:lang w:eastAsia="zh-CN"/>
        </w:rPr>
        <w:t>）</w:t>
      </w: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（强度，数量）对，如（</w:t>
      </w:r>
      <w:r>
        <w:rPr>
          <w:rFonts w:cs="Times New Roman"/>
          <w:lang w:eastAsia="zh-CN"/>
        </w:rPr>
        <w:t>0.8</w:t>
      </w:r>
      <w:r>
        <w:rPr>
          <w:rFonts w:cs="Times New Roman"/>
          <w:lang w:eastAsia="zh-CN"/>
        </w:rPr>
        <w:t>，</w:t>
      </w:r>
      <w:r>
        <w:rPr>
          <w:rFonts w:cs="Times New Roman"/>
          <w:lang w:eastAsia="zh-CN"/>
        </w:rPr>
        <w:t>15</w:t>
      </w:r>
      <w:r>
        <w:rPr>
          <w:rFonts w:cs="Times New Roman"/>
          <w:lang w:eastAsia="zh-CN"/>
        </w:rPr>
        <w:t>）</w:t>
      </w:r>
    </w:p>
    <w:p w:rsidR="000A3AD4" w:rsidRPr="006C1D18"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不确定的概率值，如（</w:t>
      </w:r>
      <w:r>
        <w:rPr>
          <w:rFonts w:cs="Times New Roman"/>
          <w:lang w:eastAsia="zh-CN"/>
        </w:rPr>
        <w:t>0.6</w:t>
      </w:r>
      <w:r>
        <w:rPr>
          <w:rFonts w:cs="Times New Roman"/>
          <w:lang w:eastAsia="zh-CN"/>
        </w:rPr>
        <w:t>，</w:t>
      </w:r>
      <w:r>
        <w:rPr>
          <w:rFonts w:cs="Times New Roman"/>
          <w:lang w:eastAsia="zh-CN"/>
        </w:rPr>
        <w:t>0.9</w:t>
      </w:r>
      <w:r>
        <w:rPr>
          <w:rFonts w:cs="Times New Roman"/>
          <w:lang w:eastAsia="zh-CN"/>
        </w:rPr>
        <w:t>，</w:t>
      </w:r>
      <w:r>
        <w:rPr>
          <w:rFonts w:cs="Times New Roman"/>
          <w:lang w:eastAsia="zh-CN"/>
        </w:rPr>
        <w:t>0.95</w:t>
      </w:r>
      <w:r>
        <w:rPr>
          <w:rFonts w:cs="Times New Roman"/>
          <w:lang w:eastAsia="zh-CN"/>
        </w:rPr>
        <w:t>），这表示概率间的相互评分</w:t>
      </w:r>
    </w:p>
    <w:p w:rsidR="000A3AD4" w:rsidRDefault="000A3AD4" w:rsidP="000A3AD4">
      <w:pPr>
        <w:pStyle w:val="Heading3"/>
      </w:pPr>
      <w:r>
        <w:rPr>
          <w:rFonts w:hint="eastAsia"/>
          <w:lang w:eastAsia="zh-CN"/>
        </w:rPr>
        <w:t xml:space="preserve">  </w:t>
      </w:r>
      <w:bookmarkStart w:id="106" w:name="_Toc3431"/>
      <w:bookmarkStart w:id="107" w:name="_Toc453623370"/>
      <w:bookmarkStart w:id="108" w:name="_Toc327482435"/>
      <w:r>
        <w:rPr>
          <w:rFonts w:ascii="Yuanti TC Light" w:hAnsi="Yuanti TC Light" w:cs="Yuanti TC Light"/>
        </w:rPr>
        <w:t>前向和后向链接推理</w:t>
      </w:r>
      <w:bookmarkEnd w:id="106"/>
      <w:bookmarkEnd w:id="107"/>
      <w:bookmarkEnd w:id="108"/>
    </w:p>
    <w:p w:rsidR="000A3AD4" w:rsidRPr="00FE0B93" w:rsidRDefault="000A3AD4" w:rsidP="000A3AD4">
      <w:pPr>
        <w:pStyle w:val="BodyText"/>
        <w:ind w:firstLine="480"/>
        <w:rPr>
          <w:lang w:eastAsia="zh-CN"/>
        </w:rPr>
      </w:pPr>
      <w:r w:rsidRPr="00FE0B93">
        <w:rPr>
          <w:lang w:eastAsia="zh-CN"/>
        </w:rPr>
        <w:t>PLN</w:t>
      </w:r>
      <w:r w:rsidRPr="00FE0B93">
        <w:rPr>
          <w:lang w:eastAsia="zh-CN"/>
        </w:rPr>
        <w:t>中典型的模式的使用是前向链和后向链推理。</w:t>
      </w:r>
    </w:p>
    <w:p w:rsidR="000A3AD4" w:rsidRPr="006C1D18" w:rsidRDefault="000A3AD4" w:rsidP="000A3AD4">
      <w:pPr>
        <w:pStyle w:val="BodyText"/>
        <w:ind w:firstLine="480"/>
      </w:pPr>
      <w:r w:rsidRPr="006C1D18">
        <w:t>前向链表示：</w:t>
      </w:r>
    </w:p>
    <w:p w:rsidR="000A3AD4" w:rsidRDefault="000A3AD4" w:rsidP="000A3AD4">
      <w:pPr>
        <w:pStyle w:val="BodyText"/>
        <w:numPr>
          <w:ilvl w:val="0"/>
          <w:numId w:val="11"/>
        </w:numPr>
        <w:ind w:firstLine="480"/>
        <w:rPr>
          <w:lang w:eastAsia="zh-CN"/>
        </w:rPr>
      </w:pPr>
      <w:r>
        <w:rPr>
          <w:lang w:eastAsia="zh-CN"/>
        </w:rPr>
        <w:t>给出一个感兴趣的原子池（列表）；</w:t>
      </w:r>
    </w:p>
    <w:p w:rsidR="000A3AD4" w:rsidRDefault="000A3AD4" w:rsidP="000A3AD4">
      <w:pPr>
        <w:pStyle w:val="BodyText"/>
        <w:numPr>
          <w:ilvl w:val="0"/>
          <w:numId w:val="11"/>
        </w:numPr>
        <w:ind w:firstLine="480"/>
        <w:rPr>
          <w:lang w:eastAsia="zh-CN"/>
        </w:rPr>
      </w:pPr>
      <w:r>
        <w:rPr>
          <w:lang w:eastAsia="zh-CN"/>
        </w:rPr>
        <w:t>应用</w:t>
      </w:r>
      <w:r>
        <w:rPr>
          <w:lang w:eastAsia="zh-CN"/>
        </w:rPr>
        <w:t>PLN</w:t>
      </w:r>
      <w:r>
        <w:rPr>
          <w:lang w:eastAsia="zh-CN"/>
        </w:rPr>
        <w:t>规则到这些原子上，以产生新的原子，最好也是感兴趣的；</w:t>
      </w:r>
    </w:p>
    <w:p w:rsidR="000A3AD4" w:rsidRDefault="000A3AD4" w:rsidP="000A3AD4">
      <w:pPr>
        <w:pStyle w:val="BodyText"/>
        <w:numPr>
          <w:ilvl w:val="0"/>
          <w:numId w:val="11"/>
        </w:numPr>
        <w:ind w:firstLine="480"/>
        <w:rPr>
          <w:lang w:eastAsia="zh-CN"/>
        </w:rPr>
      </w:pPr>
      <w:r>
        <w:rPr>
          <w:lang w:eastAsia="zh-CN"/>
        </w:rPr>
        <w:t>将这些新的原子加如到池中，返回步骤</w:t>
      </w:r>
      <w:r>
        <w:rPr>
          <w:lang w:eastAsia="zh-CN"/>
        </w:rPr>
        <w:t>1</w:t>
      </w:r>
      <w:r>
        <w:rPr>
          <w:lang w:eastAsia="zh-CN"/>
        </w:rPr>
        <w:t>。</w:t>
      </w:r>
    </w:p>
    <w:p w:rsidR="000A3AD4" w:rsidRPr="006C1D18" w:rsidRDefault="000A3AD4" w:rsidP="000A3AD4">
      <w:pPr>
        <w:pStyle w:val="BodyText"/>
        <w:ind w:firstLine="480"/>
        <w:rPr>
          <w:lang w:eastAsia="zh-CN"/>
        </w:rPr>
      </w:pPr>
      <w:r w:rsidRPr="006C1D18">
        <w:rPr>
          <w:lang w:eastAsia="zh-CN"/>
        </w:rPr>
        <w:t>例子：</w:t>
      </w:r>
      <w:r w:rsidRPr="006C1D18">
        <w:rPr>
          <w:rFonts w:hint="eastAsia"/>
          <w:lang w:eastAsia="zh-CN"/>
        </w:rPr>
        <w:t>“</w:t>
      </w:r>
      <w:r w:rsidRPr="006C1D18">
        <w:rPr>
          <w:lang w:eastAsia="zh-CN"/>
        </w:rPr>
        <w:t>人是动物</w:t>
      </w:r>
      <w:r w:rsidRPr="006C1D18">
        <w:rPr>
          <w:rFonts w:hint="eastAsia"/>
          <w:lang w:eastAsia="zh-CN"/>
        </w:rPr>
        <w:t>”</w:t>
      </w:r>
      <w:r w:rsidRPr="006C1D18">
        <w:rPr>
          <w:lang w:eastAsia="zh-CN"/>
        </w:rPr>
        <w:t>和</w:t>
      </w:r>
      <w:r w:rsidRPr="006C1D18">
        <w:rPr>
          <w:rFonts w:hint="eastAsia"/>
          <w:lang w:eastAsia="zh-CN"/>
        </w:rPr>
        <w:t>“</w:t>
      </w:r>
      <w:r w:rsidRPr="006C1D18">
        <w:rPr>
          <w:lang w:eastAsia="zh-CN"/>
        </w:rPr>
        <w:t>动物会吸</w:t>
      </w:r>
      <w:r w:rsidRPr="006C1D18">
        <w:rPr>
          <w:rFonts w:hint="eastAsia"/>
          <w:lang w:eastAsia="zh-CN"/>
        </w:rPr>
        <w:t>”</w:t>
      </w:r>
      <w:r w:rsidRPr="006C1D18">
        <w:rPr>
          <w:lang w:eastAsia="zh-CN"/>
        </w:rPr>
        <w:t>是两个池中的原子。它们被演绎规则所组合，形成了结论</w:t>
      </w:r>
      <w:r w:rsidRPr="006C1D18">
        <w:rPr>
          <w:rFonts w:hint="eastAsia"/>
          <w:lang w:eastAsia="zh-CN"/>
        </w:rPr>
        <w:t>“</w:t>
      </w:r>
      <w:r w:rsidRPr="006C1D18">
        <w:rPr>
          <w:lang w:eastAsia="zh-CN"/>
        </w:rPr>
        <w:t>人会呼吸</w:t>
      </w:r>
      <w:r w:rsidRPr="006C1D18">
        <w:rPr>
          <w:rFonts w:hint="eastAsia"/>
          <w:lang w:eastAsia="zh-CN"/>
        </w:rPr>
        <w:t>”。</w:t>
      </w:r>
    </w:p>
    <w:p w:rsidR="000A3AD4" w:rsidRPr="006C1D18" w:rsidRDefault="000A3AD4" w:rsidP="000A3AD4">
      <w:pPr>
        <w:pStyle w:val="BodyText"/>
        <w:ind w:firstLine="480"/>
        <w:rPr>
          <w:lang w:eastAsia="zh-CN"/>
        </w:rPr>
      </w:pPr>
      <w:r w:rsidRPr="006C1D18">
        <w:rPr>
          <w:lang w:eastAsia="zh-CN"/>
        </w:rPr>
        <w:t>后向链分为两种情况，第一种：</w:t>
      </w:r>
    </w:p>
    <w:p w:rsidR="000A3AD4" w:rsidRDefault="000A3AD4" w:rsidP="000A3AD4">
      <w:pPr>
        <w:pStyle w:val="BodyText"/>
        <w:numPr>
          <w:ilvl w:val="2"/>
          <w:numId w:val="37"/>
        </w:numPr>
        <w:tabs>
          <w:tab w:val="left" w:pos="889"/>
        </w:tabs>
        <w:ind w:left="889" w:right="117" w:firstLineChars="0"/>
        <w:rPr>
          <w:rFonts w:cs="Times New Roman"/>
          <w:lang w:eastAsia="zh-CN"/>
        </w:rPr>
      </w:pPr>
      <w:r>
        <w:rPr>
          <w:rFonts w:cs="Times New Roman" w:hint="eastAsia"/>
          <w:lang w:eastAsia="zh-CN"/>
        </w:rPr>
        <w:t>“</w:t>
      </w:r>
      <w:r>
        <w:rPr>
          <w:rFonts w:cs="Times New Roman"/>
          <w:lang w:eastAsia="zh-CN"/>
        </w:rPr>
        <w:t>真值查询</w:t>
      </w:r>
      <w:r>
        <w:rPr>
          <w:rFonts w:cs="Times New Roman" w:hint="eastAsia"/>
          <w:lang w:eastAsia="zh-CN"/>
        </w:rPr>
        <w:t>”</w:t>
      </w:r>
      <w:r>
        <w:rPr>
          <w:rFonts w:cs="Times New Roman"/>
          <w:lang w:eastAsia="zh-CN"/>
        </w:rPr>
        <w:t>，给出一个原子目标，它的真值未知（或者过于不确定），以及一个原子池，按照演绎规则，通过组合池中原子，找到一种方法来评估该目标原子的真值。</w:t>
      </w:r>
    </w:p>
    <w:p w:rsidR="000A3AD4" w:rsidRPr="006C1D18" w:rsidRDefault="000A3AD4" w:rsidP="000A3AD4">
      <w:pPr>
        <w:pStyle w:val="BodyText"/>
        <w:ind w:firstLine="480"/>
      </w:pPr>
      <w:r w:rsidRPr="006C1D18">
        <w:t>例如：目标是</w:t>
      </w:r>
      <w:r w:rsidRPr="006C1D18">
        <w:rPr>
          <w:rFonts w:hint="eastAsia"/>
        </w:rPr>
        <w:t>“</w:t>
      </w:r>
      <w:r w:rsidRPr="006C1D18">
        <w:t>人是否会呼吸？</w:t>
      </w:r>
      <w:r w:rsidRPr="006C1D18">
        <w:rPr>
          <w:rFonts w:hint="eastAsia"/>
        </w:rPr>
        <w:t>”</w:t>
      </w:r>
      <w:r w:rsidRPr="006C1D18">
        <w:t>（</w:t>
      </w:r>
      <w:r w:rsidRPr="006C1D18">
        <w:t>InheritanceLink</w:t>
      </w:r>
      <w:r w:rsidRPr="006C1D18">
        <w:rPr>
          <w:rFonts w:hint="eastAsia"/>
        </w:rPr>
        <w:t xml:space="preserve"> </w:t>
      </w:r>
      <w:r w:rsidRPr="006C1D18">
        <w:t>people breathe</w:t>
      </w:r>
      <w:r w:rsidRPr="006C1D18">
        <w:t>）。目标的真值通过</w:t>
      </w:r>
      <w:r w:rsidRPr="006C1D18">
        <w:rPr>
          <w:rFonts w:hint="eastAsia"/>
        </w:rPr>
        <w:t>“</w:t>
      </w:r>
      <w:r w:rsidRPr="006C1D18">
        <w:t>人是动物，动物会呼吸，因此人会呼吸</w:t>
      </w:r>
      <w:r w:rsidRPr="006C1D18">
        <w:rPr>
          <w:rFonts w:hint="eastAsia"/>
        </w:rPr>
        <w:t>”</w:t>
      </w:r>
      <w:r w:rsidRPr="006C1D18">
        <w:t>的推理来评估。</w:t>
      </w:r>
    </w:p>
    <w:p w:rsidR="000A3AD4" w:rsidRDefault="000A3AD4" w:rsidP="000A3AD4">
      <w:pPr>
        <w:pStyle w:val="BodyText"/>
        <w:ind w:left="304" w:firstLine="474"/>
        <w:rPr>
          <w:sz w:val="13"/>
          <w:szCs w:val="13"/>
        </w:rPr>
      </w:pPr>
      <w:r>
        <w:rPr>
          <w:rFonts w:cs="Times New Roman"/>
          <w:spacing w:val="-3"/>
        </w:rPr>
        <w:t>第二种：</w:t>
      </w:r>
    </w:p>
    <w:p w:rsidR="000A3AD4" w:rsidRDefault="000A3AD4" w:rsidP="008D5256">
      <w:pPr>
        <w:pStyle w:val="BodyText"/>
        <w:numPr>
          <w:ilvl w:val="2"/>
          <w:numId w:val="38"/>
        </w:numPr>
        <w:tabs>
          <w:tab w:val="left" w:pos="889"/>
        </w:tabs>
        <w:ind w:left="889" w:right="117" w:firstLineChars="0"/>
        <w:rPr>
          <w:sz w:val="16"/>
          <w:szCs w:val="16"/>
          <w:lang w:eastAsia="zh-CN"/>
        </w:rPr>
      </w:pPr>
      <w:r>
        <w:rPr>
          <w:rFonts w:cs="Times New Roman" w:hint="eastAsia"/>
          <w:lang w:eastAsia="zh-CN"/>
        </w:rPr>
        <w:t>“</w:t>
      </w:r>
      <w:r>
        <w:rPr>
          <w:rFonts w:cs="Times New Roman"/>
          <w:lang w:eastAsia="zh-CN"/>
        </w:rPr>
        <w:t>填空查询</w:t>
      </w:r>
      <w:r>
        <w:rPr>
          <w:rFonts w:cs="Times New Roman" w:hint="eastAsia"/>
          <w:lang w:eastAsia="zh-CN"/>
        </w:rPr>
        <w:t>”</w:t>
      </w:r>
      <w:r>
        <w:rPr>
          <w:rFonts w:cs="Times New Roman"/>
          <w:lang w:eastAsia="zh-CN"/>
        </w:rPr>
        <w:t>，给定一个目标链接（原子可以是节点或链接）以及一个或多个目标中间的变量原子，找出什么原子可以被放在变量原子的位置上，可以使目标链接获得一个高的置信度（即一个</w:t>
      </w:r>
      <w:r>
        <w:rPr>
          <w:rFonts w:cs="Times New Roman" w:hint="eastAsia"/>
          <w:lang w:eastAsia="zh-CN"/>
        </w:rPr>
        <w:t>“</w:t>
      </w:r>
      <w:r>
        <w:rPr>
          <w:rFonts w:cs="Times New Roman"/>
          <w:lang w:eastAsia="zh-CN"/>
        </w:rPr>
        <w:t>高的真值</w:t>
      </w:r>
      <w:r>
        <w:rPr>
          <w:rFonts w:cs="Times New Roman" w:hint="eastAsia"/>
          <w:lang w:eastAsia="zh-CN"/>
        </w:rPr>
        <w:t>”</w:t>
      </w:r>
      <w:r>
        <w:rPr>
          <w:rFonts w:cs="Times New Roman"/>
          <w:lang w:eastAsia="zh-CN"/>
        </w:rPr>
        <w:t>）。</w:t>
      </w:r>
    </w:p>
    <w:p w:rsidR="000A3AD4" w:rsidRPr="006C1D18" w:rsidRDefault="000A3AD4" w:rsidP="000A3AD4">
      <w:pPr>
        <w:pStyle w:val="BodyText"/>
        <w:ind w:firstLine="480"/>
        <w:rPr>
          <w:lang w:eastAsia="zh-CN"/>
        </w:rPr>
      </w:pPr>
      <w:r w:rsidRPr="006C1D18">
        <w:rPr>
          <w:lang w:eastAsia="zh-CN"/>
        </w:rPr>
        <w:t>例如：目标是</w:t>
      </w:r>
      <w:r w:rsidRPr="006C1D18">
        <w:rPr>
          <w:rFonts w:hint="eastAsia"/>
          <w:lang w:eastAsia="zh-CN"/>
        </w:rPr>
        <w:t>“</w:t>
      </w:r>
      <w:r w:rsidRPr="006C1D18">
        <w:rPr>
          <w:lang w:eastAsia="zh-CN"/>
        </w:rPr>
        <w:t>什么会呼吸</w:t>
      </w:r>
      <w:r w:rsidRPr="006C1D18">
        <w:rPr>
          <w:rFonts w:hint="eastAsia"/>
          <w:lang w:eastAsia="zh-CN"/>
        </w:rPr>
        <w:t>”</w:t>
      </w:r>
      <w:r w:rsidRPr="006C1D18">
        <w:rPr>
          <w:lang w:eastAsia="zh-CN"/>
        </w:rPr>
        <w:t>，即</w:t>
      </w:r>
      <w:r w:rsidRPr="006C1D18">
        <w:rPr>
          <w:rFonts w:hint="eastAsia"/>
          <w:lang w:eastAsia="zh-CN"/>
        </w:rPr>
        <w:t>“</w:t>
      </w:r>
      <w:r w:rsidRPr="006C1D18">
        <w:rPr>
          <w:lang w:eastAsia="zh-CN"/>
        </w:rPr>
        <w:t>继承链接</w:t>
      </w:r>
      <w:r w:rsidRPr="006C1D18">
        <w:rPr>
          <w:lang w:eastAsia="zh-CN"/>
        </w:rPr>
        <w:t>$X</w:t>
      </w:r>
      <w:r w:rsidRPr="006C1D18">
        <w:rPr>
          <w:lang w:eastAsia="zh-CN"/>
        </w:rPr>
        <w:t>呼吸</w:t>
      </w:r>
      <w:r w:rsidRPr="006C1D18">
        <w:rPr>
          <w:rFonts w:hint="eastAsia"/>
          <w:lang w:eastAsia="zh-CN"/>
        </w:rPr>
        <w:t>”</w:t>
      </w:r>
      <w:r w:rsidRPr="006C1D18">
        <w:rPr>
          <w:lang w:eastAsia="zh-CN"/>
        </w:rPr>
        <w:t>直接在原子空间中查找发现院子</w:t>
      </w:r>
      <w:r w:rsidRPr="006C1D18">
        <w:rPr>
          <w:rFonts w:hint="eastAsia"/>
          <w:lang w:eastAsia="zh-CN"/>
        </w:rPr>
        <w:t>“</w:t>
      </w:r>
      <w:r w:rsidRPr="006C1D18">
        <w:rPr>
          <w:lang w:eastAsia="zh-CN"/>
        </w:rPr>
        <w:t>继承链接动物会呼吸</w:t>
      </w:r>
      <w:r w:rsidRPr="006C1D18">
        <w:rPr>
          <w:rFonts w:hint="eastAsia"/>
          <w:lang w:eastAsia="zh-CN"/>
        </w:rPr>
        <w:t>”</w:t>
      </w:r>
      <w:r w:rsidRPr="006C1D18">
        <w:rPr>
          <w:lang w:eastAsia="zh-CN"/>
        </w:rPr>
        <w:t>，表示空格</w:t>
      </w:r>
      <w:r w:rsidRPr="006C1D18">
        <w:rPr>
          <w:lang w:eastAsia="zh-CN"/>
        </w:rPr>
        <w:t>$X</w:t>
      </w:r>
      <w:r w:rsidRPr="006C1D18">
        <w:rPr>
          <w:lang w:eastAsia="zh-CN"/>
        </w:rPr>
        <w:t>的位置上可以被填入</w:t>
      </w:r>
      <w:r w:rsidRPr="006C1D18">
        <w:rPr>
          <w:rFonts w:hint="eastAsia"/>
          <w:lang w:eastAsia="zh-CN"/>
        </w:rPr>
        <w:t>“</w:t>
      </w:r>
      <w:r w:rsidRPr="006C1D18">
        <w:rPr>
          <w:lang w:eastAsia="zh-CN"/>
        </w:rPr>
        <w:t>动物</w:t>
      </w:r>
      <w:r w:rsidRPr="006C1D18">
        <w:rPr>
          <w:rFonts w:hint="eastAsia"/>
          <w:lang w:eastAsia="zh-CN"/>
        </w:rPr>
        <w:t>”</w:t>
      </w:r>
      <w:r w:rsidRPr="006C1D18">
        <w:rPr>
          <w:lang w:eastAsia="zh-CN"/>
        </w:rPr>
        <w:t>。推理揭示</w:t>
      </w:r>
      <w:r w:rsidRPr="006C1D18">
        <w:rPr>
          <w:rFonts w:hint="eastAsia"/>
          <w:lang w:eastAsia="zh-CN"/>
        </w:rPr>
        <w:t>“</w:t>
      </w:r>
      <w:r w:rsidRPr="006C1D18">
        <w:rPr>
          <w:lang w:eastAsia="zh-CN"/>
        </w:rPr>
        <w:t>继承链接人会呼吸</w:t>
      </w:r>
      <w:r w:rsidRPr="006C1D18">
        <w:rPr>
          <w:rFonts w:hint="eastAsia"/>
          <w:lang w:eastAsia="zh-CN"/>
        </w:rPr>
        <w:t>”</w:t>
      </w:r>
      <w:r w:rsidRPr="006C1D18">
        <w:rPr>
          <w:lang w:eastAsia="zh-CN"/>
        </w:rPr>
        <w:t>，因此空格</w:t>
      </w:r>
      <w:r w:rsidRPr="006C1D18">
        <w:rPr>
          <w:lang w:eastAsia="zh-CN"/>
        </w:rPr>
        <w:t>$X</w:t>
      </w:r>
      <w:r w:rsidRPr="006C1D18">
        <w:rPr>
          <w:lang w:eastAsia="zh-CN"/>
        </w:rPr>
        <w:t>也可以被填入</w:t>
      </w:r>
      <w:r w:rsidRPr="006C1D18">
        <w:rPr>
          <w:rFonts w:hint="eastAsia"/>
          <w:lang w:eastAsia="zh-CN"/>
        </w:rPr>
        <w:t>“</w:t>
      </w:r>
      <w:r w:rsidRPr="006C1D18">
        <w:rPr>
          <w:lang w:eastAsia="zh-CN"/>
        </w:rPr>
        <w:t>人</w:t>
      </w:r>
      <w:r w:rsidRPr="006C1D18">
        <w:rPr>
          <w:rFonts w:hint="eastAsia"/>
          <w:lang w:eastAsia="zh-CN"/>
        </w:rPr>
        <w:t>”</w:t>
      </w:r>
      <w:r w:rsidRPr="006C1D18">
        <w:rPr>
          <w:lang w:eastAsia="zh-CN"/>
        </w:rPr>
        <w:t>。</w:t>
      </w:r>
    </w:p>
    <w:p w:rsidR="000A3AD4" w:rsidRPr="006C1D18" w:rsidRDefault="000A3AD4" w:rsidP="000A3AD4">
      <w:pPr>
        <w:pStyle w:val="BodyText"/>
        <w:ind w:firstLine="480"/>
      </w:pPr>
      <w:r w:rsidRPr="006C1D18">
        <w:t>又如：目标是</w:t>
      </w:r>
      <w:r w:rsidRPr="006C1D18">
        <w:rPr>
          <w:rFonts w:hint="eastAsia"/>
        </w:rPr>
        <w:t>“</w:t>
      </w:r>
      <w:r w:rsidRPr="006C1D18">
        <w:t>什么会呼吸和加法</w:t>
      </w:r>
      <w:r w:rsidRPr="006C1D18">
        <w:rPr>
          <w:rFonts w:hint="eastAsia"/>
        </w:rPr>
        <w:t>”</w:t>
      </w:r>
      <w:r w:rsidRPr="006C1D18">
        <w:t>，即</w:t>
      </w:r>
      <w:r w:rsidRPr="006C1D18">
        <w:rPr>
          <w:rFonts w:hint="eastAsia"/>
        </w:rPr>
        <w:t>“</w:t>
      </w:r>
      <w:r w:rsidRPr="006C1D18">
        <w:t>(InheritanceLink$X breathe)</w:t>
      </w:r>
      <w:r>
        <w:t xml:space="preserve"> </w:t>
      </w:r>
      <w:r w:rsidRPr="006C1D18">
        <w:t>AND</w:t>
      </w:r>
      <w:r>
        <w:t xml:space="preserve"> </w:t>
      </w:r>
      <w:r w:rsidRPr="006C1D18">
        <w:t>(InheritanceLink$X add)</w:t>
      </w:r>
      <w:r w:rsidRPr="006C1D18">
        <w:rPr>
          <w:rFonts w:hint="eastAsia"/>
        </w:rPr>
        <w:t>”</w:t>
      </w:r>
      <w:r w:rsidRPr="006C1D18">
        <w:t>。推理揭示此处</w:t>
      </w:r>
      <w:r w:rsidRPr="006C1D18">
        <w:t>$X</w:t>
      </w:r>
      <w:r w:rsidRPr="006C1D18">
        <w:t>可以被填入</w:t>
      </w:r>
      <w:r w:rsidRPr="006C1D18">
        <w:rPr>
          <w:rFonts w:hint="eastAsia"/>
        </w:rPr>
        <w:t>“</w:t>
      </w:r>
      <w:r w:rsidRPr="006C1D18">
        <w:t>人</w:t>
      </w:r>
      <w:r w:rsidRPr="006C1D18">
        <w:rPr>
          <w:rFonts w:hint="eastAsia"/>
        </w:rPr>
        <w:t>”</w:t>
      </w:r>
      <w:r w:rsidRPr="006C1D18">
        <w:t>但不能是</w:t>
      </w:r>
      <w:r w:rsidRPr="006C1D18">
        <w:rPr>
          <w:rFonts w:hint="eastAsia"/>
        </w:rPr>
        <w:t>“</w:t>
      </w:r>
      <w:r w:rsidRPr="006C1D18">
        <w:t>猫</w:t>
      </w:r>
      <w:r w:rsidRPr="006C1D18">
        <w:rPr>
          <w:rFonts w:hint="eastAsia"/>
        </w:rPr>
        <w:t>”</w:t>
      </w:r>
      <w:r w:rsidRPr="006C1D18">
        <w:t>或</w:t>
      </w:r>
      <w:r w:rsidRPr="006C1D18">
        <w:rPr>
          <w:rFonts w:hint="eastAsia"/>
        </w:rPr>
        <w:t>“</w:t>
      </w:r>
      <w:r w:rsidRPr="006C1D18">
        <w:t>电脑</w:t>
      </w:r>
      <w:r w:rsidRPr="006C1D18">
        <w:rPr>
          <w:rFonts w:hint="eastAsia"/>
        </w:rPr>
        <w:t>”</w:t>
      </w:r>
      <w:r w:rsidRPr="006C1D18">
        <w:t>。</w:t>
      </w:r>
    </w:p>
    <w:p w:rsidR="000A3AD4" w:rsidRPr="003E739D" w:rsidRDefault="000A3AD4" w:rsidP="000A3AD4">
      <w:pPr>
        <w:pStyle w:val="BodyText"/>
        <w:ind w:firstLine="480"/>
        <w:rPr>
          <w:lang w:eastAsia="zh-CN"/>
        </w:rPr>
      </w:pPr>
      <w:r w:rsidRPr="003E739D">
        <w:rPr>
          <w:lang w:eastAsia="zh-CN"/>
        </w:rPr>
        <w:t>常识推理可能涉及一个前向和后向链的组合。推理中最困难的部分是</w:t>
      </w:r>
      <w:r w:rsidRPr="003E739D">
        <w:rPr>
          <w:rFonts w:hint="eastAsia"/>
          <w:lang w:eastAsia="zh-CN"/>
        </w:rPr>
        <w:t>“</w:t>
      </w:r>
      <w:r w:rsidRPr="003E739D">
        <w:rPr>
          <w:lang w:eastAsia="zh-CN"/>
        </w:rPr>
        <w:t>推理控制</w:t>
      </w:r>
      <w:r w:rsidRPr="003E739D">
        <w:rPr>
          <w:rFonts w:hint="eastAsia"/>
          <w:lang w:eastAsia="zh-CN"/>
        </w:rPr>
        <w:t>”</w:t>
      </w:r>
      <w:r w:rsidRPr="003E739D">
        <w:rPr>
          <w:lang w:eastAsia="zh-CN"/>
        </w:rPr>
        <w:t>——</w:t>
      </w:r>
      <w:r w:rsidRPr="003E739D">
        <w:rPr>
          <w:lang w:eastAsia="zh-CN"/>
        </w:rPr>
        <w:t>在可能的推理步骤中选取哪些步骤，以获得需求的信息（在后向链接推理中）或获得感兴趣的新信息（在前向链接推理中）。在一个有大量原子的原子空间中有许多可能的和强大的启发信息需要进行选择。推理控制的最佳指导是某些基于系统的过去推理历史的归纳。当然，一个较信的系统不会有很多的历史信息。依靠非直接的相关历史是一个推理问题</w:t>
      </w:r>
      <w:r w:rsidRPr="003E739D">
        <w:rPr>
          <w:lang w:eastAsia="zh-CN"/>
        </w:rPr>
        <w:t>——</w:t>
      </w:r>
      <w:r w:rsidRPr="003E739D">
        <w:rPr>
          <w:lang w:eastAsia="zh-CN"/>
        </w:rPr>
        <w:t>这个问</w:t>
      </w:r>
      <w:bookmarkStart w:id="109" w:name="一阶概率逻辑网络"/>
      <w:bookmarkEnd w:id="109"/>
      <w:r w:rsidRPr="003E739D">
        <w:rPr>
          <w:lang w:eastAsia="zh-CN"/>
        </w:rPr>
        <w:t>题的最好解决是让系统有一些历史经验。</w:t>
      </w:r>
    </w:p>
    <w:p w:rsidR="000A3AD4" w:rsidRPr="003E739D" w:rsidRDefault="000A3AD4" w:rsidP="000A3AD4">
      <w:pPr>
        <w:pStyle w:val="Heading3"/>
      </w:pPr>
      <w:r w:rsidRPr="003E739D">
        <w:rPr>
          <w:rFonts w:hint="eastAsia"/>
          <w:lang w:eastAsia="zh-CN"/>
        </w:rPr>
        <w:t xml:space="preserve">  </w:t>
      </w:r>
      <w:bookmarkStart w:id="110" w:name="_Toc28612"/>
      <w:bookmarkStart w:id="111" w:name="_Toc453623371"/>
      <w:bookmarkStart w:id="112" w:name="_Toc327482436"/>
      <w:r w:rsidRPr="003E739D">
        <w:rPr>
          <w:rFonts w:ascii="Yuanti TC Light" w:hAnsi="Yuanti TC Light" w:cs="Yuanti TC Light"/>
        </w:rPr>
        <w:t>一阶概率逻辑网络</w:t>
      </w:r>
      <w:bookmarkEnd w:id="110"/>
      <w:bookmarkEnd w:id="111"/>
      <w:bookmarkEnd w:id="112"/>
    </w:p>
    <w:p w:rsidR="000A3AD4" w:rsidRPr="00B11D3B" w:rsidRDefault="000A3AD4" w:rsidP="000A3AD4">
      <w:pPr>
        <w:pStyle w:val="BodyText"/>
        <w:ind w:firstLine="480"/>
        <w:rPr>
          <w:lang w:eastAsia="zh-CN"/>
        </w:rPr>
      </w:pPr>
      <w:r w:rsidRPr="00B11D3B">
        <w:rPr>
          <w:lang w:eastAsia="zh-CN"/>
        </w:rPr>
        <w:t>我们将在这一小节中更具体介绍概率逻辑网络</w:t>
      </w:r>
      <w:r w:rsidRPr="00B11D3B">
        <w:rPr>
          <w:lang w:eastAsia="zh-CN"/>
        </w:rPr>
        <w:t>PLN</w:t>
      </w:r>
      <w:r w:rsidRPr="00B11D3B">
        <w:rPr>
          <w:lang w:eastAsia="zh-CN"/>
        </w:rPr>
        <w:t>。</w:t>
      </w:r>
      <w:r w:rsidRPr="00B11D3B">
        <w:rPr>
          <w:lang w:eastAsia="zh-CN"/>
        </w:rPr>
        <w:t>PLN</w:t>
      </w:r>
      <w:r w:rsidRPr="00B11D3B">
        <w:rPr>
          <w:lang w:eastAsia="zh-CN"/>
        </w:rPr>
        <w:t>被分为一阶和高阶子理论，分别为一阶概率逻辑网（</w:t>
      </w:r>
      <w:r w:rsidRPr="00B11D3B">
        <w:rPr>
          <w:lang w:eastAsia="zh-CN"/>
        </w:rPr>
        <w:t>First Order Probablistic Logic Network,</w:t>
      </w:r>
      <w:r w:rsidRPr="00B11D3B">
        <w:rPr>
          <w:lang w:eastAsia="zh-CN"/>
        </w:rPr>
        <w:t>简称为</w:t>
      </w:r>
      <w:r w:rsidRPr="00B11D3B">
        <w:rPr>
          <w:lang w:eastAsia="zh-CN"/>
        </w:rPr>
        <w:t>FOPLN</w:t>
      </w:r>
      <w:r w:rsidRPr="00B11D3B">
        <w:rPr>
          <w:lang w:eastAsia="zh-CN"/>
        </w:rPr>
        <w:t>）和高阶概率逻辑网（</w:t>
      </w:r>
      <w:r w:rsidRPr="00B11D3B">
        <w:rPr>
          <w:lang w:eastAsia="zh-CN"/>
        </w:rPr>
        <w:t>High Order Probablistic Logic Network,</w:t>
      </w:r>
      <w:r w:rsidRPr="00B11D3B">
        <w:rPr>
          <w:lang w:eastAsia="zh-CN"/>
        </w:rPr>
        <w:t>简称为</w:t>
      </w:r>
      <w:r w:rsidRPr="00B11D3B">
        <w:rPr>
          <w:lang w:eastAsia="zh-CN"/>
        </w:rPr>
        <w:t>HOPLN</w:t>
      </w:r>
      <w:r w:rsidRPr="00B11D3B">
        <w:rPr>
          <w:lang w:eastAsia="zh-CN"/>
        </w:rPr>
        <w:t>）。这些名称来源于</w:t>
      </w:r>
      <w:r w:rsidRPr="00B11D3B">
        <w:rPr>
          <w:lang w:eastAsia="zh-CN"/>
        </w:rPr>
        <w:t>NARS[</w:t>
      </w:r>
      <w:r w:rsidR="00A14FB4" w:rsidRPr="00B11D3B">
        <w:fldChar w:fldCharType="begin"/>
      </w:r>
      <w:r w:rsidRPr="00B11D3B">
        <w:rPr>
          <w:lang w:eastAsia="zh-CN"/>
        </w:rPr>
        <w:instrText>HYPERLINK\l"_bookmark143"</w:instrText>
      </w:r>
      <w:r w:rsidR="00A14FB4" w:rsidRPr="00B11D3B">
        <w:fldChar w:fldCharType="separate"/>
      </w:r>
      <w:r w:rsidRPr="00B11D3B">
        <w:rPr>
          <w:lang w:eastAsia="zh-CN"/>
        </w:rPr>
        <w:t>24</w:t>
      </w:r>
      <w:r w:rsidR="00A14FB4" w:rsidRPr="00B11D3B">
        <w:fldChar w:fldCharType="end"/>
      </w:r>
      <w:r w:rsidRPr="00B11D3B">
        <w:rPr>
          <w:lang w:eastAsia="zh-CN"/>
        </w:rPr>
        <w:t>]</w:t>
      </w:r>
      <w:r w:rsidRPr="00B11D3B">
        <w:rPr>
          <w:lang w:eastAsia="zh-CN"/>
        </w:rPr>
        <w:t>。我们首先使用了</w:t>
      </w:r>
      <w:r w:rsidRPr="00B11D3B">
        <w:rPr>
          <w:lang w:eastAsia="zh-CN"/>
        </w:rPr>
        <w:t>FOPLN</w:t>
      </w:r>
      <w:r w:rsidRPr="00B11D3B">
        <w:rPr>
          <w:lang w:eastAsia="zh-CN"/>
        </w:rPr>
        <w:t>，然后他们使用了</w:t>
      </w:r>
      <w:r w:rsidRPr="00B11D3B">
        <w:rPr>
          <w:lang w:eastAsia="zh-CN"/>
        </w:rPr>
        <w:t>HOPLN</w:t>
      </w:r>
      <w:r w:rsidRPr="00B11D3B">
        <w:rPr>
          <w:lang w:eastAsia="zh-CN"/>
        </w:rPr>
        <w:t>。</w:t>
      </w:r>
    </w:p>
    <w:p w:rsidR="000A3AD4" w:rsidRPr="00B11D3B" w:rsidRDefault="000A3AD4" w:rsidP="000A3AD4">
      <w:pPr>
        <w:pStyle w:val="BodyText"/>
        <w:ind w:firstLine="480"/>
        <w:rPr>
          <w:lang w:eastAsia="zh-CN"/>
        </w:rPr>
      </w:pPr>
      <w:r w:rsidRPr="00B11D3B">
        <w:rPr>
          <w:lang w:eastAsia="zh-CN"/>
        </w:rPr>
        <w:t>FOPLN</w:t>
      </w:r>
      <w:r w:rsidRPr="00B11D3B">
        <w:rPr>
          <w:lang w:eastAsia="zh-CN"/>
        </w:rPr>
        <w:t>是一个传统逻辑，设计到词项和词项间的关系（链接）。它是一个不确定逻辑，词项和关系都拥有真值对象，真值对象有多种可能的类型，从单一的数值到复合的结构如不确定概率。词项可以是基本的观察，或一个符号集合</w:t>
      </w:r>
      <w:r w:rsidRPr="00B11D3B">
        <w:rPr>
          <w:lang w:eastAsia="zh-CN"/>
        </w:rPr>
        <w:t>T</w:t>
      </w:r>
      <w:r w:rsidRPr="00B11D3B">
        <w:rPr>
          <w:lang w:eastAsia="zh-CN"/>
        </w:rPr>
        <w:t>中的抽象的符号。</w:t>
      </w:r>
    </w:p>
    <w:p w:rsidR="000A3AD4" w:rsidRDefault="000A3AD4" w:rsidP="000A3AD4">
      <w:pPr>
        <w:pStyle w:val="BodyText"/>
        <w:ind w:firstLine="519"/>
        <w:rPr>
          <w:b/>
          <w:lang w:eastAsia="zh-CN"/>
        </w:rPr>
      </w:pPr>
      <w:r w:rsidRPr="00FE0B93">
        <w:rPr>
          <w:b/>
          <w:lang w:eastAsia="zh-CN"/>
        </w:rPr>
        <w:t>核心</w:t>
      </w:r>
      <w:r w:rsidRPr="00FE0B93">
        <w:rPr>
          <w:b/>
          <w:lang w:eastAsia="zh-CN"/>
        </w:rPr>
        <w:t>FOPLN</w:t>
      </w:r>
      <w:r w:rsidRPr="00FE0B93">
        <w:rPr>
          <w:b/>
          <w:lang w:eastAsia="zh-CN"/>
        </w:rPr>
        <w:t>关系</w:t>
      </w:r>
    </w:p>
    <w:p w:rsidR="000A3AD4" w:rsidRPr="00B11D3B" w:rsidRDefault="000A3AD4" w:rsidP="000A3AD4">
      <w:pPr>
        <w:pStyle w:val="BodyText"/>
        <w:ind w:firstLine="480"/>
        <w:rPr>
          <w:lang w:eastAsia="zh-CN"/>
        </w:rPr>
      </w:pPr>
      <w:r w:rsidRPr="00B11D3B">
        <w:rPr>
          <w:rFonts w:hint="eastAsia"/>
          <w:lang w:eastAsia="zh-CN"/>
        </w:rPr>
        <w:t>“</w:t>
      </w:r>
      <w:r w:rsidRPr="00B11D3B">
        <w:rPr>
          <w:lang w:eastAsia="zh-CN"/>
        </w:rPr>
        <w:t>核心</w:t>
      </w:r>
      <w:r w:rsidRPr="00B11D3B">
        <w:rPr>
          <w:lang w:eastAsia="zh-CN"/>
        </w:rPr>
        <w:t>FOPLN</w:t>
      </w:r>
      <w:r w:rsidRPr="00B11D3B">
        <w:rPr>
          <w:rFonts w:hint="eastAsia"/>
          <w:lang w:eastAsia="zh-CN"/>
        </w:rPr>
        <w:t>”</w:t>
      </w:r>
      <w:r w:rsidRPr="00B11D3B">
        <w:rPr>
          <w:lang w:eastAsia="zh-CN"/>
        </w:rPr>
        <w:t>涉及集合中的关系：否定、继承、概率合取和析取、成员和模糊合取和析取。基本观察只能有成员链接，而标志词项可以有任何类型的链接。</w:t>
      </w:r>
      <w:r w:rsidRPr="00B11D3B">
        <w:rPr>
          <w:lang w:eastAsia="zh-CN"/>
        </w:rPr>
        <w:t>PLN</w:t>
      </w:r>
      <w:r w:rsidRPr="00B11D3B">
        <w:rPr>
          <w:lang w:eastAsia="zh-CN"/>
        </w:rPr>
        <w:t>通过链接不同类型的语义来清晰地区分概率关系和模糊集合关系。成员语义通常是模糊关系（尽管它们可能是脆弱的（</w:t>
      </w:r>
      <w:r w:rsidRPr="00B11D3B">
        <w:rPr>
          <w:lang w:eastAsia="zh-CN"/>
        </w:rPr>
        <w:t>crisp</w:t>
      </w:r>
      <w:r w:rsidRPr="00B11D3B">
        <w:rPr>
          <w:lang w:eastAsia="zh-CN"/>
        </w:rPr>
        <w:t>？），而继承关系是概率性的，并且有规则来管理这二者的互操作。</w:t>
      </w:r>
    </w:p>
    <w:p w:rsidR="000A3AD4" w:rsidRPr="00B11D3B" w:rsidRDefault="000A3AD4" w:rsidP="000A3AD4">
      <w:pPr>
        <w:pStyle w:val="BodyText"/>
        <w:ind w:firstLine="480"/>
        <w:rPr>
          <w:lang w:eastAsia="zh-CN"/>
        </w:rPr>
      </w:pPr>
      <w:r w:rsidRPr="00B11D3B">
        <w:rPr>
          <w:lang w:eastAsia="zh-CN"/>
        </w:rPr>
        <w:t>假定一个虚拟的主体对一个命叫</w:t>
      </w:r>
      <w:r w:rsidRPr="00B11D3B">
        <w:rPr>
          <w:lang w:eastAsia="zh-CN"/>
        </w:rPr>
        <w:t>Flu</w:t>
      </w:r>
      <w:r w:rsidRPr="00B11D3B">
        <w:rPr>
          <w:rFonts w:ascii="Palatino" w:hAnsi="Palatino" w:cs="Palatino"/>
          <w:lang w:eastAsia="zh-CN"/>
        </w:rPr>
        <w:t>ﬀ</w:t>
      </w:r>
      <w:r w:rsidRPr="00B11D3B">
        <w:rPr>
          <w:lang w:eastAsia="zh-CN"/>
        </w:rPr>
        <w:t>y</w:t>
      </w:r>
      <w:r w:rsidRPr="00B11D3B">
        <w:rPr>
          <w:lang w:eastAsia="zh-CN"/>
        </w:rPr>
        <w:t>的生物做了一次基本的视角观察</w:t>
      </w:r>
      <w:r w:rsidRPr="00B11D3B">
        <w:rPr>
          <w:lang w:eastAsia="zh-CN"/>
        </w:rPr>
        <w:t>o</w:t>
      </w:r>
      <w:r w:rsidRPr="00B11D3B">
        <w:rPr>
          <w:lang w:eastAsia="zh-CN"/>
        </w:rPr>
        <w:t>。这个主体可能将</w:t>
      </w:r>
      <w:r w:rsidRPr="00B11D3B">
        <w:rPr>
          <w:lang w:eastAsia="zh-CN"/>
        </w:rPr>
        <w:t>o</w:t>
      </w:r>
      <w:r w:rsidRPr="00B11D3B">
        <w:rPr>
          <w:lang w:eastAsia="zh-CN"/>
        </w:rPr>
        <w:t>以</w:t>
      </w:r>
      <w:r w:rsidRPr="00B11D3B">
        <w:rPr>
          <w:lang w:eastAsia="zh-CN"/>
        </w:rPr>
        <w:t>0.9</w:t>
      </w:r>
      <w:r w:rsidRPr="00B11D3B">
        <w:rPr>
          <w:lang w:eastAsia="zh-CN"/>
        </w:rPr>
        <w:t>的隶属度划于</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模糊集合下，也可能以</w:t>
      </w:r>
      <w:r w:rsidRPr="00B11D3B">
        <w:rPr>
          <w:lang w:eastAsia="zh-CN"/>
        </w:rPr>
        <w:t>0.8</w:t>
      </w:r>
      <w:r w:rsidRPr="00B11D3B">
        <w:rPr>
          <w:lang w:eastAsia="zh-CN"/>
        </w:rPr>
        <w:t>的隶属度将之划于</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的模糊集合下，于是该主体可以在记忆中建立以下链接：</w:t>
      </w:r>
    </w:p>
    <w:p w:rsidR="000A3AD4" w:rsidRDefault="000A3AD4" w:rsidP="000C6FE5">
      <w:pPr>
        <w:ind w:leftChars="200" w:left="327"/>
      </w:pPr>
      <w:r>
        <w:t>Member</w:t>
      </w:r>
      <w:r>
        <w:rPr>
          <w:spacing w:val="1"/>
        </w:rPr>
        <w:t xml:space="preserve"> </w:t>
      </w:r>
      <w:r>
        <w:rPr>
          <w:i/>
        </w:rPr>
        <w:t>o</w:t>
      </w:r>
      <w:r>
        <w:rPr>
          <w:i/>
          <w:spacing w:val="1"/>
        </w:rPr>
        <w:t xml:space="preserve"> </w:t>
      </w:r>
      <w:r>
        <w:t>fu</w:t>
      </w:r>
      <w:r>
        <w:rPr>
          <w:spacing w:val="6"/>
        </w:rPr>
        <w:t>r</w:t>
      </w:r>
      <w:r>
        <w:rPr>
          <w:spacing w:val="4"/>
        </w:rPr>
        <w:t>r</w:t>
      </w:r>
      <w:r>
        <w:t>y</w:t>
      </w:r>
      <w:r>
        <w:rPr>
          <w:rFonts w:hint="eastAsia"/>
          <w:lang w:eastAsia="zh-CN"/>
        </w:rPr>
        <w:t xml:space="preserve"> </w:t>
      </w:r>
      <w:r>
        <w:t>&lt;</w:t>
      </w:r>
      <w:r>
        <w:rPr>
          <w:rFonts w:hint="eastAsia"/>
          <w:lang w:eastAsia="zh-CN"/>
        </w:rPr>
        <w:t xml:space="preserve"> </w:t>
      </w:r>
      <w:r>
        <w:t>0.9</w:t>
      </w:r>
      <w:r>
        <w:rPr>
          <w:rFonts w:hint="eastAsia"/>
          <w:lang w:eastAsia="zh-CN"/>
        </w:rPr>
        <w:t xml:space="preserve"> </w:t>
      </w:r>
      <w:r>
        <w:t>&gt;</w:t>
      </w:r>
    </w:p>
    <w:p w:rsidR="000A3AD4" w:rsidRDefault="000A3AD4" w:rsidP="000C6FE5">
      <w:pPr>
        <w:ind w:leftChars="200" w:left="327"/>
      </w:pPr>
      <w:r>
        <w:t xml:space="preserve">Member </w:t>
      </w:r>
      <w:r>
        <w:rPr>
          <w:i/>
        </w:rPr>
        <w:t>o</w:t>
      </w:r>
      <w:r>
        <w:rPr>
          <w:i/>
          <w:spacing w:val="1"/>
        </w:rPr>
        <w:t xml:space="preserve"> </w:t>
      </w:r>
      <w:r>
        <w:t>animals</w:t>
      </w:r>
      <w:r>
        <w:rPr>
          <w:rFonts w:hint="eastAsia"/>
          <w:lang w:eastAsia="zh-CN"/>
        </w:rPr>
        <w:t xml:space="preserve"> </w:t>
      </w:r>
      <w:r>
        <w:t>&lt;</w:t>
      </w:r>
      <w:r>
        <w:rPr>
          <w:rFonts w:hint="eastAsia"/>
          <w:lang w:eastAsia="zh-CN"/>
        </w:rPr>
        <w:t xml:space="preserve"> </w:t>
      </w:r>
      <w:r>
        <w:t>0.8</w:t>
      </w:r>
      <w:r>
        <w:rPr>
          <w:rFonts w:hint="eastAsia"/>
          <w:lang w:eastAsia="zh-CN"/>
        </w:rPr>
        <w:t xml:space="preserve"> </w:t>
      </w:r>
      <w:r>
        <w:t>&gt;</w:t>
      </w:r>
    </w:p>
    <w:p w:rsidR="000A3AD4" w:rsidRPr="00B11D3B" w:rsidRDefault="000A3AD4" w:rsidP="000A3AD4">
      <w:pPr>
        <w:pStyle w:val="BodyText"/>
        <w:ind w:firstLine="480"/>
        <w:rPr>
          <w:lang w:eastAsia="zh-CN"/>
        </w:rPr>
      </w:pPr>
      <w:r w:rsidRPr="00B11D3B">
        <w:rPr>
          <w:lang w:eastAsia="zh-CN"/>
        </w:rPr>
        <w:t>随后，该主体可能想要通过合并这些链接来完善它的知识。使用最小化的模糊合取操作，该主体可能会总结出：</w:t>
      </w:r>
    </w:p>
    <w:p w:rsidR="000A3AD4" w:rsidRDefault="000A3AD4" w:rsidP="000C6FE5">
      <w:pPr>
        <w:ind w:leftChars="200" w:left="327"/>
      </w:pPr>
      <w:r>
        <w:t xml:space="preserve">fuzzyAND &lt; 0.8 &gt; </w:t>
      </w:r>
    </w:p>
    <w:p w:rsidR="000A3AD4" w:rsidRDefault="000A3AD4" w:rsidP="000C6FE5">
      <w:pPr>
        <w:ind w:leftChars="200" w:left="327"/>
      </w:pPr>
      <w:r>
        <w:t xml:space="preserve">Member o furry </w:t>
      </w:r>
    </w:p>
    <w:p w:rsidR="000A3AD4" w:rsidRDefault="000A3AD4" w:rsidP="000C6FE5">
      <w:pPr>
        <w:ind w:leftChars="200" w:left="327"/>
        <w:rPr>
          <w:sz w:val="20"/>
          <w:szCs w:val="20"/>
        </w:rPr>
      </w:pPr>
      <w:r>
        <w:t>Member o animals</w:t>
      </w:r>
    </w:p>
    <w:p w:rsidR="000A3AD4" w:rsidRPr="00B11D3B" w:rsidRDefault="000A3AD4" w:rsidP="000A3AD4">
      <w:pPr>
        <w:pStyle w:val="BodyText"/>
        <w:ind w:firstLine="480"/>
        <w:rPr>
          <w:lang w:eastAsia="zh-CN"/>
        </w:rPr>
      </w:pPr>
      <w:r w:rsidRPr="00B11D3B">
        <w:rPr>
          <w:lang w:eastAsia="zh-CN"/>
        </w:rPr>
        <w:t>这表示对</w:t>
      </w:r>
      <w:r w:rsidRPr="00B11D3B">
        <w:rPr>
          <w:lang w:eastAsia="zh-CN"/>
        </w:rPr>
        <w:t>o</w:t>
      </w:r>
      <w:r w:rsidRPr="00B11D3B">
        <w:rPr>
          <w:lang w:eastAsia="zh-CN"/>
        </w:rPr>
        <w:t>的观察结果是一个</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对象。</w:t>
      </w:r>
    </w:p>
    <w:p w:rsidR="000A3AD4" w:rsidRPr="00B11D3B" w:rsidRDefault="000A3AD4" w:rsidP="000A3AD4">
      <w:pPr>
        <w:pStyle w:val="BodyText"/>
        <w:ind w:firstLine="480"/>
        <w:rPr>
          <w:lang w:eastAsia="zh-CN"/>
        </w:rPr>
      </w:pPr>
      <w:r w:rsidRPr="00B11D3B">
        <w:rPr>
          <w:lang w:eastAsia="zh-CN"/>
        </w:rPr>
        <w:t>（延伸）继承关系的语义与成员关系完全不同，尽管它们是相关的。延伸继承（</w:t>
      </w:r>
      <w:r w:rsidRPr="00B11D3B">
        <w:rPr>
          <w:lang w:eastAsia="zh-CN"/>
        </w:rPr>
        <w:t>ExtensionalInheritance</w:t>
      </w:r>
      <w:r w:rsidRPr="00B11D3B">
        <w:rPr>
          <w:lang w:eastAsia="zh-CN"/>
        </w:rPr>
        <w:t>）表征一个纯粹的条件概率子集关系，通过子集关系来表达。如果</w:t>
      </w:r>
      <w:r w:rsidRPr="00B11D3B">
        <w:rPr>
          <w:lang w:eastAsia="zh-CN"/>
        </w:rPr>
        <w:t>A</w:t>
      </w:r>
      <w:r w:rsidRPr="00B11D3B">
        <w:rPr>
          <w:lang w:eastAsia="zh-CN"/>
        </w:rPr>
        <w:t>是</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而</w:t>
      </w:r>
      <w:r w:rsidRPr="00B11D3B">
        <w:rPr>
          <w:lang w:eastAsia="zh-CN"/>
        </w:rPr>
        <w:t>B</w:t>
      </w:r>
      <w:r w:rsidRPr="00B11D3B">
        <w:rPr>
          <w:lang w:eastAsia="zh-CN"/>
        </w:rPr>
        <w:t>属于</w:t>
      </w:r>
      <w:r w:rsidRPr="00B11D3B">
        <w:rPr>
          <w:rFonts w:hint="eastAsia"/>
          <w:lang w:eastAsia="zh-CN"/>
        </w:rPr>
        <w:t>“</w:t>
      </w:r>
      <w:r w:rsidRPr="00B11D3B">
        <w:rPr>
          <w:lang w:eastAsia="zh-CN"/>
        </w:rPr>
        <w:t>猫</w:t>
      </w:r>
      <w:r w:rsidRPr="00B11D3B">
        <w:rPr>
          <w:rFonts w:hint="eastAsia"/>
          <w:lang w:eastAsia="zh-CN"/>
        </w:rPr>
        <w:t>”</w:t>
      </w:r>
      <w:r w:rsidRPr="00B11D3B">
        <w:rPr>
          <w:lang w:eastAsia="zh-CN"/>
        </w:rPr>
        <w:t>集合，那么以下陈述：</w:t>
      </w:r>
    </w:p>
    <w:p w:rsidR="000A3AD4" w:rsidRPr="002E5953" w:rsidRDefault="000A3AD4" w:rsidP="000C6FE5">
      <w:pPr>
        <w:ind w:leftChars="200" w:left="327"/>
        <w:rPr>
          <w:rFonts w:eastAsiaTheme="minorEastAsia"/>
        </w:rPr>
      </w:pPr>
      <w:r w:rsidRPr="002E5953">
        <w:rPr>
          <w:rFonts w:eastAsiaTheme="minorEastAsia"/>
        </w:rPr>
        <w:t>Subset &lt; 0.9 &gt;</w:t>
      </w:r>
      <w:r w:rsidRPr="002E5953">
        <w:rPr>
          <w:rFonts w:eastAsiaTheme="minorEastAsia" w:hint="eastAsia"/>
        </w:rPr>
        <w:t xml:space="preserve">  </w:t>
      </w:r>
    </w:p>
    <w:p w:rsidR="000A3AD4" w:rsidRPr="002E5953" w:rsidRDefault="000A3AD4" w:rsidP="000C6FE5">
      <w:pPr>
        <w:ind w:leftChars="200" w:left="327"/>
        <w:rPr>
          <w:rFonts w:eastAsiaTheme="minorEastAsia"/>
        </w:rPr>
      </w:pPr>
      <w:r w:rsidRPr="002E5953">
        <w:rPr>
          <w:rFonts w:eastAsiaTheme="minorEastAsia"/>
        </w:rPr>
        <w:t xml:space="preserve">A </w:t>
      </w:r>
    </w:p>
    <w:p w:rsidR="000A3AD4" w:rsidRPr="002E5953" w:rsidRDefault="000A3AD4" w:rsidP="000C6FE5">
      <w:pPr>
        <w:ind w:leftChars="200" w:left="327"/>
        <w:rPr>
          <w:rFonts w:eastAsiaTheme="minorEastAsia"/>
        </w:rPr>
      </w:pPr>
      <w:r w:rsidRPr="002E5953">
        <w:rPr>
          <w:rFonts w:eastAsiaTheme="minorEastAsia"/>
        </w:rPr>
        <w:t>B</w:t>
      </w:r>
    </w:p>
    <w:p w:rsidR="000A3AD4" w:rsidRDefault="000A3AD4" w:rsidP="000A3AD4">
      <w:pPr>
        <w:pStyle w:val="BodyText"/>
        <w:ind w:firstLine="480"/>
        <w:rPr>
          <w:sz w:val="12"/>
          <w:szCs w:val="12"/>
        </w:rPr>
      </w:pPr>
      <w:r w:rsidRPr="002E5953">
        <w:t>意思是：</w:t>
      </w:r>
      <w:r w:rsidRPr="002E5953">
        <w:t xml:space="preserve">P(x </w:t>
      </w:r>
      <w:r w:rsidRPr="002E5953">
        <w:t>属于集合</w:t>
      </w:r>
      <w:r w:rsidRPr="002E5953">
        <w:t xml:space="preserve"> B|x </w:t>
      </w:r>
      <w:r w:rsidRPr="002E5953">
        <w:t>属于集合</w:t>
      </w:r>
      <w:r w:rsidRPr="002E5953">
        <w:t xml:space="preserve"> A) = 0.9</w:t>
      </w:r>
    </w:p>
    <w:p w:rsidR="000A3AD4" w:rsidRPr="00B11D3B" w:rsidRDefault="000A3AD4" w:rsidP="000A3AD4">
      <w:pPr>
        <w:pStyle w:val="Heading3"/>
      </w:pPr>
      <w:r w:rsidRPr="00B11D3B">
        <w:rPr>
          <w:rFonts w:hint="eastAsia"/>
        </w:rPr>
        <w:t xml:space="preserve">  </w:t>
      </w:r>
      <w:bookmarkStart w:id="113" w:name="_Toc24523"/>
      <w:bookmarkStart w:id="114" w:name="_Toc453623372"/>
      <w:bookmarkStart w:id="115" w:name="_Toc327482437"/>
      <w:r w:rsidRPr="00B11D3B">
        <w:t xml:space="preserve">PLN </w:t>
      </w:r>
      <w:r w:rsidRPr="00B11D3B">
        <w:rPr>
          <w:rFonts w:ascii="Yuanti TC Light" w:hAnsi="Yuanti TC Light" w:cs="Yuanti TC Light"/>
        </w:rPr>
        <w:t>真值</w:t>
      </w:r>
      <w:bookmarkEnd w:id="113"/>
      <w:bookmarkEnd w:id="114"/>
      <w:bookmarkEnd w:id="115"/>
    </w:p>
    <w:p w:rsidR="000A3AD4" w:rsidRPr="002E5953" w:rsidRDefault="000A3AD4" w:rsidP="000A3AD4">
      <w:pPr>
        <w:pStyle w:val="BodyText"/>
        <w:ind w:firstLine="480"/>
        <w:rPr>
          <w:lang w:eastAsia="zh-CN"/>
        </w:rPr>
      </w:pPr>
      <w:bookmarkStart w:id="116" w:name="OLE_LINK19"/>
      <w:r w:rsidRPr="002E5953">
        <w:rPr>
          <w:lang w:eastAsia="zh-CN"/>
        </w:rPr>
        <w:t>为了增加全概率析取的信息量，</w:t>
      </w:r>
      <w:r w:rsidRPr="002E5953">
        <w:rPr>
          <w:lang w:eastAsia="zh-CN"/>
        </w:rPr>
        <w:t>PLN</w:t>
      </w:r>
      <w:r w:rsidRPr="002E5953">
        <w:rPr>
          <w:lang w:eastAsia="zh-CN"/>
        </w:rPr>
        <w:t>拥有一系列不同的真值类型：</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强度真值，包含单一数值；例如，</w:t>
      </w:r>
      <w:r>
        <w:rPr>
          <w:rFonts w:cs="Times New Roman"/>
          <w:lang w:eastAsia="zh-CN"/>
        </w:rPr>
        <w:t xml:space="preserve">&lt; </w:t>
      </w:r>
      <w:r w:rsidRPr="002E5953">
        <w:rPr>
          <w:rFonts w:cs="Times New Roman"/>
          <w:lang w:eastAsia="zh-CN"/>
        </w:rPr>
        <w:t xml:space="preserve">s </w:t>
      </w:r>
      <w:r>
        <w:rPr>
          <w:rFonts w:cs="Times New Roman"/>
          <w:lang w:eastAsia="zh-CN"/>
        </w:rPr>
        <w:t xml:space="preserve">&gt; </w:t>
      </w:r>
      <w:r>
        <w:rPr>
          <w:rFonts w:cs="Times New Roman"/>
          <w:lang w:eastAsia="zh-CN"/>
        </w:rPr>
        <w:t>或</w:t>
      </w:r>
      <w:r>
        <w:rPr>
          <w:rFonts w:cs="Times New Roman"/>
          <w:lang w:eastAsia="zh-CN"/>
        </w:rPr>
        <w:t xml:space="preserve"> &lt; 0.8 &gt;</w:t>
      </w:r>
      <w:r>
        <w:rPr>
          <w:rFonts w:cs="Times New Roman"/>
          <w:lang w:eastAsia="zh-CN"/>
        </w:rPr>
        <w:t>。强度真值通常表示概率，但不总是这样。</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单一真值，包括一对数字。这些数字对以以下形式存在：</w:t>
      </w:r>
      <w:r>
        <w:rPr>
          <w:rFonts w:cs="Times New Roman"/>
          <w:lang w:eastAsia="zh-CN"/>
        </w:rPr>
        <w:t>&lt;</w:t>
      </w:r>
      <w:r w:rsidRPr="002E5953">
        <w:rPr>
          <w:rFonts w:cs="Times New Roman"/>
          <w:lang w:eastAsia="zh-CN"/>
        </w:rPr>
        <w:t xml:space="preserve"> s, w </w:t>
      </w:r>
      <w:r>
        <w:rPr>
          <w:rFonts w:cs="Times New Roman"/>
          <w:lang w:eastAsia="zh-CN"/>
        </w:rPr>
        <w:t>&gt;</w:t>
      </w:r>
      <w:r>
        <w:rPr>
          <w:rFonts w:cs="Times New Roman"/>
          <w:lang w:eastAsia="zh-CN"/>
        </w:rPr>
        <w:t>，</w:t>
      </w:r>
      <w:r w:rsidRPr="002E5953">
        <w:rPr>
          <w:rFonts w:cs="Times New Roman"/>
          <w:lang w:eastAsia="zh-CN"/>
        </w:rPr>
        <w:t xml:space="preserve">s </w:t>
      </w:r>
      <w:r>
        <w:rPr>
          <w:rFonts w:cs="Times New Roman"/>
          <w:lang w:eastAsia="zh-CN"/>
        </w:rPr>
        <w:t>是一个强度值而</w:t>
      </w:r>
      <w:r>
        <w:rPr>
          <w:rFonts w:cs="Times New Roman"/>
          <w:lang w:eastAsia="zh-CN"/>
        </w:rPr>
        <w:t>w</w:t>
      </w:r>
      <w:r>
        <w:rPr>
          <w:rFonts w:cs="Times New Roman"/>
          <w:lang w:eastAsia="zh-CN"/>
        </w:rPr>
        <w:t>是一个</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w:t>
      </w:r>
      <w:r>
        <w:rPr>
          <w:rFonts w:cs="Times New Roman"/>
          <w:lang w:eastAsia="zh-CN"/>
        </w:rPr>
        <w:t>&lt;</w:t>
      </w:r>
      <w:r>
        <w:rPr>
          <w:rFonts w:cs="Times New Roman" w:hint="eastAsia"/>
          <w:lang w:eastAsia="zh-CN"/>
        </w:rPr>
        <w:t xml:space="preserve"> </w:t>
      </w:r>
      <w:r w:rsidRPr="002E5953">
        <w:rPr>
          <w:rFonts w:cs="Times New Roman"/>
          <w:lang w:eastAsia="zh-CN"/>
        </w:rPr>
        <w:t>s,</w:t>
      </w:r>
      <w:r w:rsidRPr="002E5953">
        <w:rPr>
          <w:rFonts w:cs="Times New Roman" w:hint="eastAsia"/>
          <w:lang w:eastAsia="zh-CN"/>
        </w:rPr>
        <w:t xml:space="preserve"> </w:t>
      </w:r>
      <w:r w:rsidRPr="002E5953">
        <w:rPr>
          <w:rFonts w:cs="Times New Roman"/>
          <w:lang w:eastAsia="zh-CN"/>
        </w:rPr>
        <w:t>N</w:t>
      </w:r>
      <w:r w:rsidRPr="002E5953">
        <w:rPr>
          <w:rFonts w:cs="Times New Roman" w:hint="eastAsia"/>
          <w:lang w:eastAsia="zh-CN"/>
        </w:rPr>
        <w:t xml:space="preserve"> </w:t>
      </w:r>
      <w:r>
        <w:rPr>
          <w:rFonts w:cs="Times New Roman"/>
          <w:lang w:eastAsia="zh-CN"/>
        </w:rPr>
        <w:t>&gt;</w:t>
      </w:r>
      <w:r>
        <w:rPr>
          <w:rFonts w:cs="Times New Roman"/>
          <w:lang w:eastAsia="zh-CN"/>
        </w:rPr>
        <w:t>，其中</w:t>
      </w:r>
      <w:r w:rsidRPr="002E5953">
        <w:rPr>
          <w:rFonts w:cs="Times New Roman"/>
          <w:lang w:eastAsia="zh-CN"/>
        </w:rPr>
        <w:t>N</w:t>
      </w:r>
      <w:r>
        <w:rPr>
          <w:rFonts w:cs="Times New Roman"/>
          <w:lang w:eastAsia="zh-CN"/>
        </w:rPr>
        <w:t>是一个</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是对信念的量化描述，而</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是对重复性证据的量化描述。</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不确定性真值，它用区间</w:t>
      </w:r>
      <w:r>
        <w:rPr>
          <w:rFonts w:cs="Times New Roman" w:hint="eastAsia"/>
          <w:lang w:eastAsia="zh-CN"/>
        </w:rPr>
        <w:t xml:space="preserve"> </w:t>
      </w:r>
      <w:r>
        <w:rPr>
          <w:rFonts w:cs="Times New Roman"/>
          <w:lang w:eastAsia="zh-CN"/>
        </w:rPr>
        <w:t>[</w:t>
      </w:r>
      <w:r w:rsidRPr="002E5953">
        <w:rPr>
          <w:rFonts w:cs="Times New Roman"/>
          <w:lang w:eastAsia="zh-CN"/>
        </w:rPr>
        <w:t>L,</w:t>
      </w:r>
      <w:r w:rsidRPr="002E5953">
        <w:rPr>
          <w:rFonts w:cs="Times New Roman" w:hint="eastAsia"/>
          <w:lang w:eastAsia="zh-CN"/>
        </w:rPr>
        <w:t xml:space="preserve"> </w:t>
      </w:r>
      <w:r w:rsidRPr="002E5953">
        <w:rPr>
          <w:rFonts w:cs="Times New Roman"/>
          <w:lang w:eastAsia="zh-CN"/>
        </w:rPr>
        <w:t>U</w:t>
      </w:r>
      <w:r>
        <w:rPr>
          <w:rFonts w:cs="Times New Roman"/>
          <w:lang w:eastAsia="zh-CN"/>
        </w:rPr>
        <w:t>]</w:t>
      </w:r>
      <w:r>
        <w:rPr>
          <w:rFonts w:cs="Times New Roman" w:hint="eastAsia"/>
          <w:lang w:eastAsia="zh-CN"/>
        </w:rPr>
        <w:t xml:space="preserve"> </w:t>
      </w:r>
      <w:r>
        <w:rPr>
          <w:rFonts w:cs="Times New Roman"/>
          <w:lang w:eastAsia="zh-CN"/>
        </w:rPr>
        <w:t>、评分水平</w:t>
      </w:r>
      <w:r w:rsidRPr="002E5953">
        <w:rPr>
          <w:rFonts w:cs="Times New Roman"/>
          <w:lang w:eastAsia="zh-CN"/>
        </w:rPr>
        <w:t>b</w:t>
      </w:r>
      <w:r>
        <w:rPr>
          <w:rFonts w:cs="Times New Roman"/>
          <w:lang w:eastAsia="zh-CN"/>
        </w:rPr>
        <w:t>、以及一个整数</w:t>
      </w:r>
      <w:r w:rsidRPr="002E5953">
        <w:rPr>
          <w:rFonts w:cs="Times New Roman"/>
          <w:lang w:eastAsia="zh-CN"/>
        </w:rPr>
        <w:t>k</w:t>
      </w:r>
      <w:r>
        <w:rPr>
          <w:rFonts w:cs="Times New Roman"/>
          <w:lang w:eastAsia="zh-CN"/>
        </w:rPr>
        <w:t>来量化对真值的描述。不确定性真值量化了以下的想法：在经过了</w:t>
      </w:r>
      <w:r w:rsidRPr="002E5953">
        <w:rPr>
          <w:rFonts w:cs="Times New Roman"/>
          <w:lang w:eastAsia="zh-CN"/>
        </w:rPr>
        <w:t>k</w:t>
      </w:r>
      <w:r>
        <w:rPr>
          <w:rFonts w:cs="Times New Roman"/>
          <w:lang w:eastAsia="zh-CN"/>
        </w:rPr>
        <w:t>次观察以后，以概率</w:t>
      </w:r>
      <w:r w:rsidRPr="002E5953">
        <w:rPr>
          <w:rFonts w:cs="Times New Roman"/>
          <w:lang w:eastAsia="zh-CN"/>
        </w:rPr>
        <w:t>b</w:t>
      </w:r>
      <w:r>
        <w:rPr>
          <w:rFonts w:cs="Times New Roman"/>
          <w:lang w:eastAsia="zh-CN"/>
        </w:rPr>
        <w:t>的可能性，推理的结论会落在区间</w:t>
      </w:r>
      <w:r>
        <w:rPr>
          <w:rFonts w:cs="Times New Roman" w:hint="eastAsia"/>
          <w:lang w:eastAsia="zh-CN"/>
        </w:rPr>
        <w:t xml:space="preserve"> </w:t>
      </w:r>
      <w:r>
        <w:rPr>
          <w:rFonts w:cs="Times New Roman"/>
          <w:lang w:eastAsia="zh-CN"/>
        </w:rPr>
        <w:t>[</w:t>
      </w:r>
      <w:r w:rsidRPr="002E5953">
        <w:rPr>
          <w:rFonts w:cs="Times New Roman"/>
          <w:lang w:eastAsia="zh-CN"/>
        </w:rPr>
        <w:t>L,</w:t>
      </w:r>
      <w:r w:rsidRPr="002E5953">
        <w:rPr>
          <w:rFonts w:cs="Times New Roman" w:hint="eastAsia"/>
          <w:lang w:eastAsia="zh-CN"/>
        </w:rPr>
        <w:t xml:space="preserve"> </w:t>
      </w:r>
      <w:r w:rsidRPr="002E5953">
        <w:rPr>
          <w:rFonts w:cs="Times New Roman"/>
          <w:lang w:eastAsia="zh-CN"/>
        </w:rPr>
        <w:t>U</w:t>
      </w:r>
      <w:r>
        <w:rPr>
          <w:rFonts w:cs="Times New Roman"/>
          <w:lang w:eastAsia="zh-CN"/>
        </w:rPr>
        <w:t>]</w:t>
      </w:r>
      <w:r>
        <w:rPr>
          <w:rFonts w:cs="Times New Roman" w:hint="eastAsia"/>
          <w:lang w:eastAsia="zh-CN"/>
        </w:rPr>
        <w:t xml:space="preserve"> </w:t>
      </w:r>
      <w:r>
        <w:rPr>
          <w:rFonts w:cs="Times New Roman"/>
          <w:lang w:eastAsia="zh-CN"/>
        </w:rPr>
        <w:t>中。</w:t>
      </w:r>
    </w:p>
    <w:p w:rsidR="000A3AD4" w:rsidRPr="002E5953"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分布真值，对整个概率分布的离散化近似。</w:t>
      </w:r>
    </w:p>
    <w:p w:rsidR="000A3AD4" w:rsidRDefault="000A3AD4" w:rsidP="000A3AD4">
      <w:pPr>
        <w:pStyle w:val="BodyText"/>
        <w:ind w:firstLine="519"/>
        <w:rPr>
          <w:lang w:eastAsia="zh-CN"/>
        </w:rPr>
      </w:pPr>
      <w:r w:rsidRPr="00FE0B93">
        <w:rPr>
          <w:b/>
          <w:lang w:eastAsia="zh-CN"/>
        </w:rPr>
        <w:t>附加的</w:t>
      </w:r>
      <w:r w:rsidRPr="00FE0B93">
        <w:rPr>
          <w:b/>
          <w:lang w:eastAsia="zh-CN"/>
        </w:rPr>
        <w:t>FOPLN</w:t>
      </w:r>
      <w:r w:rsidRPr="00FE0B93">
        <w:rPr>
          <w:b/>
          <w:lang w:eastAsia="zh-CN"/>
        </w:rPr>
        <w:t>关系</w:t>
      </w:r>
      <w:r w:rsidRPr="002E5953">
        <w:rPr>
          <w:lang w:eastAsia="zh-CN"/>
        </w:rPr>
        <w:tab/>
      </w:r>
    </w:p>
    <w:p w:rsidR="000A3AD4" w:rsidRPr="002E5953" w:rsidRDefault="000A3AD4" w:rsidP="000A3AD4">
      <w:pPr>
        <w:pStyle w:val="BodyText"/>
        <w:ind w:firstLine="480"/>
        <w:rPr>
          <w:lang w:eastAsia="zh-CN"/>
        </w:rPr>
      </w:pPr>
      <w:r w:rsidRPr="002E5953">
        <w:rPr>
          <w:lang w:eastAsia="zh-CN"/>
        </w:rPr>
        <w:t>在</w:t>
      </w:r>
      <w:r w:rsidRPr="002E5953">
        <w:rPr>
          <w:lang w:eastAsia="zh-CN"/>
        </w:rPr>
        <w:t>FOPLN</w:t>
      </w:r>
      <w:r w:rsidRPr="002E5953">
        <w:rPr>
          <w:lang w:eastAsia="zh-CN"/>
        </w:rPr>
        <w:t>核心关系之上，</w:t>
      </w:r>
      <w:r w:rsidRPr="002E5953">
        <w:rPr>
          <w:lang w:eastAsia="zh-CN"/>
        </w:rPr>
        <w:t>FOPLN</w:t>
      </w:r>
      <w:r w:rsidRPr="002E5953">
        <w:rPr>
          <w:lang w:eastAsia="zh-CN"/>
        </w:rPr>
        <w:t>还有两类额外的关系类型。有一类简单的类型，相似度，定义如下：</w:t>
      </w:r>
    </w:p>
    <w:p w:rsidR="000A3AD4" w:rsidRDefault="000A3AD4" w:rsidP="000C6FE5">
      <w:pPr>
        <w:pStyle w:val="BodyText"/>
        <w:ind w:firstLine="480"/>
        <w:jc w:val="center"/>
        <w:outlineLvl w:val="0"/>
        <w:rPr>
          <w:lang w:eastAsia="zh-CN"/>
        </w:rPr>
      </w:pPr>
      <w:r>
        <w:rPr>
          <w:lang w:eastAsia="zh-CN"/>
        </w:rPr>
        <w:t>S</w:t>
      </w:r>
      <w:r>
        <w:rPr>
          <w:spacing w:val="-26"/>
          <w:lang w:eastAsia="zh-CN"/>
        </w:rPr>
        <w:t xml:space="preserve"> </w:t>
      </w:r>
      <w:r>
        <w:rPr>
          <w:lang w:eastAsia="zh-CN"/>
        </w:rPr>
        <w:t>imila</w:t>
      </w:r>
      <w:r>
        <w:rPr>
          <w:spacing w:val="5"/>
          <w:lang w:eastAsia="zh-CN"/>
        </w:rPr>
        <w:t>r</w:t>
      </w:r>
      <w:r>
        <w:rPr>
          <w:lang w:eastAsia="zh-CN"/>
        </w:rPr>
        <w:t>i</w:t>
      </w:r>
      <w:r>
        <w:rPr>
          <w:spacing w:val="4"/>
          <w:lang w:eastAsia="zh-CN"/>
        </w:rPr>
        <w:t>t</w:t>
      </w:r>
      <w:r>
        <w:rPr>
          <w:lang w:eastAsia="zh-CN"/>
        </w:rPr>
        <w:t>y A</w:t>
      </w:r>
      <w:r>
        <w:rPr>
          <w:spacing w:val="3"/>
          <w:lang w:eastAsia="zh-CN"/>
        </w:rPr>
        <w:t xml:space="preserve"> </w:t>
      </w:r>
      <w:r>
        <w:rPr>
          <w:lang w:eastAsia="zh-CN"/>
        </w:rPr>
        <w:t>B</w:t>
      </w:r>
    </w:p>
    <w:p w:rsidR="000A3AD4" w:rsidRPr="002E5953" w:rsidRDefault="000A3AD4" w:rsidP="000A3AD4">
      <w:pPr>
        <w:pStyle w:val="BodyText"/>
        <w:ind w:firstLine="480"/>
        <w:rPr>
          <w:lang w:eastAsia="zh-CN"/>
        </w:rPr>
      </w:pPr>
      <w:r w:rsidRPr="002E5953">
        <w:rPr>
          <w:lang w:eastAsia="zh-CN"/>
        </w:rPr>
        <w:t>如果</w:t>
      </w:r>
      <w:r w:rsidRPr="002E5953">
        <w:rPr>
          <w:lang w:eastAsia="zh-CN"/>
        </w:rPr>
        <w:t>R A B</w:t>
      </w:r>
      <w:r w:rsidRPr="002E5953">
        <w:rPr>
          <w:lang w:eastAsia="zh-CN"/>
        </w:rPr>
        <w:t>的真值可以仅仅用核心</w:t>
      </w:r>
      <w:r w:rsidRPr="002E5953">
        <w:rPr>
          <w:lang w:eastAsia="zh-CN"/>
        </w:rPr>
        <w:t>FOPLN</w:t>
      </w:r>
      <w:r w:rsidRPr="002E5953">
        <w:rPr>
          <w:lang w:eastAsia="zh-CN"/>
        </w:rPr>
        <w:t>关系中</w:t>
      </w:r>
      <w:r w:rsidRPr="002E5953">
        <w:rPr>
          <w:lang w:eastAsia="zh-CN"/>
        </w:rPr>
        <w:t>A</w:t>
      </w:r>
      <w:r w:rsidRPr="002E5953">
        <w:rPr>
          <w:lang w:eastAsia="zh-CN"/>
        </w:rPr>
        <w:t>和</w:t>
      </w:r>
      <w:r w:rsidRPr="002E5953">
        <w:rPr>
          <w:lang w:eastAsia="zh-CN"/>
        </w:rPr>
        <w:t>B</w:t>
      </w:r>
      <w:r w:rsidRPr="002E5953">
        <w:rPr>
          <w:lang w:eastAsia="zh-CN"/>
        </w:rPr>
        <w:t>的关系来计算的话，我们把关系</w:t>
      </w:r>
      <w:r w:rsidRPr="002E5953">
        <w:rPr>
          <w:lang w:eastAsia="zh-CN"/>
        </w:rPr>
        <w:t>R</w:t>
      </w:r>
      <w:r w:rsidRPr="002E5953">
        <w:rPr>
          <w:lang w:eastAsia="zh-CN"/>
        </w:rPr>
        <w:t>叫做简单的。而有一类复杂的</w:t>
      </w:r>
      <w:r w:rsidRPr="002E5953">
        <w:rPr>
          <w:rFonts w:hint="eastAsia"/>
          <w:lang w:eastAsia="zh-CN"/>
        </w:rPr>
        <w:t>“</w:t>
      </w:r>
      <w:r w:rsidRPr="002E5953">
        <w:rPr>
          <w:lang w:eastAsia="zh-CN"/>
        </w:rPr>
        <w:t>附加</w:t>
      </w:r>
      <w:r w:rsidRPr="002E5953">
        <w:rPr>
          <w:rFonts w:hint="eastAsia"/>
          <w:lang w:eastAsia="zh-CN"/>
        </w:rPr>
        <w:t>”</w:t>
      </w:r>
      <w:r w:rsidRPr="002E5953">
        <w:rPr>
          <w:lang w:eastAsia="zh-CN"/>
        </w:rPr>
        <w:t>关系，如意向继承，描述了与某一词项相关联的模式的属性集合与相应的其他属性集合之间的关系。</w:t>
      </w:r>
    </w:p>
    <w:p w:rsidR="000A3AD4" w:rsidRDefault="000A3AD4" w:rsidP="000A3AD4">
      <w:pPr>
        <w:pStyle w:val="BodyText"/>
        <w:ind w:firstLine="480"/>
        <w:rPr>
          <w:sz w:val="18"/>
          <w:szCs w:val="18"/>
          <w:lang w:eastAsia="zh-CN"/>
        </w:rPr>
      </w:pPr>
      <w:r>
        <w:rPr>
          <w:lang w:eastAsia="zh-CN"/>
        </w:rPr>
        <w:t>回到我们的例子上来，主体可能观察到</w:t>
      </w:r>
      <w:r>
        <w:rPr>
          <w:rFonts w:hint="eastAsia"/>
          <w:lang w:eastAsia="zh-CN"/>
        </w:rPr>
        <w:t>“</w:t>
      </w:r>
      <w:r>
        <w:rPr>
          <w:lang w:eastAsia="zh-CN"/>
        </w:rPr>
        <w:t>猫</w:t>
      </w:r>
      <w:r>
        <w:rPr>
          <w:rFonts w:hint="eastAsia"/>
          <w:lang w:eastAsia="zh-CN"/>
        </w:rPr>
        <w:t>”</w:t>
      </w:r>
      <w:r>
        <w:rPr>
          <w:lang w:eastAsia="zh-CN"/>
        </w:rPr>
        <w:t>的两项属性，即</w:t>
      </w:r>
      <w:r>
        <w:rPr>
          <w:rFonts w:hint="eastAsia"/>
          <w:lang w:eastAsia="zh-CN"/>
        </w:rPr>
        <w:t>“</w:t>
      </w:r>
      <w:r>
        <w:rPr>
          <w:lang w:eastAsia="zh-CN"/>
        </w:rPr>
        <w:t>毛皮</w:t>
      </w:r>
      <w:r>
        <w:rPr>
          <w:rFonts w:hint="eastAsia"/>
          <w:lang w:eastAsia="zh-CN"/>
        </w:rPr>
        <w:t>”</w:t>
      </w:r>
      <w:r>
        <w:rPr>
          <w:lang w:eastAsia="zh-CN"/>
        </w:rPr>
        <w:t>和</w:t>
      </w:r>
      <w:r>
        <w:rPr>
          <w:rFonts w:hint="eastAsia"/>
          <w:lang w:eastAsia="zh-CN"/>
        </w:rPr>
        <w:t>“</w:t>
      </w:r>
      <w:r>
        <w:rPr>
          <w:lang w:eastAsia="zh-CN"/>
        </w:rPr>
        <w:t>会叫</w:t>
      </w:r>
      <w:r>
        <w:rPr>
          <w:rFonts w:hint="eastAsia"/>
          <w:lang w:eastAsia="zh-CN"/>
        </w:rPr>
        <w:t>”</w:t>
      </w:r>
      <w:r>
        <w:rPr>
          <w:lang w:eastAsia="zh-CN"/>
        </w:rPr>
        <w:t>。由于希腊神话中的三头狗</w:t>
      </w:r>
      <w:r>
        <w:rPr>
          <w:lang w:eastAsia="zh-CN"/>
        </w:rPr>
        <w:t>Flu</w:t>
      </w:r>
      <w:r>
        <w:rPr>
          <w:rFonts w:ascii="Palatino" w:hAnsi="Palatino" w:cs="Palatino"/>
          <w:lang w:eastAsia="zh-CN"/>
        </w:rPr>
        <w:t>ﬀ</w:t>
      </w:r>
      <w:r>
        <w:rPr>
          <w:lang w:eastAsia="zh-CN"/>
        </w:rPr>
        <w:t>y</w:t>
      </w:r>
      <w:r>
        <w:rPr>
          <w:lang w:eastAsia="zh-CN"/>
        </w:rPr>
        <w:t>也是皮毛动物，主体可能会认为：</w:t>
      </w:r>
    </w:p>
    <w:p w:rsidR="000A3AD4" w:rsidRDefault="000A3AD4" w:rsidP="000A3AD4">
      <w:pPr>
        <w:spacing w:before="3" w:line="100" w:lineRule="exact"/>
        <w:rPr>
          <w:sz w:val="10"/>
          <w:szCs w:val="10"/>
          <w:lang w:eastAsia="zh-CN"/>
        </w:rPr>
      </w:pPr>
    </w:p>
    <w:p w:rsidR="000A3AD4" w:rsidRPr="002E5953" w:rsidRDefault="000A3AD4" w:rsidP="000C6FE5">
      <w:pPr>
        <w:ind w:leftChars="200" w:left="327"/>
        <w:rPr>
          <w:rFonts w:eastAsia="Lucida Console"/>
          <w:lang w:eastAsia="zh-CN"/>
        </w:rPr>
      </w:pPr>
      <w:r w:rsidRPr="002E5953">
        <w:rPr>
          <w:rFonts w:eastAsia="Lucida Console"/>
          <w:lang w:eastAsia="zh-CN"/>
        </w:rPr>
        <w:t>IntensionalInheritance &lt;0.5&gt;</w:t>
      </w:r>
    </w:p>
    <w:p w:rsidR="000A3AD4" w:rsidRDefault="000A3AD4" w:rsidP="000C6FE5">
      <w:pPr>
        <w:ind w:leftChars="200" w:left="327"/>
        <w:rPr>
          <w:rFonts w:eastAsia="Lucida Console"/>
          <w:lang w:eastAsia="zh-CN"/>
        </w:rPr>
      </w:pPr>
      <w:r w:rsidRPr="002E5953">
        <w:rPr>
          <w:rFonts w:eastAsia="Lucida Console"/>
          <w:lang w:eastAsia="zh-CN"/>
        </w:rPr>
        <w:t xml:space="preserve">Fluffy </w:t>
      </w:r>
    </w:p>
    <w:p w:rsidR="000A3AD4" w:rsidRPr="002E5953" w:rsidRDefault="000A3AD4" w:rsidP="000C6FE5">
      <w:pPr>
        <w:ind w:leftChars="200" w:left="327"/>
        <w:rPr>
          <w:rFonts w:eastAsia="Lucida Console"/>
          <w:lang w:eastAsia="zh-CN"/>
        </w:rPr>
      </w:pPr>
      <w:r w:rsidRPr="002E5953">
        <w:rPr>
          <w:rFonts w:eastAsia="Lucida Console"/>
          <w:lang w:eastAsia="zh-CN"/>
        </w:rPr>
        <w:t>cat</w:t>
      </w:r>
    </w:p>
    <w:bookmarkEnd w:id="116"/>
    <w:p w:rsidR="000A3AD4" w:rsidRPr="002E5953" w:rsidRDefault="000A3AD4" w:rsidP="000A3AD4">
      <w:pPr>
        <w:spacing w:before="10" w:line="170" w:lineRule="exact"/>
        <w:rPr>
          <w:szCs w:val="21"/>
          <w:lang w:eastAsia="zh-CN"/>
        </w:rPr>
      </w:pPr>
    </w:p>
    <w:p w:rsidR="000A3AD4" w:rsidRPr="00886A83" w:rsidRDefault="000A3AD4" w:rsidP="000A3AD4">
      <w:pPr>
        <w:pStyle w:val="BodyText"/>
        <w:ind w:firstLine="480"/>
        <w:rPr>
          <w:lang w:eastAsia="zh-CN"/>
        </w:rPr>
      </w:pPr>
      <w:r w:rsidRPr="00886A83">
        <w:rPr>
          <w:lang w:eastAsia="zh-CN"/>
        </w:rPr>
        <w:t>意思是</w:t>
      </w:r>
      <w:r w:rsidRPr="00886A83">
        <w:rPr>
          <w:lang w:eastAsia="zh-CN"/>
        </w:rPr>
        <w:t>Flu</w:t>
      </w:r>
      <w:r w:rsidR="00DC5069">
        <w:rPr>
          <w:rFonts w:hint="eastAsia"/>
          <w:lang w:eastAsia="zh-CN"/>
        </w:rPr>
        <w:t>ff</w:t>
      </w:r>
      <w:r w:rsidRPr="00886A83">
        <w:rPr>
          <w:lang w:eastAsia="zh-CN"/>
        </w:rPr>
        <w:t>y</w:t>
      </w:r>
      <w:r w:rsidRPr="00886A83">
        <w:rPr>
          <w:lang w:eastAsia="zh-CN"/>
        </w:rPr>
        <w:t>拥有</w:t>
      </w:r>
      <w:r w:rsidRPr="00886A83">
        <w:rPr>
          <w:lang w:eastAsia="zh-CN"/>
        </w:rPr>
        <w:t>50%</w:t>
      </w:r>
      <w:r w:rsidRPr="00886A83">
        <w:rPr>
          <w:lang w:eastAsia="zh-CN"/>
        </w:rPr>
        <w:t>的猫的属性。为了更深入地构建这种关系，</w:t>
      </w:r>
      <w:r w:rsidRPr="00886A83">
        <w:rPr>
          <w:lang w:eastAsia="zh-CN"/>
        </w:rPr>
        <w:t>PLN</w:t>
      </w:r>
      <w:r w:rsidRPr="00886A83">
        <w:rPr>
          <w:lang w:eastAsia="zh-CN"/>
        </w:rPr>
        <w:t>还有一个混合的意向</w:t>
      </w:r>
      <w:r w:rsidRPr="00886A83">
        <w:rPr>
          <w:lang w:eastAsia="zh-CN"/>
        </w:rPr>
        <w:t>/</w:t>
      </w:r>
      <w:r w:rsidRPr="00886A83">
        <w:rPr>
          <w:lang w:eastAsia="zh-CN"/>
        </w:rPr>
        <w:t>延伸继承关系，简单地通过如子集和意向继承关系的析取来定义。</w:t>
      </w:r>
    </w:p>
    <w:p w:rsidR="000A3AD4" w:rsidRPr="00886A83" w:rsidRDefault="008E6A74" w:rsidP="000A3AD4">
      <w:pPr>
        <w:pStyle w:val="BodyText"/>
        <w:ind w:firstLine="480"/>
        <w:rPr>
          <w:lang w:eastAsia="zh-CN"/>
        </w:rPr>
      </w:pPr>
      <w:r>
        <w:rPr>
          <w:lang w:eastAsia="zh-CN"/>
        </w:rPr>
        <w:t>如例子所陈述，对一个</w:t>
      </w:r>
      <w:r w:rsidR="000A3AD4" w:rsidRPr="00886A83">
        <w:rPr>
          <w:lang w:eastAsia="zh-CN"/>
        </w:rPr>
        <w:t>复杂的附加关系</w:t>
      </w:r>
      <w:r w:rsidR="000A3AD4" w:rsidRPr="00886A83">
        <w:rPr>
          <w:lang w:eastAsia="zh-CN"/>
        </w:rPr>
        <w:t>R</w:t>
      </w:r>
      <w:r w:rsidR="000A3AD4" w:rsidRPr="00886A83">
        <w:rPr>
          <w:lang w:eastAsia="zh-CN"/>
        </w:rPr>
        <w:t>，</w:t>
      </w:r>
      <w:r w:rsidR="000A3AD4" w:rsidRPr="00886A83">
        <w:rPr>
          <w:lang w:eastAsia="zh-CN"/>
        </w:rPr>
        <w:t>R A B</w:t>
      </w:r>
      <w:r w:rsidR="000A3AD4" w:rsidRPr="00886A83">
        <w:rPr>
          <w:lang w:eastAsia="zh-CN"/>
        </w:rPr>
        <w:t>的真值是通过一个数值所表达的</w:t>
      </w:r>
      <w:r w:rsidR="000A3AD4" w:rsidRPr="00886A83">
        <w:rPr>
          <w:lang w:eastAsia="zh-CN"/>
        </w:rPr>
        <w:t>FOPLN</w:t>
      </w:r>
      <w:r w:rsidR="000A3AD4" w:rsidRPr="00886A83">
        <w:rPr>
          <w:lang w:eastAsia="zh-CN"/>
        </w:rPr>
        <w:t>中不同词项的关系的真值来定义的（而不是</w:t>
      </w:r>
      <w:r w:rsidR="000A3AD4" w:rsidRPr="00886A83">
        <w:rPr>
          <w:rFonts w:hint="eastAsia"/>
          <w:lang w:eastAsia="zh-CN"/>
        </w:rPr>
        <w:t>“</w:t>
      </w:r>
      <w:r w:rsidR="000A3AD4" w:rsidRPr="00886A83">
        <w:rPr>
          <w:lang w:eastAsia="zh-CN"/>
        </w:rPr>
        <w:t>A</w:t>
      </w:r>
      <w:r w:rsidR="000A3AD4" w:rsidRPr="00886A83">
        <w:rPr>
          <w:lang w:eastAsia="zh-CN"/>
        </w:rPr>
        <w:t>而且</w:t>
      </w:r>
      <w:r w:rsidR="000A3AD4" w:rsidRPr="00886A83">
        <w:rPr>
          <w:lang w:eastAsia="zh-CN"/>
        </w:rPr>
        <w:t>B</w:t>
      </w:r>
      <w:r w:rsidR="000A3AD4" w:rsidRPr="00886A83">
        <w:rPr>
          <w:rFonts w:hint="eastAsia"/>
          <w:lang w:eastAsia="zh-CN"/>
        </w:rPr>
        <w:t>”</w:t>
      </w:r>
      <w:r w:rsidR="000A3AD4" w:rsidRPr="00886A83">
        <w:rPr>
          <w:lang w:eastAsia="zh-CN"/>
        </w:rPr>
        <w:t>），它通</w:t>
      </w:r>
      <w:bookmarkStart w:id="117" w:name="PLN规则和方程"/>
      <w:bookmarkEnd w:id="117"/>
      <w:r w:rsidR="000A3AD4" w:rsidRPr="00886A83">
        <w:rPr>
          <w:lang w:eastAsia="zh-CN"/>
        </w:rPr>
        <w:t>过某个特定的数学方程来计算。</w:t>
      </w:r>
    </w:p>
    <w:p w:rsidR="000A3AD4" w:rsidRPr="00886A83" w:rsidRDefault="000A3AD4" w:rsidP="000A3AD4">
      <w:pPr>
        <w:pStyle w:val="Heading3"/>
      </w:pPr>
      <w:r w:rsidRPr="00886A83">
        <w:rPr>
          <w:rFonts w:hint="eastAsia"/>
          <w:lang w:eastAsia="zh-CN"/>
        </w:rPr>
        <w:t xml:space="preserve">  </w:t>
      </w:r>
      <w:bookmarkStart w:id="118" w:name="_Toc21648"/>
      <w:bookmarkStart w:id="119" w:name="_Toc453623373"/>
      <w:bookmarkStart w:id="120" w:name="_Toc327482438"/>
      <w:r w:rsidRPr="00886A83">
        <w:t xml:space="preserve">PLN </w:t>
      </w:r>
      <w:r w:rsidRPr="00886A83">
        <w:rPr>
          <w:rFonts w:ascii="Yuanti TC Light" w:hAnsi="Yuanti TC Light" w:cs="Yuanti TC Light"/>
        </w:rPr>
        <w:t>规则和方程</w:t>
      </w:r>
      <w:bookmarkEnd w:id="118"/>
      <w:bookmarkEnd w:id="119"/>
      <w:bookmarkEnd w:id="120"/>
    </w:p>
    <w:p w:rsidR="000A3AD4" w:rsidRDefault="000A3AD4" w:rsidP="000A3AD4">
      <w:pPr>
        <w:spacing w:before="2" w:line="170" w:lineRule="exact"/>
        <w:rPr>
          <w:sz w:val="17"/>
          <w:szCs w:val="17"/>
        </w:rPr>
      </w:pPr>
    </w:p>
    <w:p w:rsidR="000A3AD4" w:rsidRPr="00886A83" w:rsidRDefault="000A3AD4" w:rsidP="000A3AD4">
      <w:pPr>
        <w:pStyle w:val="BodyText"/>
        <w:ind w:firstLine="480"/>
      </w:pPr>
      <w:r w:rsidRPr="00886A83">
        <w:rPr>
          <w:lang w:eastAsia="zh-CN"/>
        </w:rPr>
        <w:t xml:space="preserve">PLN </w:t>
      </w:r>
      <w:r w:rsidRPr="00886A83">
        <w:rPr>
          <w:lang w:eastAsia="zh-CN"/>
        </w:rPr>
        <w:t>中一个析取是通过规则和方程来达到的。</w:t>
      </w:r>
      <w:r w:rsidRPr="00886A83">
        <w:rPr>
          <w:lang w:eastAsia="zh-CN"/>
        </w:rPr>
        <w:t xml:space="preserve">PLN </w:t>
      </w:r>
      <w:r w:rsidRPr="00886A83">
        <w:rPr>
          <w:lang w:eastAsia="zh-CN"/>
        </w:rPr>
        <w:t>逻辑推理以</w:t>
      </w:r>
      <w:r w:rsidRPr="00886A83">
        <w:rPr>
          <w:rFonts w:hint="eastAsia"/>
          <w:lang w:eastAsia="zh-CN"/>
        </w:rPr>
        <w:t>“</w:t>
      </w:r>
      <w:r w:rsidRPr="00886A83">
        <w:rPr>
          <w:lang w:eastAsia="zh-CN"/>
        </w:rPr>
        <w:t>三段论演绎</w:t>
      </w:r>
      <w:r w:rsidRPr="00886A83">
        <w:rPr>
          <w:lang w:eastAsia="zh-CN"/>
        </w:rPr>
        <w:t xml:space="preserve"> </w:t>
      </w:r>
      <w:r w:rsidRPr="00886A83">
        <w:rPr>
          <w:lang w:eastAsia="zh-CN"/>
        </w:rPr>
        <w:t>规则</w:t>
      </w:r>
      <w:r w:rsidRPr="00886A83">
        <w:rPr>
          <w:rFonts w:hint="eastAsia"/>
          <w:lang w:eastAsia="zh-CN"/>
        </w:rPr>
        <w:t>”</w:t>
      </w:r>
      <w:r w:rsidRPr="00886A83">
        <w:rPr>
          <w:lang w:eastAsia="zh-CN"/>
        </w:rPr>
        <w:t>的形式进行，以通过合并陈述和匹配的词项来寻找模式。</w:t>
      </w:r>
      <w:r w:rsidRPr="00886A83">
        <w:t xml:space="preserve">PLN </w:t>
      </w:r>
      <w:r w:rsidRPr="00886A83">
        <w:t>的规则包括但</w:t>
      </w:r>
      <w:r w:rsidRPr="00886A83">
        <w:t xml:space="preserve"> </w:t>
      </w:r>
      <w:r w:rsidRPr="00886A83">
        <w:t>不限于以下例子：</w:t>
      </w:r>
    </w:p>
    <w:p w:rsidR="000A3AD4" w:rsidRDefault="000A3AD4" w:rsidP="000C6FE5">
      <w:pPr>
        <w:pStyle w:val="BodyText"/>
        <w:numPr>
          <w:ilvl w:val="2"/>
          <w:numId w:val="39"/>
        </w:numPr>
        <w:tabs>
          <w:tab w:val="left" w:pos="889"/>
        </w:tabs>
        <w:ind w:left="889" w:right="117" w:firstLineChars="0"/>
        <w:outlineLvl w:val="0"/>
        <w:rPr>
          <w:rFonts w:cs="Times New Roman"/>
          <w:lang w:eastAsia="zh-CN"/>
        </w:rPr>
      </w:pPr>
      <w:r>
        <w:rPr>
          <w:rFonts w:cs="Times New Roman"/>
          <w:lang w:eastAsia="zh-CN"/>
        </w:rPr>
        <w:t>演绎推理</w:t>
      </w:r>
      <w:r>
        <w:rPr>
          <w:rFonts w:cs="Times New Roman"/>
          <w:lang w:eastAsia="zh-CN"/>
        </w:rPr>
        <w:t xml:space="preserve"> </w:t>
      </w:r>
      <w:r w:rsidRPr="00886A83">
        <w:rPr>
          <w:rFonts w:cs="Times New Roman"/>
          <w:lang w:eastAsia="zh-CN"/>
        </w:rPr>
        <w:t xml:space="preserve">((A → B) </w:t>
      </w:r>
      <w:r w:rsidRPr="00886A83">
        <w:rPr>
          <w:rFonts w:ascii="宋体" w:hAnsi="宋体" w:cs="宋体" w:hint="eastAsia"/>
          <w:lang w:eastAsia="zh-CN"/>
        </w:rPr>
        <w:t>∧</w:t>
      </w:r>
      <w:r w:rsidRPr="00886A83">
        <w:rPr>
          <w:rFonts w:cs="Times New Roman"/>
          <w:lang w:eastAsia="zh-CN"/>
        </w:rPr>
        <w:t xml:space="preserve"> (B → C) </w:t>
      </w:r>
      <w:r w:rsidRPr="00886A83">
        <w:rPr>
          <w:rFonts w:ascii="Menlo Regular" w:hAnsi="Menlo Regular" w:cs="Menlo Regular"/>
          <w:lang w:eastAsia="zh-CN"/>
        </w:rPr>
        <w:t>⇒</w:t>
      </w:r>
      <w:r w:rsidRPr="00886A83">
        <w:rPr>
          <w:rFonts w:cs="Times New Roman"/>
          <w:lang w:eastAsia="zh-CN"/>
        </w:rPr>
        <w:t xml:space="preserve"> (A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归纳推理</w:t>
      </w:r>
      <w:r>
        <w:rPr>
          <w:rFonts w:cs="Times New Roman"/>
          <w:lang w:eastAsia="zh-CN"/>
        </w:rPr>
        <w:t xml:space="preserve"> ((A → B) </w:t>
      </w:r>
      <w:r>
        <w:rPr>
          <w:rFonts w:ascii="宋体" w:hAnsi="宋体" w:cs="宋体" w:hint="eastAsia"/>
          <w:lang w:eastAsia="zh-CN"/>
        </w:rPr>
        <w:t>∧</w:t>
      </w:r>
      <w:r>
        <w:rPr>
          <w:rFonts w:cs="Times New Roman"/>
          <w:lang w:eastAsia="zh-CN"/>
        </w:rPr>
        <w:t xml:space="preserve"> (A → C) </w:t>
      </w:r>
      <w:r>
        <w:rPr>
          <w:rFonts w:ascii="Menlo Regular" w:hAnsi="Menlo Regular" w:cs="Menlo Regular"/>
          <w:lang w:eastAsia="zh-CN"/>
        </w:rPr>
        <w:t>⇒</w:t>
      </w:r>
      <w:r>
        <w:rPr>
          <w:rFonts w:cs="Times New Roman"/>
          <w:lang w:eastAsia="zh-CN"/>
        </w:rPr>
        <w:t xml:space="preserve"> (B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溯因推理</w:t>
      </w:r>
      <w:r>
        <w:rPr>
          <w:rFonts w:cs="Times New Roman"/>
          <w:lang w:eastAsia="zh-CN"/>
        </w:rPr>
        <w:t xml:space="preserve"> ((A → C) </w:t>
      </w:r>
      <w:r>
        <w:rPr>
          <w:rFonts w:ascii="宋体" w:hAnsi="宋体" w:cs="宋体" w:hint="eastAsia"/>
          <w:lang w:eastAsia="zh-CN"/>
        </w:rPr>
        <w:t>∧</w:t>
      </w:r>
      <w:r>
        <w:rPr>
          <w:rFonts w:cs="Times New Roman"/>
          <w:lang w:eastAsia="zh-CN"/>
        </w:rPr>
        <w:t xml:space="preserve"> (B → C) </w:t>
      </w:r>
      <w:r>
        <w:rPr>
          <w:rFonts w:ascii="Menlo Regular" w:hAnsi="Menlo Regular" w:cs="Menlo Regular"/>
          <w:lang w:eastAsia="zh-CN"/>
        </w:rPr>
        <w:t>⇒</w:t>
      </w:r>
      <w:r>
        <w:rPr>
          <w:rFonts w:cs="Times New Roman"/>
          <w:lang w:eastAsia="zh-CN"/>
        </w:rPr>
        <w:t xml:space="preserve"> (A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调整，即合并具有不同真值的同一逻辑关系的两个版本</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反演推理</w:t>
      </w:r>
      <w:r>
        <w:rPr>
          <w:rFonts w:cs="Times New Roman"/>
          <w:lang w:eastAsia="zh-CN"/>
        </w:rPr>
        <w:t xml:space="preserve"> ((A → B) </w:t>
      </w:r>
      <w:r>
        <w:rPr>
          <w:rFonts w:ascii="Menlo Regular" w:hAnsi="Menlo Regular" w:cs="Menlo Regular"/>
          <w:lang w:eastAsia="zh-CN"/>
        </w:rPr>
        <w:t>⇒</w:t>
      </w:r>
      <w:r>
        <w:rPr>
          <w:rFonts w:cs="Times New Roman"/>
          <w:lang w:eastAsia="zh-CN"/>
        </w:rPr>
        <w:t xml:space="preserve"> (B → A))</w:t>
      </w:r>
    </w:p>
    <w:p w:rsidR="000A3AD4" w:rsidRDefault="000A3AD4" w:rsidP="000A3AD4">
      <w:pPr>
        <w:ind w:left="1438"/>
        <w:rPr>
          <w:rFonts w:ascii="Times New Roman" w:hAnsi="Times New Roman" w:cs="Times New Roman"/>
          <w:sz w:val="20"/>
          <w:szCs w:val="20"/>
        </w:rPr>
      </w:pPr>
      <w:r>
        <w:rPr>
          <w:noProof/>
        </w:rPr>
        <w:drawing>
          <wp:inline distT="0" distB="0" distL="114300" distR="114300">
            <wp:extent cx="3314700" cy="2488666"/>
            <wp:effectExtent l="0" t="0" r="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pic:cNvPicPr>
                  </pic:nvPicPr>
                  <pic:blipFill>
                    <a:blip r:embed="rId50"/>
                    <a:stretch>
                      <a:fillRect/>
                    </a:stretch>
                  </pic:blipFill>
                  <pic:spPr>
                    <a:xfrm>
                      <a:off x="0" y="0"/>
                      <a:ext cx="3326200" cy="2497300"/>
                    </a:xfrm>
                    <a:prstGeom prst="rect">
                      <a:avLst/>
                    </a:prstGeom>
                    <a:noFill/>
                    <a:ln w="9525">
                      <a:noFill/>
                    </a:ln>
                  </pic:spPr>
                </pic:pic>
              </a:graphicData>
            </a:graphic>
          </wp:inline>
        </w:drawing>
      </w:r>
    </w:p>
    <w:p w:rsidR="000A3AD4" w:rsidRPr="00994A03" w:rsidRDefault="000A3AD4" w:rsidP="000A3AD4">
      <w:pPr>
        <w:pStyle w:val="10"/>
        <w:jc w:val="center"/>
        <w:rPr>
          <w:rFonts w:ascii="宋体" w:eastAsia="宋体" w:hAnsi="宋体" w:cs="宋体"/>
        </w:rPr>
      </w:pPr>
      <w:bookmarkStart w:id="121" w:name="_bookmark39"/>
      <w:bookmarkEnd w:id="121"/>
      <w:r>
        <w:t>图</w:t>
      </w:r>
      <w:r>
        <w:t xml:space="preserve"> 2.1</w:t>
      </w:r>
      <w:r>
        <w:tab/>
      </w:r>
      <w:r w:rsidR="00994A03">
        <w:rPr>
          <w:rFonts w:ascii="宋体" w:eastAsia="宋体" w:hAnsi="宋体" w:cs="宋体" w:hint="eastAsia"/>
        </w:rPr>
        <w:t>最基本的四个一阶PLN推理规则</w:t>
      </w:r>
    </w:p>
    <w:p w:rsidR="000A3AD4" w:rsidRPr="00886A83" w:rsidRDefault="000A3AD4" w:rsidP="000A3AD4">
      <w:pPr>
        <w:pStyle w:val="BodyText"/>
        <w:ind w:firstLine="480"/>
        <w:rPr>
          <w:lang w:eastAsia="zh-CN"/>
        </w:rPr>
      </w:pPr>
      <w:r w:rsidRPr="00886A83">
        <w:rPr>
          <w:lang w:eastAsia="zh-CN"/>
        </w:rPr>
        <w:t>这些规则的前四项的基本设计如图</w:t>
      </w:r>
      <w:hyperlink w:anchor="_bookmark39" w:history="1">
        <w:r w:rsidRPr="00886A83">
          <w:rPr>
            <w:lang w:eastAsia="zh-CN"/>
          </w:rPr>
          <w:t>2.1</w:t>
        </w:r>
      </w:hyperlink>
      <w:r w:rsidRPr="00886A83">
        <w:rPr>
          <w:lang w:eastAsia="zh-CN"/>
        </w:rPr>
        <w:t>所示。我们可以看到前三项规则表示了</w:t>
      </w:r>
      <w:r w:rsidRPr="00886A83">
        <w:rPr>
          <w:lang w:eastAsia="zh-CN"/>
        </w:rPr>
        <w:t xml:space="preserve"> </w:t>
      </w:r>
      <w:r w:rsidRPr="00886A83">
        <w:rPr>
          <w:lang w:eastAsia="zh-CN"/>
        </w:rPr>
        <w:t>在三个相关联的词项上做推理的规则，同时还可以看到，归纳和回溯可以从前向和</w:t>
      </w:r>
      <w:r w:rsidRPr="00886A83">
        <w:rPr>
          <w:lang w:eastAsia="zh-CN"/>
        </w:rPr>
        <w:t xml:space="preserve"> </w:t>
      </w:r>
      <w:r w:rsidRPr="00886A83">
        <w:rPr>
          <w:lang w:eastAsia="zh-CN"/>
        </w:rPr>
        <w:t>后向链接推理的组合中获得，这是</w:t>
      </w:r>
      <w:r w:rsidRPr="00886A83">
        <w:rPr>
          <w:lang w:eastAsia="zh-CN"/>
        </w:rPr>
        <w:t xml:space="preserve"> PLN </w:t>
      </w:r>
      <w:r w:rsidRPr="00886A83">
        <w:rPr>
          <w:lang w:eastAsia="zh-CN"/>
        </w:rPr>
        <w:t>真值公式使用的一项规则。</w:t>
      </w:r>
    </w:p>
    <w:p w:rsidR="000A3AD4" w:rsidRDefault="000A3AD4" w:rsidP="000A3AD4">
      <w:pPr>
        <w:pStyle w:val="BodyText"/>
        <w:ind w:firstLine="480"/>
        <w:rPr>
          <w:lang w:eastAsia="zh-CN"/>
        </w:rPr>
      </w:pPr>
      <w:r w:rsidRPr="00886A83">
        <w:rPr>
          <w:lang w:eastAsia="zh-CN"/>
        </w:rPr>
        <w:t>每一项规则都与一个公式相关，它应用规则以计算出真值。例如，假设</w:t>
      </w:r>
      <w:r w:rsidRPr="00886A83">
        <w:rPr>
          <w:lang w:eastAsia="zh-CN"/>
        </w:rPr>
        <w:t xml:space="preserve"> sA</w:t>
      </w:r>
      <w:r w:rsidRPr="00886A83">
        <w:rPr>
          <w:rFonts w:hint="eastAsia"/>
          <w:lang w:eastAsia="zh-CN"/>
        </w:rPr>
        <w:t>，</w:t>
      </w:r>
      <w:r w:rsidRPr="00886A83">
        <w:rPr>
          <w:lang w:eastAsia="zh-CN"/>
        </w:rPr>
        <w:t>sB</w:t>
      </w:r>
      <w:r w:rsidRPr="00886A83">
        <w:rPr>
          <w:rFonts w:hint="eastAsia"/>
          <w:lang w:eastAsia="zh-CN"/>
        </w:rPr>
        <w:t>，</w:t>
      </w:r>
      <w:r w:rsidRPr="00886A83">
        <w:rPr>
          <w:lang w:eastAsia="zh-CN"/>
        </w:rPr>
        <w:t>sC</w:t>
      </w:r>
      <w:r w:rsidRPr="00886A83">
        <w:rPr>
          <w:rFonts w:hint="eastAsia"/>
          <w:lang w:eastAsia="zh-CN"/>
        </w:rPr>
        <w:t>，</w:t>
      </w:r>
      <w:r w:rsidRPr="00886A83">
        <w:rPr>
          <w:lang w:eastAsia="zh-CN"/>
        </w:rPr>
        <w:t>sAB</w:t>
      </w:r>
      <w:bookmarkStart w:id="122" w:name="OLE_LINK20"/>
      <w:r w:rsidRPr="00886A83">
        <w:rPr>
          <w:rFonts w:hint="eastAsia"/>
          <w:lang w:eastAsia="zh-CN"/>
        </w:rPr>
        <w:t>，</w:t>
      </w:r>
      <w:bookmarkEnd w:id="122"/>
      <w:r w:rsidRPr="00886A83">
        <w:rPr>
          <w:lang w:eastAsia="zh-CN"/>
        </w:rPr>
        <w:t>以及</w:t>
      </w:r>
      <w:r w:rsidRPr="00886A83">
        <w:rPr>
          <w:lang w:eastAsia="zh-CN"/>
        </w:rPr>
        <w:t xml:space="preserve"> sBC </w:t>
      </w:r>
      <w:r w:rsidRPr="00886A83">
        <w:rPr>
          <w:lang w:eastAsia="zh-CN"/>
        </w:rPr>
        <w:t>分别表示词项</w:t>
      </w:r>
      <w:r w:rsidRPr="00886A83">
        <w:rPr>
          <w:lang w:eastAsia="zh-CN"/>
        </w:rPr>
        <w:t xml:space="preserve"> A</w:t>
      </w:r>
      <w:r w:rsidRPr="00886A83">
        <w:rPr>
          <w:lang w:eastAsia="zh-CN"/>
        </w:rPr>
        <w:t>、</w:t>
      </w:r>
      <w:r w:rsidRPr="00886A83">
        <w:rPr>
          <w:lang w:eastAsia="zh-CN"/>
        </w:rPr>
        <w:t>B</w:t>
      </w:r>
      <w:r w:rsidRPr="00886A83">
        <w:rPr>
          <w:rFonts w:hint="eastAsia"/>
          <w:lang w:eastAsia="zh-CN"/>
        </w:rPr>
        <w:t>、</w:t>
      </w:r>
      <w:r w:rsidRPr="00886A83">
        <w:rPr>
          <w:lang w:eastAsia="zh-CN"/>
        </w:rPr>
        <w:t xml:space="preserve">C </w:t>
      </w:r>
      <w:r w:rsidRPr="00886A83">
        <w:rPr>
          <w:lang w:eastAsia="zh-CN"/>
        </w:rPr>
        <w:t>以及关系</w:t>
      </w:r>
      <w:r w:rsidRPr="00886A83">
        <w:rPr>
          <w:lang w:eastAsia="zh-CN"/>
        </w:rPr>
        <w:t xml:space="preserve"> A → B </w:t>
      </w:r>
      <w:r w:rsidRPr="00886A83">
        <w:rPr>
          <w:lang w:eastAsia="zh-CN"/>
        </w:rPr>
        <w:t>和</w:t>
      </w:r>
      <w:r w:rsidRPr="00886A83">
        <w:rPr>
          <w:lang w:eastAsia="zh-CN"/>
        </w:rPr>
        <w:t xml:space="preserve"> B → C </w:t>
      </w:r>
      <w:r w:rsidRPr="00886A83">
        <w:rPr>
          <w:lang w:eastAsia="zh-CN"/>
        </w:rPr>
        <w:t>的真值，那么，</w:t>
      </w:r>
      <w:r w:rsidRPr="00886A83">
        <w:rPr>
          <w:lang w:eastAsia="zh-CN"/>
        </w:rPr>
        <w:t xml:space="preserve"> </w:t>
      </w:r>
      <w:r w:rsidRPr="00886A83">
        <w:rPr>
          <w:lang w:eastAsia="zh-CN"/>
        </w:rPr>
        <w:t>在合适的条件下，演绎规则的公式如下：</w:t>
      </w:r>
    </w:p>
    <w:p w:rsidR="000A3AD4" w:rsidRDefault="000A3AD4" w:rsidP="000A3AD4">
      <w:pPr>
        <w:ind w:left="2666"/>
        <w:rPr>
          <w:rFonts w:ascii="Times New Roman" w:hAnsi="Times New Roman" w:cs="Times New Roman"/>
          <w:sz w:val="16"/>
          <w:szCs w:val="16"/>
        </w:rPr>
      </w:pPr>
      <w:commentRangeStart w:id="123"/>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C</w:t>
      </w:r>
      <w:r>
        <w:rPr>
          <w:rFonts w:ascii="Times New Roman" w:hAnsi="Times New Roman" w:cs="Times New Roman"/>
          <w:i/>
          <w:spacing w:val="28"/>
          <w:w w:val="110"/>
          <w:sz w:val="16"/>
          <w:szCs w:val="16"/>
        </w:rPr>
        <w:t xml:space="preserve"> </w:t>
      </w:r>
      <w:r>
        <w:rPr>
          <w:rFonts w:ascii="Times New Roman" w:hAnsi="Times New Roman" w:cs="Times New Roman"/>
          <w:w w:val="110"/>
          <w:position w:val="4"/>
          <w:sz w:val="24"/>
          <w:szCs w:val="24"/>
        </w:rPr>
        <w:t>=</w:t>
      </w:r>
      <w:r>
        <w:rPr>
          <w:rFonts w:ascii="Times New Roman" w:hAnsi="Times New Roman" w:cs="Times New Roman"/>
          <w:spacing w:val="3"/>
          <w:w w:val="110"/>
          <w:position w:val="4"/>
          <w:sz w:val="24"/>
          <w:szCs w:val="24"/>
        </w:rPr>
        <w:t xml:space="preserve"> </w:t>
      </w:r>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B</w:t>
      </w:r>
      <w:r>
        <w:rPr>
          <w:rFonts w:ascii="Times New Roman" w:hAnsi="Times New Roman" w:cs="Times New Roman"/>
          <w:i/>
          <w:spacing w:val="-26"/>
          <w:w w:val="110"/>
          <w:sz w:val="16"/>
          <w:szCs w:val="16"/>
        </w:rPr>
        <w:t xml:space="preserve"> </w:t>
      </w:r>
      <w:r>
        <w:rPr>
          <w:rFonts w:ascii="Times New Roman" w:hAnsi="Times New Roman" w:cs="Times New Roman"/>
          <w:i/>
          <w:spacing w:val="5"/>
          <w:w w:val="110"/>
          <w:position w:val="4"/>
          <w:sz w:val="24"/>
          <w:szCs w:val="24"/>
        </w:rPr>
        <w:t>s</w:t>
      </w:r>
      <w:r>
        <w:rPr>
          <w:rFonts w:ascii="Times New Roman" w:hAnsi="Times New Roman" w:cs="Times New Roman"/>
          <w:i/>
          <w:spacing w:val="-7"/>
          <w:w w:val="110"/>
          <w:sz w:val="16"/>
          <w:szCs w:val="16"/>
        </w:rPr>
        <w:t>B</w:t>
      </w:r>
      <w:r>
        <w:rPr>
          <w:rFonts w:ascii="Times New Roman" w:hAnsi="Times New Roman" w:cs="Times New Roman"/>
          <w:i/>
          <w:w w:val="110"/>
          <w:sz w:val="16"/>
          <w:szCs w:val="16"/>
        </w:rPr>
        <w:t>C</w:t>
      </w:r>
      <w:r>
        <w:rPr>
          <w:rFonts w:ascii="Times New Roman" w:hAnsi="Times New Roman" w:cs="Times New Roman"/>
          <w:i/>
          <w:spacing w:val="17"/>
          <w:w w:val="110"/>
          <w:sz w:val="16"/>
          <w:szCs w:val="16"/>
        </w:rPr>
        <w:t xml:space="preserve"> </w:t>
      </w:r>
      <w:r>
        <w:rPr>
          <w:rFonts w:ascii="Times New Roman" w:hAnsi="Times New Roman" w:cs="Times New Roman"/>
          <w:w w:val="110"/>
          <w:position w:val="4"/>
          <w:sz w:val="24"/>
          <w:szCs w:val="24"/>
        </w:rPr>
        <w:t>+</w:t>
      </w:r>
      <w:r>
        <w:rPr>
          <w:rFonts w:ascii="Times New Roman" w:hAnsi="Times New Roman" w:cs="Times New Roman"/>
          <w:w w:val="95"/>
          <w:sz w:val="24"/>
          <w:szCs w:val="24"/>
          <w:u w:val="single" w:color="000000"/>
        </w:rPr>
        <w:t xml:space="preserve"> (1</w:t>
      </w:r>
      <w:r>
        <w:rPr>
          <w:rFonts w:ascii="Times New Roman" w:hAnsi="Times New Roman" w:cs="Times New Roman"/>
          <w:spacing w:val="2"/>
          <w:w w:val="95"/>
          <w:sz w:val="24"/>
          <w:szCs w:val="24"/>
          <w:u w:val="single" w:color="000000"/>
        </w:rPr>
        <w:t xml:space="preserve"> </w:t>
      </w:r>
      <w:r>
        <w:rPr>
          <w:rFonts w:ascii="Lucida Sans Unicode" w:eastAsia="Lucida Sans Unicode" w:hAnsi="Lucida Sans Unicode" w:cs="Lucida Sans Unicode"/>
          <w:w w:val="95"/>
          <w:sz w:val="24"/>
          <w:szCs w:val="24"/>
          <w:u w:val="single" w:color="000000"/>
        </w:rPr>
        <w:t>−</w:t>
      </w:r>
      <w:r>
        <w:rPr>
          <w:rFonts w:ascii="Lucida Sans Unicode" w:eastAsia="Lucida Sans Unicode" w:hAnsi="Lucida Sans Unicode" w:cs="Lucida Sans Unicode"/>
          <w:spacing w:val="1"/>
          <w:w w:val="95"/>
          <w:sz w:val="24"/>
          <w:szCs w:val="24"/>
          <w:u w:val="single" w:color="000000"/>
        </w:rPr>
        <w:t xml:space="preserve"> </w:t>
      </w:r>
      <w:r>
        <w:rPr>
          <w:rFonts w:ascii="Times New Roman" w:hAnsi="Times New Roman" w:cs="Times New Roman"/>
          <w:i/>
          <w:spacing w:val="3"/>
          <w:w w:val="95"/>
          <w:sz w:val="24"/>
          <w:szCs w:val="24"/>
          <w:u w:val="single" w:color="000000"/>
        </w:rPr>
        <w:t>s</w:t>
      </w:r>
      <w:r>
        <w:rPr>
          <w:rFonts w:ascii="Times New Roman" w:hAnsi="Times New Roman" w:cs="Times New Roman"/>
          <w:i/>
          <w:spacing w:val="4"/>
          <w:w w:val="95"/>
          <w:position w:val="-3"/>
          <w:sz w:val="16"/>
          <w:szCs w:val="16"/>
          <w:u w:val="single" w:color="000000"/>
        </w:rPr>
        <w:t>A</w:t>
      </w:r>
      <w:r>
        <w:rPr>
          <w:rFonts w:ascii="Times New Roman" w:hAnsi="Times New Roman" w:cs="Times New Roman"/>
          <w:i/>
          <w:w w:val="95"/>
          <w:position w:val="-3"/>
          <w:sz w:val="16"/>
          <w:szCs w:val="16"/>
          <w:u w:val="single" w:color="000000"/>
        </w:rPr>
        <w:t>B</w:t>
      </w:r>
      <w:r>
        <w:rPr>
          <w:rFonts w:ascii="Times New Roman" w:hAnsi="Times New Roman" w:cs="Times New Roman"/>
          <w:i/>
          <w:spacing w:val="-29"/>
          <w:w w:val="95"/>
          <w:position w:val="-3"/>
          <w:sz w:val="16"/>
          <w:szCs w:val="16"/>
          <w:u w:val="single" w:color="000000"/>
        </w:rPr>
        <w:t xml:space="preserve"> </w:t>
      </w:r>
      <w:r>
        <w:rPr>
          <w:rFonts w:ascii="Times New Roman" w:hAnsi="Times New Roman" w:cs="Times New Roman"/>
          <w:w w:val="95"/>
          <w:sz w:val="24"/>
          <w:szCs w:val="24"/>
          <w:u w:val="single" w:color="000000"/>
        </w:rPr>
        <w:t>)</w:t>
      </w:r>
      <w:r>
        <w:rPr>
          <w:rFonts w:ascii="Times New Roman" w:hAnsi="Times New Roman" w:cs="Times New Roman"/>
          <w:spacing w:val="-13"/>
          <w:w w:val="95"/>
          <w:sz w:val="24"/>
          <w:szCs w:val="24"/>
          <w:u w:val="single" w:color="000000"/>
        </w:rPr>
        <w:t xml:space="preserve"> </w:t>
      </w:r>
      <w:r>
        <w:rPr>
          <w:rFonts w:ascii="Times New Roman" w:hAnsi="Times New Roman" w:cs="Times New Roman"/>
          <w:spacing w:val="10"/>
          <w:w w:val="95"/>
          <w:sz w:val="24"/>
          <w:szCs w:val="24"/>
          <w:u w:val="single" w:color="000000"/>
        </w:rPr>
        <w:t>(</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 xml:space="preserve">C </w:t>
      </w:r>
      <w:r>
        <w:rPr>
          <w:rFonts w:ascii="Times New Roman" w:hAnsi="Times New Roman" w:cs="Times New Roman"/>
          <w:i/>
          <w:spacing w:val="3"/>
          <w:w w:val="95"/>
          <w:position w:val="-3"/>
          <w:sz w:val="16"/>
          <w:szCs w:val="16"/>
          <w:u w:val="single" w:color="000000"/>
        </w:rPr>
        <w:t xml:space="preserve"> </w:t>
      </w:r>
      <w:r>
        <w:rPr>
          <w:rFonts w:ascii="Lucida Sans Unicode" w:eastAsia="Lucida Sans Unicode" w:hAnsi="Lucida Sans Unicode" w:cs="Lucida Sans Unicode"/>
          <w:w w:val="95"/>
          <w:sz w:val="24"/>
          <w:szCs w:val="24"/>
          <w:u w:val="single" w:color="000000"/>
        </w:rPr>
        <w:t>−</w:t>
      </w:r>
      <w:r>
        <w:rPr>
          <w:rFonts w:ascii="Lucida Sans Unicode" w:eastAsia="Lucida Sans Unicode" w:hAnsi="Lucida Sans Unicode" w:cs="Lucida Sans Unicode"/>
          <w:spacing w:val="1"/>
          <w:w w:val="95"/>
          <w:sz w:val="24"/>
          <w:szCs w:val="24"/>
          <w:u w:val="single" w:color="000000"/>
        </w:rPr>
        <w:t xml:space="preserve"> </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B</w:t>
      </w:r>
      <w:r>
        <w:rPr>
          <w:rFonts w:ascii="Times New Roman" w:hAnsi="Times New Roman" w:cs="Times New Roman"/>
          <w:i/>
          <w:spacing w:val="-16"/>
          <w:w w:val="95"/>
          <w:position w:val="-3"/>
          <w:sz w:val="16"/>
          <w:szCs w:val="16"/>
          <w:u w:val="single" w:color="000000"/>
        </w:rPr>
        <w:t xml:space="preserve"> </w:t>
      </w:r>
      <w:r>
        <w:rPr>
          <w:rFonts w:ascii="Times New Roman" w:hAnsi="Times New Roman" w:cs="Times New Roman"/>
          <w:i/>
          <w:spacing w:val="4"/>
          <w:w w:val="95"/>
          <w:sz w:val="24"/>
          <w:szCs w:val="24"/>
          <w:u w:val="single" w:color="000000"/>
        </w:rPr>
        <w:t>s</w:t>
      </w:r>
      <w:r>
        <w:rPr>
          <w:rFonts w:ascii="Times New Roman" w:hAnsi="Times New Roman" w:cs="Times New Roman"/>
          <w:i/>
          <w:spacing w:val="-6"/>
          <w:w w:val="95"/>
          <w:position w:val="-3"/>
          <w:sz w:val="16"/>
          <w:szCs w:val="16"/>
          <w:u w:val="single" w:color="000000"/>
        </w:rPr>
        <w:t>B</w:t>
      </w:r>
      <w:r>
        <w:rPr>
          <w:rFonts w:ascii="Times New Roman" w:hAnsi="Times New Roman" w:cs="Times New Roman"/>
          <w:i/>
          <w:w w:val="95"/>
          <w:position w:val="-3"/>
          <w:sz w:val="16"/>
          <w:szCs w:val="16"/>
          <w:u w:val="single" w:color="000000"/>
        </w:rPr>
        <w:t>C</w:t>
      </w:r>
      <w:r>
        <w:rPr>
          <w:rFonts w:ascii="Times New Roman" w:hAnsi="Times New Roman" w:cs="Times New Roman"/>
          <w:i/>
          <w:spacing w:val="-19"/>
          <w:w w:val="95"/>
          <w:position w:val="-3"/>
          <w:sz w:val="16"/>
          <w:szCs w:val="16"/>
          <w:u w:val="single" w:color="000000"/>
        </w:rPr>
        <w:t xml:space="preserve"> </w:t>
      </w:r>
      <w:r>
        <w:rPr>
          <w:rFonts w:ascii="Times New Roman" w:hAnsi="Times New Roman" w:cs="Times New Roman"/>
          <w:w w:val="95"/>
          <w:sz w:val="24"/>
          <w:szCs w:val="24"/>
          <w:u w:val="single" w:color="000000"/>
        </w:rPr>
        <w:t>)</w:t>
      </w:r>
      <w:r>
        <w:rPr>
          <w:rFonts w:ascii="Times New Roman" w:hAnsi="Times New Roman" w:cs="Times New Roman"/>
          <w:spacing w:val="-30"/>
          <w:w w:val="95"/>
          <w:sz w:val="24"/>
          <w:szCs w:val="24"/>
          <w:u w:val="single" w:color="000000"/>
        </w:rPr>
        <w:t xml:space="preserve"> </w:t>
      </w:r>
      <w:r>
        <w:rPr>
          <w:rFonts w:ascii="Times New Roman" w:hAnsi="Times New Roman" w:cs="Times New Roman"/>
          <w:w w:val="95"/>
          <w:position w:val="-16"/>
          <w:sz w:val="24"/>
          <w:szCs w:val="24"/>
        </w:rPr>
        <w:t>,</w:t>
      </w:r>
      <w:r>
        <w:rPr>
          <w:rFonts w:ascii="Times New Roman" w:hAnsi="Times New Roman" w:cs="Times New Roman"/>
          <w:w w:val="99"/>
          <w:position w:val="-16"/>
          <w:sz w:val="24"/>
          <w:szCs w:val="24"/>
        </w:rPr>
        <w:t xml:space="preserve"> </w:t>
      </w:r>
      <w:r>
        <w:rPr>
          <w:rFonts w:ascii="Times New Roman" w:hAnsi="Times New Roman" w:cs="Times New Roman"/>
          <w:w w:val="95"/>
          <w:sz w:val="24"/>
          <w:szCs w:val="24"/>
        </w:rPr>
        <w:t>1</w:t>
      </w:r>
      <w:r>
        <w:rPr>
          <w:rFonts w:ascii="Times New Roman" w:hAnsi="Times New Roman" w:cs="Times New Roman"/>
          <w:spacing w:val="-13"/>
          <w:w w:val="95"/>
          <w:sz w:val="24"/>
          <w:szCs w:val="24"/>
        </w:rPr>
        <w:t xml:space="preserve"> </w:t>
      </w:r>
      <w:r>
        <w:rPr>
          <w:rFonts w:ascii="Lucida Sans Unicode" w:eastAsia="Lucida Sans Unicode" w:hAnsi="Lucida Sans Unicode" w:cs="Lucida Sans Unicode"/>
          <w:w w:val="95"/>
          <w:sz w:val="24"/>
          <w:szCs w:val="24"/>
        </w:rPr>
        <w:t>−</w:t>
      </w:r>
      <w:r>
        <w:rPr>
          <w:rFonts w:ascii="Lucida Sans Unicode" w:eastAsia="Lucida Sans Unicode" w:hAnsi="Lucida Sans Unicode" w:cs="Lucida Sans Unicode"/>
          <w:spacing w:val="-18"/>
          <w:w w:val="95"/>
          <w:sz w:val="24"/>
          <w:szCs w:val="24"/>
        </w:rPr>
        <w:t xml:space="preserve"> </w:t>
      </w:r>
      <w:r>
        <w:rPr>
          <w:rFonts w:ascii="Times New Roman" w:hAnsi="Times New Roman" w:cs="Times New Roman"/>
          <w:i/>
          <w:spacing w:val="4"/>
          <w:w w:val="95"/>
          <w:sz w:val="24"/>
          <w:szCs w:val="24"/>
        </w:rPr>
        <w:t>s</w:t>
      </w:r>
      <w:r>
        <w:rPr>
          <w:rFonts w:ascii="Times New Roman" w:hAnsi="Times New Roman" w:cs="Times New Roman"/>
          <w:i/>
          <w:w w:val="95"/>
          <w:position w:val="-3"/>
          <w:sz w:val="16"/>
          <w:szCs w:val="16"/>
        </w:rPr>
        <w:t>B</w:t>
      </w:r>
      <w:commentRangeEnd w:id="123"/>
      <w:r>
        <w:rPr>
          <w:rStyle w:val="CommentReference"/>
        </w:rPr>
        <w:commentReference w:id="123"/>
      </w:r>
    </w:p>
    <w:p w:rsidR="000A3AD4" w:rsidRPr="00886A83" w:rsidRDefault="000A3AD4" w:rsidP="000A3AD4">
      <w:pPr>
        <w:pStyle w:val="BodyText"/>
        <w:ind w:firstLine="480"/>
        <w:rPr>
          <w:lang w:eastAsia="zh-CN"/>
        </w:rPr>
      </w:pPr>
      <w:r w:rsidRPr="00886A83">
        <w:rPr>
          <w:lang w:eastAsia="zh-CN"/>
        </w:rPr>
        <w:t>其中</w:t>
      </w:r>
      <w:r w:rsidRPr="00886A83">
        <w:rPr>
          <w:lang w:eastAsia="zh-CN"/>
        </w:rPr>
        <w:t>sAC</w:t>
      </w:r>
      <w:r w:rsidRPr="00886A83">
        <w:rPr>
          <w:lang w:eastAsia="zh-CN"/>
        </w:rPr>
        <w:t>表示关系</w:t>
      </w:r>
      <w:r w:rsidRPr="00886A83">
        <w:rPr>
          <w:lang w:eastAsia="zh-CN"/>
        </w:rPr>
        <w:t>A→C</w:t>
      </w:r>
      <w:r w:rsidRPr="00886A83">
        <w:rPr>
          <w:lang w:eastAsia="zh-CN"/>
        </w:rPr>
        <w:t>的真值，这个公式的前提是，假设</w:t>
      </w:r>
      <w:r w:rsidRPr="00886A83">
        <w:rPr>
          <w:lang w:eastAsia="zh-CN"/>
        </w:rPr>
        <w:t>A→B</w:t>
      </w:r>
      <w:r w:rsidRPr="00886A83">
        <w:rPr>
          <w:lang w:eastAsia="zh-CN"/>
        </w:rPr>
        <w:t>和</w:t>
      </w:r>
      <w:r w:rsidRPr="00886A83">
        <w:rPr>
          <w:lang w:eastAsia="zh-CN"/>
        </w:rPr>
        <w:t>B→C</w:t>
      </w:r>
      <w:r w:rsidRPr="00886A83">
        <w:rPr>
          <w:lang w:eastAsia="zh-CN"/>
        </w:rPr>
        <w:t>是相互独立的。</w:t>
      </w:r>
    </w:p>
    <w:p w:rsidR="000A3AD4" w:rsidRPr="00FE0B93" w:rsidRDefault="000A3AD4" w:rsidP="000A3AD4">
      <w:pPr>
        <w:pStyle w:val="BodyText"/>
        <w:ind w:firstLine="480"/>
        <w:rPr>
          <w:lang w:eastAsia="zh-CN"/>
        </w:rPr>
      </w:pPr>
      <w:r w:rsidRPr="00FE0B93">
        <w:rPr>
          <w:lang w:eastAsia="zh-CN"/>
        </w:rPr>
        <w:t>对于仅仅与模糊操作相关的推理，</w:t>
      </w:r>
      <w:r w:rsidRPr="00FE0B93">
        <w:rPr>
          <w:lang w:eastAsia="zh-CN"/>
        </w:rPr>
        <w:t>PLN</w:t>
      </w:r>
      <w:r w:rsidRPr="00FE0B93">
        <w:rPr>
          <w:lang w:eastAsia="zh-CN"/>
        </w:rPr>
        <w:t>的缺省版本使用带最小值</w:t>
      </w:r>
      <w:r w:rsidRPr="00FE0B93">
        <w:rPr>
          <w:lang w:eastAsia="zh-CN"/>
        </w:rPr>
        <w:t>/</w:t>
      </w:r>
      <w:r w:rsidRPr="00FE0B93">
        <w:rPr>
          <w:lang w:eastAsia="zh-CN"/>
        </w:rPr>
        <w:t>最大值公式的标准模糊逻辑（尽管还可能有与整体的</w:t>
      </w:r>
      <w:r w:rsidRPr="00FE0B93">
        <w:rPr>
          <w:lang w:eastAsia="zh-CN"/>
        </w:rPr>
        <w:t>PLN</w:t>
      </w:r>
      <w:r w:rsidRPr="00FE0B93">
        <w:rPr>
          <w:lang w:eastAsia="zh-CN"/>
        </w:rPr>
        <w:t>框架保持一致的变化）。最后，符合并模糊和概率操作的语义在</w:t>
      </w:r>
      <w:r w:rsidRPr="00FE0B93">
        <w:rPr>
          <w:lang w:eastAsia="zh-CN"/>
        </w:rPr>
        <w:t>[</w:t>
      </w:r>
      <w:r w:rsidR="00A14FB4" w:rsidRPr="00FE0B93">
        <w:fldChar w:fldCharType="begin"/>
      </w:r>
      <w:r w:rsidRPr="00FE0B93">
        <w:rPr>
          <w:lang w:eastAsia="zh-CN"/>
        </w:rPr>
        <w:instrText>HYPERLINK\l"_bookmark211"</w:instrText>
      </w:r>
      <w:r w:rsidR="00A14FB4" w:rsidRPr="00FE0B93">
        <w:fldChar w:fldCharType="separate"/>
      </w:r>
      <w:r w:rsidRPr="00FE0B93">
        <w:rPr>
          <w:lang w:eastAsia="zh-CN"/>
        </w:rPr>
        <w:t>92</w:t>
      </w:r>
      <w:r w:rsidR="00A14FB4" w:rsidRPr="00FE0B93">
        <w:fldChar w:fldCharType="end"/>
      </w:r>
      <w:r w:rsidRPr="00FE0B93">
        <w:rPr>
          <w:lang w:eastAsia="zh-CN"/>
        </w:rPr>
        <w:t>]</w:t>
      </w:r>
      <w:r w:rsidRPr="00FE0B93">
        <w:rPr>
          <w:lang w:eastAsia="zh-CN"/>
        </w:rPr>
        <w:t>中有按时，但在</w:t>
      </w:r>
      <w:r w:rsidRPr="00FE0B93">
        <w:rPr>
          <w:lang w:eastAsia="zh-CN"/>
        </w:rPr>
        <w:t>[</w:t>
      </w:r>
      <w:r w:rsidR="00A14FB4" w:rsidRPr="00FE0B93">
        <w:fldChar w:fldCharType="begin"/>
      </w:r>
      <w:r w:rsidRPr="00FE0B93">
        <w:rPr>
          <w:lang w:eastAsia="zh-CN"/>
        </w:rPr>
        <w:instrText>HYPERLINK\l"_bookmark220"</w:instrText>
      </w:r>
      <w:r w:rsidR="00A14FB4" w:rsidRPr="00FE0B93">
        <w:fldChar w:fldCharType="separate"/>
      </w:r>
      <w:r w:rsidRPr="00FE0B93">
        <w:rPr>
          <w:lang w:eastAsia="zh-CN"/>
        </w:rPr>
        <w:t>101</w:t>
      </w:r>
      <w:r w:rsidR="00A14FB4" w:rsidRPr="00FE0B93">
        <w:fldChar w:fldCharType="end"/>
      </w:r>
      <w:r w:rsidRPr="00FE0B93">
        <w:rPr>
          <w:lang w:eastAsia="zh-CN"/>
        </w:rPr>
        <w:t>]</w:t>
      </w:r>
      <w:r w:rsidRPr="00FE0B93">
        <w:rPr>
          <w:lang w:eastAsia="zh-CN"/>
        </w:rPr>
        <w:t>中有更严格的论证，给出了精确的的语义以构建以下形式；</w:t>
      </w:r>
    </w:p>
    <w:p w:rsidR="000A3AD4" w:rsidRDefault="000A3AD4" w:rsidP="000C6FE5">
      <w:pPr>
        <w:ind w:left="49"/>
        <w:jc w:val="center"/>
        <w:outlineLvl w:val="0"/>
        <w:rPr>
          <w:rFonts w:ascii="Times New Roman" w:hAnsi="Times New Roman" w:cs="Times New Roman"/>
          <w:sz w:val="24"/>
          <w:szCs w:val="24"/>
        </w:rPr>
      </w:pPr>
      <w:r>
        <w:rPr>
          <w:rFonts w:ascii="Times New Roman" w:hAnsi="Times New Roman" w:cs="Times New Roman"/>
          <w:i/>
          <w:sz w:val="24"/>
          <w:szCs w:val="24"/>
        </w:rPr>
        <w:t>Inheritance</w:t>
      </w:r>
      <w:r>
        <w:rPr>
          <w:rFonts w:ascii="Times New Roman" w:hAnsi="Times New Roman" w:cs="Times New Roman"/>
          <w:i/>
          <w:spacing w:val="-2"/>
          <w:sz w:val="24"/>
          <w:szCs w:val="24"/>
        </w:rPr>
        <w:t xml:space="preserve"> </w:t>
      </w:r>
      <w:r>
        <w:rPr>
          <w:rFonts w:ascii="Times New Roman" w:hAnsi="Times New Roman" w:cs="Times New Roman"/>
          <w:i/>
          <w:sz w:val="24"/>
          <w:szCs w:val="24"/>
        </w:rPr>
        <w:t>A</w:t>
      </w:r>
      <w:r>
        <w:rPr>
          <w:rFonts w:ascii="Times New Roman" w:hAnsi="Times New Roman" w:cs="Times New Roman"/>
          <w:i/>
          <w:spacing w:val="1"/>
          <w:sz w:val="24"/>
          <w:szCs w:val="24"/>
        </w:rPr>
        <w:t xml:space="preserve"> </w:t>
      </w:r>
      <w:r>
        <w:rPr>
          <w:rFonts w:ascii="Times New Roman" w:hAnsi="Times New Roman" w:cs="Times New Roman"/>
          <w:i/>
          <w:sz w:val="24"/>
          <w:szCs w:val="24"/>
        </w:rPr>
        <w:t>B</w:t>
      </w:r>
    </w:p>
    <w:p w:rsidR="000A3AD4" w:rsidRPr="00886A83" w:rsidRDefault="000A3AD4" w:rsidP="000A3AD4">
      <w:pPr>
        <w:pStyle w:val="BodyText"/>
        <w:ind w:firstLine="480"/>
        <w:rPr>
          <w:lang w:eastAsia="zh-CN"/>
        </w:rPr>
      </w:pPr>
      <w:r w:rsidRPr="00886A83">
        <w:t>其中</w:t>
      </w:r>
      <w:r w:rsidRPr="00886A83">
        <w:t>A</w:t>
      </w:r>
      <w:r w:rsidRPr="00886A83">
        <w:t>和</w:t>
      </w:r>
      <w:r w:rsidRPr="00886A83">
        <w:t>B</w:t>
      </w:r>
      <w:r w:rsidRPr="00886A83">
        <w:t>由前述的成员关系</w:t>
      </w:r>
      <w:r w:rsidRPr="00886A83">
        <w:t>Member C A,Member D B</w:t>
      </w:r>
      <w:r w:rsidRPr="00886A83">
        <w:t>等给出。显而易见，在一个清晰的情况下，所有的成员链接和继承链接的强度都是</w:t>
      </w:r>
      <w:r w:rsidRPr="00886A83">
        <w:t>0</w:t>
      </w:r>
      <w:r w:rsidRPr="00886A83">
        <w:t>或</w:t>
      </w:r>
      <w:r w:rsidRPr="00886A83">
        <w:t>1</w:t>
      </w:r>
      <w:r w:rsidRPr="00886A83">
        <w:t>，</w:t>
      </w:r>
      <w:r w:rsidRPr="00886A83">
        <w:t>FOPLN</w:t>
      </w:r>
      <w:r w:rsidRPr="00886A83">
        <w:t>就退化成标准的谓词逻辑。</w:t>
      </w:r>
      <w:r w:rsidRPr="00886A83">
        <w:rPr>
          <w:lang w:eastAsia="zh-CN"/>
        </w:rPr>
        <w:t>当继承是清晰的但成员关系不是的时候，</w:t>
      </w:r>
      <w:r w:rsidRPr="00886A83">
        <w:rPr>
          <w:lang w:eastAsia="zh-CN"/>
        </w:rPr>
        <w:t>FOPLN</w:t>
      </w:r>
      <w:r w:rsidRPr="00886A83">
        <w:rPr>
          <w:lang w:eastAsia="zh-CN"/>
        </w:rPr>
        <w:t>退化成高阶模糊逻辑（包括词项的模糊表述、以及模糊表述本身的模糊表述，等等）。</w:t>
      </w:r>
    </w:p>
    <w:p w:rsidR="000A3AD4" w:rsidRPr="00886A83" w:rsidRDefault="000A3AD4" w:rsidP="000C6FE5">
      <w:pPr>
        <w:pStyle w:val="Heading2"/>
      </w:pPr>
      <w:bookmarkStart w:id="124" w:name="_Toc18724"/>
      <w:bookmarkStart w:id="125" w:name="_Toc453623374"/>
      <w:bookmarkStart w:id="126" w:name="_Toc327482439"/>
      <w:r w:rsidRPr="00886A83">
        <w:rPr>
          <w:rFonts w:ascii="Yuanti TC Light" w:hAnsi="Yuanti TC Light" w:cs="Yuanti TC Light"/>
        </w:rPr>
        <w:t>本章小结</w:t>
      </w:r>
      <w:bookmarkEnd w:id="124"/>
      <w:bookmarkEnd w:id="125"/>
      <w:bookmarkEnd w:id="126"/>
    </w:p>
    <w:p w:rsidR="000A3AD4" w:rsidRPr="00886A83" w:rsidRDefault="000A3AD4" w:rsidP="000A3AD4">
      <w:pPr>
        <w:pStyle w:val="BodyText"/>
        <w:ind w:firstLine="480"/>
        <w:rPr>
          <w:lang w:eastAsia="zh-CN"/>
        </w:rPr>
      </w:pPr>
      <w:r w:rsidRPr="00886A83">
        <w:rPr>
          <w:lang w:eastAsia="zh-CN"/>
        </w:rPr>
        <w:t>本章主要阐述新颖的并用于智能对话系统中的基于超图的知识表示方法及其灵活性和高效性；以及用于智能对话中的逻辑推理系统概率逻辑网</w:t>
      </w:r>
      <w:r w:rsidRPr="00886A83">
        <w:rPr>
          <w:lang w:eastAsia="zh-CN"/>
        </w:rPr>
        <w:t>PLN</w:t>
      </w:r>
      <w:r w:rsidRPr="00886A83">
        <w:rPr>
          <w:lang w:eastAsia="zh-CN"/>
        </w:rPr>
        <w:t>；并从范畴论角度高度概括分析了本文研究的大致框架。本文根据本章阐述的相关理论知识设计并实现了一个基于超图的语言逻辑推理系统，由于该系统依赖与未来章节要介绍自然语言理解系统，因此我们将会在第</w:t>
      </w:r>
      <w:r w:rsidR="00A14FB4" w:rsidRPr="00886A83">
        <w:fldChar w:fldCharType="begin"/>
      </w:r>
      <w:r w:rsidRPr="00886A83">
        <w:rPr>
          <w:lang w:eastAsia="zh-CN"/>
        </w:rPr>
        <w:instrText>HYPERLINK\l"_bookmark102"</w:instrText>
      </w:r>
      <w:r w:rsidR="00A14FB4" w:rsidRPr="00886A83">
        <w:fldChar w:fldCharType="separate"/>
      </w:r>
      <w:r w:rsidRPr="00886A83">
        <w:rPr>
          <w:lang w:eastAsia="zh-CN"/>
        </w:rPr>
        <w:t>7</w:t>
      </w:r>
      <w:r w:rsidR="00A14FB4" w:rsidRPr="00886A83">
        <w:fldChar w:fldCharType="end"/>
      </w:r>
      <w:r w:rsidRPr="00886A83">
        <w:rPr>
          <w:lang w:eastAsia="zh-CN"/>
        </w:rPr>
        <w:t>章中具体介绍并给出相应的推理实例。</w:t>
      </w:r>
    </w:p>
    <w:p w:rsidR="000A3AD4" w:rsidRPr="00886A83" w:rsidRDefault="000A3AD4" w:rsidP="000A3AD4">
      <w:pPr>
        <w:pStyle w:val="BodyText"/>
        <w:ind w:firstLine="480"/>
        <w:rPr>
          <w:lang w:eastAsia="zh-CN"/>
        </w:rPr>
      </w:pPr>
      <w:r w:rsidRPr="00886A83">
        <w:rPr>
          <w:lang w:eastAsia="zh-CN"/>
        </w:rPr>
        <w:t>使用这样基于超图的知识表示体系对于自然语言处理和智能对话系统的优点是不言而喻的，它不仅为自然语言过度到逻辑语义形式提供了平台，而且方便了常识推理和自适应学习机制等研究工作的开展。它能通过超图之间的关联抽取了有效的词、句子和语篇等信息，使得自然语言处理能在一个更大的上下文语境中进行，从而使计算机能更有效更智能地处理自然语言；由于该知识表示体系不仅仅适用于自然语言，还同样适用于表示其他感知信息，如可以储存视觉处理后的信息，这就很直观地将一些非自然语言信息加入到自然语言处理系统中，来解决一些通过一般自然语言处理系统无法解决的难题，或者一般自然语言处理系统很难解决的问题。最典型的问题如词义消歧和指代消解问题，一般都是需要根据上下文和相关的语境背景知识来解决，甚至有些需要通过直观的感知信息来解决。比较常用的例子如：</w:t>
      </w:r>
    </w:p>
    <w:p w:rsidR="000A3AD4" w:rsidRPr="00886A83" w:rsidRDefault="000A3AD4" w:rsidP="000C6FE5">
      <w:pPr>
        <w:ind w:leftChars="200" w:left="327"/>
        <w:jc w:val="center"/>
        <w:outlineLvl w:val="0"/>
        <w:rPr>
          <w:rFonts w:eastAsia="Lucida Console"/>
          <w:lang w:eastAsia="zh-CN"/>
        </w:rPr>
      </w:pPr>
      <w:r w:rsidRPr="00886A83">
        <w:rPr>
          <w:rFonts w:eastAsia="Lucida Console"/>
          <w:lang w:eastAsia="zh-CN"/>
        </w:rPr>
        <w:t>I</w:t>
      </w:r>
      <w:r w:rsidRPr="00886A83">
        <w:rPr>
          <w:rFonts w:eastAsia="Lucida Console"/>
          <w:spacing w:val="9"/>
          <w:lang w:eastAsia="zh-CN"/>
        </w:rPr>
        <w:t xml:space="preserve"> </w:t>
      </w:r>
      <w:r w:rsidRPr="00886A83">
        <w:rPr>
          <w:rFonts w:eastAsia="Lucida Console"/>
          <w:lang w:eastAsia="zh-CN"/>
        </w:rPr>
        <w:t>saw</w:t>
      </w:r>
      <w:r w:rsidRPr="00886A83">
        <w:rPr>
          <w:rFonts w:eastAsia="Lucida Console"/>
          <w:spacing w:val="10"/>
          <w:lang w:eastAsia="zh-CN"/>
        </w:rPr>
        <w:t xml:space="preserve"> </w:t>
      </w:r>
      <w:r w:rsidRPr="00886A83">
        <w:rPr>
          <w:rFonts w:eastAsia="Lucida Console"/>
          <w:lang w:eastAsia="zh-CN"/>
        </w:rPr>
        <w:t>a</w:t>
      </w:r>
      <w:r w:rsidRPr="00886A83">
        <w:rPr>
          <w:rFonts w:eastAsia="Lucida Console"/>
          <w:spacing w:val="10"/>
          <w:lang w:eastAsia="zh-CN"/>
        </w:rPr>
        <w:t xml:space="preserve"> </w:t>
      </w:r>
      <w:r w:rsidRPr="00886A83">
        <w:rPr>
          <w:rFonts w:eastAsia="Lucida Console"/>
          <w:lang w:eastAsia="zh-CN"/>
        </w:rPr>
        <w:t>man</w:t>
      </w:r>
      <w:r w:rsidRPr="00886A83">
        <w:rPr>
          <w:rFonts w:eastAsia="Lucida Console"/>
          <w:spacing w:val="10"/>
          <w:lang w:eastAsia="zh-CN"/>
        </w:rPr>
        <w:t xml:space="preserve"> </w:t>
      </w:r>
      <w:r w:rsidRPr="00886A83">
        <w:rPr>
          <w:rFonts w:eastAsia="Lucida Console"/>
          <w:lang w:eastAsia="zh-CN"/>
        </w:rPr>
        <w:t>with</w:t>
      </w:r>
      <w:r w:rsidRPr="00886A83">
        <w:rPr>
          <w:rFonts w:eastAsia="Lucida Console"/>
          <w:spacing w:val="10"/>
          <w:lang w:eastAsia="zh-CN"/>
        </w:rPr>
        <w:t xml:space="preserve"> </w:t>
      </w:r>
      <w:r w:rsidRPr="00886A83">
        <w:rPr>
          <w:rFonts w:eastAsia="Lucida Console"/>
          <w:lang w:eastAsia="zh-CN"/>
        </w:rPr>
        <w:t>a</w:t>
      </w:r>
      <w:r w:rsidRPr="00886A83">
        <w:rPr>
          <w:rFonts w:eastAsia="Lucida Console"/>
          <w:spacing w:val="10"/>
          <w:lang w:eastAsia="zh-CN"/>
        </w:rPr>
        <w:t xml:space="preserve"> </w:t>
      </w:r>
      <w:r w:rsidRPr="00886A83">
        <w:rPr>
          <w:rFonts w:eastAsia="Lucida Console"/>
          <w:lang w:eastAsia="zh-CN"/>
        </w:rPr>
        <w:t>telescope.</w:t>
      </w:r>
    </w:p>
    <w:p w:rsidR="000A3AD4" w:rsidRPr="00886A83" w:rsidRDefault="000A3AD4" w:rsidP="000A3AD4">
      <w:pPr>
        <w:pStyle w:val="BodyText"/>
        <w:ind w:firstLine="480"/>
        <w:rPr>
          <w:lang w:eastAsia="zh-CN"/>
        </w:rPr>
      </w:pPr>
      <w:r w:rsidRPr="00886A83">
        <w:rPr>
          <w:lang w:eastAsia="zh-CN"/>
        </w:rPr>
        <w:t>这个句子可以表达</w:t>
      </w:r>
      <w:r w:rsidRPr="00886A83">
        <w:rPr>
          <w:rFonts w:hint="eastAsia"/>
          <w:lang w:eastAsia="zh-CN"/>
        </w:rPr>
        <w:t>“</w:t>
      </w:r>
      <w:r w:rsidRPr="00886A83">
        <w:rPr>
          <w:lang w:eastAsia="zh-CN"/>
        </w:rPr>
        <w:t>我用望远镜看见一个人。</w:t>
      </w:r>
      <w:r w:rsidRPr="00886A83">
        <w:rPr>
          <w:rFonts w:hint="eastAsia"/>
          <w:lang w:eastAsia="zh-CN"/>
        </w:rPr>
        <w:t>”</w:t>
      </w:r>
      <w:r w:rsidRPr="00886A83">
        <w:rPr>
          <w:lang w:eastAsia="zh-CN"/>
        </w:rPr>
        <w:t>，也可以表达</w:t>
      </w:r>
      <w:r w:rsidRPr="00886A83">
        <w:rPr>
          <w:rFonts w:hint="eastAsia"/>
          <w:lang w:eastAsia="zh-CN"/>
        </w:rPr>
        <w:t>“</w:t>
      </w:r>
      <w:r w:rsidRPr="00886A83">
        <w:rPr>
          <w:lang w:eastAsia="zh-CN"/>
        </w:rPr>
        <w:t>我看一个拿着望远镜的人。</w:t>
      </w:r>
      <w:r w:rsidRPr="00886A83">
        <w:rPr>
          <w:rFonts w:hint="eastAsia"/>
          <w:lang w:eastAsia="zh-CN"/>
        </w:rPr>
        <w:t>”</w:t>
      </w:r>
      <w:r w:rsidRPr="00886A83">
        <w:rPr>
          <w:lang w:eastAsia="zh-CN"/>
        </w:rPr>
        <w:t>。如果计算机想要确定具体是哪一种，可以根据上下文中是否含有</w:t>
      </w:r>
      <w:r w:rsidRPr="00886A83">
        <w:rPr>
          <w:rFonts w:hint="eastAsia"/>
          <w:lang w:eastAsia="zh-CN"/>
        </w:rPr>
        <w:t>“</w:t>
      </w:r>
      <w:r w:rsidRPr="00886A83">
        <w:rPr>
          <w:lang w:eastAsia="zh-CN"/>
        </w:rPr>
        <w:t>这个人是否拿着望远镜</w:t>
      </w:r>
      <w:r w:rsidRPr="00886A83">
        <w:rPr>
          <w:rFonts w:hint="eastAsia"/>
          <w:lang w:eastAsia="zh-CN"/>
        </w:rPr>
        <w:t>”</w:t>
      </w:r>
      <w:r w:rsidRPr="00886A83">
        <w:rPr>
          <w:lang w:eastAsia="zh-CN"/>
        </w:rPr>
        <w:t>或者</w:t>
      </w:r>
      <w:r w:rsidRPr="00886A83">
        <w:rPr>
          <w:rFonts w:hint="eastAsia"/>
          <w:lang w:eastAsia="zh-CN"/>
        </w:rPr>
        <w:t>“</w:t>
      </w:r>
      <w:r w:rsidRPr="00886A83">
        <w:rPr>
          <w:lang w:eastAsia="zh-CN"/>
        </w:rPr>
        <w:t>这个人是否离我很远</w:t>
      </w:r>
      <w:r w:rsidRPr="00886A83">
        <w:rPr>
          <w:rFonts w:hint="eastAsia"/>
          <w:lang w:eastAsia="zh-CN"/>
        </w:rPr>
        <w:t>”</w:t>
      </w:r>
      <w:r w:rsidRPr="00886A83">
        <w:rPr>
          <w:lang w:eastAsia="zh-CN"/>
        </w:rPr>
        <w:t>等提示，也可以通过图像识别来检验</w:t>
      </w:r>
      <w:r w:rsidRPr="00886A83">
        <w:rPr>
          <w:rFonts w:hint="eastAsia"/>
          <w:lang w:eastAsia="zh-CN"/>
        </w:rPr>
        <w:t>“</w:t>
      </w:r>
      <w:r w:rsidRPr="00886A83">
        <w:rPr>
          <w:lang w:eastAsia="zh-CN"/>
        </w:rPr>
        <w:t>我</w:t>
      </w:r>
      <w:r w:rsidRPr="00886A83">
        <w:rPr>
          <w:rFonts w:hint="eastAsia"/>
          <w:lang w:eastAsia="zh-CN"/>
        </w:rPr>
        <w:t>”</w:t>
      </w:r>
      <w:r w:rsidRPr="00886A83">
        <w:rPr>
          <w:lang w:eastAsia="zh-CN"/>
        </w:rPr>
        <w:t>是否拿着望远镜来判定。不管采用哪种方法来消歧，都能体现这样的基于超图的知识表示体系的优势。</w:t>
      </w:r>
    </w:p>
    <w:p w:rsidR="000A3AD4" w:rsidRPr="00886A83" w:rsidRDefault="000A3AD4" w:rsidP="000A3AD4">
      <w:pPr>
        <w:pStyle w:val="BodyText"/>
        <w:ind w:firstLine="480"/>
        <w:rPr>
          <w:lang w:eastAsia="zh-CN"/>
        </w:rPr>
      </w:pPr>
      <w:r w:rsidRPr="00886A83">
        <w:rPr>
          <w:lang w:eastAsia="zh-CN"/>
        </w:rPr>
        <w:t>除此之外，该基于超图的知识表示体系还适用于</w:t>
      </w:r>
      <w:r w:rsidR="00A14FB4" w:rsidRPr="00886A83">
        <w:fldChar w:fldCharType="begin"/>
      </w:r>
      <w:r w:rsidRPr="00886A83">
        <w:rPr>
          <w:lang w:eastAsia="zh-CN"/>
        </w:rPr>
        <w:instrText>HYPERLINK\l"_bookmark33"</w:instrText>
      </w:r>
      <w:r w:rsidR="00A14FB4" w:rsidRPr="00886A83">
        <w:fldChar w:fldCharType="separate"/>
      </w:r>
      <w:r w:rsidRPr="00886A83">
        <w:rPr>
          <w:lang w:eastAsia="zh-CN"/>
        </w:rPr>
        <w:t>2.3</w:t>
      </w:r>
      <w:r w:rsidR="00A14FB4" w:rsidRPr="00886A83">
        <w:fldChar w:fldCharType="end"/>
      </w:r>
      <w:r w:rsidRPr="00886A83">
        <w:rPr>
          <w:lang w:eastAsia="zh-CN"/>
        </w:rPr>
        <w:t>中介绍的逻辑推理系统，这不仅能一定程度改进目前的自然语言处理系统，也为自然语言推理提供了一个方便有效平台，这些无疑都是提供计算机智能的有效途径。</w:t>
      </w:r>
    </w:p>
    <w:p w:rsidR="000A3AD4" w:rsidRDefault="000A3AD4" w:rsidP="000A3AD4">
      <w:pPr>
        <w:spacing w:before="13" w:line="200" w:lineRule="exact"/>
        <w:rPr>
          <w:sz w:val="20"/>
          <w:szCs w:val="20"/>
          <w:lang w:eastAsia="zh-CN"/>
        </w:rPr>
        <w:sectPr w:rsidR="000A3AD4">
          <w:headerReference w:type="even" r:id="rId51"/>
          <w:headerReference w:type="default" r:id="rId52"/>
          <w:footerReference w:type="even" r:id="rId53"/>
          <w:footerReference w:type="default" r:id="rId54"/>
          <w:pgSz w:w="11906" w:h="16840"/>
          <w:pgMar w:top="1560" w:right="1300" w:bottom="1540" w:left="1680" w:header="0" w:footer="1349" w:gutter="0"/>
          <w:cols w:equalWidth="0">
            <w:col w:w="8926"/>
          </w:cols>
        </w:sectPr>
      </w:pPr>
    </w:p>
    <w:p w:rsidR="000A3AD4" w:rsidRDefault="000A3AD4" w:rsidP="000A3AD4">
      <w:pPr>
        <w:spacing w:before="13" w:line="200" w:lineRule="exact"/>
        <w:rPr>
          <w:sz w:val="20"/>
          <w:szCs w:val="20"/>
          <w:lang w:eastAsia="zh-CN"/>
        </w:rPr>
      </w:pPr>
    </w:p>
    <w:p w:rsidR="000A3AD4" w:rsidRDefault="000A3AD4" w:rsidP="000A3AD4">
      <w:pPr>
        <w:pStyle w:val="Title"/>
        <w:rPr>
          <w:rFonts w:ascii="宋体" w:eastAsia="宋体" w:hAnsi="宋体" w:cs="宋体"/>
          <w:lang w:eastAsia="zh-CN"/>
        </w:rPr>
      </w:pPr>
      <w:bookmarkStart w:id="127" w:name="_Toc20079"/>
      <w:bookmarkStart w:id="128" w:name="_Toc453623375"/>
      <w:bookmarkStart w:id="129" w:name="_Toc327482440"/>
      <w:r w:rsidRPr="00886A83">
        <w:rPr>
          <w:rFonts w:ascii="宋体" w:eastAsia="宋体" w:hAnsi="宋体" w:cs="宋体" w:hint="eastAsia"/>
          <w:lang w:eastAsia="zh-CN"/>
        </w:rPr>
        <w:t>第三章</w:t>
      </w:r>
      <w:r w:rsidRPr="00886A83">
        <w:rPr>
          <w:rFonts w:hint="eastAsia"/>
          <w:lang w:eastAsia="zh-CN"/>
        </w:rPr>
        <w:t xml:space="preserve"> </w:t>
      </w:r>
      <w:r w:rsidRPr="00886A83">
        <w:rPr>
          <w:rFonts w:ascii="宋体" w:eastAsia="宋体" w:hAnsi="宋体" w:cs="宋体" w:hint="eastAsia"/>
          <w:lang w:eastAsia="zh-CN"/>
        </w:rPr>
        <w:t>智能对话系统中的情感计算机制</w:t>
      </w:r>
      <w:bookmarkEnd w:id="127"/>
      <w:bookmarkEnd w:id="128"/>
      <w:bookmarkEnd w:id="129"/>
    </w:p>
    <w:p w:rsidR="000A3AD4" w:rsidRPr="00D15EFC" w:rsidRDefault="000A3AD4" w:rsidP="000A3AD4">
      <w:pPr>
        <w:pStyle w:val="BodyText"/>
        <w:ind w:firstLine="480"/>
        <w:rPr>
          <w:rFonts w:ascii="宋体" w:hAnsi="宋体"/>
          <w:lang w:eastAsia="zh-CN"/>
        </w:rPr>
      </w:pPr>
      <w:r w:rsidRPr="00D15EFC">
        <w:rPr>
          <w:rFonts w:ascii="宋体" w:hAnsi="宋体" w:hint="eastAsia"/>
          <w:lang w:eastAsia="zh-CN"/>
        </w:rPr>
        <w:t>自然的对话过程，除了语言的交流外，还需要情感的交互，情感的交互不但可表现在表情、姿态、手势等方面，还能用于指导对话决策，比如当发现对话者情绪低落时，可以采取委婉的方式继续话题，或者转移话题等。同样，为了实现具有一定认知能力的对话系统，也必须引入情感计算机制，使得对话系统在与人交流过程中表现得更自然更亲近。本文选择了心理学上的动机驱动的情感模型Psi作为理论指导，从对话系统的认知需求出发，对Psi模型进行了改进，使其能被用于认知对话系统中，为对话过程中的对话行为选择做指导。</w:t>
      </w:r>
    </w:p>
    <w:p w:rsidR="000A3AD4" w:rsidRPr="00A179FA" w:rsidRDefault="000A3AD4" w:rsidP="00A179FA">
      <w:pPr>
        <w:pStyle w:val="BodyText"/>
        <w:ind w:firstLine="480"/>
        <w:rPr>
          <w:rFonts w:ascii="宋体" w:hAnsi="宋体"/>
          <w:lang w:eastAsia="zh-CN"/>
        </w:rPr>
      </w:pPr>
      <w:r w:rsidRPr="00D15EFC">
        <w:rPr>
          <w:rFonts w:ascii="宋体" w:hAnsi="宋体" w:hint="eastAsia"/>
          <w:lang w:eastAsia="zh-CN"/>
        </w:rPr>
        <w:t>为了更好地解释本文提出的动机驱动的对话控制模型，本章将简要介绍情感模型Psi的基本理论，包括该模型中的动机行为、情感和个性等机制，以及基于Psi理论实现的智能认知体系结构。</w:t>
      </w:r>
      <w:bookmarkStart w:id="130" w:name="_Toc453623376"/>
      <w:bookmarkStart w:id="131" w:name="_Toc17002"/>
      <w:bookmarkEnd w:id="130"/>
    </w:p>
    <w:p w:rsidR="000A3AD4" w:rsidRPr="00886A83" w:rsidRDefault="000A3AD4" w:rsidP="000C6FE5">
      <w:pPr>
        <w:pStyle w:val="Heading2"/>
        <w:numPr>
          <w:ilvl w:val="1"/>
          <w:numId w:val="11"/>
        </w:numPr>
        <w:rPr>
          <w:lang w:eastAsia="zh-CN"/>
        </w:rPr>
      </w:pPr>
      <w:bookmarkStart w:id="132" w:name="_Toc453623377"/>
      <w:bookmarkStart w:id="133" w:name="_Toc327482441"/>
      <w:r w:rsidRPr="00886A83">
        <w:rPr>
          <w:lang w:eastAsia="zh-CN"/>
        </w:rPr>
        <w:t>Psi</w:t>
      </w:r>
      <w:r w:rsidRPr="00886A83">
        <w:rPr>
          <w:rFonts w:ascii="宋体" w:eastAsia="宋体" w:hAnsi="宋体" w:cs="宋体" w:hint="eastAsia"/>
          <w:lang w:eastAsia="zh-CN"/>
        </w:rPr>
        <w:t>模型中的动机行为</w:t>
      </w:r>
      <w:bookmarkEnd w:id="131"/>
      <w:bookmarkEnd w:id="132"/>
      <w:bookmarkEnd w:id="133"/>
    </w:p>
    <w:p w:rsidR="000A3AD4" w:rsidRPr="00F00E89" w:rsidRDefault="00301C46" w:rsidP="00301C46">
      <w:pPr>
        <w:pStyle w:val="BodyText"/>
        <w:ind w:firstLineChars="0" w:firstLine="0"/>
        <w:jc w:val="both"/>
        <w:rPr>
          <w:lang w:eastAsia="zh-CN"/>
        </w:rPr>
      </w:pPr>
      <w:r>
        <w:rPr>
          <w:lang w:eastAsia="zh-CN"/>
        </w:rPr>
        <w:t xml:space="preserve">       </w:t>
      </w:r>
      <w:r w:rsidR="000A3AD4">
        <w:rPr>
          <w:lang w:eastAsia="zh-CN"/>
        </w:rPr>
        <w:t xml:space="preserve"> </w:t>
      </w:r>
      <w:r w:rsidR="000A3AD4" w:rsidRPr="00F00E89">
        <w:rPr>
          <w:rFonts w:hint="eastAsia"/>
          <w:lang w:eastAsia="zh-CN"/>
        </w:rPr>
        <w:t>Psi</w:t>
      </w:r>
      <w:r w:rsidR="000A3AD4" w:rsidRPr="00F00E89">
        <w:rPr>
          <w:rFonts w:hint="eastAsia"/>
          <w:lang w:eastAsia="zh-CN"/>
        </w:rPr>
        <w:t>是由德国心理学家</w:t>
      </w:r>
      <w:r w:rsidR="000A3AD4" w:rsidRPr="00F00E89">
        <w:rPr>
          <w:rFonts w:hint="eastAsia"/>
          <w:lang w:eastAsia="zh-CN"/>
        </w:rPr>
        <w:t>Dietrich</w:t>
      </w:r>
      <w:r w:rsidR="000A3AD4">
        <w:rPr>
          <w:lang w:eastAsia="zh-CN"/>
        </w:rPr>
        <w:t xml:space="preserve"> </w:t>
      </w:r>
      <w:r w:rsidR="000A3AD4" w:rsidRPr="00F00E89">
        <w:rPr>
          <w:rFonts w:hint="eastAsia"/>
          <w:lang w:eastAsia="zh-CN"/>
        </w:rPr>
        <w:t>Dorner</w:t>
      </w:r>
      <w:r w:rsidR="000A3AD4" w:rsidRPr="00F00E89">
        <w:rPr>
          <w:rFonts w:hint="eastAsia"/>
          <w:lang w:eastAsia="zh-CN"/>
        </w:rPr>
        <w:t>提出的情感认知动机理论模型</w:t>
      </w:r>
      <w:r w:rsidR="000A3AD4" w:rsidRPr="00F00E89">
        <w:rPr>
          <w:rFonts w:hint="eastAsia"/>
          <w:lang w:eastAsia="zh-CN"/>
        </w:rPr>
        <w:t>[102]</w:t>
      </w:r>
      <w:r w:rsidR="000A3AD4" w:rsidRPr="00F00E89">
        <w:rPr>
          <w:rFonts w:hint="eastAsia"/>
          <w:lang w:eastAsia="zh-CN"/>
        </w:rPr>
        <w:t>，将情感与智能体的需求和动机相联系。</w:t>
      </w:r>
      <w:r w:rsidR="000A3AD4" w:rsidRPr="00F00E89">
        <w:rPr>
          <w:rFonts w:hint="eastAsia"/>
          <w:lang w:eastAsia="zh-CN"/>
        </w:rPr>
        <w:t>MicroPsi[97]</w:t>
      </w:r>
      <w:r w:rsidR="000A3AD4" w:rsidRPr="00F00E89">
        <w:rPr>
          <w:rFonts w:hint="eastAsia"/>
          <w:lang w:eastAsia="zh-CN"/>
        </w:rPr>
        <w:t>是一个基于</w:t>
      </w:r>
      <w:r w:rsidR="000A3AD4" w:rsidRPr="00F00E89">
        <w:rPr>
          <w:rFonts w:hint="eastAsia"/>
          <w:lang w:eastAsia="zh-CN"/>
        </w:rPr>
        <w:t>Psi</w:t>
      </w:r>
      <w:r w:rsidR="000A3AD4" w:rsidRPr="00F00E89">
        <w:rPr>
          <w:rFonts w:hint="eastAsia"/>
          <w:lang w:eastAsia="zh-CN"/>
        </w:rPr>
        <w:t>理论的一个开源的智能认知体系结构，实现了</w:t>
      </w:r>
      <w:r w:rsidR="000A3AD4" w:rsidRPr="00F00E89">
        <w:rPr>
          <w:rFonts w:hint="eastAsia"/>
          <w:lang w:eastAsia="zh-CN"/>
        </w:rPr>
        <w:t>Psi</w:t>
      </w:r>
      <w:r w:rsidR="000A3AD4" w:rsidRPr="00F00E89">
        <w:rPr>
          <w:rFonts w:hint="eastAsia"/>
          <w:lang w:eastAsia="zh-CN"/>
        </w:rPr>
        <w:t>理论中的动机、情感以及智能的关联模型，并在一些实用控制应用以及简单虚拟世界里的智能体上进行测试。</w:t>
      </w:r>
      <w:r w:rsidR="000A3AD4" w:rsidRPr="00F00E89">
        <w:rPr>
          <w:rFonts w:hint="eastAsia"/>
          <w:lang w:eastAsia="zh-CN"/>
        </w:rPr>
        <w:t>MicroPsi</w:t>
      </w:r>
      <w:r w:rsidR="000A3AD4" w:rsidRPr="00F00E89">
        <w:rPr>
          <w:rFonts w:hint="eastAsia"/>
          <w:lang w:eastAsia="zh-CN"/>
        </w:rPr>
        <w:t>在全面性以及神经科学和心理学依据方面做得非常出色，但是该认知体系结构在可扩展性上存在不少问题，</w:t>
      </w:r>
      <w:r w:rsidR="000A3AD4" w:rsidRPr="00F00E89">
        <w:rPr>
          <w:rFonts w:hint="eastAsia"/>
          <w:lang w:eastAsia="zh-CN"/>
        </w:rPr>
        <w:t>[103]</w:t>
      </w:r>
      <w:r w:rsidR="000A3AD4">
        <w:rPr>
          <w:rFonts w:hint="eastAsia"/>
          <w:lang w:eastAsia="zh-CN"/>
        </w:rPr>
        <w:t>中</w:t>
      </w:r>
      <w:r w:rsidR="000A3AD4" w:rsidRPr="00F00E89">
        <w:rPr>
          <w:rFonts w:hint="eastAsia"/>
          <w:lang w:eastAsia="zh-CN"/>
        </w:rPr>
        <w:t>认为，</w:t>
      </w:r>
      <w:r w:rsidR="000A3AD4" w:rsidRPr="00F00E89">
        <w:rPr>
          <w:rFonts w:hint="eastAsia"/>
          <w:lang w:eastAsia="zh-CN"/>
        </w:rPr>
        <w:t>MicroPsi</w:t>
      </w:r>
      <w:r w:rsidR="000A3AD4" w:rsidRPr="00F00E89">
        <w:rPr>
          <w:rFonts w:hint="eastAsia"/>
          <w:lang w:eastAsia="zh-CN"/>
        </w:rPr>
        <w:t>目前使用的算法在学习和推理上不大可能被扩展或规模化。</w:t>
      </w:r>
    </w:p>
    <w:p w:rsidR="000A3AD4" w:rsidRPr="00F00E89" w:rsidRDefault="000A3AD4" w:rsidP="000A3AD4">
      <w:pPr>
        <w:pStyle w:val="BodyText"/>
        <w:ind w:left="304" w:firstLineChars="23" w:firstLine="55"/>
        <w:jc w:val="both"/>
        <w:rPr>
          <w:lang w:eastAsia="zh-CN"/>
        </w:rPr>
      </w:pPr>
      <w:r w:rsidRPr="00F00E89">
        <w:rPr>
          <w:rFonts w:hint="eastAsia"/>
          <w:lang w:eastAsia="zh-CN"/>
        </w:rPr>
        <w:t xml:space="preserve">     </w:t>
      </w:r>
      <w:r>
        <w:rPr>
          <w:lang w:eastAsia="zh-CN"/>
        </w:rPr>
        <w:t xml:space="preserve">  </w:t>
      </w:r>
      <w:r w:rsidRPr="00F00E89">
        <w:rPr>
          <w:rFonts w:hint="eastAsia"/>
          <w:lang w:eastAsia="zh-CN"/>
        </w:rPr>
        <w:t>开源的智能认知系统</w:t>
      </w:r>
      <w:r w:rsidRPr="00F00E89">
        <w:rPr>
          <w:rFonts w:hint="eastAsia"/>
          <w:lang w:eastAsia="zh-CN"/>
        </w:rPr>
        <w:t>OpenCog</w:t>
      </w:r>
      <w:r>
        <w:rPr>
          <w:rFonts w:ascii="宋体" w:hAnsi="宋体" w:cs="宋体" w:hint="eastAsia"/>
          <w:lang w:eastAsia="zh-CN"/>
        </w:rPr>
        <w:t>（也是本文的认知对话系统研究所用的平台）</w:t>
      </w:r>
      <w:r w:rsidRPr="00F00E89">
        <w:rPr>
          <w:rFonts w:hint="eastAsia"/>
          <w:lang w:eastAsia="zh-CN"/>
        </w:rPr>
        <w:t>受</w:t>
      </w:r>
      <w:r w:rsidRPr="00F00E89">
        <w:rPr>
          <w:rFonts w:hint="eastAsia"/>
          <w:lang w:eastAsia="zh-CN"/>
        </w:rPr>
        <w:t>Psi</w:t>
      </w:r>
      <w:r w:rsidRPr="00F00E89">
        <w:rPr>
          <w:rFonts w:hint="eastAsia"/>
          <w:lang w:eastAsia="zh-CN"/>
        </w:rPr>
        <w:t>理论中的动机和情感模型的启发，借鉴了一些</w:t>
      </w:r>
      <w:r w:rsidRPr="00F00E89">
        <w:rPr>
          <w:rFonts w:hint="eastAsia"/>
          <w:lang w:eastAsia="zh-CN"/>
        </w:rPr>
        <w:t>MicroPsi</w:t>
      </w:r>
      <w:r w:rsidRPr="00F00E89">
        <w:rPr>
          <w:rFonts w:hint="eastAsia"/>
          <w:lang w:eastAsia="zh-CN"/>
        </w:rPr>
        <w:t>的基本实现方法，实现了类似的情感动机模型</w:t>
      </w:r>
      <w:r w:rsidRPr="00F00E89">
        <w:rPr>
          <w:rFonts w:hint="eastAsia"/>
          <w:lang w:eastAsia="zh-CN"/>
        </w:rPr>
        <w:t>OpenPsi</w:t>
      </w:r>
      <w:r w:rsidRPr="00F00E89">
        <w:rPr>
          <w:rFonts w:hint="eastAsia"/>
          <w:lang w:eastAsia="zh-CN"/>
        </w:rPr>
        <w:t>。虽然</w:t>
      </w:r>
      <w:r w:rsidRPr="00F00E89">
        <w:rPr>
          <w:rFonts w:hint="eastAsia"/>
          <w:lang w:eastAsia="zh-CN"/>
        </w:rPr>
        <w:t>OpenPsi</w:t>
      </w:r>
      <w:r w:rsidRPr="00F00E89">
        <w:rPr>
          <w:rFonts w:hint="eastAsia"/>
          <w:lang w:eastAsia="zh-CN"/>
        </w:rPr>
        <w:t>和</w:t>
      </w:r>
      <w:r w:rsidRPr="00F00E89">
        <w:rPr>
          <w:rFonts w:hint="eastAsia"/>
          <w:lang w:eastAsia="zh-CN"/>
        </w:rPr>
        <w:t>MicroPsi</w:t>
      </w:r>
      <w:r w:rsidRPr="00F00E89">
        <w:rPr>
          <w:rFonts w:hint="eastAsia"/>
          <w:lang w:eastAsia="zh-CN"/>
        </w:rPr>
        <w:t>在一定程度上很相似，但两者还是存在着很大的不同。比如，两者使用了完全不同的知识表达方式，</w:t>
      </w:r>
      <w:r w:rsidRPr="00F00E89">
        <w:rPr>
          <w:rFonts w:hint="eastAsia"/>
          <w:lang w:eastAsia="zh-CN"/>
        </w:rPr>
        <w:t>MicroPsi</w:t>
      </w:r>
      <w:r w:rsidRPr="00F00E89">
        <w:rPr>
          <w:rFonts w:hint="eastAsia"/>
          <w:lang w:eastAsia="zh-CN"/>
        </w:rPr>
        <w:t>则使用了类似神经元的“</w:t>
      </w:r>
      <w:r w:rsidRPr="00F00E89">
        <w:rPr>
          <w:rFonts w:hint="eastAsia"/>
          <w:lang w:eastAsia="zh-CN"/>
        </w:rPr>
        <w:t>quad</w:t>
      </w:r>
      <w:r w:rsidRPr="00F00E89">
        <w:rPr>
          <w:rFonts w:hint="eastAsia"/>
          <w:lang w:eastAsia="zh-CN"/>
        </w:rPr>
        <w:t>”来表示知识，每一个</w:t>
      </w:r>
      <w:r w:rsidRPr="00F00E89">
        <w:rPr>
          <w:rFonts w:hint="eastAsia"/>
          <w:lang w:eastAsia="zh-CN"/>
        </w:rPr>
        <w:t>quad</w:t>
      </w:r>
      <w:r w:rsidRPr="00F00E89">
        <w:rPr>
          <w:rFonts w:hint="eastAsia"/>
          <w:lang w:eastAsia="zh-CN"/>
        </w:rPr>
        <w:t>包括</w:t>
      </w:r>
      <w:r w:rsidRPr="00F00E89">
        <w:rPr>
          <w:rFonts w:hint="eastAsia"/>
          <w:lang w:eastAsia="zh-CN"/>
        </w:rPr>
        <w:t>5</w:t>
      </w:r>
      <w:r w:rsidRPr="00F00E89">
        <w:rPr>
          <w:rFonts w:hint="eastAsia"/>
          <w:lang w:eastAsia="zh-CN"/>
        </w:rPr>
        <w:t>个神经元，其中一个是核心神经元，其他</w:t>
      </w:r>
      <w:r w:rsidRPr="00F00E89">
        <w:rPr>
          <w:rFonts w:hint="eastAsia"/>
          <w:lang w:eastAsia="zh-CN"/>
        </w:rPr>
        <w:t>4</w:t>
      </w:r>
      <w:r w:rsidRPr="00F00E89">
        <w:rPr>
          <w:rFonts w:hint="eastAsia"/>
          <w:lang w:eastAsia="zh-CN"/>
        </w:rPr>
        <w:t>个描述与核心神经元的“前</w:t>
      </w:r>
      <w:r w:rsidRPr="00F00E89">
        <w:rPr>
          <w:rFonts w:hint="eastAsia"/>
          <w:lang w:eastAsia="zh-CN"/>
        </w:rPr>
        <w:t>/</w:t>
      </w:r>
      <w:r w:rsidRPr="00F00E89">
        <w:rPr>
          <w:rFonts w:hint="eastAsia"/>
          <w:lang w:eastAsia="zh-CN"/>
        </w:rPr>
        <w:t>后”或者“部分</w:t>
      </w:r>
      <w:r w:rsidRPr="00F00E89">
        <w:rPr>
          <w:rFonts w:hint="eastAsia"/>
          <w:lang w:eastAsia="zh-CN"/>
        </w:rPr>
        <w:t>/</w:t>
      </w:r>
      <w:r w:rsidRPr="00F00E89">
        <w:rPr>
          <w:rFonts w:hint="eastAsia"/>
          <w:lang w:eastAsia="zh-CN"/>
        </w:rPr>
        <w:t>整体”等关系。</w:t>
      </w:r>
      <w:r w:rsidRPr="00F00E89">
        <w:rPr>
          <w:rFonts w:hint="eastAsia"/>
          <w:lang w:eastAsia="zh-CN"/>
        </w:rPr>
        <w:t>OpenPsi</w:t>
      </w:r>
      <w:r w:rsidRPr="00F00E89">
        <w:rPr>
          <w:rFonts w:hint="eastAsia"/>
          <w:lang w:eastAsia="zh-CN"/>
        </w:rPr>
        <w:t>使用了本文第</w:t>
      </w:r>
      <w:r>
        <w:rPr>
          <w:rFonts w:hint="eastAsia"/>
          <w:lang w:eastAsia="zh-CN"/>
        </w:rPr>
        <w:t>二</w:t>
      </w:r>
      <w:r w:rsidRPr="00F00E89">
        <w:rPr>
          <w:rFonts w:hint="eastAsia"/>
          <w:lang w:eastAsia="zh-CN"/>
        </w:rPr>
        <w:t>章中介绍的基于超图的知识表示，显然是一种更灵活和通用的知识表示方式。</w:t>
      </w:r>
      <w:r w:rsidRPr="00F00E89">
        <w:rPr>
          <w:rFonts w:hint="eastAsia"/>
          <w:lang w:eastAsia="zh-CN"/>
        </w:rPr>
        <w:t>MicroPsi</w:t>
      </w:r>
      <w:r w:rsidRPr="00F00E89">
        <w:rPr>
          <w:rFonts w:hint="eastAsia"/>
          <w:lang w:eastAsia="zh-CN"/>
        </w:rPr>
        <w:t>目前还是注重底层的智能的实现，还未开始着手高层的智能处理，如自然语言处理和抽象逻辑推理。在本节对</w:t>
      </w:r>
      <w:r w:rsidRPr="00F00E89">
        <w:rPr>
          <w:rFonts w:hint="eastAsia"/>
          <w:lang w:eastAsia="zh-CN"/>
        </w:rPr>
        <w:t>Psi</w:t>
      </w:r>
      <w:r w:rsidRPr="00F00E89">
        <w:rPr>
          <w:rFonts w:hint="eastAsia"/>
          <w:lang w:eastAsia="zh-CN"/>
        </w:rPr>
        <w:t>和</w:t>
      </w:r>
      <w:r w:rsidRPr="00F00E89">
        <w:rPr>
          <w:rFonts w:hint="eastAsia"/>
          <w:lang w:eastAsia="zh-CN"/>
        </w:rPr>
        <w:t>MicroPsi</w:t>
      </w:r>
      <w:r w:rsidRPr="00F00E89">
        <w:rPr>
          <w:rFonts w:hint="eastAsia"/>
          <w:lang w:eastAsia="zh-CN"/>
        </w:rPr>
        <w:t>的概述中，我们主要介绍其在</w:t>
      </w:r>
      <w:r>
        <w:rPr>
          <w:rFonts w:ascii="宋体" w:hAnsi="宋体" w:cs="宋体" w:hint="eastAsia"/>
          <w:lang w:eastAsia="zh-CN"/>
        </w:rPr>
        <w:t>认知对话系统中</w:t>
      </w:r>
      <w:r>
        <w:rPr>
          <w:rFonts w:hint="eastAsia"/>
          <w:lang w:eastAsia="zh-CN"/>
        </w:rPr>
        <w:t>会</w:t>
      </w:r>
      <w:r>
        <w:rPr>
          <w:rFonts w:ascii="宋体" w:hAnsi="宋体" w:cs="宋体" w:hint="eastAsia"/>
          <w:lang w:eastAsia="zh-CN"/>
        </w:rPr>
        <w:t>使用到</w:t>
      </w:r>
      <w:r w:rsidRPr="00F00E89">
        <w:rPr>
          <w:rFonts w:hint="eastAsia"/>
          <w:lang w:eastAsia="zh-CN"/>
        </w:rPr>
        <w:t>的部分，主要是处理动机、行为和目标的框架模型。</w:t>
      </w:r>
    </w:p>
    <w:p w:rsidR="000A3AD4" w:rsidRDefault="000A3AD4" w:rsidP="000A3AD4">
      <w:pPr>
        <w:pStyle w:val="BodyText"/>
        <w:ind w:left="304" w:firstLine="474"/>
        <w:jc w:val="center"/>
        <w:rPr>
          <w:rFonts w:cs="Times New Roman"/>
          <w:spacing w:val="-3"/>
          <w:lang w:eastAsia="zh-CN"/>
        </w:rPr>
      </w:pPr>
    </w:p>
    <w:p w:rsidR="000A3AD4" w:rsidRDefault="000A3AD4" w:rsidP="000A3AD4">
      <w:pPr>
        <w:pStyle w:val="BodyText"/>
        <w:ind w:left="304" w:firstLine="480"/>
        <w:jc w:val="center"/>
        <w:rPr>
          <w:rFonts w:cs="Times New Roman"/>
          <w:spacing w:val="-3"/>
        </w:rPr>
      </w:pPr>
      <w:r>
        <w:rPr>
          <w:rFonts w:cs="Times New Roman"/>
          <w:noProof/>
          <w:spacing w:val="-3"/>
        </w:rPr>
        <w:drawing>
          <wp:inline distT="0" distB="0" distL="114300" distR="114300">
            <wp:extent cx="3942715" cy="3902075"/>
            <wp:effectExtent l="0" t="0" r="635"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pic:cNvPicPr>
                  </pic:nvPicPr>
                  <pic:blipFill>
                    <a:blip r:embed="rId55"/>
                    <a:stretch>
                      <a:fillRect/>
                    </a:stretch>
                  </pic:blipFill>
                  <pic:spPr>
                    <a:xfrm>
                      <a:off x="0" y="0"/>
                      <a:ext cx="3942715" cy="3902075"/>
                    </a:xfrm>
                    <a:prstGeom prst="rect">
                      <a:avLst/>
                    </a:prstGeom>
                    <a:noFill/>
                    <a:ln w="9525">
                      <a:noFill/>
                    </a:ln>
                  </pic:spPr>
                </pic:pic>
              </a:graphicData>
            </a:graphic>
          </wp:inline>
        </w:drawing>
      </w:r>
    </w:p>
    <w:p w:rsidR="000A3AD4" w:rsidRDefault="000A3AD4" w:rsidP="000A3AD4">
      <w:pPr>
        <w:pStyle w:val="10"/>
        <w:jc w:val="center"/>
      </w:pPr>
      <w:bookmarkStart w:id="134" w:name="_bookmark43"/>
      <w:bookmarkEnd w:id="134"/>
      <w:r>
        <w:t>图</w:t>
      </w:r>
      <w:r>
        <w:t xml:space="preserve"> 3.1</w:t>
      </w:r>
      <w:r>
        <w:tab/>
      </w:r>
      <w:r w:rsidRPr="00B045C5">
        <w:rPr>
          <w:rFonts w:ascii="宋体" w:hAnsi="宋体"/>
        </w:rPr>
        <w:t>Psi</w:t>
      </w:r>
      <w:r w:rsidRPr="00B045C5">
        <w:rPr>
          <w:rFonts w:ascii="宋体" w:hAnsi="宋体" w:hint="eastAsia"/>
        </w:rPr>
        <w:t>模型的理论框架（摘自</w:t>
      </w:r>
      <w:r w:rsidRPr="00B045C5">
        <w:rPr>
          <w:rFonts w:ascii="宋体" w:hAnsi="宋体"/>
        </w:rPr>
        <w:t xml:space="preserve"> [</w:t>
      </w:r>
      <w:r w:rsidRPr="00B045C5">
        <w:rPr>
          <w:rFonts w:ascii="宋体" w:hAnsi="宋体" w:hint="eastAsia"/>
        </w:rPr>
        <w:t>97])</w:t>
      </w:r>
    </w:p>
    <w:p w:rsidR="000A3AD4" w:rsidRDefault="000A3AD4" w:rsidP="000A3AD4">
      <w:pPr>
        <w:spacing w:before="6" w:line="180" w:lineRule="exact"/>
        <w:rPr>
          <w:sz w:val="18"/>
          <w:szCs w:val="18"/>
        </w:rPr>
      </w:pPr>
    </w:p>
    <w:p w:rsidR="000A3AD4" w:rsidRPr="009D21DF" w:rsidRDefault="000A3AD4" w:rsidP="000A3AD4">
      <w:pPr>
        <w:pStyle w:val="BodyText"/>
        <w:ind w:firstLineChars="0" w:firstLine="0"/>
        <w:jc w:val="both"/>
        <w:rPr>
          <w:rFonts w:ascii="宋体" w:hAnsi="宋体"/>
        </w:rPr>
      </w:pPr>
      <w:r w:rsidRPr="009D21DF">
        <w:rPr>
          <w:rFonts w:ascii="宋体" w:hAnsi="宋体" w:hint="eastAsia"/>
        </w:rPr>
        <w:t>Psi理论中的动机机制可参考图</w:t>
      </w:r>
      <w:hyperlink w:anchor="_bookmark43" w:history="1">
        <w:r w:rsidRPr="009D21DF">
          <w:rPr>
            <w:rFonts w:ascii="宋体" w:hAnsi="宋体" w:hint="eastAsia"/>
          </w:rPr>
          <w:t>3.1</w:t>
        </w:r>
      </w:hyperlink>
      <w:r w:rsidRPr="009D21DF">
        <w:rPr>
          <w:rFonts w:ascii="宋体" w:hAnsi="宋体" w:hint="eastAsia"/>
        </w:rPr>
        <w:t>，从下往上看，不难发现Psi的动机机制从</w:t>
      </w:r>
      <w:r w:rsidRPr="009D21DF">
        <w:rPr>
          <w:rFonts w:ascii="宋体" w:hAnsi="宋体" w:hint="eastAsia"/>
          <w:spacing w:val="-4"/>
        </w:rPr>
        <w:t>能激发智能体的需求出发。对于动物来说，该需求可以是食物、水、保护自己的孩</w:t>
      </w:r>
      <w:r w:rsidRPr="009D21DF">
        <w:rPr>
          <w:rFonts w:ascii="宋体" w:hAnsi="宋体" w:hint="eastAsia"/>
          <w:spacing w:val="-6"/>
          <w:w w:val="95"/>
        </w:rPr>
        <w:t>子、社交需求、新鲜感等等；对于智能机器人来说，该需求可能是电源、完整性</w:t>
      </w:r>
      <w:r w:rsidRPr="009D21DF">
        <w:rPr>
          <w:rFonts w:ascii="宋体" w:hAnsi="宋体"/>
          <w:spacing w:val="-6"/>
          <w:w w:val="95"/>
        </w:rPr>
        <w:t xml:space="preserve"> (</w:t>
      </w:r>
      <w:r w:rsidRPr="009D21DF">
        <w:rPr>
          <w:rFonts w:ascii="宋体" w:hAnsi="宋体" w:hint="eastAsia"/>
          <w:spacing w:val="-6"/>
          <w:w w:val="95"/>
        </w:rPr>
        <w:t>保</w:t>
      </w:r>
      <w:r w:rsidRPr="009D21DF">
        <w:rPr>
          <w:rFonts w:ascii="宋体" w:hAnsi="宋体" w:hint="eastAsia"/>
          <w:w w:val="95"/>
        </w:rPr>
        <w:t>护身体完整</w:t>
      </w:r>
      <w:r>
        <w:rPr>
          <w:rFonts w:ascii="宋体" w:hAnsi="宋体"/>
          <w:w w:val="95"/>
        </w:rPr>
        <w:t xml:space="preserve">, </w:t>
      </w:r>
      <w:r w:rsidRPr="009D21DF">
        <w:rPr>
          <w:rFonts w:ascii="宋体" w:hAnsi="宋体"/>
          <w:w w:val="95"/>
        </w:rPr>
        <w:t>Integrity)</w:t>
      </w:r>
      <w:r w:rsidRPr="009D21DF">
        <w:rPr>
          <w:rFonts w:ascii="宋体" w:hAnsi="宋体" w:hint="eastAsia"/>
          <w:w w:val="95"/>
        </w:rPr>
        <w:t xml:space="preserve"> 、确定性</w:t>
      </w:r>
      <w:r>
        <w:rPr>
          <w:rFonts w:ascii="宋体" w:hAnsi="宋体"/>
          <w:w w:val="95"/>
        </w:rPr>
        <w:t xml:space="preserve"> (</w:t>
      </w:r>
      <w:r w:rsidRPr="009D21DF">
        <w:rPr>
          <w:rFonts w:ascii="宋体" w:hAnsi="宋体" w:hint="eastAsia"/>
          <w:w w:val="95"/>
        </w:rPr>
        <w:t>了解和熟悉环境的需求</w:t>
      </w:r>
      <w:r>
        <w:rPr>
          <w:rFonts w:ascii="宋体" w:hAnsi="宋体"/>
          <w:w w:val="95"/>
        </w:rPr>
        <w:t xml:space="preserve">, </w:t>
      </w:r>
      <w:r w:rsidRPr="009D21DF">
        <w:rPr>
          <w:rFonts w:ascii="宋体" w:hAnsi="宋体"/>
          <w:spacing w:val="-5"/>
          <w:w w:val="95"/>
        </w:rPr>
        <w:t>Certainty</w:t>
      </w:r>
      <w:r>
        <w:rPr>
          <w:rFonts w:ascii="宋体" w:hAnsi="宋体"/>
          <w:spacing w:val="-5"/>
          <w:w w:val="95"/>
        </w:rPr>
        <w:t>)</w:t>
      </w:r>
      <w:r w:rsidRPr="009D21DF">
        <w:rPr>
          <w:rFonts w:ascii="宋体" w:hAnsi="宋体" w:hint="eastAsia"/>
          <w:spacing w:val="-5"/>
          <w:w w:val="95"/>
        </w:rPr>
        <w:t xml:space="preserve"> 、认知需求、心里成长等等；对于智能对话系统来说，该需求可以包括收集相关信息、取悦谈话对象、使会话保持新颖不枯燥等</w:t>
      </w:r>
      <w:r w:rsidRPr="009D21DF">
        <w:rPr>
          <w:rFonts w:ascii="宋体" w:hAnsi="宋体" w:hint="eastAsia"/>
        </w:rPr>
        <w:t>。</w:t>
      </w:r>
      <w:r w:rsidRPr="009D21DF">
        <w:rPr>
          <w:rFonts w:ascii="宋体" w:hAnsi="宋体"/>
        </w:rPr>
        <w:t>Psi</w:t>
      </w:r>
      <w:r w:rsidRPr="009D21DF">
        <w:rPr>
          <w:rFonts w:ascii="宋体" w:hAnsi="宋体" w:hint="eastAsia"/>
        </w:rPr>
        <w:t>理论特别指出了两种相当抽象的需求，并认为他们是心理学上的最基本需求</w:t>
      </w:r>
      <w:r w:rsidRPr="00991D36">
        <w:rPr>
          <w:rFonts w:ascii="宋体" w:hAnsi="宋体"/>
        </w:rPr>
        <w:t xml:space="preserve"> (</w:t>
      </w:r>
      <w:r w:rsidRPr="00991D36">
        <w:rPr>
          <w:rFonts w:ascii="宋体" w:hAnsi="宋体" w:hint="eastAsia"/>
        </w:rPr>
        <w:t>参见图</w:t>
      </w:r>
      <w:r w:rsidRPr="00991D36">
        <w:rPr>
          <w:rFonts w:ascii="宋体" w:hAnsi="宋体" w:hint="eastAsia"/>
          <w:b/>
        </w:rPr>
        <w:t>3.2</w:t>
      </w:r>
      <w:r>
        <w:rPr>
          <w:rFonts w:ascii="宋体" w:hAnsi="宋体" w:hint="eastAsia"/>
        </w:rPr>
        <w:t>）。</w:t>
      </w:r>
    </w:p>
    <w:p w:rsidR="000A3AD4" w:rsidRDefault="000A3AD4" w:rsidP="008D5256">
      <w:pPr>
        <w:pStyle w:val="BodyText"/>
        <w:numPr>
          <w:ilvl w:val="2"/>
          <w:numId w:val="40"/>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：智能体能有效实现某种强烈欲望的需求</w:t>
      </w:r>
    </w:p>
    <w:p w:rsidR="000A3AD4" w:rsidRDefault="000A3AD4" w:rsidP="008D5256">
      <w:pPr>
        <w:pStyle w:val="BodyText"/>
        <w:numPr>
          <w:ilvl w:val="2"/>
          <w:numId w:val="40"/>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）：智能体了解和熟悉环境的需求</w:t>
      </w:r>
    </w:p>
    <w:p w:rsidR="000A3AD4" w:rsidRPr="00E821FC" w:rsidRDefault="000A3AD4" w:rsidP="000A3AD4">
      <w:pPr>
        <w:pStyle w:val="BodyText"/>
        <w:ind w:firstLine="480"/>
        <w:rPr>
          <w:lang w:eastAsia="zh-CN"/>
        </w:rPr>
      </w:pPr>
      <w:r w:rsidRPr="00E821FC">
        <w:rPr>
          <w:lang w:eastAsia="zh-CN"/>
        </w:rPr>
        <w:t>每种需求都有一定的偏好范围或目标范围，随着时间和环境</w:t>
      </w:r>
      <w:r w:rsidRPr="00E821FC">
        <w:rPr>
          <w:lang w:eastAsia="zh-CN"/>
        </w:rPr>
        <w:t>(</w:t>
      </w:r>
      <w:r w:rsidRPr="00E821FC">
        <w:rPr>
          <w:lang w:eastAsia="zh-CN"/>
        </w:rPr>
        <w:t>包括智能体自身</w:t>
      </w:r>
      <w:r w:rsidRPr="00E821FC">
        <w:rPr>
          <w:lang w:eastAsia="zh-CN"/>
        </w:rPr>
        <w:t>)</w:t>
      </w:r>
      <w:r w:rsidRPr="00E821FC">
        <w:rPr>
          <w:lang w:eastAsia="zh-CN"/>
        </w:rPr>
        <w:t>的不断变化，智能体的需求也在不断地变化。当需求水平落在相应的目标范围时，称作该需求被满足，否则需求不被满足。我们可以将智能体视为一个目标驱动的系统，其主要任务就是尽可能让所有这些需求都被满足。而当某一需求不被满足时，智能体会有一</w:t>
      </w:r>
      <w:r>
        <w:rPr>
          <w:lang w:eastAsia="zh-CN"/>
        </w:rPr>
        <w:t>种试图将该需求水平恢复到偏好范围内的愿望，这种愿望便构成了动机</w:t>
      </w:r>
      <w:r>
        <w:rPr>
          <w:lang w:eastAsia="zh-CN"/>
        </w:rPr>
        <w:t>(</w:t>
      </w:r>
      <w:r w:rsidRPr="00E821FC">
        <w:rPr>
          <w:lang w:eastAsia="zh-CN"/>
        </w:rPr>
        <w:t>Urge</w:t>
      </w:r>
      <w:r>
        <w:rPr>
          <w:lang w:eastAsia="zh-CN"/>
        </w:rPr>
        <w:t>)</w:t>
      </w:r>
      <w:r w:rsidRPr="00E821FC">
        <w:rPr>
          <w:lang w:eastAsia="zh-CN"/>
        </w:rPr>
        <w:t>。</w:t>
      </w:r>
    </w:p>
    <w:p w:rsidR="000A3AD4" w:rsidRPr="00E821FC" w:rsidRDefault="000A3AD4" w:rsidP="000A3AD4">
      <w:pPr>
        <w:pStyle w:val="BodyText"/>
        <w:ind w:firstLine="480"/>
        <w:rPr>
          <w:lang w:eastAsia="zh-CN"/>
        </w:rPr>
      </w:pPr>
      <w:r w:rsidRPr="00E821FC">
        <w:rPr>
          <w:lang w:eastAsia="zh-CN"/>
        </w:rPr>
        <w:t>另外还有一种愉悦感（</w:t>
      </w:r>
      <w:r w:rsidRPr="00E821FC">
        <w:rPr>
          <w:lang w:eastAsia="zh-CN"/>
        </w:rPr>
        <w:t>Pleasure</w:t>
      </w:r>
      <w:r w:rsidRPr="00E821FC">
        <w:rPr>
          <w:lang w:eastAsia="zh-CN"/>
        </w:rPr>
        <w:t>）（和其反义的</w:t>
      </w:r>
      <w:r>
        <w:rPr>
          <w:rFonts w:ascii="宋体" w:hAnsi="宋体" w:cs="宋体" w:hint="eastAsia"/>
          <w:lang w:eastAsia="zh-CN"/>
        </w:rPr>
        <w:t>“</w:t>
      </w:r>
      <w:r w:rsidRPr="00E821FC">
        <w:rPr>
          <w:lang w:eastAsia="zh-CN"/>
        </w:rPr>
        <w:t>不悦感</w:t>
      </w:r>
      <w:r w:rsidRPr="00E821FC">
        <w:rPr>
          <w:rFonts w:hint="eastAsia"/>
          <w:lang w:eastAsia="zh-CN"/>
        </w:rPr>
        <w:t>”</w:t>
      </w:r>
      <w:r w:rsidRPr="00E821FC">
        <w:rPr>
          <w:lang w:eastAsia="zh-CN"/>
        </w:rPr>
        <w:t>）的原始概念，人们认为这种情绪与复杂的</w:t>
      </w:r>
      <w:r>
        <w:rPr>
          <w:rFonts w:hint="eastAsia"/>
          <w:lang w:eastAsia="zh-CN"/>
        </w:rPr>
        <w:t>“</w:t>
      </w:r>
      <w:r w:rsidRPr="00E821FC">
        <w:rPr>
          <w:lang w:eastAsia="zh-CN"/>
        </w:rPr>
        <w:t>幸福感</w:t>
      </w:r>
      <w:r w:rsidRPr="00E821FC">
        <w:rPr>
          <w:rFonts w:hint="eastAsia"/>
          <w:lang w:eastAsia="zh-CN"/>
        </w:rPr>
        <w:t>”</w:t>
      </w:r>
      <w:r w:rsidRPr="00E821FC">
        <w:rPr>
          <w:lang w:eastAsia="zh-CN"/>
        </w:rPr>
        <w:t>不同。愉悦感被解读成与愿望有关：当愿望（至少部分上）被满足，愉悦感便会由此而生；而当愿望愈趋强烈，不悦感则会由此产生。满足愿望的程度未必要被即刻定义；例如来说，它可被定义为一种需求对近期以来的目标范围随时间衰减的近似加权平均值。</w:t>
      </w:r>
    </w:p>
    <w:p w:rsidR="000A3AD4" w:rsidRPr="00E821FC" w:rsidRDefault="000A3AD4" w:rsidP="000A3AD4">
      <w:pPr>
        <w:pStyle w:val="BodyText"/>
        <w:ind w:firstLine="480"/>
        <w:rPr>
          <w:lang w:eastAsia="zh-CN"/>
        </w:rPr>
      </w:pPr>
      <w:r w:rsidRPr="00E821FC">
        <w:rPr>
          <w:lang w:eastAsia="zh-CN"/>
        </w:rPr>
        <w:t>因此，若智能体感到枯燥无趣，当受到大量新鲜感的刺激，它就会体验到某种愉悦感。若智能体感到枯燥无趣，而又更极端地受到单调的刺激，它就会体验到某种不悦感。</w:t>
      </w:r>
    </w:p>
    <w:p w:rsidR="000A3AD4" w:rsidRPr="00E821FC" w:rsidRDefault="000A3AD4" w:rsidP="000A3AD4">
      <w:pPr>
        <w:pStyle w:val="BodyText"/>
        <w:ind w:firstLine="480"/>
        <w:rPr>
          <w:lang w:eastAsia="zh-CN"/>
        </w:rPr>
      </w:pPr>
      <w:r w:rsidRPr="00E821FC">
        <w:rPr>
          <w:lang w:eastAsia="zh-CN"/>
        </w:rPr>
        <w:t>要注意的是，根据这相对简单的方法，任何幅度降低了不满感都会造成某种愉悦感；但若一切总是持续在其可接受的范围进行，就不会出现任何愉悦感。这看似有点违反直觉，但必须了解，这些简单的</w:t>
      </w:r>
      <w:r>
        <w:rPr>
          <w:rFonts w:hint="eastAsia"/>
          <w:lang w:eastAsia="zh-CN"/>
        </w:rPr>
        <w:t>“</w:t>
      </w:r>
      <w:r w:rsidRPr="00E821FC">
        <w:rPr>
          <w:lang w:eastAsia="zh-CN"/>
        </w:rPr>
        <w:t>愉悦感</w:t>
      </w:r>
      <w:r w:rsidRPr="00E821FC">
        <w:rPr>
          <w:rFonts w:hint="eastAsia"/>
          <w:lang w:eastAsia="zh-CN"/>
        </w:rPr>
        <w:t>”</w:t>
      </w:r>
      <w:r w:rsidRPr="00E821FC">
        <w:rPr>
          <w:lang w:eastAsia="zh-CN"/>
        </w:rPr>
        <w:t>与</w:t>
      </w:r>
      <w:r>
        <w:rPr>
          <w:rFonts w:hint="eastAsia"/>
          <w:lang w:eastAsia="zh-CN"/>
        </w:rPr>
        <w:t>“</w:t>
      </w:r>
      <w:r w:rsidRPr="00E821FC">
        <w:rPr>
          <w:lang w:eastAsia="zh-CN"/>
        </w:rPr>
        <w:t>不悦感</w:t>
      </w:r>
      <w:r w:rsidRPr="00E821FC">
        <w:rPr>
          <w:rFonts w:hint="eastAsia"/>
          <w:lang w:eastAsia="zh-CN"/>
        </w:rPr>
        <w:t>”</w:t>
      </w:r>
      <w:r w:rsidRPr="00E821FC">
        <w:rPr>
          <w:lang w:eastAsia="zh-CN"/>
        </w:rPr>
        <w:t>并不会完全掌握与这些字词相关的自然语言概念。此处使用的自然语言术语仅作为启发法传达涉及程序的一般特性。这些都是非常低水平的程序，在人类经验的相似情况远低于意识水平。每个需求都有许多参数。如</w:t>
      </w:r>
      <w:r w:rsidRPr="00E821FC">
        <w:rPr>
          <w:lang w:eastAsia="zh-CN"/>
        </w:rPr>
        <w:t>Psi</w:t>
      </w:r>
      <w:r w:rsidRPr="00E821FC">
        <w:rPr>
          <w:lang w:eastAsia="zh-CN"/>
        </w:rPr>
        <w:t>模型所设，其中可调整的重要需求参数有：</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权重：在特定时间点，相对于其他需求，该需求如何被加权</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增益：决定源自实现需求所得到的满足感多寡的定标因素</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损失：决定源自未实现需求所得到的未足之感多寡的定标因素</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衰减：基本上是被给定的愿望随着一段时间的增加率。</w:t>
      </w:r>
    </w:p>
    <w:p w:rsidR="000A3AD4" w:rsidRPr="00E821FC" w:rsidRDefault="000A3AD4" w:rsidP="000A3AD4">
      <w:pPr>
        <w:pStyle w:val="BodyText"/>
        <w:ind w:firstLine="480"/>
        <w:rPr>
          <w:lang w:eastAsia="zh-CN"/>
        </w:rPr>
      </w:pPr>
      <w:r w:rsidRPr="00E821FC">
        <w:rPr>
          <w:lang w:eastAsia="zh-CN"/>
        </w:rPr>
        <w:t>在此模型中，为刺激的缺乏使愿望随着时间增加</w:t>
      </w:r>
      <w:r w:rsidRPr="00FC3BF2">
        <w:rPr>
          <w:lang w:eastAsia="zh-CN"/>
        </w:rPr>
        <w:t>。</w:t>
      </w:r>
      <w:r w:rsidRPr="00FC3BF2">
        <w:rPr>
          <w:rFonts w:ascii="宋体" w:hAnsi="宋体" w:hint="eastAsia"/>
          <w:color w:val="FF0000"/>
        </w:rPr>
        <w:t xml:space="preserve"> </w:t>
      </w:r>
      <w:r w:rsidRPr="00FC3BF2">
        <w:rPr>
          <w:rFonts w:ascii="宋体" w:hAnsi="宋体" w:hint="eastAsia"/>
        </w:rPr>
        <w:t>本文不确定这个模型是否与一般认知模型一样切实，但针对能确保某智能体持续在运作，这是可行的短期机制。</w:t>
      </w:r>
      <w:r w:rsidRPr="00E821FC">
        <w:rPr>
          <w:lang w:eastAsia="zh-CN"/>
        </w:rPr>
        <w:t>对应多种需求来调整增益、损失和衰竭等参数，便是变换智能体</w:t>
      </w:r>
      <w:r>
        <w:rPr>
          <w:rFonts w:hint="eastAsia"/>
          <w:lang w:eastAsia="zh-CN"/>
        </w:rPr>
        <w:t>“</w:t>
      </w:r>
      <w:r w:rsidRPr="00E821FC">
        <w:rPr>
          <w:lang w:eastAsia="zh-CN"/>
        </w:rPr>
        <w:t>个性</w:t>
      </w:r>
      <w:r w:rsidRPr="00E821FC">
        <w:rPr>
          <w:rFonts w:hint="eastAsia"/>
          <w:lang w:eastAsia="zh-CN"/>
        </w:rPr>
        <w:t>”</w:t>
      </w:r>
      <w:r w:rsidRPr="00E821FC">
        <w:rPr>
          <w:lang w:eastAsia="zh-CN"/>
        </w:rPr>
        <w:t>的一种方式。</w:t>
      </w:r>
    </w:p>
    <w:p w:rsidR="000A3AD4" w:rsidRPr="00E821FC" w:rsidRDefault="000A3AD4" w:rsidP="000A3AD4">
      <w:pPr>
        <w:pStyle w:val="BodyText"/>
        <w:ind w:firstLine="480"/>
        <w:rPr>
          <w:lang w:eastAsia="zh-CN"/>
        </w:rPr>
      </w:pPr>
      <w:r w:rsidRPr="00E821FC">
        <w:rPr>
          <w:lang w:eastAsia="zh-CN"/>
        </w:rPr>
        <w:t>接下来，目标被视为系统在未来某时间点致力成真的一种表达；而动机为一组</w:t>
      </w:r>
      <w:r w:rsidRPr="00E821FC">
        <w:rPr>
          <w:lang w:eastAsia="zh-CN"/>
        </w:rPr>
        <w:t>(</w:t>
      </w:r>
      <w:r w:rsidRPr="00E821FC">
        <w:rPr>
          <w:rFonts w:hint="eastAsia"/>
          <w:lang w:eastAsia="zh-CN"/>
        </w:rPr>
        <w:t xml:space="preserve">  </w:t>
      </w:r>
      <w:r>
        <w:rPr>
          <w:lang w:eastAsia="zh-CN"/>
        </w:rPr>
        <w:t>urge</w:t>
      </w:r>
      <w:r>
        <w:rPr>
          <w:rFonts w:hint="eastAsia"/>
          <w:lang w:eastAsia="zh-CN"/>
        </w:rPr>
        <w:t>, goal</w:t>
      </w:r>
      <w:r w:rsidRPr="00E821FC">
        <w:rPr>
          <w:rFonts w:hint="eastAsia"/>
          <w:lang w:eastAsia="zh-CN"/>
        </w:rPr>
        <w:t xml:space="preserve"> </w:t>
      </w:r>
      <w:r w:rsidRPr="00E821FC">
        <w:rPr>
          <w:lang w:eastAsia="zh-CN"/>
        </w:rPr>
        <w:t>)</w:t>
      </w:r>
      <w:r>
        <w:rPr>
          <w:rFonts w:hint="eastAsia"/>
          <w:lang w:eastAsia="zh-CN"/>
        </w:rPr>
        <w:t>二元组</w:t>
      </w:r>
      <w:r w:rsidRPr="00E821FC">
        <w:rPr>
          <w:lang w:eastAsia="zh-CN"/>
        </w:rPr>
        <w:t>，由一目标组成，该目标的满足感被预测隐含了某些愿望的满足感。事实上，愿望可被视为顶层目标（在</w:t>
      </w:r>
      <w:r w:rsidRPr="00E821FC">
        <w:rPr>
          <w:lang w:eastAsia="zh-CN"/>
        </w:rPr>
        <w:t>OpenCog</w:t>
      </w:r>
      <w:r w:rsidRPr="00E821FC">
        <w:rPr>
          <w:lang w:eastAsia="zh-CN"/>
        </w:rPr>
        <w:t>中有时又被称作</w:t>
      </w:r>
      <w:r w:rsidRPr="00E821FC">
        <w:rPr>
          <w:rFonts w:hint="eastAsia"/>
          <w:lang w:eastAsia="zh-CN"/>
        </w:rPr>
        <w:t>“</w:t>
      </w:r>
      <w:r w:rsidRPr="00E821FC">
        <w:rPr>
          <w:lang w:eastAsia="zh-CN"/>
        </w:rPr>
        <w:t>Ubergoals</w:t>
      </w:r>
      <w:r w:rsidRPr="00E821FC">
        <w:rPr>
          <w:rFonts w:hint="eastAsia"/>
          <w:lang w:eastAsia="zh-CN"/>
        </w:rPr>
        <w:t>”</w:t>
      </w:r>
      <w:r w:rsidRPr="00E821FC">
        <w:rPr>
          <w:lang w:eastAsia="zh-CN"/>
        </w:rPr>
        <w:t>），而智能体的其他目标则为子目标。</w:t>
      </w:r>
      <w:r w:rsidRPr="00E821FC">
        <w:rPr>
          <w:rFonts w:hint="eastAsia"/>
          <w:lang w:eastAsia="zh-CN"/>
        </w:rPr>
        <w:t>“</w:t>
      </w:r>
      <w:r w:rsidRPr="00E821FC">
        <w:rPr>
          <w:lang w:eastAsia="zh-CN"/>
        </w:rPr>
        <w:t>意图</w:t>
      </w:r>
      <w:r w:rsidRPr="00E821FC">
        <w:rPr>
          <w:rFonts w:hint="eastAsia"/>
          <w:lang w:eastAsia="zh-CN"/>
        </w:rPr>
        <w:t>”</w:t>
      </w:r>
      <w:r w:rsidRPr="00E821FC">
        <w:rPr>
          <w:lang w:eastAsia="zh-CN"/>
        </w:rPr>
        <w:t>也被视为综合体：在特定时间点的意图是由积极动机所构成，配合它们的相关目标、行为程序等。</w:t>
      </w:r>
    </w:p>
    <w:p w:rsidR="000A3AD4" w:rsidRPr="00E821FC" w:rsidRDefault="000A3AD4" w:rsidP="000A3AD4">
      <w:pPr>
        <w:pStyle w:val="BodyText"/>
        <w:ind w:firstLine="480"/>
        <w:rPr>
          <w:lang w:eastAsia="zh-CN"/>
        </w:rPr>
      </w:pPr>
      <w:r w:rsidRPr="00E821FC">
        <w:rPr>
          <w:lang w:eastAsia="zh-CN"/>
        </w:rPr>
        <w:t>在</w:t>
      </w:r>
      <w:r w:rsidRPr="00E821FC">
        <w:rPr>
          <w:lang w:eastAsia="zh-CN"/>
        </w:rPr>
        <w:t>Psi</w:t>
      </w:r>
      <w:r w:rsidRPr="00E821FC">
        <w:rPr>
          <w:lang w:eastAsia="zh-CN"/>
        </w:rPr>
        <w:t>模型中，智能体随时都有</w:t>
      </w:r>
      <w:r w:rsidRPr="00E821FC">
        <w:rPr>
          <w:rFonts w:hint="eastAsia"/>
          <w:lang w:eastAsia="zh-CN"/>
        </w:rPr>
        <w:t>“</w:t>
      </w:r>
      <w:r w:rsidRPr="00E821FC">
        <w:rPr>
          <w:lang w:eastAsia="zh-CN"/>
        </w:rPr>
        <w:t>主导动机</w:t>
      </w:r>
      <w:r w:rsidRPr="00E821FC">
        <w:rPr>
          <w:rFonts w:hint="eastAsia"/>
          <w:lang w:eastAsia="zh-CN"/>
        </w:rPr>
        <w:t>”</w:t>
      </w:r>
      <w:r w:rsidRPr="003136BB">
        <w:rPr>
          <w:lang w:eastAsia="zh-CN"/>
        </w:rPr>
        <w:t>；</w:t>
      </w:r>
      <w:r w:rsidRPr="003136BB">
        <w:rPr>
          <w:rFonts w:ascii="宋体" w:hAnsi="宋体" w:hint="eastAsia"/>
        </w:rPr>
        <w:t>对我们的认知对话系统而言，虽然也是可行的假设，但大体上是过度限制的假设，</w:t>
      </w:r>
      <w:r w:rsidRPr="00E821FC">
        <w:rPr>
          <w:lang w:eastAsia="zh-CN"/>
        </w:rPr>
        <w:t>比起相似人类或其他高级人工智能系统，此假设或许更适合用在较单纯的模拟动物上。大致上可想成不同动机具有不同权重，而这些权重指出追求上所要耗费的资源量。</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模型的基本行动逻辑是通过</w:t>
      </w:r>
      <w:r w:rsidRPr="00E821FC">
        <w:rPr>
          <w:rFonts w:hint="eastAsia"/>
          <w:lang w:eastAsia="zh-CN"/>
        </w:rPr>
        <w:t>“</w:t>
      </w:r>
      <w:r w:rsidRPr="00E821FC">
        <w:rPr>
          <w:lang w:eastAsia="zh-CN"/>
        </w:rPr>
        <w:t>三元</w:t>
      </w:r>
      <w:r>
        <w:rPr>
          <w:rFonts w:hint="eastAsia"/>
          <w:lang w:eastAsia="zh-CN"/>
        </w:rPr>
        <w:t>组</w:t>
      </w:r>
      <w:r w:rsidRPr="00E821FC">
        <w:rPr>
          <w:rFonts w:hint="eastAsia"/>
          <w:lang w:eastAsia="zh-CN"/>
        </w:rPr>
        <w:t>”</w:t>
      </w:r>
      <w:r w:rsidRPr="00E821FC">
        <w:rPr>
          <w:lang w:eastAsia="zh-CN"/>
        </w:rPr>
        <w:t>执行，非常类似</w:t>
      </w:r>
      <w:r w:rsidRPr="00E821FC">
        <w:rPr>
          <w:lang w:eastAsia="zh-CN"/>
        </w:rPr>
        <w:t>OpenCog</w:t>
      </w:r>
      <w:r w:rsidRPr="00E821FC">
        <w:rPr>
          <w:lang w:eastAsia="zh-CN"/>
        </w:rPr>
        <w:t>中的三元组</w:t>
      </w:r>
      <w:r w:rsidRPr="00E821FC">
        <w:rPr>
          <w:lang w:eastAsia="zh-CN"/>
        </w:rPr>
        <w:t>Context</w:t>
      </w:r>
      <w:r w:rsidRPr="00E821FC">
        <w:rPr>
          <w:rFonts w:ascii="宋体" w:hAnsi="宋体" w:cs="宋体" w:hint="eastAsia"/>
          <w:lang w:eastAsia="zh-CN"/>
        </w:rPr>
        <w:t>∧</w:t>
      </w:r>
      <w:r w:rsidRPr="00E821FC">
        <w:rPr>
          <w:lang w:eastAsia="zh-CN"/>
        </w:rPr>
        <w:t>Procedure</w:t>
      </w:r>
      <w:r w:rsidRPr="00E821FC">
        <w:rPr>
          <w:rFonts w:cs="Times New Roman"/>
          <w:lang w:eastAsia="zh-CN"/>
        </w:rPr>
        <w:t>→</w:t>
      </w:r>
      <w:r w:rsidRPr="00E821FC">
        <w:rPr>
          <w:lang w:eastAsia="zh-CN"/>
        </w:rPr>
        <w:t>Goal</w:t>
      </w:r>
      <w:r w:rsidRPr="00E821FC">
        <w:rPr>
          <w:lang w:eastAsia="zh-CN"/>
        </w:rPr>
        <w:t>。然而，有个重要角色是由四个调制因子扮演，其控制观感、认知和行动选择的程序如何在一特定时间受到规范：</w:t>
      </w:r>
    </w:p>
    <w:p w:rsidR="000A3AD4"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活化度，决定智能体相对认知、反思活动，侧重于快速、密集活动的程度</w:t>
      </w:r>
    </w:p>
    <w:p w:rsidR="000A3AD4" w:rsidRPr="00E821FC"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分辨程度，决定系统对于尝试解读世界的精准度</w:t>
      </w:r>
    </w:p>
    <w:p w:rsidR="000A3AD4"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确定性，决定系统尝试达到确实、特定知识的努力程度</w:t>
      </w:r>
    </w:p>
    <w:p w:rsidR="000A3AD4" w:rsidRPr="00E821FC"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选择</w:t>
      </w:r>
      <w:r w:rsidR="004A2FCD">
        <w:t>阀值</w:t>
      </w:r>
      <w:r>
        <w:rPr>
          <w:rFonts w:cs="Times New Roman"/>
          <w:lang w:eastAsia="zh-CN"/>
        </w:rPr>
        <w:t>，决定系统对改变其选择侧重的目标的意愿程度</w:t>
      </w:r>
    </w:p>
    <w:p w:rsidR="000A3AD4" w:rsidRPr="00E821FC" w:rsidRDefault="000A3AD4" w:rsidP="000A3AD4">
      <w:pPr>
        <w:pStyle w:val="BodyText"/>
        <w:ind w:firstLine="480"/>
        <w:rPr>
          <w:lang w:eastAsia="zh-CN"/>
        </w:rPr>
      </w:pPr>
      <w:r w:rsidRPr="00E821FC">
        <w:rPr>
          <w:lang w:eastAsia="zh-CN"/>
        </w:rPr>
        <w:t>这些调节因子在非常抽象的层次上表现出系统情绪和认知状态的特性；它们本质上并不是情绪，但它们对智能体的情绪有相当大的影响。它们预期的互动如图表</w:t>
      </w:r>
      <w:r w:rsidR="00A14FB4" w:rsidRPr="00E821FC">
        <w:fldChar w:fldCharType="begin"/>
      </w:r>
      <w:r w:rsidRPr="00E821FC">
        <w:rPr>
          <w:lang w:eastAsia="zh-CN"/>
        </w:rPr>
        <w:instrText>HYPERLINK\l"_bookmark44"</w:instrText>
      </w:r>
      <w:r w:rsidR="00A14FB4" w:rsidRPr="00E821FC">
        <w:fldChar w:fldCharType="separate"/>
      </w:r>
      <w:r w:rsidRPr="00E821FC">
        <w:rPr>
          <w:lang w:eastAsia="zh-CN"/>
        </w:rPr>
        <w:t>3.2</w:t>
      </w:r>
      <w:r w:rsidR="00A14FB4" w:rsidRPr="00E821FC">
        <w:fldChar w:fldCharType="end"/>
      </w:r>
      <w:r w:rsidRPr="00E821FC">
        <w:rPr>
          <w:lang w:eastAsia="zh-CN"/>
        </w:rPr>
        <w:t>所描述。</w:t>
      </w:r>
    </w:p>
    <w:p w:rsidR="000A3AD4" w:rsidRDefault="000A3AD4" w:rsidP="000A3AD4">
      <w:pPr>
        <w:spacing w:before="19"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4665" cy="2661285"/>
            <wp:effectExtent l="0" t="0" r="635"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pic:cNvPicPr>
                  </pic:nvPicPr>
                  <pic:blipFill>
                    <a:blip r:embed="rId56"/>
                    <a:stretch>
                      <a:fillRect/>
                    </a:stretch>
                  </pic:blipFill>
                  <pic:spPr>
                    <a:xfrm>
                      <a:off x="0" y="0"/>
                      <a:ext cx="4304665" cy="2661285"/>
                    </a:xfrm>
                    <a:prstGeom prst="rect">
                      <a:avLst/>
                    </a:prstGeom>
                    <a:noFill/>
                    <a:ln w="9525">
                      <a:noFill/>
                    </a:ln>
                  </pic:spPr>
                </pic:pic>
              </a:graphicData>
            </a:graphic>
          </wp:inline>
        </w:drawing>
      </w:r>
    </w:p>
    <w:p w:rsidR="000A3AD4" w:rsidRDefault="000A3AD4" w:rsidP="000A3AD4">
      <w:pPr>
        <w:pStyle w:val="10"/>
        <w:jc w:val="center"/>
        <w:rPr>
          <w:lang w:eastAsia="zh-CN"/>
        </w:rPr>
      </w:pPr>
      <w:bookmarkStart w:id="135" w:name="_bookmark44"/>
      <w:bookmarkEnd w:id="135"/>
      <w:r>
        <w:rPr>
          <w:lang w:eastAsia="zh-CN"/>
        </w:rPr>
        <w:t>图</w:t>
      </w:r>
      <w:r>
        <w:rPr>
          <w:lang w:eastAsia="zh-CN"/>
        </w:rPr>
        <w:t xml:space="preserve"> 3.2</w:t>
      </w:r>
      <w:r>
        <w:rPr>
          <w:lang w:eastAsia="zh-CN"/>
        </w:rPr>
        <w:tab/>
        <w:t xml:space="preserve">Psi </w:t>
      </w:r>
      <w:r>
        <w:rPr>
          <w:lang w:eastAsia="zh-CN"/>
        </w:rPr>
        <w:t>调节因子之间的主要相互关系</w:t>
      </w:r>
      <w:r w:rsidRPr="008D3B27">
        <w:rPr>
          <w:rFonts w:ascii="宋体" w:hAnsi="宋体" w:hint="eastAsia"/>
        </w:rPr>
        <w:t>(摘自[97])</w:t>
      </w:r>
    </w:p>
    <w:p w:rsidR="000A3AD4" w:rsidRPr="00E821FC" w:rsidRDefault="000A3AD4" w:rsidP="000A3AD4">
      <w:pPr>
        <w:pStyle w:val="BodyText"/>
        <w:ind w:firstLine="480"/>
      </w:pPr>
      <w:r w:rsidRPr="00E821FC">
        <w:t>Psi</w:t>
      </w:r>
      <w:r w:rsidRPr="00E821FC">
        <w:t>利用三个网络中安排的</w:t>
      </w:r>
      <w:r w:rsidRPr="00E821FC">
        <w:t>Quad</w:t>
      </w:r>
      <w:r w:rsidRPr="00E821FC">
        <w:t>储存知识，</w:t>
      </w:r>
      <w:r>
        <w:rPr>
          <w:rFonts w:hint="eastAsia"/>
        </w:rPr>
        <w:t>分别为</w:t>
      </w:r>
      <w:r w:rsidRPr="00E821FC">
        <w:t>：</w:t>
      </w:r>
    </w:p>
    <w:p w:rsidR="000A3AD4"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储存陈述性知识的传感器网络：将图像、物体、事件呈现为分层结构的规划器</w:t>
      </w:r>
    </w:p>
    <w:p w:rsidR="000A3AD4"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运动网络，通过阶层行为程序容纳过程知识</w:t>
      </w:r>
    </w:p>
    <w:p w:rsidR="000A3AD4" w:rsidRPr="00E821FC"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处理需求的动机网络</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模型的感知是根据</w:t>
      </w:r>
      <w:r w:rsidRPr="00E821FC">
        <w:rPr>
          <w:rFonts w:hint="eastAsia"/>
          <w:lang w:eastAsia="zh-CN"/>
        </w:rPr>
        <w:t>“</w:t>
      </w:r>
      <w:r w:rsidRPr="00E821FC">
        <w:rPr>
          <w:lang w:eastAsia="zh-CN"/>
        </w:rPr>
        <w:t>HyPercept</w:t>
      </w:r>
      <w:r w:rsidRPr="00E821FC">
        <w:rPr>
          <w:rFonts w:hint="eastAsia"/>
          <w:lang w:eastAsia="zh-CN"/>
        </w:rPr>
        <w:t>”</w:t>
      </w:r>
      <w:r w:rsidRPr="00E821FC">
        <w:rPr>
          <w:lang w:eastAsia="zh-CN"/>
        </w:rPr>
        <w:t>基于假设的感知的机制，其试图预测待理解的为何，并利用感知和记忆尝试验证这些预测。此外，根据对现实的探索和呈现之间的</w:t>
      </w:r>
      <w:r w:rsidRPr="00E821FC">
        <w:rPr>
          <w:rFonts w:hint="eastAsia"/>
          <w:lang w:eastAsia="zh-CN"/>
        </w:rPr>
        <w:t>“</w:t>
      </w:r>
      <w:r w:rsidRPr="00E821FC">
        <w:rPr>
          <w:lang w:eastAsia="zh-CN"/>
        </w:rPr>
        <w:t>Neisser</w:t>
      </w:r>
      <w:r w:rsidRPr="00E821FC">
        <w:rPr>
          <w:lang w:eastAsia="zh-CN"/>
        </w:rPr>
        <w:t>知觉环</w:t>
      </w:r>
      <w:r w:rsidRPr="00E821FC">
        <w:rPr>
          <w:rFonts w:hint="eastAsia"/>
          <w:lang w:eastAsia="zh-CN"/>
        </w:rPr>
        <w:t>”</w:t>
      </w:r>
      <w:r w:rsidRPr="00E821FC">
        <w:rPr>
          <w:lang w:eastAsia="zh-CN"/>
        </w:rPr>
        <w:t>，</w:t>
      </w:r>
      <w:r w:rsidRPr="00E821FC">
        <w:rPr>
          <w:lang w:eastAsia="zh-CN"/>
        </w:rPr>
        <w:t>HyPercept</w:t>
      </w:r>
      <w:r w:rsidRPr="00E821FC">
        <w:rPr>
          <w:lang w:eastAsia="zh-CN"/>
        </w:rPr>
        <w:t>密切地联结外在世界的动作。感知上获得的信息会被转换为能够引导行为的规划器，再实施这些规划器（有时会显著影响世界），在进入用来引导进一步感知的程序。我们将不会利用</w:t>
      </w:r>
      <w:r w:rsidRPr="00E821FC">
        <w:rPr>
          <w:lang w:eastAsia="zh-CN"/>
        </w:rPr>
        <w:t>Psi</w:t>
      </w:r>
      <w:r w:rsidRPr="00E821FC">
        <w:rPr>
          <w:lang w:eastAsia="zh-CN"/>
        </w:rPr>
        <w:t>的这个层面，因</w:t>
      </w:r>
      <w:r w:rsidRPr="00E821FC">
        <w:rPr>
          <w:lang w:eastAsia="zh-CN"/>
        </w:rPr>
        <w:t>OpenCog</w:t>
      </w:r>
      <w:r w:rsidRPr="00E821FC">
        <w:rPr>
          <w:lang w:eastAsia="zh-CN"/>
        </w:rPr>
        <w:t>处理感知的方式不大相同。</w:t>
      </w:r>
      <w:r w:rsidRPr="00E821FC">
        <w:rPr>
          <w:lang w:eastAsia="zh-CN"/>
        </w:rPr>
        <w:t>Psi</w:t>
      </w:r>
      <w:r w:rsidRPr="00E821FC">
        <w:rPr>
          <w:lang w:eastAsia="zh-CN"/>
        </w:rPr>
        <w:t>模型的动作选择是根据所谓的</w:t>
      </w:r>
      <w:r w:rsidRPr="00E821FC">
        <w:rPr>
          <w:rFonts w:hint="eastAsia"/>
          <w:lang w:eastAsia="zh-CN"/>
        </w:rPr>
        <w:t>“</w:t>
      </w:r>
      <w:r w:rsidRPr="00E821FC">
        <w:rPr>
          <w:lang w:eastAsia="zh-CN"/>
        </w:rPr>
        <w:t>三元组</w:t>
      </w:r>
      <w:r w:rsidRPr="00E821FC">
        <w:rPr>
          <w:rFonts w:hint="eastAsia"/>
          <w:lang w:eastAsia="zh-CN"/>
        </w:rPr>
        <w:t>”</w:t>
      </w:r>
      <w:r w:rsidRPr="00E821FC">
        <w:rPr>
          <w:lang w:eastAsia="zh-CN"/>
        </w:rPr>
        <w:t>运行，每个的组成是由</w:t>
      </w:r>
      <w:r w:rsidRPr="00E821FC">
        <w:rPr>
          <w:rFonts w:hint="eastAsia"/>
          <w:lang w:eastAsia="zh-CN"/>
        </w:rPr>
        <w:t>：</w:t>
      </w:r>
    </w:p>
    <w:p w:rsidR="000A3AD4"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侦感器规划器（前置条件、</w:t>
      </w:r>
      <w:r>
        <w:rPr>
          <w:rFonts w:cs="Times New Roman" w:hint="eastAsia"/>
          <w:lang w:eastAsia="zh-CN"/>
        </w:rPr>
        <w:t>“</w:t>
      </w:r>
      <w:r>
        <w:rPr>
          <w:rFonts w:cs="Times New Roman"/>
          <w:lang w:eastAsia="zh-CN"/>
        </w:rPr>
        <w:t>条件规划器</w:t>
      </w:r>
      <w:r>
        <w:rPr>
          <w:rFonts w:cs="Times New Roman" w:hint="eastAsia"/>
          <w:lang w:eastAsia="zh-CN"/>
        </w:rPr>
        <w:t>”</w:t>
      </w:r>
      <w:r>
        <w:rPr>
          <w:rFonts w:cs="Times New Roman"/>
          <w:lang w:eastAsia="zh-CN"/>
        </w:rPr>
        <w:t>；如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语境</w:t>
      </w:r>
      <w:r>
        <w:rPr>
          <w:rFonts w:cs="Times New Roman" w:hint="eastAsia"/>
          <w:lang w:eastAsia="zh-CN"/>
        </w:rPr>
        <w:t>”</w:t>
      </w:r>
      <w:r>
        <w:rPr>
          <w:rFonts w:cs="Times New Roman"/>
          <w:lang w:eastAsia="zh-CN"/>
        </w:rPr>
        <w:t>）</w:t>
      </w:r>
    </w:p>
    <w:p w:rsidR="000A3AD4"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随后行动规划器（行动、效应器；如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程序</w:t>
      </w:r>
      <w:r>
        <w:rPr>
          <w:rFonts w:cs="Times New Roman" w:hint="eastAsia"/>
          <w:lang w:eastAsia="zh-CN"/>
        </w:rPr>
        <w:t>”</w:t>
      </w:r>
      <w:r>
        <w:rPr>
          <w:rFonts w:cs="Times New Roman"/>
          <w:lang w:eastAsia="zh-CN"/>
        </w:rPr>
        <w:t>）</w:t>
      </w:r>
    </w:p>
    <w:p w:rsidR="000A3AD4" w:rsidRPr="00E821FC"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最终侦感器规划器（后置条件、预期；如</w:t>
      </w:r>
      <w:r>
        <w:rPr>
          <w:rFonts w:cs="Times New Roman"/>
          <w:lang w:eastAsia="zh-CN"/>
        </w:rPr>
        <w:t>OpenCog</w:t>
      </w:r>
      <w:r>
        <w:rPr>
          <w:rFonts w:cs="Times New Roman"/>
          <w:lang w:eastAsia="zh-CN"/>
        </w:rPr>
        <w:t>的谓语或目标）</w:t>
      </w:r>
    </w:p>
    <w:p w:rsidR="000A3AD4" w:rsidRPr="00E821FC" w:rsidRDefault="000A3AD4" w:rsidP="000A3AD4">
      <w:pPr>
        <w:pStyle w:val="BodyText"/>
        <w:ind w:firstLine="480"/>
        <w:rPr>
          <w:lang w:eastAsia="zh-CN"/>
        </w:rPr>
      </w:pPr>
      <w:r>
        <w:rPr>
          <w:rFonts w:hint="eastAsia"/>
          <w:lang w:eastAsia="zh-CN"/>
        </w:rPr>
        <w:t>这些</w:t>
      </w:r>
      <w:r w:rsidRPr="00E821FC">
        <w:rPr>
          <w:lang w:eastAsia="zh-CN"/>
        </w:rPr>
        <w:t>三元组可能不完整（三要素之中可能会缺少其中几个）且不确定。然而，在这三元组和</w:t>
      </w:r>
      <w:r w:rsidRPr="00E821FC">
        <w:rPr>
          <w:lang w:eastAsia="zh-CN"/>
        </w:rPr>
        <w:t>OpenCog</w:t>
      </w:r>
      <w:r w:rsidRPr="00E821FC">
        <w:rPr>
          <w:lang w:eastAsia="zh-CN"/>
        </w:rPr>
        <w:t>的概念</w:t>
      </w:r>
      <w:r w:rsidRPr="00E821FC">
        <w:rPr>
          <w:lang w:eastAsia="zh-CN"/>
        </w:rPr>
        <w:t>/</w:t>
      </w:r>
      <w:r w:rsidRPr="00E821FC">
        <w:rPr>
          <w:lang w:eastAsia="zh-CN"/>
        </w:rPr>
        <w:t>程序</w:t>
      </w:r>
      <w:r w:rsidRPr="00E821FC">
        <w:rPr>
          <w:lang w:eastAsia="zh-CN"/>
        </w:rPr>
        <w:t>/</w:t>
      </w:r>
      <w:r w:rsidRPr="00E821FC">
        <w:rPr>
          <w:lang w:eastAsia="zh-CN"/>
        </w:rPr>
        <w:t>目标三元组之间，似乎没有根本上的差异；</w:t>
      </w:r>
      <w:r w:rsidRPr="00E821FC">
        <w:rPr>
          <w:lang w:eastAsia="zh-CN"/>
        </w:rPr>
        <w:t>MicroPsi</w:t>
      </w:r>
      <w:r w:rsidRPr="00E821FC">
        <w:rPr>
          <w:lang w:eastAsia="zh-CN"/>
        </w:rPr>
        <w:t>和</w:t>
      </w:r>
      <w:r w:rsidRPr="00E821FC">
        <w:rPr>
          <w:lang w:eastAsia="zh-CN"/>
        </w:rPr>
        <w:t>OpenCog</w:t>
      </w:r>
      <w:r w:rsidRPr="00E821FC">
        <w:rPr>
          <w:lang w:eastAsia="zh-CN"/>
        </w:rPr>
        <w:t>在此层面的差异，在于用于图解的基本知识呈现，以及用来表达含意的概率逻辑。解出规划器待执行、以达到当前情境所选的目标，会在</w:t>
      </w:r>
      <w:r w:rsidRPr="00E821FC">
        <w:rPr>
          <w:lang w:eastAsia="zh-CN"/>
        </w:rPr>
        <w:t>Psi</w:t>
      </w:r>
      <w:r w:rsidRPr="00E821FC">
        <w:rPr>
          <w:lang w:eastAsia="zh-CN"/>
        </w:rPr>
        <w:t>模型中运用一种名叫</w:t>
      </w:r>
      <w:r w:rsidRPr="00E821FC">
        <w:rPr>
          <w:rFonts w:hint="eastAsia"/>
          <w:lang w:eastAsia="zh-CN"/>
        </w:rPr>
        <w:t>“</w:t>
      </w:r>
      <w:r w:rsidRPr="00E821FC">
        <w:rPr>
          <w:lang w:eastAsia="zh-CN"/>
        </w:rPr>
        <w:t>Rasmussen</w:t>
      </w:r>
      <w:r w:rsidRPr="00E821FC">
        <w:rPr>
          <w:lang w:eastAsia="zh-CN"/>
        </w:rPr>
        <w:t>阶梯理论</w:t>
      </w:r>
      <w:r w:rsidRPr="00E821FC">
        <w:rPr>
          <w:rFonts w:hint="eastAsia"/>
          <w:lang w:eastAsia="zh-CN"/>
        </w:rPr>
        <w:t>”</w:t>
      </w:r>
      <w:r w:rsidRPr="00E821FC">
        <w:rPr>
          <w:lang w:eastAsia="zh-CN"/>
        </w:rPr>
        <w:t>（以丹麦心理学家</w:t>
      </w:r>
      <w:r w:rsidRPr="00E821FC">
        <w:rPr>
          <w:lang w:eastAsia="zh-CN"/>
        </w:rPr>
        <w:t>Jens Rasmussen</w:t>
      </w:r>
      <w:r w:rsidRPr="00E821FC">
        <w:rPr>
          <w:lang w:eastAsia="zh-CN"/>
        </w:rPr>
        <w:t>之名命名）的程序结合来完成。</w:t>
      </w:r>
      <w:r w:rsidRPr="00E821FC">
        <w:rPr>
          <w:lang w:eastAsia="zh-CN"/>
        </w:rPr>
        <w:t>Rasmussen</w:t>
      </w:r>
      <w:r w:rsidRPr="00E821FC">
        <w:rPr>
          <w:lang w:eastAsia="zh-CN"/>
        </w:rPr>
        <w:t>阶梯理论说明动作的组织，是这三种行为阶段的动作；其中有以技能为基础的行为、以规则为基础的行为和以知识为基础的行为：</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若被给予的任务相当于训练过的例行程序，则会活化自动行为或技能；一般而言可不经由意识注意或慎重控制来执行。</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若尚无自动行为，行动步骤可能会出自规则；在可采用一组已知策略之前，必须先对情况做分析，使策略适合用于情况。</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若没有适用的已知策略，在这些情况下，必须先找出合并现有操作指令（运算元）到达成所设目标的方法。此阶段通常要求行为的重新构成，也就是规划的程序。用于</w:t>
      </w:r>
      <w:r>
        <w:rPr>
          <w:rFonts w:cs="Times New Roman"/>
          <w:lang w:eastAsia="zh-CN"/>
        </w:rPr>
        <w:t>Psi</w:t>
      </w:r>
      <w:r>
        <w:rPr>
          <w:rFonts w:cs="Times New Roman"/>
          <w:lang w:eastAsia="zh-CN"/>
        </w:rPr>
        <w:t>和</w:t>
      </w:r>
      <w:r>
        <w:rPr>
          <w:rFonts w:cs="Times New Roman"/>
          <w:lang w:eastAsia="zh-CN"/>
        </w:rPr>
        <w:t>MicroPsi</w:t>
      </w:r>
      <w:r>
        <w:rPr>
          <w:rFonts w:cs="Times New Roman"/>
          <w:lang w:eastAsia="zh-CN"/>
        </w:rPr>
        <w:t>执行的规划算法是个相当简单的爬山法规划器。虽有人假设，针对高级智能也许会需要较复杂的规划器；但部分</w:t>
      </w:r>
      <w:r>
        <w:rPr>
          <w:rFonts w:cs="Times New Roman"/>
          <w:lang w:eastAsia="zh-CN"/>
        </w:rPr>
        <w:t>Psi</w:t>
      </w:r>
      <w:r>
        <w:rPr>
          <w:rFonts w:cs="Times New Roman"/>
          <w:lang w:eastAsia="zh-CN"/>
        </w:rPr>
        <w:t>模型的假设，是建立于一旦有机体具有正确的知觉表征和目标，大多数对该有机体进行实际规划所要做的，就相当简单。</w:t>
      </w:r>
    </w:p>
    <w:p w:rsidR="000A3AD4" w:rsidRPr="00E821FC" w:rsidRDefault="000A3AD4" w:rsidP="000A3AD4">
      <w:pPr>
        <w:pStyle w:val="BodyText"/>
        <w:ind w:firstLine="480"/>
        <w:jc w:val="both"/>
        <w:rPr>
          <w:lang w:eastAsia="zh-CN"/>
        </w:rPr>
      </w:pPr>
      <w:r w:rsidRPr="000A3AD4">
        <w:rPr>
          <w:rFonts w:ascii="宋体" w:hAnsi="宋体" w:hint="eastAsia"/>
        </w:rPr>
        <w:t>在本文的认知对话系统中，采用的认知规划器可对应于Psi模型中的前两种行为（将在下一章进一步说明）。</w:t>
      </w:r>
      <w:r>
        <w:rPr>
          <w:rFonts w:hint="eastAsia"/>
          <w:lang w:eastAsia="zh-CN"/>
        </w:rPr>
        <w:t>有</w:t>
      </w:r>
      <w:r w:rsidRPr="00E821FC">
        <w:rPr>
          <w:lang w:eastAsia="zh-CN"/>
        </w:rPr>
        <w:t>些感知规划器包含纯反射、自发行为（例如对</w:t>
      </w:r>
      <w:r w:rsidRPr="00E821FC">
        <w:rPr>
          <w:rFonts w:hint="eastAsia"/>
          <w:lang w:eastAsia="zh-CN"/>
        </w:rPr>
        <w:t>”</w:t>
      </w:r>
      <w:r w:rsidRPr="00E821FC">
        <w:rPr>
          <w:lang w:eastAsia="zh-CN"/>
        </w:rPr>
        <w:t>你好吗</w:t>
      </w:r>
      <w:r w:rsidRPr="00E821FC">
        <w:rPr>
          <w:rFonts w:hint="eastAsia"/>
          <w:lang w:eastAsia="zh-CN"/>
        </w:rPr>
        <w:t>”</w:t>
      </w:r>
      <w:r w:rsidRPr="00E821FC">
        <w:rPr>
          <w:lang w:eastAsia="zh-CN"/>
        </w:rPr>
        <w:t>的问题回答</w:t>
      </w:r>
      <w:r w:rsidRPr="00E821FC">
        <w:rPr>
          <w:rFonts w:hint="eastAsia"/>
          <w:lang w:eastAsia="zh-CN"/>
        </w:rPr>
        <w:t>”</w:t>
      </w:r>
      <w:r w:rsidRPr="00E821FC">
        <w:rPr>
          <w:lang w:eastAsia="zh-CN"/>
        </w:rPr>
        <w:t>我很好</w:t>
      </w:r>
      <w:r w:rsidRPr="00E821FC">
        <w:rPr>
          <w:rFonts w:hint="eastAsia"/>
          <w:lang w:eastAsia="zh-CN"/>
        </w:rPr>
        <w:t>”</w:t>
      </w:r>
      <w:r w:rsidRPr="00E821FC">
        <w:rPr>
          <w:lang w:eastAsia="zh-CN"/>
        </w:rPr>
        <w:t>）；</w:t>
      </w:r>
      <w:r w:rsidR="004130BF" w:rsidRPr="004130BF">
        <w:rPr>
          <w:rFonts w:ascii="宋体" w:hAnsi="宋体" w:hint="eastAsia"/>
          <w:spacing w:val="-4"/>
        </w:rPr>
        <w:t xml:space="preserve"> </w:t>
      </w:r>
      <w:r w:rsidR="004130BF">
        <w:rPr>
          <w:rFonts w:ascii="宋体" w:hAnsi="宋体" w:hint="eastAsia"/>
          <w:spacing w:val="-4"/>
        </w:rPr>
        <w:t>而其他的则需要通过大量的推理来封装行为</w:t>
      </w:r>
      <w:r w:rsidR="004130BF">
        <w:rPr>
          <w:rFonts w:ascii="宋体" w:hAnsi="宋体" w:cs="宋体" w:hint="eastAsia"/>
          <w:lang w:eastAsia="zh-CN"/>
        </w:rPr>
        <w:t>。</w:t>
      </w:r>
    </w:p>
    <w:p w:rsidR="000A3AD4" w:rsidRPr="00E821FC" w:rsidRDefault="000A3AD4" w:rsidP="000C6FE5">
      <w:pPr>
        <w:pStyle w:val="Heading2"/>
        <w:numPr>
          <w:ilvl w:val="1"/>
          <w:numId w:val="11"/>
        </w:numPr>
      </w:pPr>
      <w:bookmarkStart w:id="136" w:name="_Toc5140"/>
      <w:bookmarkStart w:id="137" w:name="_Toc453623378"/>
      <w:bookmarkStart w:id="138" w:name="_Toc327482442"/>
      <w:r w:rsidRPr="00E821FC">
        <w:t xml:space="preserve">Psi </w:t>
      </w:r>
      <w:r w:rsidRPr="00E821FC">
        <w:rPr>
          <w:rFonts w:ascii="Yuanti TC Light" w:hAnsi="Yuanti TC Light" w:cs="Yuanti TC Light"/>
        </w:rPr>
        <w:t>模型中的情感与个性</w:t>
      </w:r>
      <w:bookmarkEnd w:id="136"/>
      <w:bookmarkEnd w:id="137"/>
      <w:bookmarkEnd w:id="138"/>
    </w:p>
    <w:p w:rsidR="000A3AD4" w:rsidRPr="00E821FC" w:rsidRDefault="000A3AD4" w:rsidP="000A3AD4">
      <w:pPr>
        <w:pStyle w:val="BodyText"/>
        <w:ind w:firstLine="480"/>
      </w:pPr>
      <w:r w:rsidRPr="00E821FC">
        <w:rPr>
          <w:lang w:eastAsia="zh-CN"/>
        </w:rPr>
        <w:t>情感是人类心理学和人机交互的重要层面。若对话系统能够做到情感的自然互动，对人类谈话对象而言，自动化自然语言对话将更加受人注目且令人满意。要将情感自然度注入到对话中，</w:t>
      </w:r>
      <w:r w:rsidRPr="00E821FC">
        <w:rPr>
          <w:lang w:eastAsia="zh-CN"/>
        </w:rPr>
        <w:t>Psi</w:t>
      </w:r>
      <w:r w:rsidRPr="00E821FC">
        <w:rPr>
          <w:lang w:eastAsia="zh-CN"/>
        </w:rPr>
        <w:t>模型会是合适的方法，因其含有栩栩如生的人类情感模型。</w:t>
      </w:r>
      <w:r w:rsidRPr="00E821FC">
        <w:rPr>
          <w:lang w:eastAsia="zh-CN"/>
        </w:rPr>
        <w:t>Psi</w:t>
      </w:r>
      <w:r w:rsidRPr="00E821FC">
        <w:rPr>
          <w:lang w:eastAsia="zh-CN"/>
        </w:rPr>
        <w:t>中的情感被视为复杂的系统响应模式，而不是清楚构建出的实体。</w:t>
      </w:r>
      <w:r w:rsidRPr="00E821FC">
        <w:t>情感是响应某特定愿望所唤起的心理实体。在</w:t>
      </w:r>
      <w:r w:rsidRPr="00E821FC">
        <w:t>Bach</w:t>
      </w:r>
      <w:r w:rsidRPr="00E821FC">
        <w:t>的论文</w:t>
      </w:r>
      <w:r w:rsidRPr="00E821FC">
        <w:t>[</w:t>
      </w:r>
      <w:fldSimple w:instr="HYPERLINK\l&quot;_bookmark223&quot;">
        <w:r w:rsidRPr="00E821FC">
          <w:t>104</w:t>
        </w:r>
      </w:fldSimple>
      <w:r w:rsidRPr="00E821FC">
        <w:t>]</w:t>
      </w:r>
      <w:r w:rsidRPr="00E821FC">
        <w:rPr>
          <w:rFonts w:hint="eastAsia"/>
        </w:rPr>
        <w:t>“</w:t>
      </w:r>
      <w:r w:rsidRPr="00E821FC">
        <w:t>涌现的情感</w:t>
      </w:r>
      <w:r w:rsidRPr="00E821FC">
        <w:rPr>
          <w:rFonts w:hint="eastAsia"/>
        </w:rPr>
        <w:t>”（“</w:t>
      </w:r>
      <w:r w:rsidRPr="00E821FC">
        <w:t>Emergent Emotions</w:t>
      </w:r>
      <w:r w:rsidRPr="00E821FC">
        <w:rPr>
          <w:rFonts w:hint="eastAsia"/>
        </w:rPr>
        <w:t>”）</w:t>
      </w:r>
      <w:r w:rsidRPr="00E821FC">
        <w:t>中，他将特定的情感与基本的调制器值建立关连，例如：</w:t>
      </w:r>
    </w:p>
    <w:p w:rsidR="000A3AD4" w:rsidRPr="00B37D2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愤怒（</w:t>
      </w:r>
      <w:r>
        <w:rPr>
          <w:rFonts w:cs="Times New Roman"/>
          <w:lang w:eastAsia="zh-CN"/>
        </w:rPr>
        <w:t>Anger</w:t>
      </w:r>
      <w:r>
        <w:rPr>
          <w:rFonts w:cs="Times New Roman"/>
          <w:lang w:eastAsia="zh-CN"/>
        </w:rPr>
        <w:t>）：负价、高激发性、低决断水平、选择阈值高</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伤心（</w:t>
      </w:r>
      <w:r>
        <w:rPr>
          <w:rFonts w:cs="Times New Roman"/>
          <w:lang w:eastAsia="zh-CN"/>
        </w:rPr>
        <w:t>Sadness</w:t>
      </w:r>
      <w:r>
        <w:rPr>
          <w:rFonts w:cs="Times New Roman"/>
          <w:lang w:eastAsia="zh-CN"/>
        </w:rPr>
        <w:t>）：负价、低激发性、高决断水平、低防御度、低意图性</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喜悦（</w:t>
      </w:r>
      <w:r>
        <w:rPr>
          <w:rFonts w:cs="Times New Roman"/>
          <w:lang w:eastAsia="zh-CN"/>
        </w:rPr>
        <w:t>Joy</w:t>
      </w:r>
      <w:r>
        <w:rPr>
          <w:rFonts w:cs="Times New Roman"/>
          <w:lang w:eastAsia="zh-CN"/>
        </w:rPr>
        <w:t>）：正价、高激发性、低决断水平</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福佑（</w:t>
      </w:r>
      <w:r>
        <w:rPr>
          <w:rFonts w:cs="Times New Roman"/>
          <w:lang w:eastAsia="zh-CN"/>
        </w:rPr>
        <w:t>Bliss</w:t>
      </w:r>
      <w:r>
        <w:rPr>
          <w:rFonts w:cs="Times New Roman"/>
          <w:lang w:eastAsia="zh-CN"/>
        </w:rPr>
        <w:t>）：正价、低激发性、高决断水平</w:t>
      </w:r>
    </w:p>
    <w:p w:rsidR="000A3AD4" w:rsidRPr="00B37D2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沮丧（</w:t>
      </w:r>
      <w:r>
        <w:rPr>
          <w:rFonts w:cs="Times New Roman"/>
          <w:lang w:eastAsia="zh-CN"/>
        </w:rPr>
        <w:t>Frustration</w:t>
      </w:r>
      <w:r>
        <w:rPr>
          <w:rFonts w:cs="Times New Roman"/>
          <w:lang w:eastAsia="zh-CN"/>
        </w:rPr>
        <w:t>）：负价、中等激发性、低决断水平、选择阈值低（此为近期才加入到本文的研究中，而前面的项目则是出自前文提及之</w:t>
      </w:r>
      <w:r>
        <w:rPr>
          <w:rFonts w:cs="Times New Roman"/>
          <w:lang w:eastAsia="zh-CN"/>
        </w:rPr>
        <w:t>Bach</w:t>
      </w:r>
      <w:r>
        <w:rPr>
          <w:rFonts w:cs="Times New Roman"/>
          <w:lang w:eastAsia="zh-CN"/>
        </w:rPr>
        <w:t>的论文）</w:t>
      </w:r>
    </w:p>
    <w:p w:rsidR="000A3AD4" w:rsidRPr="00B37D24" w:rsidRDefault="000A3AD4" w:rsidP="000A3AD4">
      <w:pPr>
        <w:pStyle w:val="BodyText"/>
        <w:ind w:firstLine="480"/>
        <w:rPr>
          <w:lang w:eastAsia="zh-CN"/>
        </w:rPr>
      </w:pPr>
      <w:r w:rsidRPr="00B37D24">
        <w:rPr>
          <w:lang w:eastAsia="zh-CN"/>
        </w:rPr>
        <w:t>这类关系在概念上的性质或许值得强调。我们并不是在试图将人类的情感以任何意义上</w:t>
      </w:r>
      <w:r w:rsidRPr="00B37D24">
        <w:rPr>
          <w:rFonts w:hint="eastAsia"/>
          <w:lang w:eastAsia="zh-CN"/>
        </w:rPr>
        <w:t>“</w:t>
      </w:r>
      <w:r w:rsidRPr="00B37D24">
        <w:rPr>
          <w:lang w:eastAsia="zh-CN"/>
        </w:rPr>
        <w:t>降低</w:t>
      </w:r>
      <w:r w:rsidRPr="00B37D24">
        <w:rPr>
          <w:rFonts w:hint="eastAsia"/>
          <w:lang w:eastAsia="zh-CN"/>
        </w:rPr>
        <w:t>”</w:t>
      </w:r>
      <w:r w:rsidRPr="00B37D24">
        <w:rPr>
          <w:lang w:eastAsia="zh-CN"/>
        </w:rPr>
        <w:t>为调制器值的结合。确切的说，我们认为如</w:t>
      </w:r>
      <w:r w:rsidRPr="00B37D24">
        <w:rPr>
          <w:rFonts w:hint="eastAsia"/>
          <w:lang w:eastAsia="zh-CN"/>
        </w:rPr>
        <w:t>“</w:t>
      </w:r>
      <w:r w:rsidRPr="00B37D24">
        <w:rPr>
          <w:lang w:eastAsia="zh-CN"/>
        </w:rPr>
        <w:t>愤怒</w:t>
      </w:r>
      <w:r w:rsidRPr="00B37D24">
        <w:rPr>
          <w:rFonts w:hint="eastAsia"/>
          <w:lang w:eastAsia="zh-CN"/>
        </w:rPr>
        <w:t>”</w:t>
      </w:r>
      <w:r w:rsidRPr="00B37D24">
        <w:rPr>
          <w:lang w:eastAsia="zh-CN"/>
        </w:rPr>
        <w:t>、</w:t>
      </w:r>
      <w:r w:rsidRPr="00B37D24">
        <w:rPr>
          <w:rFonts w:hint="eastAsia"/>
          <w:lang w:eastAsia="zh-CN"/>
        </w:rPr>
        <w:t>“</w:t>
      </w:r>
      <w:r w:rsidRPr="00B37D24">
        <w:rPr>
          <w:lang w:eastAsia="zh-CN"/>
        </w:rPr>
        <w:t>喜悦</w:t>
      </w:r>
      <w:r w:rsidRPr="00B37D24">
        <w:rPr>
          <w:rFonts w:hint="eastAsia"/>
          <w:lang w:eastAsia="zh-CN"/>
        </w:rPr>
        <w:t>”</w:t>
      </w:r>
      <w:r w:rsidRPr="00B37D24">
        <w:rPr>
          <w:lang w:eastAsia="zh-CN"/>
        </w:rPr>
        <w:t>等情绪字词，都是对复杂的人类心理动力极原始的叙述。通过适当地合并调节器的值，我们就可经由许多情感字词所示的指出系统动力空间惯常上稍接近的区域。当然人脑</w:t>
      </w:r>
      <w:r w:rsidRPr="00B37D24">
        <w:rPr>
          <w:lang w:eastAsia="zh-CN"/>
        </w:rPr>
        <w:t>/</w:t>
      </w:r>
      <w:r w:rsidRPr="00B37D24">
        <w:rPr>
          <w:lang w:eastAsia="zh-CN"/>
        </w:rPr>
        <w:t>人体的动力系统含有许多未在</w:t>
      </w:r>
      <w:r w:rsidRPr="00B37D24">
        <w:rPr>
          <w:lang w:eastAsia="zh-CN"/>
        </w:rPr>
        <w:t>Psi</w:t>
      </w:r>
      <w:r w:rsidRPr="00B37D24">
        <w:rPr>
          <w:lang w:eastAsia="zh-CN"/>
        </w:rPr>
        <w:t>中建模的复杂参数，我们并不尝试做出精准无误的神经生理情感模型。个性</w:t>
      </w:r>
      <w:r w:rsidRPr="00B37D24">
        <w:rPr>
          <w:lang w:eastAsia="zh-CN"/>
        </w:rPr>
        <w:t>–</w:t>
      </w:r>
      <w:r w:rsidRPr="00B37D24">
        <w:rPr>
          <w:lang w:eastAsia="zh-CN"/>
        </w:rPr>
        <w:t>在对话语境中也是个有趣的话题。若想创建显示多种个性特质的对话系统，可能要以密切相关的方式来处理。经典的人格</w:t>
      </w:r>
      <w:r w:rsidRPr="00B37D24">
        <w:rPr>
          <w:rFonts w:hint="eastAsia"/>
          <w:lang w:eastAsia="zh-CN"/>
        </w:rPr>
        <w:t>”</w:t>
      </w:r>
      <w:r w:rsidRPr="00B37D24">
        <w:rPr>
          <w:lang w:eastAsia="zh-CN"/>
        </w:rPr>
        <w:t>五大因素</w:t>
      </w:r>
      <w:r w:rsidRPr="00B37D24">
        <w:rPr>
          <w:rFonts w:hint="eastAsia"/>
          <w:lang w:eastAsia="zh-CN"/>
        </w:rPr>
        <w:t>”</w:t>
      </w:r>
      <w:r w:rsidRPr="00B37D24">
        <w:rPr>
          <w:lang w:eastAsia="zh-CN"/>
        </w:rPr>
        <w:t>模型，是使用五种因素来解释人类个性的变异：</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直率性（</w:t>
      </w:r>
      <w:r>
        <w:rPr>
          <w:rFonts w:cs="Times New Roman"/>
          <w:lang w:eastAsia="zh-CN"/>
        </w:rPr>
        <w:t>openness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尽责性（</w:t>
      </w:r>
      <w:r>
        <w:rPr>
          <w:rFonts w:cs="Times New Roman"/>
          <w:lang w:eastAsia="zh-CN"/>
        </w:rPr>
        <w:t>conscientiousness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外向性（</w:t>
      </w:r>
      <w:r>
        <w:rPr>
          <w:rFonts w:cs="Times New Roman"/>
          <w:lang w:eastAsia="zh-CN"/>
        </w:rPr>
        <w:t>extraversion</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亲和性（</w:t>
      </w:r>
      <w:r>
        <w:rPr>
          <w:rFonts w:cs="Times New Roman"/>
          <w:lang w:eastAsia="zh-CN"/>
        </w:rPr>
        <w:t>agreeableness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情绪不稳定性（</w:t>
      </w:r>
      <w:r>
        <w:rPr>
          <w:rFonts w:cs="Times New Roman"/>
          <w:lang w:eastAsia="zh-CN"/>
        </w:rPr>
        <w:t>neuroticism</w:t>
      </w:r>
      <w:r>
        <w:rPr>
          <w:rFonts w:cs="Times New Roman"/>
          <w:lang w:eastAsia="zh-CN"/>
        </w:rPr>
        <w:t>）</w:t>
      </w:r>
    </w:p>
    <w:p w:rsidR="000A3AD4" w:rsidRPr="00B37D24" w:rsidRDefault="000A3AD4" w:rsidP="000A3AD4">
      <w:pPr>
        <w:pStyle w:val="BodyText"/>
        <w:ind w:firstLine="480"/>
        <w:rPr>
          <w:lang w:eastAsia="zh-CN"/>
        </w:rPr>
      </w:pPr>
      <w:r w:rsidRPr="00B37D24">
        <w:rPr>
          <w:rFonts w:hint="eastAsia"/>
          <w:lang w:eastAsia="zh-CN"/>
        </w:rPr>
        <w:t>“</w:t>
      </w:r>
      <w:r w:rsidRPr="00B37D24">
        <w:rPr>
          <w:lang w:eastAsia="zh-CN"/>
        </w:rPr>
        <w:t>涌现的情绪</w:t>
      </w:r>
      <w:r w:rsidRPr="00B37D24">
        <w:rPr>
          <w:rFonts w:hint="eastAsia"/>
          <w:lang w:eastAsia="zh-CN"/>
        </w:rPr>
        <w:t>”（“</w:t>
      </w:r>
      <w:r w:rsidRPr="00B37D24">
        <w:rPr>
          <w:lang w:eastAsia="zh-CN"/>
        </w:rPr>
        <w:t>Emergent Emotions</w:t>
      </w:r>
      <w:r w:rsidRPr="00B37D24">
        <w:rPr>
          <w:rFonts w:hint="eastAsia"/>
          <w:lang w:eastAsia="zh-CN"/>
        </w:rPr>
        <w:t>”）</w:t>
      </w:r>
      <w:r w:rsidRPr="00B37D24">
        <w:rPr>
          <w:lang w:eastAsia="zh-CN"/>
        </w:rPr>
        <w:t>文中论证，这些至少可从增益、衰减和损失参数的角度粗略地解释归属感、竞争、确定性和美感等需求。基于这点，可根据多种需求的参数来撰写计算所设人物五大因素每项估计值的程式码。或者也可逆转数学，写出简单的等式，其中含有</w:t>
      </w:r>
    </w:p>
    <w:p w:rsidR="000A3AD4" w:rsidRDefault="000A3AD4" w:rsidP="008D5256">
      <w:pPr>
        <w:pStyle w:val="BodyText"/>
        <w:numPr>
          <w:ilvl w:val="2"/>
          <w:numId w:val="48"/>
        </w:numPr>
        <w:tabs>
          <w:tab w:val="left" w:pos="889"/>
        </w:tabs>
        <w:ind w:left="889" w:right="117" w:firstLineChars="0"/>
        <w:rPr>
          <w:rFonts w:cs="Times New Roman"/>
          <w:lang w:eastAsia="zh-CN"/>
        </w:rPr>
      </w:pPr>
      <w:r>
        <w:rPr>
          <w:rFonts w:cs="Times New Roman"/>
          <w:lang w:eastAsia="zh-CN"/>
        </w:rPr>
        <w:t>输入：针对五大人格因素的量性度量，与特定人物相联系</w:t>
      </w:r>
    </w:p>
    <w:p w:rsidR="000A3AD4" w:rsidRDefault="000A3AD4" w:rsidP="008D5256">
      <w:pPr>
        <w:pStyle w:val="BodyText"/>
        <w:numPr>
          <w:ilvl w:val="2"/>
          <w:numId w:val="48"/>
        </w:numPr>
        <w:tabs>
          <w:tab w:val="left" w:pos="889"/>
        </w:tabs>
        <w:ind w:left="889" w:right="117" w:firstLineChars="0"/>
        <w:rPr>
          <w:rFonts w:cs="Times New Roman"/>
          <w:lang w:eastAsia="zh-CN"/>
        </w:rPr>
      </w:pPr>
      <w:r>
        <w:rPr>
          <w:rFonts w:cs="Times New Roman"/>
          <w:lang w:eastAsia="zh-CN"/>
        </w:rPr>
        <w:t>输出：针对归属感、竞争、确定性和美感等需求的具体增益、损失和衰减参数值，意图相应于人格五大因素的指定的值</w:t>
      </w:r>
    </w:p>
    <w:p w:rsidR="000A3AD4" w:rsidRPr="00B37D24" w:rsidRDefault="000A3AD4" w:rsidP="000A3AD4">
      <w:pPr>
        <w:pStyle w:val="BodyText"/>
        <w:ind w:firstLine="480"/>
        <w:rPr>
          <w:lang w:eastAsia="zh-CN"/>
        </w:rPr>
      </w:pPr>
      <w:r w:rsidRPr="00B37D24">
        <w:rPr>
          <w:lang w:eastAsia="zh-CN"/>
        </w:rPr>
        <w:t>通过对每项人格五大因素（例如个性被指定为五维向量）从范围</w:t>
      </w:r>
      <w:r w:rsidRPr="00B37D24">
        <w:rPr>
          <w:lang w:eastAsia="zh-CN"/>
        </w:rPr>
        <w:t>[0,1]</w:t>
      </w:r>
      <w:r w:rsidRPr="00B37D24">
        <w:rPr>
          <w:lang w:eastAsia="zh-CN"/>
        </w:rPr>
        <w:t>指定一个数字，即可在建构档案中指定一人物的个性。当然与人类个性的错综复杂相比，这显然较粗糙；</w:t>
      </w:r>
      <w:r w:rsidR="00E271C5" w:rsidRPr="00E271C5">
        <w:t xml:space="preserve"> </w:t>
      </w:r>
      <w:r w:rsidR="00E271C5" w:rsidRPr="00E271C5">
        <w:t>但针对适合的特殊应用情况，</w:t>
      </w:r>
      <w:r w:rsidR="00E271C5" w:rsidRPr="00E271C5">
        <w:rPr>
          <w:rFonts w:hint="eastAsia"/>
          <w:lang w:eastAsia="zh-CN"/>
        </w:rPr>
        <w:t>可以</w:t>
      </w:r>
      <w:r w:rsidR="00E271C5" w:rsidRPr="00E271C5">
        <w:t>配合提供的对话系统个性内容，在</w:t>
      </w:r>
      <w:r w:rsidR="00E271C5" w:rsidRPr="00E271C5">
        <w:rPr>
          <w:rFonts w:hint="eastAsia"/>
          <w:lang w:eastAsia="zh-CN"/>
        </w:rPr>
        <w:t>一定程度</w:t>
      </w:r>
      <w:r w:rsidR="00E271C5" w:rsidRPr="00E271C5">
        <w:t>上这是很</w:t>
      </w:r>
      <w:r w:rsidR="00E271C5" w:rsidRPr="00E271C5">
        <w:rPr>
          <w:rFonts w:hint="eastAsia"/>
          <w:lang w:eastAsia="zh-CN"/>
        </w:rPr>
        <w:t>实用</w:t>
      </w:r>
      <w:r w:rsidR="00E271C5" w:rsidRPr="00E271C5">
        <w:t>的工具。</w:t>
      </w:r>
    </w:p>
    <w:p w:rsidR="000A3AD4" w:rsidRDefault="000A3AD4" w:rsidP="000A3AD4">
      <w:pPr>
        <w:spacing w:before="7" w:line="120" w:lineRule="exact"/>
        <w:rPr>
          <w:sz w:val="12"/>
          <w:szCs w:val="12"/>
          <w:lang w:eastAsia="zh-CN"/>
        </w:rPr>
      </w:pPr>
    </w:p>
    <w:p w:rsidR="00982757" w:rsidRPr="00E26D3B" w:rsidRDefault="00982757" w:rsidP="000C6FE5">
      <w:pPr>
        <w:pStyle w:val="Heading2"/>
        <w:numPr>
          <w:ilvl w:val="1"/>
          <w:numId w:val="11"/>
        </w:numPr>
        <w:tabs>
          <w:tab w:val="left" w:pos="210"/>
        </w:tabs>
        <w:rPr>
          <w:rFonts w:ascii="黑体" w:eastAsia="宋体" w:hAnsi="黑体" w:cs="宋体"/>
        </w:rPr>
      </w:pPr>
      <w:r w:rsidRPr="00E26D3B">
        <w:rPr>
          <w:rFonts w:ascii="黑体" w:hAnsi="黑体" w:cs="Yuanti TC Light"/>
        </w:rPr>
        <w:t>Psi</w:t>
      </w:r>
      <w:r w:rsidRPr="00E26D3B">
        <w:rPr>
          <w:rFonts w:ascii="黑体" w:eastAsia="宋体" w:hAnsi="黑体" w:cs="宋体" w:hint="eastAsia"/>
        </w:rPr>
        <w:t>模型在认知对话系统中的表示</w:t>
      </w:r>
    </w:p>
    <w:p w:rsidR="00C00C20" w:rsidRPr="00A43EDD" w:rsidRDefault="00C00C20" w:rsidP="00A43EDD">
      <w:pPr>
        <w:pStyle w:val="ListBullet2"/>
        <w:numPr>
          <w:ilvl w:val="0"/>
          <w:numId w:val="0"/>
        </w:numPr>
        <w:spacing w:line="360" w:lineRule="auto"/>
        <w:ind w:firstLine="480"/>
        <w:rPr>
          <w:rFonts w:ascii="宋体" w:hAnsi="宋体" w:cs="宋体"/>
          <w:lang w:eastAsia="zh-CN"/>
        </w:rPr>
      </w:pPr>
      <w:r w:rsidRPr="00A43EDD">
        <w:rPr>
          <w:rFonts w:ascii="宋体" w:hAnsi="宋体" w:cs="宋体" w:hint="eastAsia"/>
          <w:lang w:eastAsia="zh-CN"/>
        </w:rPr>
        <w:t>这一小节我们将讨论如何将Psi模型中的动机性行为的基本模块集成到认知对话系统中的。为了使Psi模型能结合对话的上下文信息并参与到知识推理和学习过程中，我们选择将其表示在本文第二章中介绍的基于超图的知识表示库Atomspace中，本文借鉴了</w:t>
      </w:r>
      <w:r w:rsidRPr="00A43EDD">
        <w:rPr>
          <w:rFonts w:ascii="宋体" w:hAnsi="宋体" w:cs="¿œRˇ" w:hint="eastAsia"/>
          <w:szCs w:val="16"/>
        </w:rPr>
        <w:t xml:space="preserve"> </w:t>
      </w:r>
      <w:r w:rsidRPr="00A43EDD">
        <w:rPr>
          <w:rFonts w:ascii="宋体" w:hAnsi="宋体" w:cs="宋体" w:hint="eastAsia"/>
          <w:lang w:eastAsia="zh-CN"/>
        </w:rPr>
        <w:t>[107]中的一些具体做法。这里只简要罗列出其中的实现要点：</w:t>
      </w:r>
    </w:p>
    <w:p w:rsidR="00751B7F" w:rsidRPr="00A43EDD" w:rsidRDefault="00751B7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需求用GroundedPredicateNodes（GPN）表示，</w:t>
      </w:r>
      <w:r w:rsidRPr="00A43EDD">
        <w:rPr>
          <w:rFonts w:ascii="宋体" w:hAnsi="宋体" w:hint="eastAsia"/>
          <w:highlight w:val="red"/>
          <w:lang w:eastAsia="zh-CN"/>
        </w:rPr>
        <w:t>即节点的真值计算由一些内部的C++ 程序或者程序库中Combo 程序来完成</w:t>
      </w:r>
    </w:p>
    <w:p w:rsidR="00751B7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例如： 警觉，外界感知的新鲜感，内在的新鲜感，得到老师的奖励，社交刺激等</w:t>
      </w:r>
    </w:p>
    <w:p w:rsidR="00751B7F" w:rsidRPr="00A43EDD" w:rsidRDefault="00751B7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动机也用</w:t>
      </w:r>
      <w:r w:rsidR="00E44D43">
        <w:rPr>
          <w:rFonts w:ascii="宋体" w:hAnsi="宋体" w:hint="eastAsia"/>
          <w:lang w:eastAsia="zh-CN"/>
        </w:rPr>
        <w:t>GPN</w:t>
      </w:r>
      <w:r w:rsidRPr="00A43EDD">
        <w:rPr>
          <w:rFonts w:ascii="宋体" w:hAnsi="宋体" w:hint="eastAsia"/>
          <w:lang w:eastAsia="zh-CN"/>
        </w:rPr>
        <w:t>表示，其真值根据需求所对应的节点的真值来定义。OpenCog中有时使用Ubergoal 来代替动机（Urge），通常用来表示顶层目标。</w:t>
      </w:r>
    </w:p>
    <w:p w:rsidR="00751B7F" w:rsidRPr="00A43EDD" w:rsidRDefault="00751B7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每个系统都有固定的Ubergoal 集合（且只有非常高级的系统可以修改它们的Ubergoals）</w:t>
      </w:r>
    </w:p>
    <w:p w:rsidR="00751B7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例如： 现在和将来都要活着并保持警惕；现在和将来都要经历和学习新的东西；现在和将来都要从老师那获得奖励；现在和将来都要和其他智能体都要有丰富的社交行为等</w:t>
      </w:r>
    </w:p>
    <w:p w:rsidR="001060DF" w:rsidRPr="00A43EDD" w:rsidRDefault="00751B7F" w:rsidP="00A43EDD">
      <w:pPr>
        <w:pStyle w:val="ListBullet2"/>
        <w:spacing w:line="360" w:lineRule="auto"/>
        <w:rPr>
          <w:rFonts w:ascii="宋体" w:hAnsi="宋体"/>
          <w:lang w:eastAsia="zh-CN"/>
        </w:rPr>
      </w:pPr>
      <w:r w:rsidRPr="00A43EDD">
        <w:rPr>
          <w:rFonts w:ascii="宋体" w:hAnsi="宋体" w:hint="eastAsia"/>
          <w:lang w:eastAsia="zh-CN"/>
        </w:rPr>
        <w:t>一个更高级的系统可以把有抽象（但必须与经验绑定）的伦理原则作为其中的Ubergoal。例如：根据[108]讨论的伦理道德，一个Ubergoal 是追求快乐；一个Ubergoal 是促进成长；一个Ubergoal 是帮助</w:t>
      </w:r>
      <w:r w:rsidR="007A1F64" w:rsidRPr="00A43EDD">
        <w:rPr>
          <w:rFonts w:ascii="宋体" w:hAnsi="宋体" w:hint="eastAsia"/>
          <w:lang w:eastAsia="zh-CN"/>
        </w:rPr>
        <w:t>抉择。</w:t>
      </w:r>
    </w:p>
    <w:p w:rsidR="00E21B60" w:rsidRPr="00A43EDD" w:rsidRDefault="001060DF" w:rsidP="008D5256">
      <w:pPr>
        <w:pStyle w:val="ListBullet2"/>
        <w:numPr>
          <w:ilvl w:val="0"/>
          <w:numId w:val="71"/>
        </w:numPr>
        <w:spacing w:line="360" w:lineRule="auto"/>
        <w:rPr>
          <w:rFonts w:ascii="宋体" w:hAnsi="宋体"/>
          <w:lang w:eastAsia="zh-CN"/>
        </w:rPr>
      </w:pPr>
      <w:r w:rsidRPr="00A43EDD">
        <w:rPr>
          <w:rFonts w:ascii="宋体" w:hAnsi="宋体" w:hint="eastAsia"/>
          <w:lang w:eastAsia="zh-CN"/>
        </w:rPr>
        <w:t>Uber</w:t>
      </w:r>
      <w:r w:rsidR="0065656B" w:rsidRPr="00A43EDD">
        <w:rPr>
          <w:rFonts w:ascii="宋体" w:hAnsi="宋体" w:hint="eastAsia"/>
          <w:lang w:eastAsia="zh-CN"/>
        </w:rPr>
        <w:t>goal中的ShortTermImportance（STI）表明该目标的紧急程度，因此，如果对应</w:t>
      </w:r>
      <w:r w:rsidR="007437C3">
        <w:rPr>
          <w:rFonts w:ascii="宋体" w:hAnsi="宋体" w:hint="eastAsia"/>
          <w:lang w:eastAsia="zh-CN"/>
        </w:rPr>
        <w:t>Ubergoal</w:t>
      </w:r>
      <w:r w:rsidR="0065656B" w:rsidRPr="00A43EDD">
        <w:rPr>
          <w:rFonts w:ascii="宋体" w:hAnsi="宋体" w:hint="eastAsia"/>
          <w:lang w:eastAsia="zh-CN"/>
        </w:rPr>
        <w:t>的需求在其目标范围内，那么</w:t>
      </w:r>
      <w:r w:rsidR="007437C3">
        <w:rPr>
          <w:rFonts w:ascii="宋体" w:hAnsi="宋体" w:hint="eastAsia"/>
          <w:lang w:eastAsia="zh-CN"/>
        </w:rPr>
        <w:t>Ubergoal</w:t>
      </w:r>
      <w:r w:rsidR="0065656B" w:rsidRPr="00A43EDD">
        <w:rPr>
          <w:rFonts w:ascii="宋体" w:hAnsi="宋体" w:hint="eastAsia"/>
          <w:lang w:eastAsia="zh-CN"/>
        </w:rPr>
        <w:t>的</w:t>
      </w:r>
      <w:r w:rsidR="007437C3">
        <w:rPr>
          <w:rFonts w:ascii="宋体" w:hAnsi="宋体" w:hint="eastAsia"/>
          <w:lang w:eastAsia="zh-CN"/>
        </w:rPr>
        <w:t>STI</w:t>
      </w:r>
      <w:r w:rsidR="0065656B" w:rsidRPr="00A43EDD">
        <w:rPr>
          <w:rFonts w:ascii="宋体" w:hAnsi="宋体" w:hint="eastAsia"/>
          <w:lang w:eastAsia="zh-CN"/>
        </w:rPr>
        <w:t>值为0。所有的</w:t>
      </w:r>
      <w:r w:rsidR="007437C3">
        <w:rPr>
          <w:rFonts w:ascii="宋体" w:hAnsi="宋体" w:hint="eastAsia"/>
          <w:lang w:eastAsia="zh-CN"/>
        </w:rPr>
        <w:t>Ubergoal</w:t>
      </w:r>
      <w:r w:rsidR="0065656B" w:rsidRPr="00A43EDD">
        <w:rPr>
          <w:rFonts w:ascii="宋体" w:hAnsi="宋体" w:hint="eastAsia"/>
          <w:lang w:eastAsia="zh-CN"/>
        </w:rPr>
        <w:t>都能被给定最高的LongTermImportance（LTI），以保证他们不会被删除。</w:t>
      </w:r>
    </w:p>
    <w:p w:rsidR="00E21B60" w:rsidRPr="00A43EDD" w:rsidRDefault="00E21B60" w:rsidP="00A43EDD">
      <w:pPr>
        <w:pStyle w:val="ListBullet2"/>
        <w:spacing w:line="360" w:lineRule="auto"/>
        <w:rPr>
          <w:rFonts w:ascii="宋体" w:hAnsi="宋体"/>
          <w:lang w:eastAsia="zh-CN"/>
        </w:rPr>
      </w:pPr>
      <w:r w:rsidRPr="00A43EDD">
        <w:rPr>
          <w:rFonts w:ascii="宋体" w:hAnsi="宋体" w:hint="eastAsia"/>
          <w:lang w:eastAsia="zh-CN"/>
        </w:rPr>
        <w:t>例如：</w:t>
      </w:r>
      <w:r w:rsidRPr="00A43EDD">
        <w:rPr>
          <w:rFonts w:ascii="宋体" w:hAnsi="宋体" w:cs="Times New Roman" w:hint="eastAsia"/>
          <w:szCs w:val="20"/>
        </w:rPr>
        <w:t xml:space="preserve"> </w:t>
      </w:r>
      <w:r w:rsidRPr="00A43EDD">
        <w:rPr>
          <w:rFonts w:ascii="宋体" w:hAnsi="宋体" w:hint="eastAsia"/>
          <w:lang w:eastAsia="zh-CN"/>
        </w:rPr>
        <w:t>如果系统在一个（根据Ubergoal）持续提供足够的新鲜感的环境里，那么对应外界新鲜感需求的Ubergoal会有低得STI值但是高的LTI值，表示该系统不会浪费资源在寻求新鲜感上。但如果环境变得更单调，那么对外界新鲜感的需求的紧急程度就会增加，而其中的STI也会相应增加，资源会开始重新分配在提高新鲜感上。</w:t>
      </w:r>
    </w:p>
    <w:p w:rsidR="00E21B60" w:rsidRPr="00A43EDD" w:rsidRDefault="00E21B60" w:rsidP="00A43EDD">
      <w:pPr>
        <w:pStyle w:val="NormalWeb"/>
        <w:numPr>
          <w:ilvl w:val="0"/>
          <w:numId w:val="71"/>
        </w:numPr>
        <w:spacing w:beforeLines="0" w:afterLines="0" w:line="360" w:lineRule="auto"/>
        <w:rPr>
          <w:rFonts w:ascii="宋体" w:hAnsi="宋体" w:cs="宋体"/>
          <w:sz w:val="24"/>
          <w:lang w:eastAsia="zh-CN"/>
        </w:rPr>
      </w:pPr>
      <w:r w:rsidRPr="00A43EDD">
        <w:rPr>
          <w:rFonts w:ascii="宋体" w:hAnsi="宋体" w:hint="eastAsia"/>
          <w:sz w:val="24"/>
        </w:rPr>
        <w:t>愉悦感也是用GPN表示, 其中的内在真值计算程序将Ubergoal的满足度当成其期望的满足度。</w:t>
      </w:r>
    </w:p>
    <w:p w:rsidR="00E21B60" w:rsidRPr="00A43EDD" w:rsidRDefault="00E21B60" w:rsidP="00A43EDD">
      <w:pPr>
        <w:pStyle w:val="ListBullet2"/>
        <w:spacing w:line="360" w:lineRule="auto"/>
        <w:rPr>
          <w:rFonts w:ascii="宋体" w:hAnsi="宋体"/>
        </w:rPr>
      </w:pPr>
      <w:r w:rsidRPr="00A43EDD">
        <w:rPr>
          <w:rFonts w:ascii="宋体" w:hAnsi="宋体" w:hint="eastAsia"/>
        </w:rPr>
        <w:t>有多种数学函数能用于</w:t>
      </w:r>
      <w:r w:rsidR="00297E2D" w:rsidRPr="00A43EDD">
        <w:rPr>
          <w:rFonts w:ascii="宋体" w:hAnsi="宋体" w:hint="eastAsia"/>
        </w:rPr>
        <w:t>均衡</w:t>
      </w:r>
      <w:r w:rsidRPr="00A43EDD">
        <w:rPr>
          <w:rFonts w:ascii="宋体" w:hAnsi="宋体" w:hint="eastAsia"/>
        </w:rPr>
        <w:t>不同 Ubergoal 的满足度（</w:t>
      </w:r>
      <w:r w:rsidR="008B0813" w:rsidRPr="00A43EDD">
        <w:rPr>
          <w:rFonts w:ascii="宋体" w:hAnsi="宋体" w:hint="eastAsia"/>
        </w:rPr>
        <w:t>针对</w:t>
      </w:r>
      <w:r w:rsidR="008B0813" w:rsidRPr="00A43EDD">
        <w:rPr>
          <w:rFonts w:ascii="宋体" w:hAnsi="宋体" w:cs="宋体" w:hint="eastAsia"/>
        </w:rPr>
        <w:t>不同p的</w:t>
      </w:r>
      <w:r w:rsidR="008B0813" w:rsidRPr="00A43EDD">
        <w:rPr>
          <w:rFonts w:ascii="宋体" w:hAnsi="宋体" w:cs="†µ'CFRˇ" w:hint="eastAsia"/>
          <w:lang w:eastAsia="zh-CN"/>
        </w:rPr>
        <w:t xml:space="preserve"> </w:t>
      </w:r>
      <w:r w:rsidR="007437C3">
        <w:rPr>
          <w:rFonts w:ascii="宋体" w:hAnsi="宋体" w:cs="宋体" w:hint="eastAsia"/>
        </w:rPr>
        <w:t xml:space="preserve">p'th </w:t>
      </w:r>
      <w:r w:rsidR="008B0813" w:rsidRPr="00A43EDD">
        <w:rPr>
          <w:rFonts w:ascii="宋体" w:hAnsi="宋体" w:cs="宋体" w:hint="eastAsia"/>
        </w:rPr>
        <w:t>power average</w:t>
      </w:r>
      <w:r w:rsidR="008564A8" w:rsidRPr="00A43EDD">
        <w:rPr>
          <w:rStyle w:val="FootnoteReference"/>
          <w:rFonts w:ascii="宋体" w:hAnsi="宋体" w:hint="eastAsia"/>
          <w:w w:val="95"/>
        </w:rPr>
        <w:footnoteReference w:id="3"/>
      </w:r>
      <w:r w:rsidR="008564A8" w:rsidRPr="00A43EDD">
        <w:rPr>
          <w:rFonts w:ascii="宋体" w:hAnsi="宋体" w:hint="eastAsia"/>
          <w:w w:val="95"/>
        </w:rPr>
        <w:t xml:space="preserve"> </w:t>
      </w:r>
      <w:r w:rsidRPr="00A43EDD">
        <w:rPr>
          <w:rFonts w:ascii="宋体" w:hAnsi="宋体" w:hint="eastAsia"/>
          <w:w w:val="95"/>
        </w:rPr>
        <w:t xml:space="preserve">），而这里对愉悦感的不同计算方式的选择， </w:t>
      </w:r>
      <w:r w:rsidRPr="00A43EDD">
        <w:rPr>
          <w:rFonts w:ascii="宋体" w:hAnsi="宋体" w:hint="eastAsia"/>
        </w:rPr>
        <w:t>可以带来不同</w:t>
      </w:r>
      <w:r w:rsidR="008564A8" w:rsidRPr="00A43EDD">
        <w:rPr>
          <w:rFonts w:ascii="宋体" w:hAnsi="宋体" w:cs="宋体" w:hint="eastAsia"/>
        </w:rPr>
        <w:t>“</w:t>
      </w:r>
      <w:r w:rsidRPr="00A43EDD">
        <w:rPr>
          <w:rFonts w:ascii="宋体" w:hAnsi="宋体" w:hint="eastAsia"/>
        </w:rPr>
        <w:t>个性</w:t>
      </w:r>
      <w:r w:rsidR="008564A8" w:rsidRPr="00A43EDD">
        <w:rPr>
          <w:rFonts w:ascii="宋体" w:hAnsi="宋体" w:cs="宋体" w:hint="eastAsia"/>
        </w:rPr>
        <w:t>”</w:t>
      </w:r>
      <w:r w:rsidRPr="00A43EDD">
        <w:rPr>
          <w:rFonts w:ascii="宋体" w:hAnsi="宋体" w:hint="eastAsia"/>
        </w:rPr>
        <w:t>的系统。目标可以用节点或边来表示。系统的目标列表被称为目标池（Goal Pool）。Ubergoal一般都是自发性的目标，但也有可能有许多其他目标。</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cs="Yuanti TC Light" w:hint="eastAsia"/>
          <w:sz w:val="24"/>
        </w:rPr>
        <w:t>目标可以用节点或边来表示。系统的目标列表被称为目标池（</w:t>
      </w:r>
      <w:r w:rsidRPr="00A43EDD">
        <w:rPr>
          <w:rFonts w:ascii="宋体" w:hAnsi="宋体" w:hint="eastAsia"/>
          <w:sz w:val="24"/>
        </w:rPr>
        <w:t>Goal Pool</w:t>
      </w:r>
      <w:r w:rsidRPr="00A43EDD">
        <w:rPr>
          <w:rFonts w:ascii="宋体" w:hAnsi="宋体" w:cs="Yuanti TC Light" w:hint="eastAsia"/>
          <w:sz w:val="24"/>
        </w:rPr>
        <w:t>）。</w:t>
      </w:r>
      <w:r w:rsidRPr="00A43EDD">
        <w:rPr>
          <w:rFonts w:ascii="宋体" w:hAnsi="宋体" w:hint="eastAsia"/>
          <w:sz w:val="24"/>
        </w:rPr>
        <w:t>Ubergoal</w:t>
      </w:r>
      <w:r w:rsidRPr="00A43EDD">
        <w:rPr>
          <w:rFonts w:ascii="宋体" w:hAnsi="宋体" w:cs="Yuanti TC Light" w:hint="eastAsia"/>
          <w:sz w:val="24"/>
        </w:rPr>
        <w:t>一般都是自发性的目标，但也有可能有许多其他目标。</w:t>
      </w:r>
    </w:p>
    <w:p w:rsidR="00D00187" w:rsidRPr="00A43EDD" w:rsidRDefault="00D00187" w:rsidP="00A43EDD">
      <w:pPr>
        <w:pStyle w:val="ListBullet2"/>
        <w:spacing w:line="360" w:lineRule="auto"/>
        <w:rPr>
          <w:rFonts w:ascii="宋体" w:hAnsi="宋体"/>
        </w:rPr>
      </w:pPr>
      <w:r w:rsidRPr="00A43EDD">
        <w:rPr>
          <w:rFonts w:ascii="宋体" w:hAnsi="宋体" w:hint="eastAsia"/>
        </w:rPr>
        <w:t>例如：“从老师那获得奖励”的Ubergoal可以产生类似“从Bob那得到奖励”（如果Bob是老师）的子目标，也可以产生“使老师微笑”，或“创造新的令人惊讶的话语”（如果后者也能得到老师的奖励）的子目标</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rPr>
        <w:t>Psi中记忆使用</w:t>
      </w:r>
      <w:r w:rsidR="001B2529">
        <w:rPr>
          <w:rFonts w:ascii="宋体" w:hAnsi="宋体" w:hint="eastAsia"/>
          <w:sz w:val="24"/>
        </w:rPr>
        <w:t>本文第二章介绍的</w:t>
      </w:r>
      <w:r w:rsidRPr="00A43EDD">
        <w:rPr>
          <w:rFonts w:ascii="宋体" w:hAnsi="宋体" w:hint="eastAsia"/>
          <w:sz w:val="24"/>
        </w:rPr>
        <w:t>知识库Atomspace来表示</w:t>
      </w:r>
    </w:p>
    <w:p w:rsidR="00D00187" w:rsidRPr="00A43EDD" w:rsidRDefault="00D00187" w:rsidP="00A43EDD">
      <w:pPr>
        <w:pStyle w:val="ListBullet2"/>
        <w:spacing w:line="360" w:lineRule="auto"/>
        <w:rPr>
          <w:rFonts w:ascii="宋体" w:hAnsi="宋体"/>
        </w:rPr>
      </w:pPr>
      <w:r w:rsidRPr="00A43EDD">
        <w:rPr>
          <w:rFonts w:ascii="宋体" w:hAnsi="宋体" w:hint="eastAsia"/>
        </w:rPr>
        <w:t>例如：</w:t>
      </w:r>
      <w:r w:rsidR="00B664B2">
        <w:rPr>
          <w:rFonts w:ascii="宋体" w:hAnsi="宋体" w:hint="eastAsia"/>
        </w:rPr>
        <w:t>认知对话系统</w:t>
      </w:r>
      <w:r w:rsidRPr="00A43EDD">
        <w:rPr>
          <w:rFonts w:ascii="宋体" w:hAnsi="宋体" w:hint="eastAsia"/>
        </w:rPr>
        <w:t>在什么语境下说过什么的记忆都会存储在Atomspace中。</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rPr>
        <w:t>Psi</w:t>
      </w:r>
      <w:r w:rsidR="007437C3">
        <w:rPr>
          <w:rFonts w:ascii="宋体" w:hAnsi="宋体" w:hint="eastAsia"/>
          <w:sz w:val="24"/>
        </w:rPr>
        <w:t>的动机选择</w:t>
      </w:r>
      <w:r w:rsidR="00CD537C">
        <w:rPr>
          <w:rFonts w:ascii="宋体" w:hAnsi="宋体" w:hint="eastAsia"/>
          <w:sz w:val="24"/>
        </w:rPr>
        <w:t>通过</w:t>
      </w:r>
      <w:r w:rsidRPr="00A43EDD">
        <w:rPr>
          <w:rFonts w:ascii="宋体" w:hAnsi="宋体" w:hint="eastAsia"/>
          <w:sz w:val="24"/>
        </w:rPr>
        <w:t>注意力</w:t>
      </w:r>
      <w:r w:rsidR="00CD537C">
        <w:rPr>
          <w:rFonts w:ascii="宋体" w:hAnsi="宋体" w:hint="eastAsia"/>
          <w:sz w:val="24"/>
        </w:rPr>
        <w:t>经济</w:t>
      </w:r>
      <w:r w:rsidRPr="00A43EDD">
        <w:rPr>
          <w:rFonts w:ascii="宋体" w:hAnsi="宋体" w:hint="eastAsia"/>
          <w:sz w:val="24"/>
        </w:rPr>
        <w:t>分配</w:t>
      </w:r>
      <w:r w:rsidR="007437C3">
        <w:rPr>
          <w:rFonts w:ascii="宋体" w:hAnsi="宋体" w:hint="eastAsia"/>
          <w:sz w:val="24"/>
        </w:rPr>
        <w:t>机制</w:t>
      </w:r>
      <w:r w:rsidRPr="00A43EDD">
        <w:rPr>
          <w:rFonts w:ascii="宋体" w:hAnsi="宋体" w:hint="eastAsia"/>
          <w:sz w:val="24"/>
        </w:rPr>
        <w:t>（</w:t>
      </w:r>
      <w:r w:rsidR="007437C3">
        <w:rPr>
          <w:rFonts w:ascii="宋体" w:hAnsi="宋体" w:hint="eastAsia"/>
          <w:sz w:val="24"/>
        </w:rPr>
        <w:t>Economic Attention A</w:t>
      </w:r>
      <w:r w:rsidRPr="00A43EDD">
        <w:rPr>
          <w:rFonts w:ascii="宋体" w:hAnsi="宋体" w:hint="eastAsia"/>
          <w:sz w:val="24"/>
        </w:rPr>
        <w:t>llocation</w:t>
      </w:r>
      <w:r w:rsidR="007437C3">
        <w:rPr>
          <w:rFonts w:ascii="宋体" w:hAnsi="宋体" w:hint="eastAsia"/>
          <w:sz w:val="24"/>
        </w:rPr>
        <w:t>，ECAN</w:t>
      </w:r>
      <w:r w:rsidR="00EF6305">
        <w:rPr>
          <w:rFonts w:ascii="宋体" w:hAnsi="宋体" w:hint="eastAsia"/>
          <w:sz w:val="24"/>
        </w:rPr>
        <w:t>[96]</w:t>
      </w:r>
      <w:r w:rsidRPr="00A43EDD">
        <w:rPr>
          <w:rFonts w:ascii="宋体" w:hAnsi="宋体" w:hint="eastAsia"/>
          <w:sz w:val="24"/>
        </w:rPr>
        <w:t xml:space="preserve">）来执行，即对目标节点分配ShortTermImportance </w:t>
      </w:r>
    </w:p>
    <w:p w:rsidR="00D00187" w:rsidRPr="00A43EDD" w:rsidRDefault="00D00187" w:rsidP="00A43EDD">
      <w:pPr>
        <w:pStyle w:val="ListBullet2"/>
        <w:spacing w:line="360" w:lineRule="auto"/>
        <w:rPr>
          <w:rFonts w:ascii="宋体" w:hAnsi="宋体"/>
        </w:rPr>
      </w:pPr>
      <w:r w:rsidRPr="00A43EDD">
        <w:rPr>
          <w:rFonts w:ascii="宋体" w:hAnsi="宋体" w:hint="eastAsia"/>
        </w:rPr>
        <w:t>例如：重要值从“从老师那得到奖励”到“从Bob那得到奖励”到“给Bob讲个笑话”的传播流程，是Psi中被称为“动机选择”的一个实例。虽然还没开始执行任何行为，但智能体在这过程中已经对该实现哪个的具体目标做出了选择，而这个具体目标会被用于指导行为的选择。</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rPr>
        <w:t>Psi的行为选择</w:t>
      </w:r>
      <w:r w:rsidR="00BB19CF">
        <w:rPr>
          <w:rFonts w:ascii="宋体" w:hAnsi="宋体" w:hint="eastAsia"/>
          <w:sz w:val="24"/>
        </w:rPr>
        <w:t>通过规划器</w:t>
      </w:r>
      <w:r w:rsidR="00BB19CF" w:rsidRPr="00A43EDD">
        <w:rPr>
          <w:rFonts w:ascii="宋体" w:hAnsi="宋体" w:hint="eastAsia"/>
          <w:sz w:val="24"/>
        </w:rPr>
        <w:t>（</w:t>
      </w:r>
      <w:r w:rsidR="00BB19CF">
        <w:rPr>
          <w:rFonts w:ascii="宋体" w:hAnsi="宋体" w:hint="eastAsia"/>
          <w:sz w:val="24"/>
        </w:rPr>
        <w:t>S</w:t>
      </w:r>
      <w:r w:rsidR="00BB19CF" w:rsidRPr="00A43EDD">
        <w:rPr>
          <w:rFonts w:ascii="宋体" w:hAnsi="宋体" w:hint="eastAsia"/>
          <w:sz w:val="24"/>
        </w:rPr>
        <w:t>chema）</w:t>
      </w:r>
      <w:r w:rsidR="00BB19CF">
        <w:rPr>
          <w:rFonts w:ascii="宋体" w:hAnsi="宋体" w:hint="eastAsia"/>
          <w:sz w:val="24"/>
        </w:rPr>
        <w:t>来实现，</w:t>
      </w:r>
      <w:r w:rsidR="00833EBA">
        <w:rPr>
          <w:rFonts w:ascii="宋体" w:hAnsi="宋体" w:hint="eastAsia"/>
          <w:sz w:val="24"/>
        </w:rPr>
        <w:t>行为选择的问题就可当成选择哪个规划器</w:t>
      </w:r>
      <w:r w:rsidRPr="00A43EDD">
        <w:rPr>
          <w:rFonts w:ascii="宋体" w:hAnsi="宋体" w:hint="eastAsia"/>
          <w:sz w:val="24"/>
        </w:rPr>
        <w:t>去执行，</w:t>
      </w:r>
      <w:r w:rsidR="00833EBA">
        <w:rPr>
          <w:rFonts w:ascii="宋体" w:hAnsi="宋体" w:hint="eastAsia"/>
          <w:sz w:val="24"/>
        </w:rPr>
        <w:t>更具体地说，在认知对话系统中，选择哪个言语行为规划器（将在下一章中进一步介绍）去执行，</w:t>
      </w:r>
      <w:r w:rsidRPr="00A43EDD">
        <w:rPr>
          <w:rFonts w:ascii="宋体" w:hAnsi="宋体" w:hint="eastAsia"/>
          <w:sz w:val="24"/>
        </w:rPr>
        <w:t>而不是选择哪个具体行为去执行。其实，类似的概念在Psi上也存在，Psi中的“自发性行为（automatized behaviors）”类似</w:t>
      </w:r>
      <w:r w:rsidR="00A634D5">
        <w:rPr>
          <w:rFonts w:ascii="宋体" w:hAnsi="宋体" w:hint="eastAsia"/>
          <w:sz w:val="24"/>
        </w:rPr>
        <w:t>这里使用</w:t>
      </w:r>
      <w:r w:rsidRPr="00A43EDD">
        <w:rPr>
          <w:rFonts w:ascii="宋体" w:hAnsi="宋体" w:hint="eastAsia"/>
          <w:sz w:val="24"/>
        </w:rPr>
        <w:t>的规划器；唯一的区别就是在</w:t>
      </w:r>
      <w:r w:rsidR="00A634D5">
        <w:rPr>
          <w:rFonts w:ascii="宋体" w:hAnsi="宋体" w:hint="eastAsia"/>
          <w:sz w:val="24"/>
        </w:rPr>
        <w:t>本文</w:t>
      </w:r>
      <w:r w:rsidRPr="00A43EDD">
        <w:rPr>
          <w:rFonts w:ascii="宋体" w:hAnsi="宋体" w:hint="eastAsia"/>
          <w:sz w:val="24"/>
        </w:rPr>
        <w:t>中这些自发性行为是默认的情况。</w:t>
      </w:r>
    </w:p>
    <w:p w:rsidR="00D00187" w:rsidRPr="00A43EDD" w:rsidRDefault="00D00187" w:rsidP="00A43EDD">
      <w:pPr>
        <w:pStyle w:val="ListBullet2"/>
        <w:spacing w:line="360" w:lineRule="auto"/>
        <w:rPr>
          <w:rFonts w:ascii="宋体" w:hAnsi="宋体"/>
        </w:rPr>
      </w:pPr>
      <w:r w:rsidRPr="00A43EDD">
        <w:rPr>
          <w:rFonts w:ascii="宋体" w:hAnsi="宋体" w:hint="eastAsia"/>
        </w:rPr>
        <w:t>例如：如果“做一个能惊讶谈话对象的有趣声明”有一个高的STI，那它可被用于激励相关执行程序的选择。如“从以前读过的文本里找到有趣内容，从中抽取摘要，并简明地表达这些摘要”的程序。 当一个程序被选择时，该程序还可能触发相关的子程序的执行。</w:t>
      </w: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rPr>
        <w:t>Psi</w:t>
      </w:r>
      <w:r w:rsidR="00F95D1B">
        <w:rPr>
          <w:rFonts w:ascii="宋体" w:hAnsi="宋体" w:hint="eastAsia"/>
          <w:sz w:val="24"/>
        </w:rPr>
        <w:t>的规划通过概率</w:t>
      </w:r>
      <w:r w:rsidRPr="00A43EDD">
        <w:rPr>
          <w:rFonts w:ascii="宋体" w:hAnsi="宋体" w:hint="eastAsia"/>
          <w:sz w:val="24"/>
        </w:rPr>
        <w:t>逻辑推理引擎PLN来完成</w:t>
      </w:r>
      <w:r w:rsidR="00934A82">
        <w:rPr>
          <w:rFonts w:ascii="宋体" w:hAnsi="宋体" w:hint="eastAsia"/>
          <w:sz w:val="24"/>
        </w:rPr>
        <w:t>。</w:t>
      </w:r>
    </w:p>
    <w:p w:rsidR="00D00187" w:rsidRPr="00A43EDD" w:rsidRDefault="00D00187" w:rsidP="00A43EDD">
      <w:pPr>
        <w:pStyle w:val="ListBullet2"/>
        <w:spacing w:line="360" w:lineRule="auto"/>
        <w:rPr>
          <w:rFonts w:ascii="宋体" w:hAnsi="宋体"/>
        </w:rPr>
      </w:pPr>
      <w:r w:rsidRPr="00A43EDD">
        <w:rPr>
          <w:rFonts w:ascii="宋体" w:hAnsi="宋体" w:hint="eastAsia"/>
        </w:rPr>
        <w:t>例如：当智能体决定说服谈话对象相信某事实X时，它可能需要进行周密的计划，如：推断出谈话对象缺少哪些相关的背景知识去理解X，然后首先给谈话对象传输所缺的相关知识，再来传输X。</w:t>
      </w:r>
    </w:p>
    <w:p w:rsidR="00D00187" w:rsidRPr="00A43EDD" w:rsidRDefault="00D00187" w:rsidP="00A43EDD">
      <w:pPr>
        <w:pStyle w:val="NormalWeb"/>
        <w:spacing w:beforeLines="0" w:afterLines="0" w:line="360" w:lineRule="auto"/>
        <w:ind w:left="720"/>
        <w:rPr>
          <w:rFonts w:ascii="宋体" w:hAnsi="宋体"/>
          <w:sz w:val="24"/>
        </w:rPr>
      </w:pPr>
    </w:p>
    <w:p w:rsidR="00D00187" w:rsidRPr="00A43EDD" w:rsidRDefault="00D00187" w:rsidP="00A43EDD">
      <w:pPr>
        <w:pStyle w:val="NormalWeb"/>
        <w:numPr>
          <w:ilvl w:val="0"/>
          <w:numId w:val="71"/>
        </w:numPr>
        <w:spacing w:beforeLines="0" w:afterLines="0" w:line="360" w:lineRule="auto"/>
        <w:rPr>
          <w:rFonts w:ascii="宋体" w:hAnsi="宋体"/>
          <w:sz w:val="24"/>
        </w:rPr>
      </w:pPr>
      <w:r w:rsidRPr="00A43EDD">
        <w:rPr>
          <w:rFonts w:ascii="宋体" w:hAnsi="宋体" w:hint="eastAsia"/>
          <w:sz w:val="24"/>
        </w:rPr>
        <w:t>调节因子用系统参数表示，可以用PredicateNode来表示，且必须在多个动态的</w:t>
      </w:r>
      <w:r w:rsidR="00CD3382">
        <w:rPr>
          <w:rFonts w:ascii="宋体" w:hAnsi="宋体" w:hint="eastAsia"/>
          <w:sz w:val="24"/>
        </w:rPr>
        <w:t>智能体</w:t>
      </w:r>
      <w:r w:rsidRPr="00A43EDD">
        <w:rPr>
          <w:rFonts w:ascii="宋体" w:hAnsi="宋体" w:hint="eastAsia"/>
          <w:sz w:val="24"/>
        </w:rPr>
        <w:t>之间相互协作。如：</w:t>
      </w:r>
    </w:p>
    <w:p w:rsidR="00D00187" w:rsidRPr="00A43EDD" w:rsidRDefault="00D00187" w:rsidP="00A43EDD">
      <w:pPr>
        <w:pStyle w:val="ListBullet2"/>
        <w:spacing w:line="360" w:lineRule="auto"/>
        <w:rPr>
          <w:rFonts w:ascii="宋体" w:hAnsi="宋体"/>
        </w:rPr>
      </w:pPr>
      <w:r w:rsidRPr="00A43EDD">
        <w:rPr>
          <w:rFonts w:ascii="宋体" w:hAnsi="宋体" w:hint="eastAsia"/>
        </w:rPr>
        <w:t>激活度（activation）影响行为选择。当激活度较高时，智能体倾向于做出快速响应外部刺激，因此可能会选择那些能做快速回答的规划器来执行。</w:t>
      </w:r>
    </w:p>
    <w:p w:rsidR="00D00187" w:rsidRPr="00A43EDD" w:rsidRDefault="00D00187" w:rsidP="00A43EDD">
      <w:pPr>
        <w:pStyle w:val="ListBullet2"/>
        <w:spacing w:line="360" w:lineRule="auto"/>
        <w:rPr>
          <w:rFonts w:ascii="宋体" w:hAnsi="宋体"/>
        </w:rPr>
      </w:pPr>
      <w:r w:rsidRPr="00A43EDD">
        <w:rPr>
          <w:rFonts w:ascii="宋体" w:hAnsi="宋体" w:hint="eastAsia"/>
        </w:rPr>
        <w:t>解析度（resolution level）影响推理。当解析度较低时，智能体选择减少精力去解析输入中的语言现象。</w:t>
      </w:r>
    </w:p>
    <w:p w:rsidR="00D00187" w:rsidRPr="00A43EDD" w:rsidRDefault="00D00187" w:rsidP="00A43EDD">
      <w:pPr>
        <w:pStyle w:val="ListBullet2"/>
        <w:spacing w:line="360" w:lineRule="auto"/>
        <w:rPr>
          <w:rFonts w:ascii="宋体" w:hAnsi="宋体"/>
        </w:rPr>
      </w:pPr>
      <w:r w:rsidRPr="00A43EDD">
        <w:rPr>
          <w:rFonts w:ascii="宋体" w:hAnsi="宋体" w:hint="eastAsia"/>
        </w:rPr>
        <w:t>明确度（certainty）影响推理、模式发掘以及新概念构建的过程。当明确度较低时，智能体接受更多不确定的结论。</w:t>
      </w:r>
    </w:p>
    <w:p w:rsidR="00C00C20" w:rsidRPr="00A43EDD" w:rsidRDefault="00D00187" w:rsidP="00A43EDD">
      <w:pPr>
        <w:pStyle w:val="ListBullet2"/>
        <w:spacing w:line="360" w:lineRule="auto"/>
        <w:rPr>
          <w:rFonts w:ascii="宋体" w:hAnsi="宋体"/>
        </w:rPr>
      </w:pPr>
      <w:r w:rsidRPr="00A43EDD">
        <w:rPr>
          <w:rFonts w:ascii="宋体" w:hAnsi="宋体" w:hint="eastAsia"/>
        </w:rPr>
        <w:t>选择阀值（selection threshold）引入偏好信息，可以帮助智能体在几个互相冲突的目标之间做出选择。</w:t>
      </w:r>
    </w:p>
    <w:p w:rsidR="00982757" w:rsidRPr="00982757" w:rsidRDefault="00982757" w:rsidP="00982757">
      <w:pPr>
        <w:rPr>
          <w:highlight w:val="red"/>
        </w:rPr>
      </w:pPr>
    </w:p>
    <w:p w:rsidR="000A3AD4" w:rsidRPr="00B37D24" w:rsidRDefault="00982757" w:rsidP="000C6FE5">
      <w:pPr>
        <w:pStyle w:val="Heading2"/>
        <w:numPr>
          <w:ilvl w:val="1"/>
          <w:numId w:val="11"/>
        </w:numPr>
        <w:tabs>
          <w:tab w:val="left" w:pos="210"/>
        </w:tabs>
      </w:pPr>
      <w:r w:rsidRPr="00B37D24">
        <w:rPr>
          <w:rFonts w:ascii="Yuanti TC Light" w:hAnsi="Yuanti TC Light" w:cs="Yuanti TC Light"/>
        </w:rPr>
        <w:t>本章小结</w:t>
      </w:r>
    </w:p>
    <w:p w:rsidR="000A3AD4" w:rsidRPr="00A5342E" w:rsidRDefault="006666A3" w:rsidP="00661029">
      <w:pPr>
        <w:pStyle w:val="ListBullet2"/>
        <w:numPr>
          <w:ilvl w:val="0"/>
          <w:numId w:val="0"/>
        </w:numPr>
        <w:spacing w:line="360" w:lineRule="auto"/>
        <w:ind w:left="274"/>
        <w:jc w:val="both"/>
        <w:rPr>
          <w:rFonts w:ascii="宋体" w:hAnsi="宋体" w:cs="宋体"/>
          <w:lang w:eastAsia="zh-CN"/>
        </w:rPr>
        <w:sectPr w:rsidR="000A3AD4" w:rsidRPr="00A5342E">
          <w:headerReference w:type="even" r:id="rId57"/>
          <w:headerReference w:type="default" r:id="rId58"/>
          <w:footerReference w:type="even" r:id="rId59"/>
          <w:footerReference w:type="default" r:id="rId60"/>
          <w:pgSz w:w="11906" w:h="16840"/>
          <w:pgMar w:top="1361" w:right="1300" w:bottom="1542" w:left="1680" w:header="0" w:footer="1349" w:gutter="0"/>
          <w:cols w:equalWidth="0">
            <w:col w:w="8926"/>
          </w:cols>
        </w:sectPr>
      </w:pPr>
      <w:r>
        <w:rPr>
          <w:rFonts w:ascii="宋体" w:hAnsi="宋体" w:cs="宋体"/>
          <w:lang w:eastAsia="zh-CN"/>
        </w:rPr>
        <w:t xml:space="preserve">    </w:t>
      </w:r>
      <w:r w:rsidRPr="00661029">
        <w:rPr>
          <w:rFonts w:ascii="宋体" w:hAnsi="宋体" w:cs="宋体" w:hint="eastAsia"/>
          <w:lang w:eastAsia="zh-CN"/>
        </w:rPr>
        <w:t>本章旨在探讨动机驱动的情感模型的基本原理和工作机制，为下一章节的对话控制模型奠定了坚实的理论基础。 本章首先从心理学上的情感模型Psi出发，分别介绍了其中的动机行为和情感个性等机制，并介绍了基于该模型实现的智能认知系统MicroPsi中的动机行为机制。为了更好地解释我们提出的动机驱动的对话控制模型，本章将本文工作的平台OpenCog中对Psi模型的应用与MicroPsi在动机行为机制实现进行了分析和比较</w:t>
      </w:r>
      <w:r w:rsidR="00A5342E" w:rsidRPr="00661029">
        <w:rPr>
          <w:rFonts w:ascii="宋体" w:hAnsi="宋体" w:cs="宋体" w:hint="eastAsia"/>
          <w:lang w:eastAsia="zh-CN"/>
        </w:rPr>
        <w:t>，</w:t>
      </w:r>
      <w:r w:rsidR="00FB583F" w:rsidRPr="00661029">
        <w:rPr>
          <w:rFonts w:ascii="宋体" w:hAnsi="宋体" w:cs="宋体" w:hint="eastAsia"/>
          <w:lang w:eastAsia="zh-CN"/>
        </w:rPr>
        <w:t>还</w:t>
      </w:r>
      <w:r w:rsidR="00A5342E" w:rsidRPr="00661029">
        <w:rPr>
          <w:rFonts w:ascii="宋体" w:hAnsi="宋体" w:cs="宋体" w:hint="eastAsia"/>
          <w:lang w:eastAsia="zh-CN"/>
        </w:rPr>
        <w:t>简要介绍了Psi模型在认知对话系统中是如何表示的。</w:t>
      </w:r>
    </w:p>
    <w:p w:rsidR="00806768" w:rsidRDefault="000A3AD4" w:rsidP="00F844F8">
      <w:pPr>
        <w:pStyle w:val="Title"/>
        <w:rPr>
          <w:rFonts w:ascii="宋体" w:eastAsia="宋体" w:hAnsi="宋体" w:cs="宋体"/>
          <w:lang w:eastAsia="zh-CN"/>
        </w:rPr>
      </w:pPr>
      <w:bookmarkStart w:id="139" w:name="_Toc18080"/>
      <w:bookmarkStart w:id="140" w:name="_Toc453623380"/>
      <w:bookmarkStart w:id="141" w:name="_Toc327482444"/>
      <w:r w:rsidRPr="00A50A06">
        <w:rPr>
          <w:rFonts w:ascii="宋体" w:eastAsia="宋体" w:hAnsi="宋体" w:cs="宋体" w:hint="eastAsia"/>
          <w:lang w:eastAsia="zh-CN"/>
        </w:rPr>
        <w:t>第四章</w:t>
      </w:r>
      <w:r w:rsidRPr="00A50A06">
        <w:rPr>
          <w:rFonts w:hint="eastAsia"/>
          <w:lang w:eastAsia="zh-CN"/>
        </w:rPr>
        <w:t xml:space="preserve"> </w:t>
      </w:r>
      <w:bookmarkEnd w:id="139"/>
      <w:bookmarkEnd w:id="140"/>
      <w:bookmarkEnd w:id="141"/>
      <w:r w:rsidR="00F844F8" w:rsidRPr="00F844F8">
        <w:rPr>
          <w:rFonts w:ascii="宋体" w:eastAsia="宋体" w:hAnsi="宋体" w:cs="宋体" w:hint="eastAsia"/>
          <w:lang w:eastAsia="zh-CN"/>
        </w:rPr>
        <w:t>动机驱动的认知对话系统建模</w:t>
      </w:r>
    </w:p>
    <w:p w:rsidR="000A3AD4" w:rsidRPr="008D5256" w:rsidRDefault="00806768" w:rsidP="008D5256">
      <w:pPr>
        <w:jc w:val="both"/>
        <w:rPr>
          <w:rFonts w:ascii="宋体" w:eastAsia="宋体" w:hAnsi="宋体" w:cs="宋体"/>
          <w:sz w:val="24"/>
        </w:rPr>
      </w:pPr>
      <w:r w:rsidRPr="00806768">
        <w:rPr>
          <w:rFonts w:ascii="宋体" w:hAnsi="宋体" w:cs="Times New Roman" w:hint="eastAsia"/>
          <w:sz w:val="24"/>
          <w:lang w:eastAsia="zh-CN"/>
        </w:rPr>
        <w:t>本文研究的长远目标是实现一个具有与人类相当的认知能力的对话系统，而这样的对话系统不仅需要第二章介绍的深层知识表示体系的支持，还需要有一个能处理情感动机以及理解用户潜在意向，并依据这些理解来做出对话决策的认知对话管理体系。因此本文深入研究符合人类自然对话的情感模型和语言语义学理论，旨在构建一个具有认知功能的可灵活扩展的动机驱动的对话管理机制。本章在第三章介绍的</w:t>
      </w:r>
      <w:r w:rsidRPr="00806768">
        <w:rPr>
          <w:rFonts w:ascii="宋体" w:hAnsi="宋体" w:cs="Times New Roman" w:hint="eastAsia"/>
          <w:sz w:val="24"/>
        </w:rPr>
        <w:t>Psi</w:t>
      </w:r>
      <w:r w:rsidRPr="00806768">
        <w:rPr>
          <w:rFonts w:ascii="宋体" w:hAnsi="宋体" w:cs="Times New Roman" w:hint="eastAsia"/>
          <w:sz w:val="24"/>
          <w:lang w:eastAsia="zh-CN"/>
        </w:rPr>
        <w:t>模型的理论基础上，结合言语行为理论的指导，并借助概率逻辑网络的强大推理功能，提出了一个动机驱动的对话控制模型。下面将具体介绍该模型的各个模块的理论基础和设计方案，并指出在该对话控制模型上如何实现一个认知对话系统。</w:t>
      </w:r>
      <w:bookmarkStart w:id="142" w:name="_Toc453623381"/>
      <w:bookmarkStart w:id="143" w:name="_Toc2919"/>
      <w:bookmarkStart w:id="144" w:name="OLE_LINK34"/>
      <w:bookmarkEnd w:id="142"/>
    </w:p>
    <w:p w:rsidR="000A3AD4" w:rsidRPr="00A50A06" w:rsidRDefault="00A47A18" w:rsidP="000C6FE5">
      <w:pPr>
        <w:pStyle w:val="Heading2"/>
        <w:numPr>
          <w:ilvl w:val="1"/>
          <w:numId w:val="77"/>
        </w:numPr>
        <w:rPr>
          <w:lang w:eastAsia="zh-CN"/>
        </w:rPr>
      </w:pPr>
      <w:bookmarkStart w:id="145" w:name="_Toc453623382"/>
      <w:bookmarkStart w:id="146" w:name="_Toc327482445"/>
      <w:r>
        <w:rPr>
          <w:rFonts w:ascii="宋体" w:eastAsia="宋体" w:hAnsi="宋体" w:cs="宋体" w:hint="eastAsia"/>
          <w:lang w:eastAsia="zh-CN"/>
        </w:rPr>
        <w:t>认知</w:t>
      </w:r>
      <w:r w:rsidR="000A3AD4" w:rsidRPr="00A50A06">
        <w:rPr>
          <w:rFonts w:ascii="宋体" w:eastAsia="宋体" w:hAnsi="宋体" w:cs="宋体" w:hint="eastAsia"/>
          <w:lang w:eastAsia="zh-CN"/>
        </w:rPr>
        <w:t>对话系统的概念模型</w:t>
      </w:r>
      <w:bookmarkEnd w:id="143"/>
      <w:bookmarkEnd w:id="145"/>
      <w:bookmarkEnd w:id="146"/>
    </w:p>
    <w:p w:rsidR="002F613B" w:rsidRPr="002F613B" w:rsidRDefault="002F613B" w:rsidP="002F613B">
      <w:pPr>
        <w:pStyle w:val="BodyText"/>
        <w:tabs>
          <w:tab w:val="left" w:pos="1320"/>
          <w:tab w:val="left" w:pos="1540"/>
        </w:tabs>
        <w:spacing w:before="29"/>
        <w:ind w:firstLineChars="0" w:firstLine="0"/>
        <w:jc w:val="both"/>
        <w:rPr>
          <w:lang w:eastAsia="zh-CN"/>
        </w:rPr>
      </w:pPr>
      <w:r w:rsidRPr="002F613B">
        <w:rPr>
          <w:rFonts w:hint="eastAsia"/>
          <w:lang w:eastAsia="zh-CN"/>
        </w:rPr>
        <w:t>在介绍本文提出的动机驱动的认知对话控制模型之前，我们先给出本文研究的认知对话系统（以下简称“</w:t>
      </w:r>
      <w:r w:rsidRPr="002F613B">
        <w:rPr>
          <w:rFonts w:hint="eastAsia"/>
          <w:lang w:eastAsia="zh-CN"/>
        </w:rPr>
        <w:t>CogDial</w:t>
      </w:r>
      <w:r w:rsidRPr="002F613B">
        <w:rPr>
          <w:rFonts w:hint="eastAsia"/>
          <w:lang w:eastAsia="zh-CN"/>
        </w:rPr>
        <w:t>”）的概念模型和框架。目前该系统只能处理英文对话，接下来章节中的对话的例子基本按照英文的习惯举的例子，可能不太适合中文的习惯，但是该系统框架中所采用的技术和理论基础都是完全适合中文的。</w:t>
      </w:r>
    </w:p>
    <w:p w:rsidR="002F613B" w:rsidRPr="002F613B" w:rsidRDefault="002F613B" w:rsidP="002F613B">
      <w:pPr>
        <w:pStyle w:val="BodyText"/>
        <w:tabs>
          <w:tab w:val="left" w:pos="1320"/>
          <w:tab w:val="left" w:pos="1540"/>
        </w:tabs>
        <w:spacing w:before="29"/>
        <w:ind w:firstLineChars="0" w:firstLine="0"/>
        <w:jc w:val="both"/>
        <w:rPr>
          <w:lang w:eastAsia="zh-CN"/>
        </w:rPr>
      </w:pPr>
      <w:r w:rsidRPr="002F613B">
        <w:rPr>
          <w:rFonts w:hint="eastAsia"/>
          <w:lang w:eastAsia="zh-CN"/>
        </w:rPr>
        <w:t>简单地说，</w:t>
      </w:r>
      <w:r w:rsidRPr="002F613B">
        <w:rPr>
          <w:rFonts w:hint="eastAsia"/>
          <w:lang w:eastAsia="zh-CN"/>
        </w:rPr>
        <w:t>CogDial</w:t>
      </w:r>
      <w:r w:rsidRPr="002F613B">
        <w:rPr>
          <w:rFonts w:hint="eastAsia"/>
          <w:lang w:eastAsia="zh-CN"/>
        </w:rPr>
        <w:t>的系统流程可以描述如下，此系统将接收到的人类话语转化成基于超图的抽象逻辑表达形式，概率逻辑网</w:t>
      </w:r>
      <w:r w:rsidRPr="002F613B">
        <w:rPr>
          <w:rFonts w:hint="eastAsia"/>
          <w:lang w:eastAsia="zh-CN"/>
        </w:rPr>
        <w:t>PLN</w:t>
      </w:r>
      <w:r w:rsidRPr="002F613B">
        <w:rPr>
          <w:rFonts w:hint="eastAsia"/>
          <w:lang w:eastAsia="zh-CN"/>
        </w:rPr>
        <w:t>会将这这些逻辑表达形式与系统的动机和情感状态，以及系统的知识库等结合起来，进行一定的解析和逻辑推理，从而得到想要回应的表达内容的逻辑表达形式，最后将这些逻辑表达式再转化成自然语言回应给谈话对象。概括地说，</w:t>
      </w:r>
      <w:r w:rsidRPr="002F613B">
        <w:rPr>
          <w:rFonts w:hint="eastAsia"/>
          <w:lang w:eastAsia="zh-CN"/>
        </w:rPr>
        <w:t>CogDial</w:t>
      </w:r>
      <w:r w:rsidRPr="002F613B">
        <w:rPr>
          <w:rFonts w:hint="eastAsia"/>
          <w:lang w:eastAsia="zh-CN"/>
        </w:rPr>
        <w:t>主要采用了以下几项技术：</w:t>
      </w:r>
    </w:p>
    <w:p w:rsidR="002F613B" w:rsidRPr="002F613B" w:rsidRDefault="002F613B" w:rsidP="00B03BBE">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基于动机驱动的情感模型</w:t>
      </w:r>
      <w:r w:rsidRPr="002F613B">
        <w:rPr>
          <w:rFonts w:hint="eastAsia"/>
          <w:lang w:eastAsia="zh-CN"/>
        </w:rPr>
        <w:t>Psi</w:t>
      </w:r>
      <w:r w:rsidRPr="002F613B">
        <w:rPr>
          <w:rFonts w:hint="eastAsia"/>
          <w:lang w:eastAsia="zh-CN"/>
        </w:rPr>
        <w:t>及其相关机制的宏观规划（</w:t>
      </w:r>
      <w:r w:rsidRPr="002F613B">
        <w:rPr>
          <w:rFonts w:hint="eastAsia"/>
          <w:lang w:eastAsia="zh-CN"/>
        </w:rPr>
        <w:t>Macroplanning</w:t>
      </w:r>
      <w:r w:rsidRPr="002F613B">
        <w:rPr>
          <w:rFonts w:hint="eastAsia"/>
          <w:lang w:eastAsia="zh-CN"/>
        </w:rPr>
        <w:t>）。该模块以言语行为理论为指导，主要用于以下两方面内容：</w:t>
      </w:r>
      <w:r w:rsidRPr="002F613B">
        <w:rPr>
          <w:rFonts w:hint="eastAsia"/>
          <w:lang w:eastAsia="zh-CN"/>
        </w:rPr>
        <w:t>1</w:t>
      </w:r>
      <w:r w:rsidRPr="002F613B">
        <w:rPr>
          <w:rFonts w:hint="eastAsia"/>
          <w:lang w:eastAsia="zh-CN"/>
        </w:rPr>
        <w:t>）在哪个时间点发生哪些言语行为</w:t>
      </w:r>
      <w:r w:rsidR="003953FF">
        <w:rPr>
          <w:rFonts w:hint="eastAsia"/>
          <w:lang w:eastAsia="zh-CN"/>
        </w:rPr>
        <w:t>；</w:t>
      </w:r>
      <w:r w:rsidRPr="002F613B">
        <w:rPr>
          <w:rFonts w:hint="eastAsia"/>
          <w:lang w:eastAsia="zh-CN"/>
        </w:rPr>
        <w:t>2</w:t>
      </w:r>
      <w:r w:rsidRPr="002F613B">
        <w:rPr>
          <w:rFonts w:hint="eastAsia"/>
          <w:lang w:eastAsia="zh-CN"/>
        </w:rPr>
        <w:t>）使用哪些内容去封装这些言语行为。宏观规划更多的是从语用和推理方面出发，淡化语义或语法（或者音韵词汇）等的限制。</w:t>
      </w:r>
    </w:p>
    <w:p w:rsidR="002F613B" w:rsidRPr="002F613B" w:rsidRDefault="002F613B" w:rsidP="00B03BBE">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基于概率逻辑网络的概率逻辑推理技术，用于实现</w:t>
      </w:r>
      <w:r w:rsidRPr="002F613B">
        <w:rPr>
          <w:rFonts w:hint="eastAsia"/>
          <w:lang w:eastAsia="zh-CN"/>
        </w:rPr>
        <w:t>Psi</w:t>
      </w:r>
      <w:r w:rsidRPr="002F613B">
        <w:rPr>
          <w:rFonts w:hint="eastAsia"/>
          <w:lang w:eastAsia="zh-CN"/>
        </w:rPr>
        <w:t>上的动机和行为的自适应规范化</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将自然语言语句通过句法分析和语义逻辑关系抽取转换成基于超图的抽象逻辑形式表示的自然语言理解技术（这将在本文的第五章中介绍）。</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将经过宏观规划得到的以超图形式表示的要表达的抽象内容进行微观规划（</w:t>
      </w:r>
      <w:r w:rsidRPr="002F613B">
        <w:rPr>
          <w:rFonts w:hint="eastAsia"/>
          <w:lang w:eastAsia="zh-CN"/>
        </w:rPr>
        <w:t>Microplanning</w:t>
      </w:r>
      <w:r w:rsidRPr="002F613B">
        <w:rPr>
          <w:rFonts w:hint="eastAsia"/>
          <w:lang w:eastAsia="zh-CN"/>
        </w:rPr>
        <w:t>）和表层生成技术最终转换成自然语言语句（这将在本文的第六章中介绍）。</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在实现模式上，我们将上述两模块都封装在“言语行为规划器（</w:t>
      </w:r>
      <w:r w:rsidRPr="002F613B">
        <w:rPr>
          <w:rFonts w:hint="eastAsia"/>
          <w:lang w:eastAsia="zh-CN"/>
        </w:rPr>
        <w:t>Speech Act Schema</w:t>
      </w:r>
      <w:r w:rsidRPr="002F613B">
        <w:rPr>
          <w:rFonts w:hint="eastAsia"/>
          <w:lang w:eastAsia="zh-CN"/>
        </w:rPr>
        <w:t>）”中，以</w:t>
      </w:r>
      <w:r w:rsidR="000F09E9" w:rsidRPr="000F09E9">
        <w:rPr>
          <w:lang w:eastAsia="zh-CN"/>
        </w:rPr>
        <w:t>Context</w:t>
      </w:r>
      <w:r w:rsidR="000F09E9" w:rsidRPr="000F09E9">
        <w:rPr>
          <w:rFonts w:hint="eastAsia"/>
          <w:lang w:eastAsia="zh-CN"/>
        </w:rPr>
        <w:t>∧</w:t>
      </w:r>
      <w:r w:rsidR="000F09E9" w:rsidRPr="000F09E9">
        <w:rPr>
          <w:lang w:eastAsia="zh-CN"/>
        </w:rPr>
        <w:t>Procedure→Goal</w:t>
      </w:r>
      <w:r w:rsidRPr="002F613B">
        <w:rPr>
          <w:rFonts w:hint="eastAsia"/>
          <w:lang w:eastAsia="zh-CN"/>
        </w:rPr>
        <w:t>的蕴涵式形式表示，这些言语行为规划器将用于：</w:t>
      </w:r>
    </w:p>
    <w:p w:rsidR="001B183F" w:rsidRPr="001B183F" w:rsidRDefault="002F613B" w:rsidP="008D5256">
      <w:pPr>
        <w:pStyle w:val="BodyText"/>
        <w:numPr>
          <w:ilvl w:val="1"/>
          <w:numId w:val="72"/>
        </w:numPr>
        <w:tabs>
          <w:tab w:val="left" w:pos="1320"/>
          <w:tab w:val="left" w:pos="1540"/>
        </w:tabs>
        <w:spacing w:before="29"/>
        <w:ind w:left="1350" w:firstLineChars="0" w:hanging="270"/>
        <w:jc w:val="both"/>
        <w:rPr>
          <w:lang w:eastAsia="zh-CN"/>
        </w:rPr>
      </w:pPr>
      <w:r w:rsidRPr="002F613B">
        <w:rPr>
          <w:rFonts w:hint="eastAsia"/>
          <w:lang w:eastAsia="zh-CN"/>
        </w:rPr>
        <w:t>在动机驱动的情感模型控制机制下，结合当前的语境，激活相应的言语行为规划器</w:t>
      </w:r>
    </w:p>
    <w:p w:rsidR="002F613B" w:rsidRPr="002F613B" w:rsidRDefault="002F613B" w:rsidP="001B183F">
      <w:pPr>
        <w:pStyle w:val="BodyText"/>
        <w:numPr>
          <w:ilvl w:val="1"/>
          <w:numId w:val="72"/>
        </w:numPr>
        <w:tabs>
          <w:tab w:val="left" w:pos="1320"/>
          <w:tab w:val="left" w:pos="1540"/>
        </w:tabs>
        <w:spacing w:before="29"/>
        <w:ind w:firstLineChars="0"/>
        <w:jc w:val="both"/>
        <w:rPr>
          <w:lang w:eastAsia="zh-CN"/>
        </w:rPr>
      </w:pPr>
      <w:r w:rsidRPr="002F613B">
        <w:rPr>
          <w:rFonts w:hint="eastAsia"/>
          <w:lang w:eastAsia="zh-CN"/>
        </w:rPr>
        <w:t>收集相关内容，生成能与微观规划衔接的</w:t>
      </w:r>
      <w:r w:rsidRPr="002F613B">
        <w:rPr>
          <w:rFonts w:hint="eastAsia"/>
          <w:lang w:eastAsia="zh-CN"/>
        </w:rPr>
        <w:t>Atoms</w:t>
      </w:r>
      <w:r w:rsidRPr="002F613B">
        <w:rPr>
          <w:rFonts w:hint="eastAsia"/>
          <w:lang w:eastAsia="zh-CN"/>
        </w:rPr>
        <w:t>集合</w:t>
      </w:r>
    </w:p>
    <w:p w:rsidR="002F613B" w:rsidRPr="002F613B" w:rsidRDefault="002F613B" w:rsidP="008D5256">
      <w:pPr>
        <w:pStyle w:val="BodyText"/>
        <w:numPr>
          <w:ilvl w:val="1"/>
          <w:numId w:val="72"/>
        </w:numPr>
        <w:tabs>
          <w:tab w:val="left" w:pos="1320"/>
          <w:tab w:val="left" w:pos="1540"/>
        </w:tabs>
        <w:spacing w:before="29"/>
        <w:ind w:left="1350" w:firstLineChars="0" w:hanging="270"/>
        <w:jc w:val="both"/>
        <w:rPr>
          <w:lang w:eastAsia="zh-CN"/>
        </w:rPr>
      </w:pPr>
      <w:r w:rsidRPr="002F613B">
        <w:rPr>
          <w:lang w:eastAsia="zh-CN"/>
        </w:rPr>
        <w:t>调用一系列的认知机制（主要包括用于概率逻辑推理机制</w:t>
      </w:r>
      <w:r w:rsidRPr="002F613B">
        <w:rPr>
          <w:rFonts w:hint="eastAsia"/>
          <w:lang w:eastAsia="zh-CN"/>
        </w:rPr>
        <w:t>PLN</w:t>
      </w:r>
      <w:r w:rsidRPr="002F613B">
        <w:rPr>
          <w:rFonts w:hint="eastAsia"/>
          <w:lang w:eastAsia="zh-CN"/>
        </w:rPr>
        <w:t>和</w:t>
      </w:r>
      <w:r w:rsidRPr="002F613B">
        <w:rPr>
          <w:lang w:eastAsia="zh-CN"/>
        </w:rPr>
        <w:t>注意力</w:t>
      </w:r>
      <w:r w:rsidR="00C15A62">
        <w:rPr>
          <w:rFonts w:hint="eastAsia"/>
          <w:lang w:eastAsia="zh-CN"/>
        </w:rPr>
        <w:t>经济</w:t>
      </w:r>
      <w:r w:rsidRPr="002F613B">
        <w:rPr>
          <w:lang w:eastAsia="zh-CN"/>
        </w:rPr>
        <w:t>分配机制</w:t>
      </w:r>
      <w:r w:rsidRPr="002F613B">
        <w:rPr>
          <w:rFonts w:hint="eastAsia"/>
          <w:lang w:eastAsia="zh-CN"/>
        </w:rPr>
        <w:t>ECAN</w:t>
      </w:r>
      <w:r w:rsidRPr="002F613B">
        <w:rPr>
          <w:lang w:eastAsia="zh-CN"/>
        </w:rPr>
        <w:t xml:space="preserve"> </w:t>
      </w:r>
      <w:r w:rsidRPr="002F613B">
        <w:rPr>
          <w:rFonts w:hint="eastAsia"/>
          <w:lang w:eastAsia="zh-CN"/>
        </w:rPr>
        <w:t>[96]</w:t>
      </w:r>
      <w:r w:rsidRPr="002F613B">
        <w:rPr>
          <w:lang w:eastAsia="zh-CN"/>
        </w:rPr>
        <w:t>），选择相关的</w:t>
      </w:r>
      <w:r w:rsidRPr="002F613B">
        <w:rPr>
          <w:rFonts w:hint="eastAsia"/>
          <w:lang w:eastAsia="zh-CN"/>
        </w:rPr>
        <w:t>Atoms</w:t>
      </w:r>
      <w:r w:rsidR="005A5E83">
        <w:rPr>
          <w:rFonts w:hint="eastAsia"/>
          <w:lang w:eastAsia="zh-CN"/>
        </w:rPr>
        <w:t>送</w:t>
      </w:r>
      <w:r w:rsidRPr="002F613B">
        <w:rPr>
          <w:lang w:eastAsia="zh-CN"/>
        </w:rPr>
        <w:t>到微观规划器中用于表层生成自然语言语句。</w:t>
      </w:r>
    </w:p>
    <w:p w:rsidR="002F613B" w:rsidRPr="002F613B" w:rsidRDefault="00C45F43" w:rsidP="002F613B">
      <w:pPr>
        <w:pStyle w:val="BodyText"/>
        <w:tabs>
          <w:tab w:val="left" w:pos="1320"/>
          <w:tab w:val="left" w:pos="1540"/>
        </w:tabs>
        <w:spacing w:before="29"/>
        <w:ind w:firstLineChars="0" w:firstLine="0"/>
        <w:jc w:val="both"/>
        <w:rPr>
          <w:lang w:eastAsia="zh-CN"/>
        </w:rPr>
      </w:pPr>
      <w:r>
        <w:rPr>
          <w:lang w:eastAsia="zh-CN"/>
        </w:rPr>
        <w:t xml:space="preserve">        </w:t>
      </w:r>
      <w:r w:rsidR="002F613B" w:rsidRPr="002F613B">
        <w:rPr>
          <w:lang w:eastAsia="zh-CN"/>
        </w:rPr>
        <w:t>CogDial</w:t>
      </w:r>
      <w:r>
        <w:rPr>
          <w:lang w:eastAsia="zh-CN"/>
        </w:rPr>
        <w:t>的初</w:t>
      </w:r>
      <w:r w:rsidR="002F613B" w:rsidRPr="002F613B">
        <w:rPr>
          <w:lang w:eastAsia="zh-CN"/>
        </w:rPr>
        <w:t>期目标主要是实现面向游戏角色和</w:t>
      </w:r>
      <w:r w:rsidR="002F613B" w:rsidRPr="002F613B">
        <w:rPr>
          <w:rFonts w:hint="eastAsia"/>
          <w:lang w:eastAsia="zh-CN"/>
        </w:rPr>
        <w:t>人形</w:t>
      </w:r>
      <w:r w:rsidR="002F613B" w:rsidRPr="002F613B">
        <w:rPr>
          <w:lang w:eastAsia="zh-CN"/>
        </w:rPr>
        <w:t>机器人的对话系统，但同样的研究思路也完全能应用在基于文本的对话系统，例如智能对话搜索接口。我们分阶段来实现这样的系统，以一个相对小而简单的系统为起点，通过不断改进和完善，以及结合系统本身的自学习和认知能力，最终实现一个在一定程度上接近人类水平的系统。目前，我们的系统还没有达到最终的水平，但基本框架已经到位</w:t>
      </w:r>
      <w:r w:rsidR="002F613B" w:rsidRPr="002F613B">
        <w:rPr>
          <w:rFonts w:hint="eastAsia"/>
          <w:lang w:eastAsia="zh-CN"/>
        </w:rPr>
        <w:t>，并用在汉森机器人公司的类人机器人</w:t>
      </w:r>
      <w:r w:rsidR="002F613B" w:rsidRPr="002F613B">
        <w:rPr>
          <w:rFonts w:hint="eastAsia"/>
          <w:lang w:eastAsia="zh-CN"/>
        </w:rPr>
        <w:t>Sophia</w:t>
      </w:r>
      <w:r w:rsidR="002F613B" w:rsidRPr="002F613B">
        <w:rPr>
          <w:vertAlign w:val="superscript"/>
          <w:lang w:eastAsia="zh-CN"/>
        </w:rPr>
        <w:footnoteReference w:id="4"/>
      </w:r>
      <w:r w:rsidR="002F613B" w:rsidRPr="002F613B">
        <w:rPr>
          <w:rFonts w:hint="eastAsia"/>
          <w:lang w:eastAsia="zh-CN"/>
        </w:rPr>
        <w:t>上</w:t>
      </w:r>
      <w:r w:rsidR="002F613B" w:rsidRPr="002F613B">
        <w:rPr>
          <w:lang w:eastAsia="zh-CN"/>
        </w:rPr>
        <w:t xml:space="preserve"> </w:t>
      </w:r>
      <w:r w:rsidR="002F613B" w:rsidRPr="002F613B">
        <w:rPr>
          <w:lang w:eastAsia="zh-CN"/>
        </w:rPr>
        <w:t>。</w:t>
      </w:r>
    </w:p>
    <w:p w:rsidR="000A3AD4" w:rsidRPr="00430FBF" w:rsidRDefault="000A3AD4" w:rsidP="002F613B">
      <w:pPr>
        <w:pStyle w:val="BodyText"/>
        <w:tabs>
          <w:tab w:val="left" w:pos="1320"/>
          <w:tab w:val="left" w:pos="1540"/>
        </w:tabs>
        <w:spacing w:before="29"/>
        <w:ind w:left="-900" w:firstLineChars="0" w:firstLine="0"/>
        <w:jc w:val="both"/>
        <w:rPr>
          <w:rFonts w:asciiTheme="minorEastAsia" w:eastAsiaTheme="minorEastAsia" w:hAnsiTheme="minorEastAsia"/>
          <w:spacing w:val="-7"/>
          <w:lang w:eastAsia="zh-CN"/>
        </w:rPr>
      </w:pPr>
    </w:p>
    <w:p w:rsidR="00B16208" w:rsidRDefault="002027BE" w:rsidP="000C6FE5">
      <w:pPr>
        <w:pStyle w:val="Heading2"/>
        <w:numPr>
          <w:ilvl w:val="1"/>
          <w:numId w:val="77"/>
        </w:numPr>
      </w:pPr>
      <w:r>
        <w:rPr>
          <w:rFonts w:ascii="宋体" w:eastAsia="宋体" w:hAnsi="宋体" w:cs="宋体" w:hint="eastAsia"/>
        </w:rPr>
        <w:t>动机</w:t>
      </w:r>
      <w:r w:rsidR="00B03BBE">
        <w:rPr>
          <w:rFonts w:ascii="宋体" w:eastAsia="宋体" w:hAnsi="宋体" w:cs="宋体" w:hint="eastAsia"/>
        </w:rPr>
        <w:t>驱动的</w:t>
      </w:r>
      <w:r w:rsidR="00A47A18">
        <w:rPr>
          <w:rFonts w:ascii="宋体" w:eastAsia="宋体" w:hAnsi="宋体" w:cs="宋体" w:hint="eastAsia"/>
        </w:rPr>
        <w:t>认知对话</w:t>
      </w:r>
      <w:r w:rsidR="007F5C1A">
        <w:rPr>
          <w:rFonts w:ascii="宋体" w:eastAsia="宋体" w:hAnsi="宋体" w:cs="宋体" w:hint="eastAsia"/>
        </w:rPr>
        <w:t>控制</w:t>
      </w:r>
      <w:r w:rsidR="008F4C64" w:rsidRPr="00803C3E">
        <w:rPr>
          <w:rFonts w:ascii="宋体" w:eastAsia="宋体" w:hAnsi="宋体" w:cs="宋体" w:hint="eastAsia"/>
          <w:highlight w:val="green"/>
        </w:rPr>
        <w:t>模型</w:t>
      </w:r>
    </w:p>
    <w:p w:rsidR="00941785" w:rsidRPr="00B16208" w:rsidRDefault="00B16208" w:rsidP="00941785">
      <w:pPr>
        <w:pStyle w:val="BodyText"/>
        <w:ind w:firstLine="480"/>
        <w:rPr>
          <w:rFonts w:ascii="宋体" w:hAnsi="宋体" w:cs="宋体"/>
          <w:lang w:eastAsia="zh-CN"/>
        </w:rPr>
      </w:pPr>
      <w:r w:rsidRPr="000509CD">
        <w:rPr>
          <w:rFonts w:ascii="宋体" w:hAnsi="宋体" w:cs="宋体" w:hint="eastAsia"/>
          <w:highlight w:val="green"/>
          <w:lang w:eastAsia="zh-CN"/>
        </w:rPr>
        <w:t>动机驱动的认知对话系统中，</w:t>
      </w:r>
      <w:r w:rsidR="00064D38" w:rsidRPr="000509CD">
        <w:rPr>
          <w:rFonts w:ascii="宋体" w:hAnsi="宋体" w:cs="宋体" w:hint="eastAsia"/>
          <w:highlight w:val="green"/>
          <w:lang w:eastAsia="zh-CN"/>
        </w:rPr>
        <w:t>本文通过一系列认知</w:t>
      </w:r>
      <w:r w:rsidR="007A7280" w:rsidRPr="000509CD">
        <w:rPr>
          <w:rFonts w:ascii="宋体" w:hAnsi="宋体" w:cs="宋体" w:hint="eastAsia"/>
          <w:highlight w:val="green"/>
          <w:lang w:eastAsia="zh-CN"/>
        </w:rPr>
        <w:t>过程</w:t>
      </w:r>
      <w:r w:rsidR="00064D38" w:rsidRPr="000509CD">
        <w:rPr>
          <w:rFonts w:ascii="宋体" w:hAnsi="宋体" w:cs="宋体" w:hint="eastAsia"/>
          <w:highlight w:val="green"/>
          <w:lang w:eastAsia="zh-CN"/>
        </w:rPr>
        <w:t>来实现其对话控制模块（也称为对话管理），</w:t>
      </w:r>
      <w:r w:rsidR="007A7280" w:rsidRPr="000509CD">
        <w:rPr>
          <w:rFonts w:ascii="宋体" w:hAnsi="宋体" w:cs="宋体" w:hint="eastAsia"/>
          <w:highlight w:val="green"/>
          <w:lang w:eastAsia="zh-CN"/>
        </w:rPr>
        <w:t>这些认知过程都在一个共享的超图知识库Atomspace上进行</w:t>
      </w:r>
      <w:r w:rsidR="00D20927" w:rsidRPr="000509CD">
        <w:rPr>
          <w:rFonts w:ascii="宋体" w:hAnsi="宋体" w:cs="宋体" w:hint="eastAsia"/>
          <w:highlight w:val="green"/>
          <w:lang w:eastAsia="zh-CN"/>
        </w:rPr>
        <w:t>。该动态对话控制过程</w:t>
      </w:r>
      <w:r w:rsidR="00EA3CEC" w:rsidRPr="000509CD">
        <w:rPr>
          <w:rFonts w:ascii="宋体" w:hAnsi="宋体" w:cs="宋体" w:hint="eastAsia"/>
          <w:highlight w:val="green"/>
          <w:lang w:eastAsia="zh-CN"/>
        </w:rPr>
        <w:t>以基于Psi的动机模型作为指导，</w:t>
      </w:r>
      <w:r w:rsidR="00D20927" w:rsidRPr="000509CD">
        <w:rPr>
          <w:rFonts w:ascii="宋体" w:hAnsi="宋体" w:cs="宋体" w:hint="eastAsia"/>
          <w:highlight w:val="green"/>
          <w:lang w:eastAsia="zh-CN"/>
        </w:rPr>
        <w:t>根据定义在多个时间尺度上的目标集合</w:t>
      </w:r>
      <w:r w:rsidR="00040195" w:rsidRPr="000509CD">
        <w:rPr>
          <w:rFonts w:ascii="宋体" w:hAnsi="宋体" w:cs="宋体" w:hint="eastAsia"/>
          <w:highlight w:val="green"/>
          <w:lang w:eastAsia="zh-CN"/>
        </w:rPr>
        <w:t>来分配系统资源和选择</w:t>
      </w:r>
      <w:r w:rsidR="00A91B20" w:rsidRPr="000509CD">
        <w:rPr>
          <w:rFonts w:ascii="宋体" w:hAnsi="宋体" w:cs="宋体" w:hint="eastAsia"/>
          <w:highlight w:val="green"/>
          <w:lang w:eastAsia="zh-CN"/>
        </w:rPr>
        <w:t>相关的行为。</w:t>
      </w:r>
      <w:r w:rsidR="00F268F4" w:rsidRPr="005B3F37">
        <w:rPr>
          <w:rFonts w:ascii="宋体" w:hAnsi="宋体" w:cs="宋体" w:hint="eastAsia"/>
          <w:highlight w:val="green"/>
          <w:lang w:eastAsia="zh-CN"/>
        </w:rPr>
        <w:t>本节将着重讨论该动机驱动的认知对话控制模型。</w:t>
      </w:r>
    </w:p>
    <w:p w:rsidR="00FD65C5" w:rsidRDefault="00C750B5" w:rsidP="000C6FE5">
      <w:pPr>
        <w:pStyle w:val="Heading3"/>
        <w:numPr>
          <w:ilvl w:val="2"/>
          <w:numId w:val="77"/>
        </w:numPr>
        <w:rPr>
          <w:rFonts w:ascii="宋体" w:eastAsia="宋体" w:hAnsi="宋体" w:cs="宋体"/>
        </w:rPr>
      </w:pPr>
      <w:bookmarkStart w:id="147" w:name="OLE_LINK35"/>
      <w:bookmarkStart w:id="148" w:name="OLE_LINK36"/>
      <w:r>
        <w:rPr>
          <w:rFonts w:ascii="宋体" w:eastAsia="宋体" w:hAnsi="宋体" w:cs="宋体"/>
        </w:rPr>
        <w:t xml:space="preserve"> </w:t>
      </w:r>
      <w:r w:rsidR="007D76E3">
        <w:rPr>
          <w:rFonts w:ascii="宋体" w:eastAsia="宋体" w:hAnsi="宋体" w:cs="宋体" w:hint="eastAsia"/>
        </w:rPr>
        <w:t>针对认知对话控制的Psi的配置</w:t>
      </w:r>
    </w:p>
    <w:p w:rsidR="005B3F37" w:rsidRDefault="005B3F37" w:rsidP="00FD65C5">
      <w:pPr>
        <w:pStyle w:val="BodyText"/>
        <w:ind w:firstLine="480"/>
        <w:rPr>
          <w:lang w:eastAsia="zh-CN"/>
        </w:rPr>
      </w:pPr>
      <w:r w:rsidRPr="00803C3E">
        <w:rPr>
          <w:rFonts w:hint="eastAsia"/>
          <w:highlight w:val="green"/>
          <w:lang w:eastAsia="zh-CN"/>
        </w:rPr>
        <w:t>Psi</w:t>
      </w:r>
      <w:r w:rsidRPr="00803C3E">
        <w:rPr>
          <w:rFonts w:ascii="宋体" w:hAnsi="宋体" w:cs="宋体" w:hint="eastAsia"/>
          <w:highlight w:val="green"/>
          <w:lang w:eastAsia="zh-CN"/>
        </w:rPr>
        <w:t>模型给我们提供了动机驱动的情感模型建模的理论指导，鉴于该模型面向心理学领域，要将其应用到对话控制领域，除了本文第3.3节中介绍的将Psi模型表示成CogDial所采用的知识表示库Atomspace中使其能作用于知识推理和学习之外，还需要将Psi模型中的动机和调节因子等参数配置成更符合认知对话系统的需求形式。本小节就具体介绍CogDial如何</w:t>
      </w:r>
      <w:r w:rsidR="00F629FA">
        <w:rPr>
          <w:rFonts w:ascii="宋体" w:hAnsi="宋体" w:cs="宋体" w:hint="eastAsia"/>
          <w:highlight w:val="green"/>
          <w:lang w:eastAsia="zh-CN"/>
        </w:rPr>
        <w:t>选择和</w:t>
      </w:r>
      <w:r w:rsidRPr="00803C3E">
        <w:rPr>
          <w:rFonts w:ascii="宋体" w:hAnsi="宋体" w:cs="宋体" w:hint="eastAsia"/>
          <w:highlight w:val="green"/>
          <w:lang w:eastAsia="zh-CN"/>
        </w:rPr>
        <w:t>配置Psi中的各项参数。</w:t>
      </w:r>
    </w:p>
    <w:p w:rsidR="00FD65C5" w:rsidRPr="00430FBF" w:rsidRDefault="00FD65C5" w:rsidP="00FD65C5">
      <w:pPr>
        <w:pStyle w:val="BodyText"/>
        <w:ind w:firstLine="480"/>
        <w:rPr>
          <w:lang w:eastAsia="zh-CN"/>
        </w:rPr>
      </w:pPr>
      <w:r w:rsidRPr="00430FBF">
        <w:rPr>
          <w:lang w:eastAsia="zh-CN"/>
        </w:rPr>
        <w:t>基于</w:t>
      </w:r>
      <w:r w:rsidRPr="00430FBF">
        <w:rPr>
          <w:lang w:eastAsia="zh-CN"/>
        </w:rPr>
        <w:t>Psi</w:t>
      </w:r>
      <w:r w:rsidRPr="00430FBF">
        <w:rPr>
          <w:lang w:eastAsia="zh-CN"/>
        </w:rPr>
        <w:t>的基本框架，我们选择了以下的具体需求用来指导我们的对话系统的行为：</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）：与他人互动，希望被其他成员接纳的需求；取悦谈话对象可以视为此目标的一个特例</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）：通过对话达到某种目标的需求，衡量言语表达方式的指标</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）：智能体对自身语境的了解需求，特别是对目标的了解需求</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新颖性需求（</w:t>
      </w:r>
      <w:r>
        <w:rPr>
          <w:rFonts w:cs="Times New Roman"/>
          <w:lang w:eastAsia="zh-CN"/>
        </w:rPr>
        <w:t>Novelty</w:t>
      </w:r>
      <w:r>
        <w:rPr>
          <w:rFonts w:cs="Times New Roman"/>
          <w:lang w:eastAsia="zh-CN"/>
        </w:rPr>
        <w:t>）：维持智能的会话而不是简单重复的问答会话。</w:t>
      </w:r>
    </w:p>
    <w:p w:rsidR="00FD65C5" w:rsidRPr="00430FBF" w:rsidRDefault="004F3BD5" w:rsidP="00FD65C5">
      <w:pPr>
        <w:pStyle w:val="BodyText"/>
        <w:ind w:firstLine="480"/>
        <w:rPr>
          <w:lang w:eastAsia="zh-CN"/>
        </w:rPr>
      </w:pPr>
      <w:r>
        <w:rPr>
          <w:lang w:eastAsia="zh-CN"/>
        </w:rPr>
        <w:t xml:space="preserve"> </w:t>
      </w:r>
      <w:r w:rsidR="00FD65C5" w:rsidRPr="00430FBF">
        <w:rPr>
          <w:lang w:eastAsia="zh-CN"/>
        </w:rPr>
        <w:t>CogDial</w:t>
      </w:r>
      <w:r w:rsidR="00FD65C5" w:rsidRPr="00430FBF">
        <w:rPr>
          <w:lang w:eastAsia="zh-CN"/>
        </w:rPr>
        <w:t>中的对话控制主要通过不同的需求来选择相应的言语行为规划器，因此，在选择言语行为规划器前，我们需要知道当前状态下上述每种需求的被满足的程度。鉴于目前的</w:t>
      </w:r>
      <w:r w:rsidR="00FD65C5" w:rsidRPr="00430FBF">
        <w:rPr>
          <w:lang w:eastAsia="zh-CN"/>
        </w:rPr>
        <w:t>CogDial</w:t>
      </w:r>
      <w:r w:rsidR="00FD65C5" w:rsidRPr="00430FBF">
        <w:rPr>
          <w:lang w:eastAsia="zh-CN"/>
        </w:rPr>
        <w:t>系统的有限能力，为了能更好地实现一个面向集成认知体系的智能会话系统框架，我们将上述的几项需求做了更具体化的定义：</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）：我们对该需求进行了下面三种满足程度：</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bookmarkStart w:id="149" w:name="OLE_LINK40"/>
      <w:r w:rsidRPr="00430FBF">
        <w:rPr>
          <w:rFonts w:asciiTheme="minorEastAsia" w:eastAsiaTheme="minorEastAsia" w:hAnsiTheme="minorEastAsia"/>
          <w:spacing w:val="-7"/>
          <w:lang w:eastAsia="zh-CN"/>
        </w:rPr>
        <w:t>当对话系统正在与人或者其他智能体进行会话时，该需求在一定程度上被满足；</w:t>
      </w:r>
    </w:p>
    <w:bookmarkEnd w:id="149"/>
    <w:p w:rsidR="00FD65C5" w:rsidRDefault="00FD65C5" w:rsidP="00FD65C5">
      <w:pPr>
        <w:spacing w:before="1" w:line="110" w:lineRule="exact"/>
        <w:rPr>
          <w:sz w:val="11"/>
          <w:szCs w:val="11"/>
          <w:lang w:eastAsia="zh-CN"/>
        </w:rPr>
      </w:pPr>
    </w:p>
    <w:p w:rsidR="00FD65C5" w:rsidRDefault="00FD65C5" w:rsidP="00FD65C5">
      <w:pPr>
        <w:pStyle w:val="BodyText"/>
        <w:numPr>
          <w:ilvl w:val="0"/>
          <w:numId w:val="15"/>
        </w:numPr>
        <w:tabs>
          <w:tab w:val="left" w:pos="420"/>
          <w:tab w:val="left" w:pos="1320"/>
          <w:tab w:val="left" w:pos="1540"/>
        </w:tabs>
        <w:spacing w:before="29"/>
        <w:ind w:firstLineChars="0"/>
        <w:rPr>
          <w:rFonts w:cs="Times New Roman"/>
          <w:spacing w:val="-2"/>
          <w:lang w:eastAsia="zh-CN"/>
        </w:rPr>
      </w:pPr>
      <w:r>
        <w:rPr>
          <w:rFonts w:cs="Times New Roman"/>
          <w:spacing w:val="-2"/>
          <w:lang w:eastAsia="zh-CN"/>
        </w:rPr>
        <w:t>当系统正与多</w:t>
      </w:r>
      <w:r>
        <w:rPr>
          <w:lang w:eastAsia="zh-CN"/>
        </w:rPr>
        <w:t>个人</w:t>
      </w:r>
      <w:r>
        <w:rPr>
          <w:rFonts w:cs="Times New Roman"/>
          <w:spacing w:val="-2"/>
          <w:lang w:eastAsia="zh-CN"/>
        </w:rPr>
        <w:t>或智能体进行会话时，该需求被满足的程度提升；</w:t>
      </w:r>
    </w:p>
    <w:p w:rsidR="00FD65C5" w:rsidRDefault="00FD65C5" w:rsidP="00FD65C5">
      <w:pPr>
        <w:spacing w:before="4" w:line="130" w:lineRule="exact"/>
        <w:rPr>
          <w:sz w:val="13"/>
          <w:szCs w:val="13"/>
          <w:lang w:eastAsia="zh-CN"/>
        </w:rPr>
      </w:pP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当该系统的会话内容都属于积极向上的时候（通过情感分析技术实现），该需求被满足的程度达到最高。</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）：此项需求需要通过</w:t>
      </w:r>
      <w:r>
        <w:rPr>
          <w:rFonts w:cs="Times New Roman"/>
          <w:lang w:eastAsia="zh-CN"/>
        </w:rPr>
        <w:t>OpenCog</w:t>
      </w:r>
      <w:r>
        <w:rPr>
          <w:rFonts w:cs="Times New Roman"/>
          <w:lang w:eastAsia="zh-CN"/>
        </w:rPr>
        <w:t>来评估。简单来说，对每一个目标，</w:t>
      </w:r>
      <w:r>
        <w:rPr>
          <w:rFonts w:cs="Times New Roman"/>
          <w:lang w:eastAsia="zh-CN"/>
        </w:rPr>
        <w:t>OpenCog</w:t>
      </w:r>
      <w:r>
        <w:rPr>
          <w:rFonts w:cs="Times New Roman"/>
          <w:lang w:eastAsia="zh-CN"/>
        </w:rPr>
        <w:t>记录着会话系统在过去完成该项目标的程度，然后根据当前的不同目标所占的权重，我们可以通过以下公式估算该需求被满足的程度（首先针对每一个目标，计算目标权重</w:t>
      </w:r>
      <w:r>
        <w:rPr>
          <w:rFonts w:cs="Times New Roman"/>
          <w:lang w:eastAsia="zh-CN"/>
        </w:rPr>
        <w:t>*</w:t>
      </w:r>
      <w:r>
        <w:rPr>
          <w:rFonts w:cs="Times New Roman"/>
          <w:lang w:eastAsia="zh-CN"/>
        </w:rPr>
        <w:t>能达到该目标的概率，然后求总）。当然计算目标被完成的程度，还应该考虑实现目标的语境等因素，目前我们的系统更注重构建一个智能会话系统框架，因此在语境无关的假设下来衡量目标被实现的程度。</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）：如果会话系统正在和一个陌生人对话，或者系统无法理解大量被提及的单词或概念，那么当前的确定性需求被满足的程度就会降低。如果系统获取了新的可靠知识，那么该需求被满足的程度就会增加。</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新颖性需求（</w:t>
      </w:r>
      <w:r>
        <w:rPr>
          <w:rFonts w:cs="Times New Roman"/>
          <w:lang w:eastAsia="zh-CN"/>
        </w:rPr>
        <w:t>Novelty</w:t>
      </w:r>
      <w:r>
        <w:rPr>
          <w:rFonts w:cs="Times New Roman"/>
          <w:lang w:eastAsia="zh-CN"/>
        </w:rPr>
        <w:t>）：我们定义了以下几种方式来增加智能绘画系统对新鲜度需求的满足程度值：</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多和不同的人类或智能体会话；</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谈论新的话题或引入新的词汇和概念；</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学习新的可靠信息（OpenCog推理得出的新的置信度高的知识存储的载体原子（Atoms））</w:t>
      </w:r>
    </w:p>
    <w:p w:rsidR="00FD65C5" w:rsidRDefault="00FD65C5" w:rsidP="00FD65C5">
      <w:pPr>
        <w:pStyle w:val="BodyText"/>
        <w:ind w:left="304" w:firstLine="474"/>
        <w:rPr>
          <w:rFonts w:cs="Times New Roman"/>
          <w:spacing w:val="-3"/>
          <w:lang w:eastAsia="zh-CN"/>
        </w:rPr>
      </w:pPr>
      <w:r>
        <w:rPr>
          <w:rFonts w:cs="Times New Roman"/>
          <w:spacing w:val="-3"/>
          <w:lang w:eastAsia="zh-CN"/>
        </w:rPr>
        <w:t>基于上述目标需求的智能会话系统，除了需要结合前文所述的</w:t>
      </w:r>
      <w:r>
        <w:rPr>
          <w:rFonts w:cs="Times New Roman"/>
          <w:spacing w:val="-3"/>
          <w:lang w:eastAsia="zh-CN"/>
        </w:rPr>
        <w:t>OpenPsi</w:t>
      </w:r>
      <w:r>
        <w:rPr>
          <w:rFonts w:cs="Times New Roman"/>
          <w:spacing w:val="-3"/>
          <w:lang w:eastAsia="zh-CN"/>
        </w:rPr>
        <w:t>的框架理论，以及本文描述的自然语言理解和生成的相关工具之外，还需要有以下模块：</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制定一组能被特定目标需求激活的对话控制程序</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建立目标和相应去实现目标的行为之间的关联，可通过相关规则来实现，也可以通过强化学习来实现，我们系统框架采用两种结合的方法，但目前的系统还是以规则关联为主。</w:t>
      </w:r>
    </w:p>
    <w:p w:rsidR="00594A63" w:rsidRPr="00FD65C5" w:rsidRDefault="00594A63" w:rsidP="00FD65C5">
      <w:pPr>
        <w:rPr>
          <w:rFonts w:ascii="宋体" w:eastAsia="宋体" w:hAnsi="宋体" w:cs="宋体"/>
        </w:rPr>
      </w:pPr>
    </w:p>
    <w:p w:rsidR="000A3AD4" w:rsidRPr="00594A63" w:rsidRDefault="00594A63" w:rsidP="000C6FE5">
      <w:pPr>
        <w:outlineLvl w:val="0"/>
        <w:rPr>
          <w:rFonts w:ascii="宋体" w:eastAsia="宋体" w:hAnsi="宋体" w:cs="宋体"/>
        </w:rPr>
      </w:pPr>
      <w:r>
        <w:rPr>
          <w:rFonts w:ascii="宋体" w:eastAsia="宋体" w:hAnsi="宋体" w:cs="宋体" w:hint="eastAsia"/>
        </w:rPr>
        <w:t>4.2.2 动机驱动的</w:t>
      </w:r>
      <w:r w:rsidR="00791AA4">
        <w:rPr>
          <w:rFonts w:ascii="宋体" w:eastAsia="宋体" w:hAnsi="宋体" w:cs="宋体" w:hint="eastAsia"/>
        </w:rPr>
        <w:t>认知对话系统中的行为选择机制</w:t>
      </w:r>
    </w:p>
    <w:bookmarkEnd w:id="147"/>
    <w:bookmarkEnd w:id="148"/>
    <w:p w:rsidR="00024D79" w:rsidRDefault="000A3AD4" w:rsidP="00634633">
      <w:pPr>
        <w:pStyle w:val="BodyText"/>
        <w:ind w:firstLine="480"/>
        <w:rPr>
          <w:rFonts w:ascii="宋体" w:hAnsi="宋体" w:cs="宋体"/>
          <w:lang w:eastAsia="zh-CN"/>
        </w:rPr>
      </w:pPr>
      <w:r w:rsidRPr="00A50A06">
        <w:rPr>
          <w:lang w:eastAsia="zh-CN"/>
        </w:rPr>
        <w:t>正如</w:t>
      </w:r>
      <w:r w:rsidRPr="00A50A06">
        <w:rPr>
          <w:lang w:eastAsia="zh-CN"/>
        </w:rPr>
        <w:t>Stan Franklin[</w:t>
      </w:r>
      <w:r w:rsidR="00A14FB4" w:rsidRPr="00A50A06">
        <w:fldChar w:fldCharType="begin"/>
      </w:r>
      <w:r w:rsidRPr="00A50A06">
        <w:rPr>
          <w:lang w:eastAsia="zh-CN"/>
        </w:rPr>
        <w:instrText>HYPERLINK\l"_bookmark224"</w:instrText>
      </w:r>
      <w:r w:rsidR="00A14FB4" w:rsidRPr="00A50A06">
        <w:fldChar w:fldCharType="separate"/>
      </w:r>
      <w:r w:rsidRPr="00A50A06">
        <w:rPr>
          <w:lang w:eastAsia="zh-CN"/>
        </w:rPr>
        <w:t>105</w:t>
      </w:r>
      <w:r w:rsidR="00A14FB4" w:rsidRPr="00A50A06">
        <w:fldChar w:fldCharType="end"/>
      </w:r>
      <w:r w:rsidRPr="00A50A06">
        <w:rPr>
          <w:lang w:eastAsia="zh-CN"/>
        </w:rPr>
        <w:t>]</w:t>
      </w:r>
      <w:r w:rsidRPr="00A50A06">
        <w:rPr>
          <w:lang w:eastAsia="zh-CN"/>
        </w:rPr>
        <w:t>指出的，智能的智能体的本质在于它可以做事，</w:t>
      </w:r>
      <w:r w:rsidRPr="00852C8A">
        <w:rPr>
          <w:highlight w:val="green"/>
          <w:lang w:eastAsia="zh-CN"/>
        </w:rPr>
        <w:t>还可以</w:t>
      </w:r>
      <w:r w:rsidR="00852C8A" w:rsidRPr="00852C8A">
        <w:rPr>
          <w:rFonts w:hint="eastAsia"/>
          <w:highlight w:val="green"/>
          <w:lang w:eastAsia="zh-CN"/>
        </w:rPr>
        <w:t>选择行为</w:t>
      </w:r>
      <w:r w:rsidRPr="00A50A06">
        <w:rPr>
          <w:lang w:eastAsia="zh-CN"/>
        </w:rPr>
        <w:t>。我们的</w:t>
      </w:r>
      <w:r w:rsidR="00594B00">
        <w:rPr>
          <w:rFonts w:hint="eastAsia"/>
          <w:lang w:eastAsia="zh-CN"/>
        </w:rPr>
        <w:t>认知</w:t>
      </w:r>
      <w:r w:rsidR="00B65484">
        <w:rPr>
          <w:rFonts w:hint="eastAsia"/>
          <w:lang w:eastAsia="zh-CN"/>
        </w:rPr>
        <w:t>对</w:t>
      </w:r>
      <w:r w:rsidRPr="00A50A06">
        <w:rPr>
          <w:lang w:eastAsia="zh-CN"/>
        </w:rPr>
        <w:t>话系统</w:t>
      </w:r>
      <w:r w:rsidRPr="00A50A06">
        <w:rPr>
          <w:lang w:eastAsia="zh-CN"/>
        </w:rPr>
        <w:t>CogDial</w:t>
      </w:r>
      <w:r w:rsidR="00634633">
        <w:rPr>
          <w:rFonts w:ascii="宋体" w:hAnsi="宋体" w:cs="宋体" w:hint="eastAsia"/>
          <w:lang w:eastAsia="zh-CN"/>
        </w:rPr>
        <w:t>受言语行为理论的基本思想的启发，</w:t>
      </w:r>
      <w:r w:rsidR="00E37633">
        <w:rPr>
          <w:rFonts w:hint="eastAsia"/>
          <w:lang w:eastAsia="zh-CN"/>
        </w:rPr>
        <w:t>将</w:t>
      </w:r>
      <w:r w:rsidR="00E37633">
        <w:rPr>
          <w:rFonts w:ascii="宋体" w:hAnsi="宋体" w:cs="宋体" w:hint="eastAsia"/>
          <w:lang w:eastAsia="zh-CN"/>
        </w:rPr>
        <w:t>对话</w:t>
      </w:r>
      <w:r w:rsidR="00634633">
        <w:rPr>
          <w:rFonts w:ascii="宋体" w:hAnsi="宋体" w:cs="宋体" w:hint="eastAsia"/>
          <w:lang w:eastAsia="zh-CN"/>
        </w:rPr>
        <w:t>看成是</w:t>
      </w:r>
      <w:r w:rsidR="00BA0FC0">
        <w:rPr>
          <w:rFonts w:ascii="宋体" w:hAnsi="宋体" w:cs="宋体" w:hint="eastAsia"/>
          <w:lang w:eastAsia="zh-CN"/>
        </w:rPr>
        <w:t>认知系统</w:t>
      </w:r>
      <w:r w:rsidR="00E37633">
        <w:rPr>
          <w:rFonts w:ascii="宋体" w:hAnsi="宋体" w:cs="宋体" w:hint="eastAsia"/>
          <w:lang w:eastAsia="zh-CN"/>
        </w:rPr>
        <w:t>中的</w:t>
      </w:r>
      <w:r w:rsidR="00634633">
        <w:rPr>
          <w:rFonts w:ascii="宋体" w:hAnsi="宋体" w:cs="宋体" w:hint="eastAsia"/>
          <w:lang w:eastAsia="zh-CN"/>
        </w:rPr>
        <w:t>一种行为，</w:t>
      </w:r>
      <w:r w:rsidR="00024D79">
        <w:rPr>
          <w:rFonts w:ascii="宋体" w:hAnsi="宋体" w:cs="宋体" w:hint="eastAsia"/>
          <w:lang w:eastAsia="zh-CN"/>
        </w:rPr>
        <w:t>这不仅能使认知对话系统中的对话控制提供了新的思路，还能</w:t>
      </w:r>
      <w:r w:rsidR="00325F41">
        <w:rPr>
          <w:rFonts w:ascii="宋体" w:hAnsi="宋体" w:cs="宋体" w:hint="eastAsia"/>
          <w:lang w:eastAsia="zh-CN"/>
        </w:rPr>
        <w:t>利用</w:t>
      </w:r>
      <w:r w:rsidR="00E9151B">
        <w:rPr>
          <w:rFonts w:ascii="宋体" w:hAnsi="宋体" w:cs="宋体" w:hint="eastAsia"/>
          <w:lang w:eastAsia="zh-CN"/>
        </w:rPr>
        <w:t>其他非言语行为</w:t>
      </w:r>
      <w:r w:rsidR="005B7A3B">
        <w:rPr>
          <w:rFonts w:ascii="宋体" w:hAnsi="宋体" w:cs="宋体" w:hint="eastAsia"/>
          <w:lang w:eastAsia="zh-CN"/>
        </w:rPr>
        <w:t>信息来共同指导</w:t>
      </w:r>
      <w:r w:rsidR="00325F41">
        <w:rPr>
          <w:rFonts w:ascii="宋体" w:hAnsi="宋体" w:cs="宋体" w:hint="eastAsia"/>
          <w:lang w:eastAsia="zh-CN"/>
        </w:rPr>
        <w:t>对话控制过程，这显然</w:t>
      </w:r>
    </w:p>
    <w:p w:rsidR="00634633" w:rsidRDefault="00634633" w:rsidP="00634633">
      <w:pPr>
        <w:pStyle w:val="BodyText"/>
        <w:ind w:firstLine="480"/>
        <w:rPr>
          <w:rFonts w:ascii="宋体" w:hAnsi="宋体" w:cs="宋体"/>
          <w:lang w:eastAsia="zh-CN"/>
        </w:rPr>
      </w:pPr>
      <w:r>
        <w:rPr>
          <w:rFonts w:ascii="宋体" w:hAnsi="宋体" w:cs="宋体" w:hint="eastAsia"/>
          <w:lang w:eastAsia="zh-CN"/>
        </w:rPr>
        <w:t>这样一来，就能使用</w:t>
      </w:r>
      <w:r w:rsidR="00BA0FC0">
        <w:rPr>
          <w:rFonts w:ascii="宋体" w:hAnsi="宋体" w:cs="宋体" w:hint="eastAsia"/>
          <w:lang w:eastAsia="zh-CN"/>
        </w:rPr>
        <w:t>OpenCog</w:t>
      </w:r>
      <w:r>
        <w:rPr>
          <w:rFonts w:ascii="宋体" w:hAnsi="宋体" w:cs="宋体" w:hint="eastAsia"/>
          <w:lang w:eastAsia="zh-CN"/>
        </w:rPr>
        <w:t>中的行为选择机制</w:t>
      </w:r>
      <w:r w:rsidR="009A6173" w:rsidRPr="00A50A06">
        <w:rPr>
          <w:lang w:eastAsia="zh-CN"/>
        </w:rPr>
        <w:t>[</w:t>
      </w:r>
      <w:r w:rsidR="00A14FB4" w:rsidRPr="00A50A06">
        <w:fldChar w:fldCharType="begin"/>
      </w:r>
      <w:r w:rsidR="009A6173" w:rsidRPr="00A50A06">
        <w:rPr>
          <w:lang w:eastAsia="zh-CN"/>
        </w:rPr>
        <w:instrText>HYPERLINK\l"_bookmark225"</w:instrText>
      </w:r>
      <w:r w:rsidR="00A14FB4" w:rsidRPr="00A50A06">
        <w:fldChar w:fldCharType="separate"/>
      </w:r>
      <w:r w:rsidR="009A6173" w:rsidRPr="00A50A06">
        <w:rPr>
          <w:lang w:eastAsia="zh-CN"/>
        </w:rPr>
        <w:t>106</w:t>
      </w:r>
      <w:r w:rsidR="00A14FB4" w:rsidRPr="00A50A06">
        <w:fldChar w:fldCharType="end"/>
      </w:r>
      <w:r w:rsidR="009A6173" w:rsidRPr="00A50A06">
        <w:rPr>
          <w:lang w:eastAsia="zh-CN"/>
        </w:rPr>
        <w:t>]</w:t>
      </w:r>
      <w:r>
        <w:rPr>
          <w:rFonts w:ascii="宋体" w:hAnsi="宋体" w:cs="宋体" w:hint="eastAsia"/>
          <w:lang w:eastAsia="zh-CN"/>
        </w:rPr>
        <w:t>来指导对话过程中对话行为的选择。</w:t>
      </w:r>
    </w:p>
    <w:p w:rsidR="00D94F60" w:rsidRPr="00634633" w:rsidRDefault="00E37633" w:rsidP="00634633">
      <w:pPr>
        <w:pStyle w:val="BodyText"/>
        <w:ind w:firstLine="480"/>
        <w:rPr>
          <w:rFonts w:ascii="宋体" w:hAnsi="宋体" w:cs="宋体"/>
          <w:lang w:eastAsia="zh-CN"/>
        </w:rPr>
      </w:pPr>
      <w:r>
        <w:rPr>
          <w:rFonts w:ascii="宋体" w:hAnsi="宋体" w:cs="宋体" w:hint="eastAsia"/>
          <w:lang w:eastAsia="zh-CN"/>
        </w:rPr>
        <w:t>其他</w:t>
      </w:r>
      <w:r w:rsidR="00634633">
        <w:rPr>
          <w:rFonts w:ascii="宋体" w:hAnsi="宋体" w:cs="宋体" w:hint="eastAsia"/>
          <w:lang w:eastAsia="zh-CN"/>
        </w:rPr>
        <w:t>动作</w:t>
      </w:r>
      <w:r>
        <w:rPr>
          <w:rFonts w:ascii="宋体" w:hAnsi="宋体" w:cs="宋体" w:hint="eastAsia"/>
          <w:lang w:eastAsia="zh-CN"/>
        </w:rPr>
        <w:t>行为</w:t>
      </w:r>
      <w:r w:rsidR="00634633">
        <w:rPr>
          <w:rFonts w:ascii="宋体" w:hAnsi="宋体" w:cs="宋体" w:hint="eastAsia"/>
          <w:lang w:eastAsia="zh-CN"/>
        </w:rPr>
        <w:t>等同看待，</w:t>
      </w:r>
    </w:p>
    <w:p w:rsidR="000A3AD4" w:rsidRPr="00A50A06" w:rsidRDefault="000A3AD4" w:rsidP="000A3AD4">
      <w:pPr>
        <w:pStyle w:val="BodyText"/>
        <w:ind w:firstLine="480"/>
        <w:rPr>
          <w:lang w:eastAsia="zh-CN"/>
        </w:rPr>
      </w:pPr>
      <w:r w:rsidRPr="00A50A06">
        <w:rPr>
          <w:lang w:eastAsia="zh-CN"/>
        </w:rPr>
        <w:t>行为选择会涉及</w:t>
      </w:r>
      <w:r w:rsidRPr="00A50A06">
        <w:rPr>
          <w:lang w:eastAsia="zh-CN"/>
        </w:rPr>
        <w:t>OpenCog</w:t>
      </w:r>
      <w:r w:rsidRPr="00A50A06">
        <w:rPr>
          <w:lang w:eastAsia="zh-CN"/>
        </w:rPr>
        <w:t>中所采用的行为选择机制</w:t>
      </w:r>
      <w:r w:rsidRPr="00A50A06">
        <w:rPr>
          <w:lang w:eastAsia="zh-CN"/>
        </w:rPr>
        <w:t>[</w:t>
      </w:r>
      <w:r w:rsidR="00A14FB4" w:rsidRPr="00A50A06">
        <w:fldChar w:fldCharType="begin"/>
      </w:r>
      <w:r w:rsidRPr="00A50A06">
        <w:rPr>
          <w:lang w:eastAsia="zh-CN"/>
        </w:rPr>
        <w:instrText>HYPERLINK\l"_bookmark225"</w:instrText>
      </w:r>
      <w:r w:rsidR="00A14FB4" w:rsidRPr="00A50A06">
        <w:fldChar w:fldCharType="separate"/>
      </w:r>
      <w:r w:rsidRPr="00A50A06">
        <w:rPr>
          <w:lang w:eastAsia="zh-CN"/>
        </w:rPr>
        <w:t>106</w:t>
      </w:r>
      <w:r w:rsidR="00A14FB4" w:rsidRPr="00A50A06">
        <w:fldChar w:fldCharType="end"/>
      </w:r>
      <w:r w:rsidRPr="00A50A06">
        <w:rPr>
          <w:lang w:eastAsia="zh-CN"/>
        </w:rPr>
        <w:t>]</w:t>
      </w:r>
      <w:r w:rsidRPr="00A50A06">
        <w:rPr>
          <w:lang w:eastAsia="zh-CN"/>
        </w:rPr>
        <w:t>，因此本章节首先简单介绍该行为选择机制的基本思路，以及</w:t>
      </w:r>
      <w:r w:rsidRPr="00A50A06">
        <w:rPr>
          <w:lang w:eastAsia="zh-CN"/>
        </w:rPr>
        <w:t>Psi</w:t>
      </w:r>
      <w:r w:rsidRPr="00A50A06">
        <w:rPr>
          <w:lang w:eastAsia="zh-CN"/>
        </w:rPr>
        <w:t>的变体模型如何在</w:t>
      </w:r>
      <w:r w:rsidRPr="00A50A06">
        <w:rPr>
          <w:lang w:eastAsia="zh-CN"/>
        </w:rPr>
        <w:t>OpenCog</w:t>
      </w:r>
      <w:r w:rsidRPr="00A50A06">
        <w:rPr>
          <w:lang w:eastAsia="zh-CN"/>
        </w:rPr>
        <w:t>中处理动机（包括情感、驱动、目标等）和对行为选择的指导。</w:t>
      </w:r>
    </w:p>
    <w:p w:rsidR="000A3AD4" w:rsidRPr="00A50A06" w:rsidRDefault="000A3AD4" w:rsidP="000A3AD4">
      <w:pPr>
        <w:pStyle w:val="BodyText"/>
        <w:ind w:firstLine="480"/>
        <w:rPr>
          <w:lang w:eastAsia="zh-CN"/>
        </w:rPr>
      </w:pPr>
      <w:r w:rsidRPr="00A50A06">
        <w:rPr>
          <w:lang w:eastAsia="zh-CN"/>
        </w:rPr>
        <w:t>OpenCog</w:t>
      </w:r>
      <w:r w:rsidRPr="00A50A06">
        <w:rPr>
          <w:lang w:eastAsia="zh-CN"/>
        </w:rPr>
        <w:t>中的行为选择机制的关键部分在于：</w:t>
      </w:r>
    </w:p>
    <w:p w:rsidR="000A3AD4" w:rsidRPr="00A50A06" w:rsidRDefault="000A3AD4" w:rsidP="008D5256">
      <w:pPr>
        <w:pStyle w:val="BodyText"/>
        <w:numPr>
          <w:ilvl w:val="2"/>
          <w:numId w:val="49"/>
        </w:numPr>
        <w:tabs>
          <w:tab w:val="left" w:pos="889"/>
        </w:tabs>
        <w:ind w:left="889" w:right="117" w:firstLineChars="0"/>
        <w:rPr>
          <w:rFonts w:cs="Times New Roman"/>
          <w:lang w:eastAsia="zh-CN"/>
        </w:rPr>
      </w:pPr>
      <w:r>
        <w:rPr>
          <w:rFonts w:cs="Times New Roman"/>
          <w:lang w:eastAsia="zh-CN"/>
        </w:rPr>
        <w:t>行为选择器（</w:t>
      </w:r>
      <w:r>
        <w:rPr>
          <w:rFonts w:cs="Times New Roman"/>
          <w:lang w:eastAsia="zh-CN"/>
        </w:rPr>
        <w:t>Action Selector</w:t>
      </w:r>
      <w:r>
        <w:rPr>
          <w:rFonts w:cs="Times New Roman"/>
          <w:lang w:eastAsia="zh-CN"/>
        </w:rPr>
        <w:t>）根据当前环境选择可能帮助实现重要目标的程序</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例如：假设当前十分重要的目标是取悦谈话对象，一旦谈话对象问了问题，那么回答该问题会被评估为很可能可以达到</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取悦谈话对象</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的目标的程序。</w:t>
      </w:r>
    </w:p>
    <w:p w:rsidR="000A3AD4" w:rsidRPr="00A50A06" w:rsidRDefault="000A3AD4" w:rsidP="008D5256">
      <w:pPr>
        <w:pStyle w:val="BodyText"/>
        <w:numPr>
          <w:ilvl w:val="2"/>
          <w:numId w:val="50"/>
        </w:numPr>
        <w:tabs>
          <w:tab w:val="left" w:pos="889"/>
        </w:tabs>
        <w:ind w:left="889" w:right="117" w:firstLineChars="0"/>
        <w:rPr>
          <w:rFonts w:cs="Times New Roman"/>
          <w:lang w:eastAsia="zh-CN"/>
        </w:rPr>
      </w:pPr>
      <w:r>
        <w:rPr>
          <w:rFonts w:cs="Times New Roman"/>
          <w:lang w:eastAsia="zh-CN"/>
        </w:rPr>
        <w:t>为了支持行为选择器，</w:t>
      </w:r>
      <w:r>
        <w:rPr>
          <w:rFonts w:cs="Times New Roman"/>
          <w:lang w:eastAsia="zh-CN"/>
        </w:rPr>
        <w:t>OpenCog</w:t>
      </w:r>
      <w:r>
        <w:rPr>
          <w:rFonts w:cs="Times New Roman"/>
          <w:lang w:eastAsia="zh-CN"/>
        </w:rPr>
        <w:t>设立了这样的</w:t>
      </w:r>
      <w:r w:rsidR="002202E3">
        <w:rPr>
          <w:rFonts w:cs="Times New Roman"/>
          <w:lang w:eastAsia="zh-CN"/>
        </w:rPr>
        <w:t>蕴涵</w:t>
      </w:r>
      <w:r>
        <w:rPr>
          <w:rFonts w:cs="Times New Roman"/>
          <w:lang w:eastAsia="zh-CN"/>
        </w:rPr>
        <w:t>式</w:t>
      </w:r>
      <w:r w:rsidRPr="00A50A06">
        <w:rPr>
          <w:rFonts w:cs="Times New Roman"/>
          <w:lang w:eastAsia="zh-CN"/>
        </w:rPr>
        <w:t>Context&amp;Procedure →Goal</w:t>
      </w:r>
      <w:r>
        <w:rPr>
          <w:rFonts w:cs="Times New Roman"/>
          <w:lang w:eastAsia="zh-CN"/>
        </w:rPr>
        <w:t>，其中上下文（</w:t>
      </w:r>
      <w:r>
        <w:rPr>
          <w:rFonts w:cs="Times New Roman"/>
          <w:lang w:eastAsia="zh-CN"/>
        </w:rPr>
        <w:t>Context</w:t>
      </w:r>
      <w:r>
        <w:rPr>
          <w:rFonts w:cs="Times New Roman"/>
          <w:lang w:eastAsia="zh-CN"/>
        </w:rPr>
        <w:t>）是一个被赋值于智能体处境的谓词，在智能</w:t>
      </w:r>
      <w:r w:rsidRPr="00A50A06">
        <w:rPr>
          <w:rFonts w:cs="Times New Roman"/>
          <w:lang w:eastAsia="zh-CN"/>
        </w:rPr>
        <w:t>对话系统中，我们视为语境。</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例如：如果Bob请求智能体（</w:t>
      </w:r>
      <w:r w:rsidR="003D2D86">
        <w:rPr>
          <w:rFonts w:asciiTheme="minorEastAsia" w:eastAsiaTheme="minorEastAsia" w:hAnsiTheme="minorEastAsia" w:hint="eastAsia"/>
          <w:spacing w:val="-7"/>
          <w:lang w:eastAsia="zh-CN"/>
        </w:rPr>
        <w:t>认知对话系统</w:t>
      </w:r>
      <w:r w:rsidRPr="00430FBF">
        <w:rPr>
          <w:rFonts w:asciiTheme="minorEastAsia" w:eastAsiaTheme="minorEastAsia" w:hAnsiTheme="minorEastAsia"/>
          <w:spacing w:val="-7"/>
          <w:lang w:eastAsia="zh-CN"/>
        </w:rPr>
        <w:t>）去写一段话，又假设该智能体知道Bob非常执着，那么该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p>
    <w:p w:rsidR="000A3AD4" w:rsidRDefault="000A3AD4" w:rsidP="000A3AD4">
      <w:pPr>
        <w:spacing w:before="3" w:line="130" w:lineRule="exact"/>
        <w:rPr>
          <w:sz w:val="13"/>
          <w:szCs w:val="13"/>
          <w:lang w:eastAsia="zh-CN"/>
        </w:rPr>
      </w:pPr>
    </w:p>
    <w:p w:rsidR="000A3AD4" w:rsidRDefault="000A3AD4" w:rsidP="000C6FE5">
      <w:pPr>
        <w:pStyle w:val="BodyText"/>
        <w:ind w:firstLineChars="483" w:firstLine="902"/>
        <w:rPr>
          <w:rFonts w:eastAsia="Times New Roman" w:cs="Times New Roman"/>
        </w:rPr>
      </w:pPr>
      <w:r>
        <w:rPr>
          <w:rFonts w:eastAsia="Times New Roman" w:cs="Times New Roman"/>
        </w:rPr>
        <w:t>*</w:t>
      </w:r>
      <w:r>
        <w:rPr>
          <w:rFonts w:cs="Times New Roman" w:hint="eastAsia"/>
          <w:lang w:eastAsia="zh-CN"/>
        </w:rPr>
        <w:t xml:space="preserve"> </w:t>
      </w:r>
      <w:r>
        <w:rPr>
          <w:rFonts w:cs="Times New Roman" w:hint="eastAsia"/>
          <w:lang w:eastAsia="zh-CN"/>
        </w:rPr>
        <w:t>“</w:t>
      </w:r>
      <w:r>
        <w:rPr>
          <w:rFonts w:eastAsia="Times New Roman" w:cs="Times New Roman"/>
        </w:rPr>
        <w:t>Bob</w:t>
      </w:r>
      <w:r>
        <w:t>命令执行</w:t>
      </w:r>
      <w:r>
        <w:rPr>
          <w:rFonts w:eastAsia="Times New Roman" w:cs="Times New Roman"/>
        </w:rPr>
        <w:t>X</w:t>
      </w:r>
      <w:r>
        <w:rPr>
          <w:rFonts w:cs="Times New Roman" w:hint="eastAsia"/>
          <w:lang w:eastAsia="zh-CN"/>
        </w:rPr>
        <w:t>”</w:t>
      </w:r>
      <w:r>
        <w:rPr>
          <w:rFonts w:eastAsia="Times New Roman" w:cs="Times New Roman"/>
        </w:rPr>
        <w:t>and</w:t>
      </w:r>
      <w:r>
        <w:rPr>
          <w:rFonts w:cs="Times New Roman" w:hint="eastAsia"/>
          <w:lang w:eastAsia="zh-CN"/>
        </w:rPr>
        <w:t>“</w:t>
      </w:r>
      <w:r>
        <w:t>执行</w:t>
      </w:r>
      <w:r>
        <w:rPr>
          <w:rFonts w:eastAsia="Times New Roman" w:cs="Times New Roman"/>
        </w:rPr>
        <w:t>X</w:t>
      </w:r>
      <w:r>
        <w:rPr>
          <w:rFonts w:cs="Times New Roman" w:hint="eastAsia"/>
          <w:lang w:eastAsia="zh-CN"/>
        </w:rPr>
        <w:t>”</w:t>
      </w:r>
      <w:r>
        <w:rPr>
          <w:rFonts w:ascii="Lucida Sans Unicode" w:eastAsia="Lucida Sans Unicode" w:hAnsi="Lucida Sans Unicode" w:cs="Lucida Sans Unicode"/>
        </w:rPr>
        <w:t>→</w:t>
      </w:r>
      <w:r>
        <w:rPr>
          <w:rFonts w:cs="Times New Roman" w:hint="eastAsia"/>
          <w:spacing w:val="-1"/>
          <w:lang w:eastAsia="zh-CN"/>
        </w:rPr>
        <w:t>“</w:t>
      </w:r>
      <w:r>
        <w:t>取悦</w:t>
      </w:r>
      <w:r>
        <w:rPr>
          <w:rFonts w:eastAsia="Times New Roman" w:cs="Times New Roman"/>
        </w:rPr>
        <w:t>Bob</w:t>
      </w:r>
      <w:r>
        <w:rPr>
          <w:rFonts w:cs="Times New Roman" w:hint="eastAsia"/>
          <w:lang w:eastAsia="zh-CN"/>
        </w:rPr>
        <w:t>”</w:t>
      </w:r>
      <w:r>
        <w:rPr>
          <w:rFonts w:eastAsia="Times New Roman" w:cs="Times New Roman"/>
        </w:rPr>
        <w:t>&lt;.9,.9&gt;</w:t>
      </w:r>
    </w:p>
    <w:p w:rsidR="000A3AD4" w:rsidRPr="00430FBF" w:rsidRDefault="000A3AD4" w:rsidP="000C6FE5">
      <w:pPr>
        <w:pStyle w:val="BodyText"/>
        <w:numPr>
          <w:ilvl w:val="0"/>
          <w:numId w:val="10"/>
        </w:numPr>
        <w:tabs>
          <w:tab w:val="left" w:pos="1320"/>
          <w:tab w:val="left" w:pos="1540"/>
        </w:tabs>
        <w:spacing w:before="29"/>
        <w:ind w:leftChars="400" w:left="653" w:firstLineChars="0" w:firstLine="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例如：如果智能体想说服谈话对象相信某个陈述X，那么该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p>
    <w:p w:rsidR="000A3AD4" w:rsidRDefault="000A3AD4" w:rsidP="000A3AD4">
      <w:pPr>
        <w:spacing w:before="9" w:line="140" w:lineRule="exact"/>
        <w:rPr>
          <w:sz w:val="14"/>
          <w:szCs w:val="14"/>
          <w:lang w:eastAsia="zh-CN"/>
        </w:rPr>
      </w:pPr>
      <w:bookmarkStart w:id="150" w:name="OLE_LINK26"/>
    </w:p>
    <w:bookmarkEnd w:id="150"/>
    <w:p w:rsidR="000A3AD4" w:rsidRDefault="000A3AD4" w:rsidP="000C6FE5">
      <w:pPr>
        <w:pStyle w:val="BodyText"/>
        <w:ind w:leftChars="583" w:left="952" w:firstLineChars="0" w:firstLine="0"/>
        <w:rPr>
          <w:rFonts w:eastAsia="Times New Roman" w:cs="Times New Roman"/>
        </w:rPr>
      </w:pPr>
      <w:r>
        <w:rPr>
          <w:rFonts w:eastAsia="Times New Roman" w:cs="Times New Roman"/>
        </w:rPr>
        <w:t>*</w:t>
      </w:r>
      <w:r w:rsidRPr="00430FBF">
        <w:rPr>
          <w:rFonts w:eastAsia="Times New Roman" w:cs="Times New Roman" w:hint="eastAsia"/>
        </w:rPr>
        <w:t xml:space="preserve"> “</w:t>
      </w:r>
      <w:r w:rsidRPr="00430FBF">
        <w:rPr>
          <w:rFonts w:ascii="宋体" w:hAnsi="宋体" w:cs="宋体" w:hint="eastAsia"/>
        </w:rPr>
        <w:t>告诉</w:t>
      </w:r>
      <w:r>
        <w:rPr>
          <w:rFonts w:eastAsia="Times New Roman" w:cs="Times New Roman"/>
        </w:rPr>
        <w:t>Bob</w:t>
      </w:r>
      <w:r w:rsidRPr="00430FBF">
        <w:rPr>
          <w:rFonts w:ascii="宋体" w:hAnsi="宋体" w:cs="宋体" w:hint="eastAsia"/>
        </w:rPr>
        <w:t>我为什么相信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Pr>
          <w:rFonts w:eastAsia="Times New Roman" w:cs="Times New Roman"/>
        </w:rPr>
        <w:t>and</w:t>
      </w:r>
      <w:r w:rsidRPr="00430FBF">
        <w:rPr>
          <w:rFonts w:eastAsia="Times New Roman" w:cs="Times New Roman" w:hint="eastAsia"/>
        </w:rPr>
        <w:t>“</w:t>
      </w:r>
      <w:r w:rsidRPr="00430FBF">
        <w:rPr>
          <w:rFonts w:ascii="宋体" w:hAnsi="宋体" w:cs="宋体" w:hint="eastAsia"/>
        </w:rPr>
        <w:t>我想要说服</w:t>
      </w:r>
      <w:r>
        <w:rPr>
          <w:rFonts w:eastAsia="Times New Roman" w:cs="Times New Roman"/>
        </w:rPr>
        <w:t>Bob</w:t>
      </w:r>
      <w:r w:rsidRPr="00430FBF">
        <w:rPr>
          <w:rFonts w:ascii="宋体" w:hAnsi="宋体" w:cs="宋体" w:hint="eastAsia"/>
        </w:rPr>
        <w:t>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sidRPr="00430FBF">
        <w:rPr>
          <w:rFonts w:eastAsia="Times New Roman" w:cs="Times New Roman"/>
        </w:rPr>
        <w:t>→</w:t>
      </w:r>
      <w:r w:rsidRPr="00430FBF">
        <w:rPr>
          <w:rFonts w:eastAsia="Times New Roman" w:cs="Times New Roman" w:hint="eastAsia"/>
        </w:rPr>
        <w:t>“</w:t>
      </w:r>
      <w:r w:rsidRPr="00430FBF">
        <w:rPr>
          <w:rFonts w:ascii="宋体" w:hAnsi="宋体" w:cs="宋体" w:hint="eastAsia"/>
        </w:rPr>
        <w:t>满足度</w:t>
      </w:r>
      <w:r w:rsidRPr="00430FBF">
        <w:rPr>
          <w:rFonts w:eastAsia="Times New Roman" w:cs="Times New Roman" w:hint="eastAsia"/>
        </w:rPr>
        <w:t>”</w:t>
      </w:r>
      <w:r>
        <w:rPr>
          <w:rFonts w:eastAsia="Times New Roman" w:cs="Times New Roman"/>
        </w:rPr>
        <w:t>&lt;.9,.9&gt;</w:t>
      </w:r>
    </w:p>
    <w:p w:rsidR="000A3AD4" w:rsidRPr="00A50A06" w:rsidRDefault="000A3AD4" w:rsidP="008D5256">
      <w:pPr>
        <w:pStyle w:val="BodyText"/>
        <w:numPr>
          <w:ilvl w:val="2"/>
          <w:numId w:val="51"/>
        </w:numPr>
        <w:tabs>
          <w:tab w:val="left" w:pos="889"/>
        </w:tabs>
        <w:ind w:left="889" w:right="117" w:firstLineChars="0"/>
        <w:rPr>
          <w:rFonts w:cs="Times New Roman"/>
          <w:lang w:eastAsia="zh-CN"/>
        </w:rPr>
      </w:pPr>
      <w:r>
        <w:rPr>
          <w:rFonts w:cs="Times New Roman"/>
          <w:lang w:eastAsia="zh-CN"/>
        </w:rPr>
        <w:t>这些</w:t>
      </w:r>
      <w:r w:rsidR="002202E3">
        <w:rPr>
          <w:rFonts w:cs="Times New Roman"/>
          <w:lang w:eastAsia="zh-CN"/>
        </w:rPr>
        <w:t>蕴涵</w:t>
      </w:r>
      <w:r>
        <w:rPr>
          <w:rFonts w:cs="Times New Roman"/>
          <w:lang w:eastAsia="zh-CN"/>
        </w:rPr>
        <w:t>式的真值可以根据经验和推理来赋值。</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例如：第一个例子中的</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式的真值可以根据经验来赋值，即通过与记忆里Bob给出指令相关的情节来判断</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例如：也能根据推理来赋值，即根据与Bob相似的个体给出指令的经验来类推，或结合Bob本人的明确表达，和Bob的自我描述通常合理的知识来推断</w:t>
      </w:r>
    </w:p>
    <w:p w:rsidR="000A3AD4" w:rsidRDefault="000A3AD4" w:rsidP="008D5256">
      <w:pPr>
        <w:pStyle w:val="BodyText"/>
        <w:numPr>
          <w:ilvl w:val="2"/>
          <w:numId w:val="52"/>
        </w:numPr>
        <w:tabs>
          <w:tab w:val="left" w:pos="889"/>
        </w:tabs>
        <w:ind w:left="889" w:right="117" w:firstLineChars="0"/>
      </w:pPr>
      <w:r>
        <w:rPr>
          <w:rFonts w:cs="Times New Roman"/>
          <w:lang w:eastAsia="zh-CN"/>
        </w:rPr>
        <w:t>重要值（</w:t>
      </w:r>
      <w:r>
        <w:rPr>
          <w:rFonts w:cs="Times New Roman"/>
          <w:lang w:eastAsia="zh-CN"/>
        </w:rPr>
        <w:t>Importance Value</w:t>
      </w:r>
      <w:r>
        <w:rPr>
          <w:rFonts w:cs="Times New Roman"/>
          <w:lang w:eastAsia="zh-CN"/>
        </w:rPr>
        <w:t>）可以通过经济注意力分配</w:t>
      </w:r>
      <w:r>
        <w:rPr>
          <w:rFonts w:cs="Times New Roman"/>
        </w:rPr>
        <w:t>（</w:t>
      </w:r>
      <w:r>
        <w:rPr>
          <w:rFonts w:cs="Times New Roman"/>
        </w:rPr>
        <w:t>Economic Attention Allocation</w:t>
      </w:r>
      <w:r>
        <w:rPr>
          <w:rFonts w:cs="Times New Roman"/>
        </w:rPr>
        <w:t>）</w:t>
      </w:r>
      <w:r>
        <w:rPr>
          <w:rFonts w:cs="Times New Roman"/>
        </w:rPr>
        <w:t>[</w:t>
      </w:r>
      <w:r w:rsidR="00A14FB4">
        <w:rPr>
          <w:rFonts w:cs="Times New Roman"/>
        </w:rPr>
        <w:fldChar w:fldCharType="begin"/>
      </w:r>
      <w:r>
        <w:rPr>
          <w:rFonts w:cs="Times New Roman"/>
        </w:rPr>
        <w:instrText>HYPERLINK\l"_bookmark225"</w:instrText>
      </w:r>
      <w:r w:rsidR="00A14FB4">
        <w:rPr>
          <w:rFonts w:cs="Times New Roman"/>
        </w:rPr>
        <w:fldChar w:fldCharType="separate"/>
      </w:r>
      <w:r>
        <w:rPr>
          <w:rFonts w:cs="Times New Roman"/>
        </w:rPr>
        <w:t>106</w:t>
      </w:r>
      <w:r w:rsidR="00A14FB4">
        <w:rPr>
          <w:rFonts w:cs="Times New Roman"/>
        </w:rPr>
        <w:fldChar w:fldCharType="end"/>
      </w:r>
      <w:r>
        <w:rPr>
          <w:rFonts w:cs="Times New Roman"/>
        </w:rPr>
        <w:t>]</w:t>
      </w:r>
      <w:r>
        <w:rPr>
          <w:rFonts w:cs="Times New Roman"/>
        </w:rPr>
        <w:t>在目标之间传播，推理可用于从现有目标中学习子目标。目前，这一点还未被利用在</w:t>
      </w:r>
      <w:r>
        <w:rPr>
          <w:rFonts w:cs="Times New Roman"/>
        </w:rPr>
        <w:t>CogDial</w:t>
      </w:r>
      <w:r>
        <w:rPr>
          <w:rFonts w:cs="Times New Roman"/>
        </w:rPr>
        <w:t>系统中，但我们相信这点能帮助实现更复杂的对话行为。</w:t>
      </w:r>
    </w:p>
    <w:p w:rsidR="006C0719"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例如：如果Bob告诉智能体去做X，那么智能体将</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的目标分解为</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，那么</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的目标会将它的重要值分给</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w:t>
      </w:r>
      <w:r w:rsidRPr="00430FBF">
        <w:rPr>
          <w:rFonts w:asciiTheme="minorEastAsia" w:eastAsiaTheme="minorEastAsia" w:hAnsiTheme="minorEastAsia" w:hint="eastAsia"/>
          <w:spacing w:val="-7"/>
          <w:lang w:eastAsia="zh-CN"/>
        </w:rPr>
        <w:t>目标（</w:t>
      </w:r>
      <w:r w:rsidRPr="00430FBF">
        <w:rPr>
          <w:rFonts w:asciiTheme="minorEastAsia" w:eastAsiaTheme="minorEastAsia" w:hAnsiTheme="minorEastAsia"/>
          <w:spacing w:val="-7"/>
          <w:lang w:eastAsia="zh-CN"/>
        </w:rPr>
        <w:t>同样，</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的目标会将其重要值分给它的子目标，或者分给执行</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w:t>
      </w:r>
    </w:p>
    <w:p w:rsidR="006C0719" w:rsidRDefault="006C0719" w:rsidP="006C0719">
      <w:pPr>
        <w:pStyle w:val="BodyText"/>
        <w:numPr>
          <w:ilvl w:val="0"/>
          <w:numId w:val="15"/>
        </w:numPr>
        <w:ind w:firstLineChars="0"/>
        <w:rPr>
          <w:rFonts w:eastAsia="Times New Roman" w:cs="Times New Roman"/>
        </w:rPr>
      </w:pPr>
      <w:r>
        <w:rPr>
          <w:rFonts w:eastAsia="Times New Roman" w:cs="Times New Roman"/>
        </w:rPr>
        <w:t xml:space="preserve">Let </w:t>
      </w:r>
      <w:r>
        <w:rPr>
          <w:rFonts w:eastAsia="Times New Roman" w:cs="Times New Roman"/>
          <w:i/>
          <w:spacing w:val="12"/>
        </w:rPr>
        <w:t>I</w:t>
      </w:r>
      <w:r>
        <w:rPr>
          <w:rFonts w:eastAsia="Times New Roman" w:cs="Times New Roman"/>
          <w:spacing w:val="-6"/>
        </w:rPr>
        <w:t>(</w:t>
      </w:r>
      <w:r>
        <w:rPr>
          <w:rFonts w:eastAsia="Times New Roman" w:cs="Times New Roman"/>
          <w:i/>
          <w:spacing w:val="-2"/>
        </w:rPr>
        <w:t>C</w:t>
      </w:r>
      <w:r>
        <w:rPr>
          <w:rFonts w:eastAsia="Times New Roman" w:cs="Times New Roman"/>
        </w:rPr>
        <w:t>,</w:t>
      </w:r>
      <w:r>
        <w:rPr>
          <w:rFonts w:eastAsia="Times New Roman" w:cs="Times New Roman"/>
          <w:spacing w:val="-18"/>
        </w:rPr>
        <w:t xml:space="preserve"> </w:t>
      </w:r>
      <w:r>
        <w:rPr>
          <w:rFonts w:eastAsia="Times New Roman" w:cs="Times New Roman"/>
          <w:i/>
        </w:rPr>
        <w:t>A</w:t>
      </w:r>
      <w:r>
        <w:rPr>
          <w:rFonts w:eastAsia="Times New Roman" w:cs="Times New Roman"/>
        </w:rPr>
        <w:t>,</w:t>
      </w:r>
      <w:r>
        <w:rPr>
          <w:rFonts w:eastAsia="Times New Roman" w:cs="Times New Roman"/>
          <w:spacing w:val="-29"/>
        </w:rPr>
        <w:t xml:space="preserve"> </w:t>
      </w:r>
      <w:r>
        <w:rPr>
          <w:rFonts w:eastAsia="Times New Roman" w:cs="Times New Roman"/>
          <w:i/>
          <w:spacing w:val="5"/>
        </w:rPr>
        <w:t>G</w:t>
      </w:r>
      <w:r>
        <w:rPr>
          <w:rFonts w:eastAsia="Times New Roman" w:cs="Times New Roman"/>
        </w:rPr>
        <w:t>)</w:t>
      </w:r>
      <w:r>
        <w:rPr>
          <w:rFonts w:eastAsia="Times New Roman" w:cs="Times New Roman"/>
          <w:spacing w:val="-5"/>
        </w:rPr>
        <w:t xml:space="preserve"> </w:t>
      </w:r>
      <w:r>
        <w:rPr>
          <w:rFonts w:eastAsia="Times New Roman" w:cs="Times New Roman"/>
        </w:rPr>
        <w:t>denote</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implication</w:t>
      </w:r>
      <w:r>
        <w:rPr>
          <w:rFonts w:eastAsia="Times New Roman" w:cs="Times New Roman"/>
          <w:spacing w:val="-5"/>
        </w:rPr>
        <w:t xml:space="preserve"> </w:t>
      </w:r>
      <w:r>
        <w:rPr>
          <w:rFonts w:eastAsia="Times New Roman" w:cs="Times New Roman"/>
        </w:rPr>
        <w:t>schematical</w:t>
      </w:r>
      <w:r>
        <w:rPr>
          <w:rFonts w:eastAsia="Times New Roman" w:cs="Times New Roman"/>
          <w:spacing w:val="-7"/>
        </w:rPr>
        <w:t>l</w:t>
      </w:r>
      <w:r>
        <w:rPr>
          <w:rFonts w:eastAsia="Times New Roman" w:cs="Times New Roman"/>
        </w:rPr>
        <w:t>y</w:t>
      </w:r>
      <w:r>
        <w:rPr>
          <w:rFonts w:eastAsia="Times New Roman" w:cs="Times New Roman"/>
          <w:spacing w:val="-5"/>
        </w:rPr>
        <w:t xml:space="preserve"> </w:t>
      </w:r>
      <w:r>
        <w:rPr>
          <w:rFonts w:eastAsia="Times New Roman" w:cs="Times New Roman"/>
        </w:rPr>
        <w:t>denoted</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 xml:space="preserve">ImplicationLink </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ANDLink</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 xml:space="preserve">  Context</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 xml:space="preserve">  Schema</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Goal</w:t>
      </w:r>
    </w:p>
    <w:p w:rsidR="006C0719" w:rsidRPr="006C0719" w:rsidRDefault="006C0719" w:rsidP="006C0719">
      <w:pPr>
        <w:pStyle w:val="ListParagraph"/>
        <w:numPr>
          <w:ilvl w:val="0"/>
          <w:numId w:val="15"/>
        </w:numPr>
        <w:spacing w:line="200" w:lineRule="exact"/>
        <w:ind w:firstLineChars="0"/>
        <w:rPr>
          <w:sz w:val="20"/>
          <w:szCs w:val="20"/>
        </w:rPr>
      </w:pPr>
    </w:p>
    <w:p w:rsidR="006C0719" w:rsidRPr="004F3B6D" w:rsidRDefault="006C0719" w:rsidP="006C0719">
      <w:pPr>
        <w:pStyle w:val="BodyText"/>
        <w:numPr>
          <w:ilvl w:val="0"/>
          <w:numId w:val="15"/>
        </w:numPr>
        <w:ind w:firstLineChars="0"/>
        <w:rPr>
          <w:rFonts w:eastAsia="Times New Roman" w:cs="Times New Roman"/>
        </w:rPr>
      </w:pPr>
      <w:r>
        <w:rPr>
          <w:rFonts w:eastAsia="Times New Roman" w:cs="Times New Roman"/>
        </w:rPr>
        <w:t>as used by OpenPsi. Then we may let</w:t>
      </w:r>
    </w:p>
    <w:p w:rsidR="006C0719" w:rsidRPr="006C0719" w:rsidRDefault="006C0719" w:rsidP="006C0719">
      <w:pPr>
        <w:pStyle w:val="ListParagraph"/>
        <w:numPr>
          <w:ilvl w:val="0"/>
          <w:numId w:val="15"/>
        </w:numPr>
        <w:spacing w:before="22"/>
        <w:ind w:firstLineChars="0"/>
        <w:jc w:val="right"/>
        <w:rPr>
          <w:rFonts w:ascii="Times New Roman" w:hAnsi="Times New Roman"/>
          <w:sz w:val="24"/>
          <w:szCs w:val="24"/>
        </w:rPr>
      </w:pPr>
      <w:r w:rsidRPr="006C0719">
        <w:rPr>
          <w:rFonts w:ascii="Times New Roman" w:hAnsi="Times New Roman"/>
          <w:i/>
          <w:spacing w:val="3"/>
          <w:sz w:val="24"/>
          <w:szCs w:val="24"/>
        </w:rPr>
        <w:t>w</w:t>
      </w:r>
      <w:r w:rsidRPr="006C0719">
        <w:rPr>
          <w:rFonts w:ascii="Times New Roman" w:hAnsi="Times New Roman"/>
          <w:i/>
          <w:position w:val="-3"/>
          <w:sz w:val="16"/>
          <w:szCs w:val="16"/>
        </w:rPr>
        <w:t>I</w:t>
      </w:r>
      <w:r w:rsidRPr="006C0719">
        <w:rPr>
          <w:rFonts w:ascii="Times New Roman" w:hAnsi="Times New Roman"/>
          <w:i/>
          <w:spacing w:val="38"/>
          <w:position w:val="-3"/>
          <w:sz w:val="16"/>
          <w:szCs w:val="16"/>
        </w:rPr>
        <w:t xml:space="preserve"> </w:t>
      </w:r>
      <w:r w:rsidRPr="006C0719">
        <w:rPr>
          <w:rFonts w:ascii="Times New Roman" w:hAnsi="Times New Roman"/>
          <w:w w:val="115"/>
          <w:sz w:val="24"/>
          <w:szCs w:val="24"/>
        </w:rPr>
        <w:t>=</w:t>
      </w:r>
      <w:r w:rsidRPr="006C0719">
        <w:rPr>
          <w:rFonts w:ascii="Times New Roman" w:hAnsi="Times New Roman"/>
          <w:spacing w:val="3"/>
          <w:w w:val="115"/>
          <w:sz w:val="24"/>
          <w:szCs w:val="24"/>
        </w:rPr>
        <w:t xml:space="preserve"> </w:t>
      </w:r>
      <w:r w:rsidRPr="006C0719">
        <w:rPr>
          <w:rFonts w:ascii="Times New Roman" w:hAnsi="Times New Roman"/>
          <w:i/>
          <w:sz w:val="24"/>
          <w:szCs w:val="24"/>
        </w:rPr>
        <w:t>s</w:t>
      </w:r>
      <w:r w:rsidRPr="006C0719">
        <w:rPr>
          <w:rFonts w:ascii="Times New Roman" w:hAnsi="Times New Roman"/>
          <w:i/>
          <w:spacing w:val="-10"/>
          <w:sz w:val="24"/>
          <w:szCs w:val="24"/>
        </w:rPr>
        <w:t xml:space="preserve"> </w:t>
      </w:r>
      <w:r w:rsidRPr="006C0719">
        <w:rPr>
          <w:rFonts w:ascii="Lucida Sans Unicode" w:eastAsia="Lucida Sans Unicode" w:hAnsi="Lucida Sans Unicode" w:cs="Lucida Sans Unicode"/>
          <w:w w:val="80"/>
          <w:sz w:val="24"/>
          <w:szCs w:val="24"/>
        </w:rPr>
        <w:t>∗</w:t>
      </w:r>
      <w:r w:rsidRPr="006C0719">
        <w:rPr>
          <w:rFonts w:ascii="Lucida Sans Unicode" w:eastAsia="Lucida Sans Unicode" w:hAnsi="Lucida Sans Unicode" w:cs="Lucida Sans Unicode"/>
          <w:spacing w:val="-12"/>
          <w:w w:val="80"/>
          <w:sz w:val="24"/>
          <w:szCs w:val="24"/>
        </w:rPr>
        <w:t xml:space="preserve"> </w:t>
      </w:r>
      <w:r w:rsidRPr="006C0719">
        <w:rPr>
          <w:rFonts w:ascii="Times New Roman" w:hAnsi="Times New Roman"/>
          <w:i/>
          <w:sz w:val="24"/>
          <w:szCs w:val="24"/>
        </w:rPr>
        <w:t>c</w:t>
      </w:r>
      <w:bookmarkStart w:id="151" w:name="OLE_LINK28"/>
      <w:r w:rsidRPr="006C0719">
        <w:rPr>
          <w:rFonts w:ascii="Times New Roman" w:hAnsi="Times New Roman" w:hint="eastAsia"/>
          <w:i/>
          <w:sz w:val="24"/>
          <w:szCs w:val="24"/>
        </w:rPr>
        <w:tab/>
        <w:t xml:space="preserve">    </w:t>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t xml:space="preserve">       </w:t>
      </w:r>
      <w:r w:rsidRPr="006C0719">
        <w:rPr>
          <w:rFonts w:ascii="Times New Roman" w:hAnsi="Times New Roman" w:hint="eastAsia"/>
          <w:iCs/>
          <w:sz w:val="24"/>
          <w:szCs w:val="24"/>
        </w:rPr>
        <w:t>（</w:t>
      </w:r>
      <w:r w:rsidRPr="006C0719">
        <w:rPr>
          <w:rFonts w:ascii="Times New Roman" w:hAnsi="Times New Roman" w:hint="eastAsia"/>
          <w:iCs/>
          <w:sz w:val="24"/>
          <w:szCs w:val="24"/>
        </w:rPr>
        <w:t>4-1</w:t>
      </w:r>
      <w:r w:rsidRPr="006C0719">
        <w:rPr>
          <w:rFonts w:ascii="Times New Roman" w:hAnsi="Times New Roman" w:hint="eastAsia"/>
          <w:iCs/>
          <w:sz w:val="24"/>
          <w:szCs w:val="24"/>
        </w:rPr>
        <w:t>）</w:t>
      </w:r>
    </w:p>
    <w:bookmarkEnd w:id="151"/>
    <w:p w:rsidR="006C0719" w:rsidRPr="006C0719" w:rsidRDefault="006C0719" w:rsidP="006C0719">
      <w:pPr>
        <w:pStyle w:val="ListParagraph"/>
        <w:numPr>
          <w:ilvl w:val="0"/>
          <w:numId w:val="15"/>
        </w:numPr>
        <w:spacing w:before="15" w:line="240" w:lineRule="exact"/>
        <w:ind w:firstLineChars="0"/>
        <w:rPr>
          <w:sz w:val="24"/>
          <w:szCs w:val="24"/>
        </w:rPr>
      </w:pPr>
    </w:p>
    <w:p w:rsidR="006C0719" w:rsidRDefault="006C0719" w:rsidP="006C0719">
      <w:pPr>
        <w:pStyle w:val="BodyText"/>
        <w:numPr>
          <w:ilvl w:val="0"/>
          <w:numId w:val="15"/>
        </w:numPr>
        <w:ind w:firstLineChars="0"/>
        <w:rPr>
          <w:rFonts w:eastAsia="Times New Roman" w:cs="Times New Roman"/>
        </w:rPr>
      </w:pPr>
      <w:r>
        <w:rPr>
          <w:rFonts w:eastAsia="Times New Roman" w:cs="Times New Roman"/>
          <w:spacing w:val="-6"/>
        </w:rPr>
        <w:t>w</w:t>
      </w:r>
      <w:r>
        <w:rPr>
          <w:rFonts w:eastAsia="Times New Roman" w:cs="Times New Roman"/>
        </w:rPr>
        <w:t>here</w:t>
      </w:r>
      <w:r>
        <w:rPr>
          <w:rFonts w:eastAsia="Times New Roman" w:cs="Times New Roman"/>
          <w:spacing w:val="-5"/>
        </w:rPr>
        <w:t xml:space="preserve"> </w:t>
      </w:r>
      <w:r>
        <w:rPr>
          <w:rFonts w:eastAsia="Times New Roman" w:cs="Times New Roman"/>
          <w:i/>
        </w:rPr>
        <w:t>s</w:t>
      </w:r>
      <w:r>
        <w:rPr>
          <w:rFonts w:eastAsia="Times New Roman" w:cs="Times New Roman"/>
          <w:i/>
          <w:spacing w:val="-15"/>
        </w:rPr>
        <w:t xml:space="preserve"> </w:t>
      </w:r>
      <w:r>
        <w:rPr>
          <w:rFonts w:eastAsia="Times New Roman" w:cs="Times New Roman"/>
        </w:rPr>
        <w:t>and</w:t>
      </w:r>
      <w:r>
        <w:rPr>
          <w:rFonts w:eastAsia="Times New Roman" w:cs="Times New Roman"/>
          <w:spacing w:val="-15"/>
        </w:rPr>
        <w:t xml:space="preserve"> </w:t>
      </w:r>
      <w:r>
        <w:rPr>
          <w:rFonts w:eastAsia="Times New Roman" w:cs="Times New Roman"/>
          <w:i/>
        </w:rPr>
        <w:t>c</w:t>
      </w:r>
      <w:r>
        <w:rPr>
          <w:rFonts w:eastAsia="Times New Roman" w:cs="Times New Roman"/>
          <w:i/>
          <w:spacing w:val="-15"/>
        </w:rPr>
        <w:t xml:space="preserve"> </w:t>
      </w:r>
      <w:r>
        <w:rPr>
          <w:rFonts w:eastAsia="Times New Roman" w:cs="Times New Roman"/>
        </w:rPr>
        <w:t>denote</w:t>
      </w:r>
      <w:r>
        <w:rPr>
          <w:rFonts w:eastAsia="Times New Roman" w:cs="Times New Roman"/>
          <w:spacing w:val="-15"/>
        </w:rPr>
        <w:t xml:space="preserve"> </w:t>
      </w:r>
      <w:r>
        <w:rPr>
          <w:rFonts w:eastAsia="Times New Roman" w:cs="Times New Roman"/>
        </w:rPr>
        <w:t>the</w:t>
      </w:r>
      <w:r>
        <w:rPr>
          <w:rFonts w:eastAsia="Times New Roman" w:cs="Times New Roman"/>
          <w:spacing w:val="-15"/>
        </w:rPr>
        <w:t xml:space="preserve"> </w:t>
      </w:r>
      <w:r>
        <w:rPr>
          <w:rFonts w:eastAsia="Times New Roman" w:cs="Times New Roman"/>
        </w:rPr>
        <w:t>strength</w:t>
      </w:r>
      <w:r>
        <w:rPr>
          <w:rFonts w:eastAsia="Times New Roman" w:cs="Times New Roman"/>
          <w:spacing w:val="-15"/>
        </w:rPr>
        <w:t xml:space="preserve"> </w:t>
      </w:r>
      <w:r>
        <w:rPr>
          <w:rFonts w:eastAsia="Times New Roman" w:cs="Times New Roman"/>
        </w:rPr>
        <w:t>and</w:t>
      </w:r>
      <w:r>
        <w:rPr>
          <w:rFonts w:eastAsia="Times New Roman" w:cs="Times New Roman"/>
          <w:spacing w:val="-15"/>
        </w:rPr>
        <w:t xml:space="preserve"> </w:t>
      </w:r>
      <w:r>
        <w:rPr>
          <w:rFonts w:eastAsia="Times New Roman" w:cs="Times New Roman"/>
        </w:rPr>
        <w:t>conﬁdence</w:t>
      </w:r>
      <w:r>
        <w:rPr>
          <w:rFonts w:eastAsia="Times New Roman" w:cs="Times New Roman"/>
          <w:spacing w:val="-15"/>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the</w:t>
      </w:r>
      <w:r>
        <w:rPr>
          <w:rFonts w:eastAsia="Times New Roman" w:cs="Times New Roman"/>
          <w:spacing w:val="-16"/>
        </w:rPr>
        <w:t xml:space="preserve"> </w:t>
      </w:r>
      <w:r>
        <w:rPr>
          <w:rFonts w:eastAsia="Times New Roman" w:cs="Times New Roman"/>
        </w:rPr>
        <w:t>implication</w:t>
      </w:r>
      <w:r>
        <w:rPr>
          <w:rFonts w:eastAsia="Times New Roman" w:cs="Times New Roman"/>
          <w:spacing w:val="-9"/>
        </w:rPr>
        <w:t xml:space="preserve"> </w:t>
      </w:r>
      <w:r>
        <w:rPr>
          <w:rFonts w:eastAsia="Times New Roman" w:cs="Times New Roman"/>
          <w:i/>
          <w:spacing w:val="12"/>
        </w:rPr>
        <w:t>I</w:t>
      </w:r>
      <w:r>
        <w:rPr>
          <w:rFonts w:eastAsia="Times New Roman" w:cs="Times New Roman"/>
        </w:rPr>
        <w:t>;</w:t>
      </w:r>
      <w:r>
        <w:rPr>
          <w:rFonts w:eastAsia="Times New Roman" w:cs="Times New Roman"/>
          <w:spacing w:val="-12"/>
        </w:rPr>
        <w:t xml:space="preserve"> </w:t>
      </w:r>
      <w:r>
        <w:rPr>
          <w:rFonts w:eastAsia="Times New Roman" w:cs="Times New Roman"/>
        </w:rPr>
        <w:t>and</w:t>
      </w:r>
      <w:r>
        <w:rPr>
          <w:rFonts w:eastAsia="Times New Roman" w:cs="Times New Roman"/>
          <w:spacing w:val="-16"/>
        </w:rPr>
        <w:t xml:space="preserve"> </w:t>
      </w:r>
      <w:r>
        <w:rPr>
          <w:rFonts w:eastAsia="Times New Roman" w:cs="Times New Roman"/>
        </w:rPr>
        <w:t>let</w:t>
      </w:r>
      <w:r>
        <w:rPr>
          <w:rFonts w:eastAsia="Times New Roman" w:cs="Times New Roman"/>
          <w:spacing w:val="-15"/>
        </w:rPr>
        <w:t xml:space="preserve"> </w:t>
      </w:r>
      <w:r>
        <w:rPr>
          <w:rFonts w:eastAsia="Times New Roman" w:cs="Times New Roman"/>
          <w:i/>
        </w:rPr>
        <w:t>S</w:t>
      </w:r>
      <w:r>
        <w:rPr>
          <w:rFonts w:eastAsia="Times New Roman" w:cs="Times New Roman"/>
          <w:i/>
          <w:spacing w:val="-26"/>
        </w:rPr>
        <w:t xml:space="preserve"> </w:t>
      </w:r>
      <w:r>
        <w:rPr>
          <w:rFonts w:eastAsia="Times New Roman" w:cs="Times New Roman"/>
          <w:i/>
        </w:rPr>
        <w:t>T</w:t>
      </w:r>
      <w:r>
        <w:rPr>
          <w:rFonts w:eastAsia="Times New Roman" w:cs="Times New Roman"/>
          <w:i/>
          <w:spacing w:val="-29"/>
        </w:rPr>
        <w:t xml:space="preserve"> </w:t>
      </w:r>
      <w:r>
        <w:rPr>
          <w:rFonts w:eastAsia="Times New Roman" w:cs="Times New Roman"/>
          <w:i/>
          <w:spacing w:val="-5"/>
        </w:rPr>
        <w:t>I</w:t>
      </w:r>
      <w:r>
        <w:rPr>
          <w:rFonts w:eastAsia="Times New Roman" w:cs="Times New Roman"/>
          <w:i/>
          <w:position w:val="-3"/>
          <w:sz w:val="16"/>
          <w:szCs w:val="16"/>
        </w:rPr>
        <w:t>G</w:t>
      </w:r>
      <w:r>
        <w:rPr>
          <w:rFonts w:eastAsia="Times New Roman" w:cs="Times New Roman"/>
          <w:i/>
          <w:spacing w:val="18"/>
          <w:position w:val="-3"/>
          <w:sz w:val="16"/>
          <w:szCs w:val="16"/>
        </w:rPr>
        <w:t xml:space="preserve"> </w:t>
      </w:r>
      <w:r>
        <w:rPr>
          <w:rFonts w:eastAsia="Times New Roman" w:cs="Times New Roman"/>
        </w:rPr>
        <w:t>denote</w:t>
      </w:r>
      <w:r>
        <w:rPr>
          <w:rFonts w:eastAsia="Times New Roman" w:cs="Times New Roman"/>
          <w:w w:val="99"/>
        </w:rPr>
        <w:t xml:space="preserve"> </w:t>
      </w:r>
      <w:r>
        <w:rPr>
          <w:rFonts w:eastAsia="Times New Roman" w:cs="Times New Roman"/>
        </w:rPr>
        <w:t>the</w:t>
      </w:r>
      <w:r>
        <w:rPr>
          <w:rFonts w:eastAsia="Times New Roman" w:cs="Times New Roman"/>
          <w:spacing w:val="-10"/>
        </w:rPr>
        <w:t xml:space="preserve"> </w:t>
      </w:r>
      <w:r>
        <w:rPr>
          <w:rFonts w:eastAsia="Times New Roman" w:cs="Times New Roman"/>
        </w:rPr>
        <w:t>Sho</w:t>
      </w:r>
      <w:r>
        <w:rPr>
          <w:rFonts w:eastAsia="Times New Roman" w:cs="Times New Roman"/>
          <w:spacing w:val="4"/>
        </w:rPr>
        <w:t>r</w:t>
      </w:r>
      <w:r>
        <w:rPr>
          <w:rFonts w:eastAsia="Times New Roman" w:cs="Times New Roman"/>
        </w:rPr>
        <w:t>t</w:t>
      </w:r>
      <w:r>
        <w:rPr>
          <w:rFonts w:eastAsia="Times New Roman" w:cs="Times New Roman"/>
          <w:spacing w:val="-25"/>
        </w:rPr>
        <w:t>T</w:t>
      </w:r>
      <w:r>
        <w:rPr>
          <w:rFonts w:eastAsia="Times New Roman" w:cs="Times New Roman"/>
        </w:rPr>
        <w:t>e</w:t>
      </w:r>
      <w:r>
        <w:rPr>
          <w:rFonts w:eastAsia="Times New Roman" w:cs="Times New Roman"/>
          <w:spacing w:val="4"/>
        </w:rPr>
        <w:t>r</w:t>
      </w:r>
      <w:r>
        <w:rPr>
          <w:rFonts w:eastAsia="Times New Roman" w:cs="Times New Roman"/>
        </w:rPr>
        <w:t>mImpo</w:t>
      </w:r>
      <w:r>
        <w:rPr>
          <w:rFonts w:eastAsia="Times New Roman" w:cs="Times New Roman"/>
          <w:spacing w:val="4"/>
        </w:rPr>
        <w:t>r</w:t>
      </w:r>
      <w:r>
        <w:rPr>
          <w:rFonts w:eastAsia="Times New Roman" w:cs="Times New Roman"/>
        </w:rPr>
        <w:t>tance</w:t>
      </w:r>
      <w:r>
        <w:rPr>
          <w:rFonts w:eastAsia="Times New Roman" w:cs="Times New Roman"/>
          <w:spacing w:val="-9"/>
        </w:rPr>
        <w:t xml:space="preserve"> </w:t>
      </w:r>
      <w:r>
        <w:rPr>
          <w:rFonts w:eastAsia="Times New Roman" w:cs="Times New Roman"/>
        </w:rPr>
        <w:t>(STI)</w:t>
      </w:r>
      <w:r>
        <w:rPr>
          <w:rFonts w:eastAsia="Times New Roman" w:cs="Times New Roman"/>
          <w:spacing w:val="-9"/>
        </w:rPr>
        <w:t xml:space="preserve"> </w:t>
      </w:r>
      <w:r>
        <w:rPr>
          <w:rFonts w:eastAsia="Times New Roman" w:cs="Times New Roman"/>
        </w:rPr>
        <w:t>of</w:t>
      </w:r>
      <w:r>
        <w:rPr>
          <w:rFonts w:eastAsia="Times New Roman" w:cs="Times New Roman"/>
          <w:spacing w:val="-9"/>
        </w:rPr>
        <w:t xml:space="preserve"> </w:t>
      </w:r>
      <w:r>
        <w:rPr>
          <w:rFonts w:eastAsia="Times New Roman" w:cs="Times New Roman"/>
        </w:rPr>
        <w:t>G.</w:t>
      </w:r>
    </w:p>
    <w:p w:rsidR="006C0719" w:rsidRPr="006C0719" w:rsidRDefault="006C0719" w:rsidP="006C0719">
      <w:pPr>
        <w:pStyle w:val="ListParagraph"/>
        <w:numPr>
          <w:ilvl w:val="0"/>
          <w:numId w:val="15"/>
        </w:numPr>
        <w:spacing w:before="18" w:line="200" w:lineRule="exact"/>
        <w:ind w:firstLineChars="0"/>
        <w:rPr>
          <w:sz w:val="20"/>
          <w:szCs w:val="20"/>
        </w:rPr>
      </w:pPr>
    </w:p>
    <w:p w:rsidR="006C0719" w:rsidRDefault="006C0719" w:rsidP="006C0719">
      <w:pPr>
        <w:pStyle w:val="BodyText"/>
        <w:numPr>
          <w:ilvl w:val="0"/>
          <w:numId w:val="15"/>
        </w:numPr>
        <w:ind w:firstLineChars="0"/>
        <w:rPr>
          <w:sz w:val="20"/>
          <w:szCs w:val="20"/>
        </w:rPr>
      </w:pPr>
      <w:r>
        <w:rPr>
          <w:rFonts w:eastAsia="Times New Roman" w:cs="Times New Roman"/>
        </w:rPr>
        <w:t>One</w:t>
      </w:r>
      <w:r>
        <w:rPr>
          <w:rFonts w:eastAsia="Times New Roman" w:cs="Times New Roman"/>
          <w:spacing w:val="-5"/>
        </w:rPr>
        <w:t xml:space="preserve"> </w:t>
      </w:r>
      <w:r>
        <w:rPr>
          <w:rFonts w:eastAsia="Times New Roman" w:cs="Times New Roman"/>
        </w:rPr>
        <w:t>m</w:t>
      </w:r>
      <w:r>
        <w:rPr>
          <w:rFonts w:eastAsia="Times New Roman" w:cs="Times New Roman"/>
          <w:spacing w:val="-10"/>
        </w:rPr>
        <w:t>a</w:t>
      </w:r>
      <w:r>
        <w:rPr>
          <w:rFonts w:eastAsia="Times New Roman" w:cs="Times New Roman"/>
        </w:rPr>
        <w:t>y</w:t>
      </w:r>
      <w:r>
        <w:rPr>
          <w:rFonts w:eastAsia="Times New Roman" w:cs="Times New Roman"/>
          <w:spacing w:val="-5"/>
        </w:rPr>
        <w:t xml:space="preserve"> </w:t>
      </w:r>
      <w:r>
        <w:rPr>
          <w:rFonts w:eastAsia="Times New Roman" w:cs="Times New Roman"/>
        </w:rPr>
        <w:t>then</w:t>
      </w:r>
      <w:r>
        <w:rPr>
          <w:rFonts w:eastAsia="Times New Roman" w:cs="Times New Roman"/>
          <w:spacing w:val="-5"/>
        </w:rPr>
        <w:t xml:space="preserve"> </w:t>
      </w:r>
      <w:r>
        <w:rPr>
          <w:rFonts w:eastAsia="Times New Roman" w:cs="Times New Roman"/>
        </w:rPr>
        <w:t>deﬁne</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spacing w:val="-10"/>
        </w:rPr>
        <w:t>w</w:t>
      </w:r>
      <w:r>
        <w:rPr>
          <w:rFonts w:eastAsia="Times New Roman" w:cs="Times New Roman"/>
        </w:rPr>
        <w:t>eight</w:t>
      </w:r>
      <w:r>
        <w:rPr>
          <w:rFonts w:eastAsia="Times New Roman" w:cs="Times New Roman"/>
          <w:spacing w:val="-5"/>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schema</w:t>
      </w:r>
      <w:r>
        <w:rPr>
          <w:rFonts w:eastAsia="Times New Roman" w:cs="Times New Roman"/>
          <w:spacing w:val="-5"/>
        </w:rPr>
        <w:t xml:space="preserve"> </w:t>
      </w:r>
      <w:r>
        <w:rPr>
          <w:rFonts w:eastAsia="Times New Roman" w:cs="Times New Roman"/>
          <w:i/>
        </w:rPr>
        <w:t>S</w:t>
      </w:r>
      <w:r>
        <w:rPr>
          <w:rFonts w:eastAsia="Times New Roman" w:cs="Times New Roman"/>
          <w:i/>
          <w:spacing w:val="31"/>
        </w:rPr>
        <w:t xml:space="preserve"> </w:t>
      </w:r>
      <w:r>
        <w:rPr>
          <w:rFonts w:eastAsia="Times New Roman" w:cs="Times New Roman"/>
        </w:rPr>
        <w:t>as</w:t>
      </w:r>
    </w:p>
    <w:p w:rsidR="006C0719" w:rsidRDefault="006C0719" w:rsidP="006C0719">
      <w:pPr>
        <w:pStyle w:val="ListParagraph"/>
        <w:numPr>
          <w:ilvl w:val="0"/>
          <w:numId w:val="15"/>
        </w:numPr>
        <w:spacing w:before="14" w:line="220" w:lineRule="exact"/>
        <w:ind w:firstLineChars="0"/>
      </w:pPr>
    </w:p>
    <w:p w:rsidR="006C0719" w:rsidRPr="006C0719" w:rsidRDefault="00A14FB4" w:rsidP="006C0719">
      <w:pPr>
        <w:pStyle w:val="ListParagraph"/>
        <w:numPr>
          <w:ilvl w:val="0"/>
          <w:numId w:val="15"/>
        </w:numPr>
        <w:tabs>
          <w:tab w:val="left" w:pos="779"/>
        </w:tabs>
        <w:spacing w:line="386" w:lineRule="exact"/>
        <w:ind w:right="38" w:firstLineChars="0"/>
        <w:rPr>
          <w:rFonts w:ascii="Times New Roman" w:hAnsi="Times New Roman"/>
          <w:sz w:val="16"/>
          <w:szCs w:val="16"/>
        </w:rPr>
      </w:pPr>
      <w:r w:rsidRPr="00A14FB4">
        <w:rPr>
          <w:noProof/>
        </w:rPr>
        <w:pict>
          <v:group id="组合 31" o:spid="_x0000_s1050" style="position:absolute;left:0;text-align:left;margin-left:312.65pt;margin-top:16.1pt;width:27.7pt;height:.1pt;z-index:-251658240;mso-position-horizontal-relative:page" coordorigin="6254,322" coordsize="5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">
            <v:shape id="任意多边形 32" o:spid="_x0000_s1051" style="position:absolute;left:6254;top:322;width:554;height:2;visibility:visible;mso-wrap-style:square;v-text-anchor:top" coordsize="55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mWsAA&#10;AADbAAAADwAAAGRycy9kb3ducmV2LnhtbERPTWsCMRC9F/wPYYTeaqIFKatRVBRFSqFbD3obNuNm&#10;cTNZNlHXf98cBI+P9z2dd64WN2pD5VnDcKBAEBfeVFxqOPxtPr5AhIhssPZMGh4UYD7rvU0xM/7O&#10;v3TLYylSCIcMNdgYm0zKUFhyGAa+IU7c2bcOY4JtKU2L9xTuajlSaiwdVpwaLDa0slRc8qvTsD9e&#10;HltXhqX6DmOL0q9P+Y/S+r3fLSYgInXxJX66d0bDZ1qfvqQf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YmWsAAAADbAAAADwAAAAAAAAAAAAAAAACYAgAAZHJzL2Rvd25y&#10;ZXYueG1sUEsFBgAAAAAEAAQA9QAAAIUDAAAAAA==&#10;" adj="0,,0" path="m0,0l554,0e" filled="f" strokeweight=".236mm">
              <v:stroke joinstyle="round"/>
              <v:formulas/>
              <v:path arrowok="t" o:connecttype="segments" textboxrect="0,0,554,2"/>
            </v:shape>
            <w10:wrap anchorx="page"/>
          </v:group>
        </w:pict>
      </w:r>
      <w:r w:rsidRPr="00A14FB4">
        <w:rPr>
          <w:noProof/>
        </w:rPr>
        <w:pict>
          <v:shapetype id="_x0000_t202" coordsize="21600,21600" o:spt="202" path="m0,0l0,21600,21600,21600,21600,0xe">
            <v:stroke joinstyle="miter"/>
            <v:path gradientshapeok="t" o:connecttype="rect"/>
          </v:shapetype>
          <v:shape id="文本框 33" o:spid="_x0000_s1052" type="#_x0000_t202" style="position:absolute;left:0;text-align:left;margin-left:290pt;margin-top:14.8pt;width:3.95pt;height:7.95pt;z-index:-2516428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" filled="f" stroked="f">
            <v:textbox style="mso-next-textbox:#文本框 33" inset="0,0,0,0">
              <w:txbxContent>
                <w:p w:rsidR="00E9151B" w:rsidRDefault="00E9151B" w:rsidP="006C0719">
                  <w:pPr>
                    <w:spacing w:line="158" w:lineRule="exact"/>
                    <w:rPr>
                      <w:rFonts w:ascii="Times New Roman" w:hAnsi="Times New Roman" w:cs="Times New Roman"/>
                      <w:sz w:val="16"/>
                      <w:szCs w:val="16"/>
                    </w:rPr>
                  </w:pPr>
                  <w:r>
                    <w:rPr>
                      <w:rFonts w:ascii="Times New Roman" w:hAnsi="Times New Roman" w:cs="Times New Roman"/>
                      <w:i/>
                      <w:sz w:val="16"/>
                      <w:szCs w:val="16"/>
                    </w:rPr>
                    <w:t>S</w:t>
                  </w:r>
                </w:p>
              </w:txbxContent>
            </v:textbox>
            <w10:wrap anchorx="page"/>
          </v:shape>
        </w:pict>
      </w:r>
      <w:r w:rsidR="006C0719" w:rsidRPr="006C0719">
        <w:rPr>
          <w:rFonts w:ascii="Times New Roman" w:hAnsi="Times New Roman"/>
          <w:i/>
          <w:w w:val="110"/>
          <w:sz w:val="24"/>
          <w:szCs w:val="24"/>
        </w:rPr>
        <w:t xml:space="preserve">w </w:t>
      </w:r>
      <w:r w:rsidR="006C0719" w:rsidRPr="006C0719">
        <w:rPr>
          <w:rFonts w:ascii="Times New Roman" w:hAnsi="Times New Roman"/>
          <w:i/>
          <w:spacing w:val="52"/>
          <w:w w:val="110"/>
          <w:sz w:val="24"/>
          <w:szCs w:val="24"/>
        </w:rPr>
        <w:t xml:space="preserve"> </w:t>
      </w:r>
      <w:r w:rsidR="006C0719" w:rsidRPr="006C0719">
        <w:rPr>
          <w:rFonts w:ascii="Times New Roman" w:hAnsi="Times New Roman"/>
          <w:w w:val="115"/>
          <w:sz w:val="24"/>
          <w:szCs w:val="24"/>
        </w:rPr>
        <w:t>=</w:t>
      </w:r>
      <w:r w:rsidR="006C0719" w:rsidRPr="006C0719">
        <w:rPr>
          <w:rFonts w:ascii="Times New Roman" w:hAnsi="Times New Roman"/>
          <w:w w:val="115"/>
          <w:sz w:val="24"/>
          <w:szCs w:val="24"/>
        </w:rPr>
        <w:tab/>
      </w:r>
      <w:r w:rsidR="006C0719" w:rsidRPr="006C0719">
        <w:rPr>
          <w:rFonts w:ascii="Times New Roman" w:hAnsi="Times New Roman"/>
          <w:i/>
          <w:w w:val="110"/>
          <w:position w:val="16"/>
          <w:sz w:val="24"/>
          <w:szCs w:val="24"/>
        </w:rPr>
        <w:t>v</w:t>
      </w:r>
      <w:r w:rsidR="006C0719" w:rsidRPr="006C0719">
        <w:rPr>
          <w:rFonts w:ascii="Times New Roman" w:hAnsi="Times New Roman"/>
          <w:i/>
          <w:w w:val="110"/>
          <w:position w:val="13"/>
          <w:sz w:val="16"/>
          <w:szCs w:val="16"/>
        </w:rPr>
        <w:t>S</w:t>
      </w:r>
    </w:p>
    <w:p w:rsidR="006C0719" w:rsidRDefault="006C0719" w:rsidP="006C0719">
      <w:pPr>
        <w:pStyle w:val="BodyText"/>
        <w:numPr>
          <w:ilvl w:val="0"/>
          <w:numId w:val="15"/>
        </w:numPr>
        <w:spacing w:line="23" w:lineRule="atLeast"/>
        <w:ind w:right="3789" w:firstLineChars="0"/>
        <w:jc w:val="center"/>
        <w:rPr>
          <w:rFonts w:ascii="Cambria" w:eastAsia="Cambria" w:hAnsi="Cambria" w:cs="Cambria"/>
        </w:rPr>
      </w:pPr>
      <w:r>
        <w:rPr>
          <w:rFonts w:ascii="Cambria" w:eastAsia="Cambria" w:hAnsi="Cambria" w:cs="Cambria"/>
          <w:w w:val="115"/>
        </w:rPr>
        <w:t>∑</w:t>
      </w:r>
    </w:p>
    <w:p w:rsidR="006C0719" w:rsidRPr="006C0719" w:rsidRDefault="006C0719" w:rsidP="006C0719">
      <w:pPr>
        <w:pStyle w:val="ListParagraph"/>
        <w:numPr>
          <w:ilvl w:val="0"/>
          <w:numId w:val="15"/>
        </w:numPr>
        <w:spacing w:line="195" w:lineRule="exact"/>
        <w:ind w:right="3593" w:firstLineChars="0"/>
        <w:rPr>
          <w:rFonts w:ascii="Times New Roman" w:hAnsi="Times New Roman"/>
          <w:sz w:val="16"/>
          <w:szCs w:val="16"/>
        </w:rPr>
      </w:pPr>
      <w:r w:rsidRPr="006C0719">
        <w:rPr>
          <w:rFonts w:ascii="Times New Roman" w:hAnsi="Times New Roman"/>
          <w:i/>
          <w:sz w:val="16"/>
          <w:szCs w:val="16"/>
        </w:rPr>
        <w:t>R</w:t>
      </w:r>
      <w:r w:rsidRPr="006C0719">
        <w:rPr>
          <w:rFonts w:ascii="Times New Roman" w:hAnsi="Times New Roman"/>
          <w:i/>
          <w:spacing w:val="5"/>
          <w:sz w:val="16"/>
          <w:szCs w:val="16"/>
        </w:rPr>
        <w:t xml:space="preserve"> </w:t>
      </w:r>
      <w:r w:rsidRPr="006C0719">
        <w:rPr>
          <w:rFonts w:ascii="Times New Roman" w:hAnsi="Times New Roman"/>
          <w:i/>
          <w:position w:val="5"/>
          <w:sz w:val="24"/>
          <w:szCs w:val="24"/>
        </w:rPr>
        <w:t>v</w:t>
      </w:r>
      <w:r w:rsidRPr="006C0719">
        <w:rPr>
          <w:rFonts w:ascii="Times New Roman" w:hAnsi="Times New Roman"/>
          <w:i/>
          <w:position w:val="1"/>
          <w:sz w:val="16"/>
          <w:szCs w:val="16"/>
        </w:rPr>
        <w:t>R</w:t>
      </w:r>
    </w:p>
    <w:p w:rsidR="006C0719" w:rsidRPr="006C0719" w:rsidRDefault="006C0719" w:rsidP="006C0719">
      <w:pPr>
        <w:pStyle w:val="ListParagraph"/>
        <w:numPr>
          <w:ilvl w:val="0"/>
          <w:numId w:val="15"/>
        </w:numPr>
        <w:spacing w:before="22"/>
        <w:ind w:firstLineChars="0"/>
        <w:jc w:val="right"/>
        <w:rPr>
          <w:sz w:val="24"/>
          <w:szCs w:val="24"/>
        </w:rPr>
      </w:pPr>
      <w:bookmarkStart w:id="152" w:name="OLE_LINK29"/>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Cs/>
          <w:sz w:val="24"/>
          <w:szCs w:val="24"/>
        </w:rPr>
        <w:t>（</w:t>
      </w:r>
      <w:r w:rsidRPr="006C0719">
        <w:rPr>
          <w:rFonts w:ascii="Times New Roman" w:hAnsi="Times New Roman" w:hint="eastAsia"/>
          <w:iCs/>
          <w:sz w:val="24"/>
          <w:szCs w:val="24"/>
        </w:rPr>
        <w:t>4-2</w:t>
      </w:r>
      <w:r w:rsidRPr="006C0719">
        <w:rPr>
          <w:rFonts w:ascii="Times New Roman" w:hAnsi="Times New Roman" w:hint="eastAsia"/>
          <w:iCs/>
          <w:sz w:val="24"/>
          <w:szCs w:val="24"/>
        </w:rPr>
        <w:t>）</w:t>
      </w:r>
    </w:p>
    <w:bookmarkEnd w:id="152"/>
    <w:p w:rsidR="006C0719" w:rsidRDefault="006C0719" w:rsidP="006C0719">
      <w:pPr>
        <w:pStyle w:val="BodyText"/>
        <w:numPr>
          <w:ilvl w:val="0"/>
          <w:numId w:val="15"/>
        </w:numPr>
        <w:spacing w:before="68"/>
        <w:ind w:firstLineChars="0"/>
        <w:rPr>
          <w:rFonts w:cs="Times New Roman"/>
          <w:i/>
          <w:sz w:val="12"/>
          <w:szCs w:val="12"/>
        </w:rPr>
      </w:pPr>
      <w:r>
        <w:rPr>
          <w:rFonts w:ascii="宋体" w:hAnsi="宋体" w:cs="宋体" w:hint="eastAsia"/>
          <w:spacing w:val="-6"/>
        </w:rPr>
        <w:t>其中</w:t>
      </w:r>
      <w:r>
        <w:rPr>
          <w:rFonts w:cs="Times New Roman"/>
          <w:i/>
          <w:sz w:val="12"/>
          <w:szCs w:val="12"/>
        </w:rPr>
        <w:tab/>
        <w:t>i</w:t>
      </w:r>
      <w:r>
        <w:rPr>
          <w:rFonts w:cs="Times New Roman"/>
          <w:i/>
          <w:sz w:val="12"/>
          <w:szCs w:val="12"/>
        </w:rPr>
        <w:tab/>
        <w:t>i</w:t>
      </w:r>
      <w:r>
        <w:rPr>
          <w:rFonts w:cs="Times New Roman"/>
          <w:i/>
          <w:sz w:val="12"/>
          <w:szCs w:val="12"/>
        </w:rPr>
        <w:tab/>
        <w:t>i</w:t>
      </w:r>
    </w:p>
    <w:p w:rsidR="006C0719" w:rsidRPr="006C0719" w:rsidRDefault="006C0719" w:rsidP="006C0719">
      <w:pPr>
        <w:pStyle w:val="ListParagraph"/>
        <w:numPr>
          <w:ilvl w:val="0"/>
          <w:numId w:val="15"/>
        </w:numPr>
        <w:spacing w:before="3" w:line="130" w:lineRule="exact"/>
        <w:ind w:firstLineChars="0"/>
        <w:rPr>
          <w:sz w:val="13"/>
          <w:szCs w:val="13"/>
        </w:rPr>
      </w:pPr>
      <w:r w:rsidRPr="006C0719">
        <w:rPr>
          <w:sz w:val="13"/>
          <w:szCs w:val="13"/>
        </w:rPr>
        <w:t>More complex forms are also interesting, e.g.</w:t>
      </w:r>
    </w:p>
    <w:p w:rsidR="006C0719" w:rsidRDefault="006C0719" w:rsidP="006C0719">
      <w:pPr>
        <w:pStyle w:val="BodyText"/>
        <w:numPr>
          <w:ilvl w:val="0"/>
          <w:numId w:val="15"/>
        </w:numPr>
        <w:spacing w:before="68"/>
        <w:ind w:firstLineChars="0"/>
        <w:rPr>
          <w:rFonts w:cs="Times New Roman"/>
          <w:sz w:val="12"/>
          <w:szCs w:val="12"/>
        </w:rPr>
      </w:pPr>
    </w:p>
    <w:p w:rsidR="006C0719" w:rsidRPr="006C0719" w:rsidRDefault="006C0719" w:rsidP="006C0719">
      <w:pPr>
        <w:pStyle w:val="ListParagraph"/>
        <w:numPr>
          <w:ilvl w:val="0"/>
          <w:numId w:val="15"/>
        </w:numPr>
        <w:spacing w:before="46"/>
        <w:ind w:right="997" w:firstLineChars="0"/>
        <w:rPr>
          <w:rFonts w:ascii="Times New Roman" w:hAnsi="Times New Roman"/>
          <w:sz w:val="16"/>
          <w:szCs w:val="16"/>
        </w:rPr>
      </w:pPr>
      <w:r w:rsidRPr="006C0719">
        <w:rPr>
          <w:rFonts w:ascii="Times New Roman" w:hAnsi="Times New Roman"/>
          <w:i/>
          <w:spacing w:val="-1"/>
          <w:sz w:val="16"/>
          <w:szCs w:val="16"/>
        </w:rPr>
        <w:t>I</w:t>
      </w:r>
      <w:r w:rsidRPr="006C0719">
        <w:rPr>
          <w:rFonts w:ascii="Times New Roman" w:hAnsi="Times New Roman"/>
          <w:i/>
          <w:spacing w:val="9"/>
          <w:position w:val="-1"/>
          <w:sz w:val="12"/>
          <w:szCs w:val="12"/>
        </w:rPr>
        <w:t>i</w:t>
      </w:r>
      <w:r w:rsidRPr="006C0719">
        <w:rPr>
          <w:rFonts w:ascii="Times New Roman" w:hAnsi="Times New Roman"/>
          <w:spacing w:val="-4"/>
          <w:sz w:val="16"/>
          <w:szCs w:val="16"/>
        </w:rPr>
        <w:t>(</w:t>
      </w:r>
      <w:r w:rsidRPr="006C0719">
        <w:rPr>
          <w:rFonts w:ascii="Times New Roman" w:hAnsi="Times New Roman"/>
          <w:i/>
          <w:spacing w:val="3"/>
          <w:sz w:val="16"/>
          <w:szCs w:val="16"/>
        </w:rPr>
        <w:t>C</w:t>
      </w:r>
      <w:r w:rsidRPr="006C0719">
        <w:rPr>
          <w:rFonts w:ascii="Times New Roman" w:hAnsi="Times New Roman"/>
          <w:i/>
          <w:spacing w:val="9"/>
          <w:position w:val="-1"/>
          <w:sz w:val="12"/>
          <w:szCs w:val="12"/>
        </w:rPr>
        <w:t>i</w:t>
      </w:r>
      <w:r w:rsidRPr="006C0719">
        <w:rPr>
          <w:rFonts w:ascii="Times New Roman" w:hAnsi="Times New Roman"/>
          <w:sz w:val="16"/>
          <w:szCs w:val="16"/>
        </w:rPr>
        <w:t>,</w:t>
      </w:r>
      <w:r w:rsidRPr="006C0719">
        <w:rPr>
          <w:rFonts w:ascii="Times New Roman" w:hAnsi="Times New Roman"/>
          <w:i/>
          <w:sz w:val="16"/>
          <w:szCs w:val="16"/>
        </w:rPr>
        <w:t>S</w:t>
      </w:r>
      <w:r w:rsidRPr="006C0719">
        <w:rPr>
          <w:rFonts w:ascii="Times New Roman" w:hAnsi="Times New Roman"/>
          <w:i/>
          <w:spacing w:val="-4"/>
          <w:sz w:val="16"/>
          <w:szCs w:val="16"/>
        </w:rPr>
        <w:t xml:space="preserve"> </w:t>
      </w:r>
      <w:r w:rsidRPr="006C0719">
        <w:rPr>
          <w:rFonts w:ascii="Times New Roman" w:hAnsi="Times New Roman"/>
          <w:spacing w:val="-6"/>
          <w:sz w:val="16"/>
          <w:szCs w:val="16"/>
        </w:rPr>
        <w:t>,</w:t>
      </w:r>
      <w:r w:rsidRPr="006C0719">
        <w:rPr>
          <w:rFonts w:ascii="Times New Roman" w:hAnsi="Times New Roman"/>
          <w:i/>
          <w:spacing w:val="4"/>
          <w:sz w:val="16"/>
          <w:szCs w:val="16"/>
        </w:rPr>
        <w:t>G</w:t>
      </w:r>
      <w:r w:rsidRPr="006C0719">
        <w:rPr>
          <w:rFonts w:ascii="Times New Roman" w:hAnsi="Times New Roman"/>
          <w:i/>
          <w:spacing w:val="9"/>
          <w:position w:val="-1"/>
          <w:sz w:val="12"/>
          <w:szCs w:val="12"/>
        </w:rPr>
        <w:t>i</w:t>
      </w:r>
      <w:r w:rsidRPr="006C0719">
        <w:rPr>
          <w:rFonts w:ascii="Times New Roman" w:hAnsi="Times New Roman"/>
          <w:sz w:val="16"/>
          <w:szCs w:val="16"/>
        </w:rPr>
        <w:t>)</w:t>
      </w:r>
    </w:p>
    <w:p w:rsidR="006C0719" w:rsidRPr="006C0719" w:rsidRDefault="006C0719" w:rsidP="006C0719">
      <w:pPr>
        <w:pStyle w:val="ListParagraph"/>
        <w:numPr>
          <w:ilvl w:val="0"/>
          <w:numId w:val="15"/>
        </w:numPr>
        <w:spacing w:before="22"/>
        <w:ind w:firstLineChars="0"/>
        <w:jc w:val="right"/>
        <w:rPr>
          <w:rFonts w:ascii="Times New Roman" w:hAnsi="Times New Roman"/>
          <w:sz w:val="16"/>
          <w:szCs w:val="16"/>
        </w:rPr>
      </w:pP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Cs/>
          <w:sz w:val="24"/>
          <w:szCs w:val="24"/>
        </w:rPr>
        <w:t>（</w:t>
      </w:r>
      <w:r w:rsidRPr="006C0719">
        <w:rPr>
          <w:rFonts w:ascii="Times New Roman" w:hAnsi="Times New Roman" w:hint="eastAsia"/>
          <w:iCs/>
          <w:sz w:val="24"/>
          <w:szCs w:val="24"/>
        </w:rPr>
        <w:t>4-4</w:t>
      </w:r>
      <w:r w:rsidRPr="006C0719">
        <w:rPr>
          <w:rFonts w:ascii="Times New Roman" w:hAnsi="Times New Roman" w:hint="eastAsia"/>
          <w:iCs/>
          <w:sz w:val="24"/>
          <w:szCs w:val="24"/>
        </w:rPr>
        <w:t>）</w:t>
      </w:r>
    </w:p>
    <w:p w:rsidR="006C0719" w:rsidRPr="006C0719" w:rsidRDefault="006C0719" w:rsidP="006C0719">
      <w:pPr>
        <w:pStyle w:val="ListParagraph"/>
        <w:numPr>
          <w:ilvl w:val="0"/>
          <w:numId w:val="15"/>
        </w:numPr>
        <w:spacing w:line="200" w:lineRule="exact"/>
        <w:ind w:firstLineChars="0"/>
        <w:rPr>
          <w:sz w:val="20"/>
          <w:szCs w:val="20"/>
        </w:rPr>
      </w:pPr>
    </w:p>
    <w:p w:rsidR="006C0719" w:rsidRDefault="006C0719" w:rsidP="006C0719">
      <w:pPr>
        <w:pStyle w:val="BodyText"/>
        <w:numPr>
          <w:ilvl w:val="0"/>
          <w:numId w:val="15"/>
        </w:numPr>
        <w:spacing w:line="358" w:lineRule="auto"/>
        <w:ind w:right="117" w:firstLineChars="0"/>
        <w:jc w:val="both"/>
        <w:rPr>
          <w:rFonts w:eastAsia="Times New Roman" w:cs="Times New Roman"/>
        </w:rPr>
      </w:pPr>
      <w:r w:rsidRPr="000528F4">
        <w:rPr>
          <w:spacing w:val="-6"/>
        </w:rPr>
        <w:t>w</w:t>
      </w:r>
      <w:r w:rsidRPr="000528F4">
        <w:t>here</w:t>
      </w:r>
      <w:r w:rsidRPr="000528F4">
        <w:rPr>
          <w:spacing w:val="3"/>
        </w:rPr>
        <w:t xml:space="preserve"> </w:t>
      </w:r>
      <w:r w:rsidRPr="000528F4">
        <w:rPr>
          <w:i/>
        </w:rPr>
        <w:t>S</w:t>
      </w:r>
      <w:r w:rsidRPr="000528F4">
        <w:rPr>
          <w:i/>
          <w:spacing w:val="-24"/>
        </w:rPr>
        <w:t xml:space="preserve"> </w:t>
      </w:r>
      <w:r w:rsidRPr="000528F4">
        <w:rPr>
          <w:i/>
        </w:rPr>
        <w:t>T</w:t>
      </w:r>
      <w:r w:rsidRPr="000528F4">
        <w:rPr>
          <w:i/>
          <w:spacing w:val="-26"/>
        </w:rPr>
        <w:t xml:space="preserve"> </w:t>
      </w:r>
      <w:r w:rsidRPr="000528F4">
        <w:rPr>
          <w:i/>
          <w:spacing w:val="12"/>
        </w:rPr>
        <w:t>I</w:t>
      </w:r>
      <w:r w:rsidRPr="000528F4">
        <w:rPr>
          <w:spacing w:val="5"/>
        </w:rPr>
        <w:t>(</w:t>
      </w:r>
      <w:r w:rsidRPr="000528F4">
        <w:rPr>
          <w:i/>
          <w:spacing w:val="12"/>
        </w:rPr>
        <w:t>I</w:t>
      </w:r>
      <w:r w:rsidRPr="000528F4">
        <w:t>)</w:t>
      </w:r>
      <w:r w:rsidRPr="000528F4">
        <w:rPr>
          <w:spacing w:val="3"/>
        </w:rPr>
        <w:t xml:space="preserve"> </w:t>
      </w:r>
      <w:r w:rsidRPr="000528F4">
        <w:t>refers</w:t>
      </w:r>
      <w:r w:rsidRPr="000528F4">
        <w:rPr>
          <w:spacing w:val="4"/>
        </w:rPr>
        <w:t xml:space="preserve"> </w:t>
      </w:r>
      <w:r w:rsidRPr="000528F4">
        <w:t>to</w:t>
      </w:r>
      <w:r w:rsidRPr="000528F4">
        <w:rPr>
          <w:spacing w:val="3"/>
        </w:rPr>
        <w:t xml:space="preserve"> </w:t>
      </w:r>
      <w:r w:rsidRPr="000528F4">
        <w:t>the</w:t>
      </w:r>
      <w:r w:rsidRPr="000528F4">
        <w:rPr>
          <w:spacing w:val="4"/>
        </w:rPr>
        <w:t xml:space="preserve"> </w:t>
      </w:r>
      <w:r w:rsidRPr="000528F4">
        <w:t>STI</w:t>
      </w:r>
      <w:r w:rsidRPr="000528F4">
        <w:rPr>
          <w:spacing w:val="3"/>
        </w:rPr>
        <w:t xml:space="preserve"> </w:t>
      </w:r>
      <w:r w:rsidRPr="000528F4">
        <w:t>of</w:t>
      </w:r>
      <w:r w:rsidRPr="000528F4">
        <w:rPr>
          <w:spacing w:val="4"/>
        </w:rPr>
        <w:t xml:space="preserve"> </w:t>
      </w:r>
      <w:r w:rsidRPr="000528F4">
        <w:t>the</w:t>
      </w:r>
      <w:r w:rsidRPr="000528F4">
        <w:rPr>
          <w:spacing w:val="4"/>
        </w:rPr>
        <w:t xml:space="preserve"> </w:t>
      </w:r>
      <w:r w:rsidRPr="000528F4">
        <w:t>implication</w:t>
      </w:r>
      <w:r w:rsidRPr="000528F4">
        <w:rPr>
          <w:spacing w:val="3"/>
        </w:rPr>
        <w:t xml:space="preserve"> </w:t>
      </w:r>
      <w:r w:rsidRPr="000528F4">
        <w:t>I,</w:t>
      </w:r>
      <w:r w:rsidRPr="000528F4">
        <w:rPr>
          <w:spacing w:val="5"/>
        </w:rPr>
        <w:t xml:space="preserve"> </w:t>
      </w:r>
      <w:r w:rsidRPr="000528F4">
        <w:t>and</w:t>
      </w:r>
      <w:r w:rsidRPr="000528F4">
        <w:rPr>
          <w:spacing w:val="3"/>
        </w:rPr>
        <w:t xml:space="preserve"> </w:t>
      </w:r>
      <w:r w:rsidRPr="000528F4">
        <w:rPr>
          <w:i/>
          <w:spacing w:val="-1"/>
        </w:rPr>
        <w:t>w</w:t>
      </w:r>
      <w:r w:rsidRPr="000528F4">
        <w:rPr>
          <w:spacing w:val="-6"/>
        </w:rPr>
        <w:t>(</w:t>
      </w:r>
      <w:r w:rsidRPr="000528F4">
        <w:rPr>
          <w:i/>
          <w:spacing w:val="5"/>
        </w:rPr>
        <w:t>G</w:t>
      </w:r>
      <w:r w:rsidRPr="000528F4">
        <w:rPr>
          <w:i/>
          <w:spacing w:val="9"/>
          <w:position w:val="-3"/>
          <w:sz w:val="16"/>
          <w:szCs w:val="16"/>
        </w:rPr>
        <w:t>i</w:t>
      </w:r>
      <w:r w:rsidRPr="000528F4">
        <w:t>)</w:t>
      </w:r>
      <w:r w:rsidRPr="000528F4">
        <w:rPr>
          <w:spacing w:val="4"/>
        </w:rPr>
        <w:t xml:space="preserve"> </w:t>
      </w:r>
      <w:r w:rsidRPr="000528F4">
        <w:t>refers</w:t>
      </w:r>
      <w:r w:rsidRPr="000528F4">
        <w:rPr>
          <w:spacing w:val="3"/>
        </w:rPr>
        <w:t xml:space="preserve"> </w:t>
      </w:r>
      <w:r w:rsidRPr="000528F4">
        <w:t>to</w:t>
      </w:r>
      <w:r w:rsidRPr="000528F4">
        <w:rPr>
          <w:spacing w:val="4"/>
        </w:rPr>
        <w:t xml:space="preserve"> </w:t>
      </w:r>
      <w:r w:rsidRPr="000528F4">
        <w:t>the</w:t>
      </w:r>
      <w:r w:rsidRPr="000528F4">
        <w:rPr>
          <w:spacing w:val="4"/>
        </w:rPr>
        <w:t xml:space="preserve"> </w:t>
      </w:r>
      <w:r w:rsidRPr="000528F4">
        <w:t>general,</w:t>
      </w:r>
      <w:r w:rsidRPr="000528F4">
        <w:rPr>
          <w:spacing w:val="4"/>
        </w:rPr>
        <w:t xml:space="preserve"> </w:t>
      </w:r>
      <w:r w:rsidRPr="000528F4">
        <w:t>pe</w:t>
      </w:r>
      <w:r w:rsidRPr="000528F4">
        <w:rPr>
          <w:spacing w:val="-6"/>
        </w:rPr>
        <w:t>r</w:t>
      </w:r>
      <w:r w:rsidRPr="000528F4">
        <w:t>-</w:t>
      </w:r>
      <w:r w:rsidRPr="000528F4">
        <w:rPr>
          <w:w w:val="99"/>
        </w:rPr>
        <w:t xml:space="preserve"> </w:t>
      </w:r>
      <w:r w:rsidRPr="000528F4">
        <w:t>sistent</w:t>
      </w:r>
      <w:r w:rsidRPr="000528F4">
        <w:rPr>
          <w:spacing w:val="22"/>
        </w:rPr>
        <w:t xml:space="preserve"> </w:t>
      </w:r>
      <w:r w:rsidRPr="000528F4">
        <w:t>impo</w:t>
      </w:r>
      <w:r w:rsidRPr="000528F4">
        <w:rPr>
          <w:spacing w:val="4"/>
        </w:rPr>
        <w:t>r</w:t>
      </w:r>
      <w:r w:rsidRPr="000528F4">
        <w:t>tance</w:t>
      </w:r>
      <w:r w:rsidRPr="000528F4">
        <w:rPr>
          <w:spacing w:val="23"/>
        </w:rPr>
        <w:t xml:space="preserve"> </w:t>
      </w:r>
      <w:r w:rsidRPr="000528F4">
        <w:t>of</w:t>
      </w:r>
      <w:r w:rsidRPr="000528F4">
        <w:rPr>
          <w:spacing w:val="22"/>
        </w:rPr>
        <w:t xml:space="preserve"> </w:t>
      </w:r>
      <w:r w:rsidRPr="000528F4">
        <w:t>the</w:t>
      </w:r>
      <w:r w:rsidRPr="000528F4">
        <w:rPr>
          <w:spacing w:val="23"/>
        </w:rPr>
        <w:t xml:space="preserve"> </w:t>
      </w:r>
      <w:r w:rsidRPr="000528F4">
        <w:t>goal</w:t>
      </w:r>
      <w:r w:rsidRPr="000528F4">
        <w:rPr>
          <w:spacing w:val="16"/>
        </w:rPr>
        <w:t xml:space="preserve"> </w:t>
      </w:r>
      <w:r w:rsidRPr="000528F4">
        <w:rPr>
          <w:i/>
          <w:spacing w:val="5"/>
        </w:rPr>
        <w:t>G</w:t>
      </w:r>
      <w:r w:rsidRPr="000528F4">
        <w:rPr>
          <w:i/>
          <w:position w:val="-3"/>
          <w:sz w:val="16"/>
          <w:szCs w:val="16"/>
        </w:rPr>
        <w:t>i</w:t>
      </w:r>
      <w:r w:rsidRPr="000528F4">
        <w:rPr>
          <w:i/>
          <w:spacing w:val="11"/>
          <w:position w:val="-3"/>
          <w:sz w:val="16"/>
          <w:szCs w:val="16"/>
        </w:rPr>
        <w:t xml:space="preserve"> </w:t>
      </w:r>
      <w:r w:rsidRPr="000528F4">
        <w:t>to</w:t>
      </w:r>
      <w:r w:rsidRPr="000528F4">
        <w:rPr>
          <w:spacing w:val="23"/>
        </w:rPr>
        <w:t xml:space="preserve"> </w:t>
      </w:r>
      <w:r w:rsidRPr="000528F4">
        <w:t>that</w:t>
      </w:r>
      <w:r w:rsidRPr="000528F4">
        <w:rPr>
          <w:spacing w:val="22"/>
        </w:rPr>
        <w:t xml:space="preserve"> </w:t>
      </w:r>
      <w:r w:rsidRPr="000528F4">
        <w:t>pa</w:t>
      </w:r>
      <w:r w:rsidRPr="000528F4">
        <w:rPr>
          <w:spacing w:val="4"/>
        </w:rPr>
        <w:t>r</w:t>
      </w:r>
      <w:r w:rsidRPr="000528F4">
        <w:t>ticular</w:t>
      </w:r>
      <w:r w:rsidRPr="000528F4">
        <w:rPr>
          <w:spacing w:val="23"/>
        </w:rPr>
        <w:t xml:space="preserve"> </w:t>
      </w:r>
      <w:r w:rsidRPr="000528F4">
        <w:t>system</w:t>
      </w:r>
      <w:r w:rsidRPr="000528F4">
        <w:rPr>
          <w:spacing w:val="22"/>
        </w:rPr>
        <w:t xml:space="preserve"> </w:t>
      </w:r>
      <w:r w:rsidRPr="000528F4">
        <w:t>(</w:t>
      </w:r>
      <w:r w:rsidRPr="000528F4">
        <w:rPr>
          <w:spacing w:val="-6"/>
        </w:rPr>
        <w:t>w</w:t>
      </w:r>
      <w:r w:rsidRPr="000528F4">
        <w:t>hich</w:t>
      </w:r>
      <w:r w:rsidRPr="000528F4">
        <w:rPr>
          <w:spacing w:val="22"/>
        </w:rPr>
        <w:t xml:space="preserve"> </w:t>
      </w:r>
      <w:r w:rsidRPr="000528F4">
        <w:t>is</w:t>
      </w:r>
      <w:r>
        <w:t xml:space="preserve"> </w:t>
      </w:r>
      <w:r>
        <w:rPr>
          <w:rFonts w:eastAsia="Times New Roman" w:cs="Times New Roman"/>
        </w:rPr>
        <w:t>di</w:t>
      </w:r>
      <w:r>
        <w:rPr>
          <w:rFonts w:ascii="Palatino" w:eastAsia="Times New Roman" w:hAnsi="Palatino" w:cs="Palatino"/>
        </w:rPr>
        <w:t>ﬀ</w:t>
      </w:r>
      <w:r>
        <w:rPr>
          <w:rFonts w:eastAsia="Times New Roman" w:cs="Times New Roman"/>
        </w:rPr>
        <w:t>erent</w:t>
      </w:r>
      <w:r>
        <w:rPr>
          <w:rFonts w:eastAsia="Times New Roman" w:cs="Times New Roman"/>
          <w:spacing w:val="23"/>
        </w:rPr>
        <w:t xml:space="preserve"> </w:t>
      </w:r>
      <w:r>
        <w:rPr>
          <w:rFonts w:eastAsia="Times New Roman" w:cs="Times New Roman"/>
        </w:rPr>
        <w:t>than</w:t>
      </w:r>
      <w:r>
        <w:rPr>
          <w:rFonts w:eastAsia="Times New Roman" w:cs="Times New Roman"/>
          <w:spacing w:val="23"/>
        </w:rPr>
        <w:t xml:space="preserve"> </w:t>
      </w:r>
      <w:r>
        <w:rPr>
          <w:rFonts w:eastAsia="Times New Roman" w:cs="Times New Roman"/>
        </w:rPr>
        <w:t>the</w:t>
      </w:r>
      <w:r>
        <w:rPr>
          <w:rFonts w:eastAsia="Times New Roman" w:cs="Times New Roman"/>
          <w:w w:val="99"/>
        </w:rPr>
        <w:t xml:space="preserve"> </w:t>
      </w:r>
      <w:r>
        <w:rPr>
          <w:rFonts w:eastAsia="Times New Roman" w:cs="Times New Roman"/>
        </w:rPr>
        <w:t>sho</w:t>
      </w:r>
      <w:r>
        <w:rPr>
          <w:rFonts w:eastAsia="Times New Roman" w:cs="Times New Roman"/>
          <w:spacing w:val="4"/>
        </w:rPr>
        <w:t>r</w:t>
      </w:r>
      <w:r>
        <w:rPr>
          <w:rFonts w:eastAsia="Times New Roman" w:cs="Times New Roman"/>
        </w:rPr>
        <w:t>t-te</w:t>
      </w:r>
      <w:r>
        <w:rPr>
          <w:rFonts w:eastAsia="Times New Roman" w:cs="Times New Roman"/>
          <w:spacing w:val="4"/>
        </w:rPr>
        <w:t>r</w:t>
      </w:r>
      <w:r>
        <w:rPr>
          <w:rFonts w:eastAsia="Times New Roman" w:cs="Times New Roman"/>
        </w:rPr>
        <w:t>m</w:t>
      </w:r>
      <w:r>
        <w:rPr>
          <w:rFonts w:eastAsia="Times New Roman" w:cs="Times New Roman"/>
          <w:spacing w:val="-7"/>
        </w:rPr>
        <w:t xml:space="preserve"> </w:t>
      </w:r>
      <w:r>
        <w:rPr>
          <w:rFonts w:eastAsia="Times New Roman" w:cs="Times New Roman"/>
        </w:rPr>
        <w:t>impo</w:t>
      </w:r>
      <w:r>
        <w:rPr>
          <w:rFonts w:eastAsia="Times New Roman" w:cs="Times New Roman"/>
          <w:spacing w:val="4"/>
        </w:rPr>
        <w:t>r</w:t>
      </w:r>
      <w:r>
        <w:rPr>
          <w:rFonts w:eastAsia="Times New Roman" w:cs="Times New Roman"/>
        </w:rPr>
        <w:t>tance</w:t>
      </w:r>
      <w:r>
        <w:rPr>
          <w:rFonts w:eastAsia="Times New Roman" w:cs="Times New Roman"/>
          <w:spacing w:val="-7"/>
        </w:rPr>
        <w:t xml:space="preserve"> </w:t>
      </w:r>
      <w:r>
        <w:rPr>
          <w:rFonts w:eastAsia="Times New Roman" w:cs="Times New Roman"/>
        </w:rPr>
        <w:t>of</w:t>
      </w:r>
      <w:r>
        <w:rPr>
          <w:rFonts w:eastAsia="Times New Roman" w:cs="Times New Roman"/>
          <w:spacing w:val="-6"/>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goal</w:t>
      </w:r>
      <w:r>
        <w:rPr>
          <w:rFonts w:eastAsia="Times New Roman" w:cs="Times New Roman"/>
          <w:spacing w:val="-6"/>
        </w:rPr>
        <w:t xml:space="preserve"> </w:t>
      </w:r>
      <w:r>
        <w:rPr>
          <w:rFonts w:eastAsia="Times New Roman" w:cs="Times New Roman"/>
        </w:rPr>
        <w:t>to</w:t>
      </w:r>
      <w:r>
        <w:rPr>
          <w:rFonts w:eastAsia="Times New Roman" w:cs="Times New Roman"/>
          <w:spacing w:val="-7"/>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system</w:t>
      </w:r>
      <w:r>
        <w:rPr>
          <w:rFonts w:eastAsia="Times New Roman" w:cs="Times New Roman"/>
          <w:spacing w:val="-6"/>
        </w:rPr>
        <w:t xml:space="preserve"> </w:t>
      </w:r>
      <w:r>
        <w:rPr>
          <w:rFonts w:eastAsia="Times New Roman" w:cs="Times New Roman"/>
        </w:rPr>
        <w:t>at</w:t>
      </w:r>
      <w:r>
        <w:rPr>
          <w:rFonts w:eastAsia="Times New Roman" w:cs="Times New Roman"/>
          <w:spacing w:val="-7"/>
        </w:rPr>
        <w:t xml:space="preserve"> </w:t>
      </w:r>
      <w:r>
        <w:rPr>
          <w:rFonts w:eastAsia="Times New Roman" w:cs="Times New Roman"/>
        </w:rPr>
        <w:t>that</w:t>
      </w:r>
      <w:r>
        <w:rPr>
          <w:rFonts w:eastAsia="Times New Roman" w:cs="Times New Roman"/>
          <w:spacing w:val="-6"/>
        </w:rPr>
        <w:t xml:space="preserve"> </w:t>
      </w:r>
      <w:r>
        <w:rPr>
          <w:rFonts w:eastAsia="Times New Roman" w:cs="Times New Roman"/>
        </w:rPr>
        <w:t>moment).</w:t>
      </w:r>
    </w:p>
    <w:p w:rsidR="000A3AD4" w:rsidRPr="00430FBF" w:rsidRDefault="000A3AD4" w:rsidP="006C0719">
      <w:pPr>
        <w:pStyle w:val="BodyText"/>
        <w:tabs>
          <w:tab w:val="left" w:pos="420"/>
          <w:tab w:val="left" w:pos="1320"/>
          <w:tab w:val="left" w:pos="1540"/>
        </w:tabs>
        <w:spacing w:before="29"/>
        <w:ind w:firstLineChars="0" w:firstLine="0"/>
        <w:rPr>
          <w:rFonts w:asciiTheme="minorEastAsia" w:eastAsiaTheme="minorEastAsia" w:hAnsiTheme="minorEastAsia"/>
          <w:spacing w:val="-7"/>
          <w:lang w:eastAsia="zh-CN"/>
        </w:rPr>
      </w:pPr>
    </w:p>
    <w:bookmarkEnd w:id="144"/>
    <w:p w:rsidR="004A4C13" w:rsidRDefault="00F503ED" w:rsidP="000C6FE5">
      <w:pPr>
        <w:pStyle w:val="Heading3"/>
        <w:numPr>
          <w:ilvl w:val="2"/>
          <w:numId w:val="81"/>
        </w:numPr>
        <w:rPr>
          <w:rFonts w:ascii="宋体" w:eastAsia="宋体" w:hAnsi="宋体" w:cs="宋体"/>
        </w:rPr>
      </w:pPr>
      <w:r>
        <w:rPr>
          <w:rFonts w:ascii="宋体" w:eastAsia="宋体" w:hAnsi="宋体" w:cs="宋体" w:hint="eastAsia"/>
        </w:rPr>
        <w:t>动机驱动</w:t>
      </w:r>
      <w:r w:rsidR="00217215">
        <w:rPr>
          <w:rFonts w:ascii="宋体" w:eastAsia="宋体" w:hAnsi="宋体" w:cs="宋体" w:hint="eastAsia"/>
        </w:rPr>
        <w:t>的</w:t>
      </w:r>
      <w:r>
        <w:rPr>
          <w:rFonts w:ascii="宋体" w:eastAsia="宋体" w:hAnsi="宋体" w:cs="宋体" w:hint="eastAsia"/>
        </w:rPr>
        <w:t>对话控制</w:t>
      </w:r>
      <w:r w:rsidR="00217215">
        <w:rPr>
          <w:rFonts w:ascii="宋体" w:eastAsia="宋体" w:hAnsi="宋体" w:cs="宋体" w:hint="eastAsia"/>
        </w:rPr>
        <w:t>模型</w:t>
      </w:r>
    </w:p>
    <w:p w:rsidR="004A4C13" w:rsidRPr="00AE248D" w:rsidRDefault="004A4C13" w:rsidP="004A4C13">
      <w:pPr>
        <w:pStyle w:val="NormalWeb"/>
        <w:spacing w:before="2" w:after="2"/>
      </w:pPr>
      <w:r w:rsidRPr="00AE248D">
        <w:t>The key steps in our Psi-based dialogue control process are as follows:</w:t>
      </w:r>
    </w:p>
    <w:p w:rsidR="004A4C13" w:rsidRPr="00AE248D" w:rsidRDefault="004A4C13" w:rsidP="004A4C13">
      <w:pPr>
        <w:pStyle w:val="NormalWeb"/>
        <w:numPr>
          <w:ilvl w:val="0"/>
          <w:numId w:val="78"/>
        </w:numPr>
        <w:spacing w:before="2" w:afterLines="0" w:line="288" w:lineRule="auto"/>
      </w:pPr>
      <w:r w:rsidRPr="00AE248D">
        <w:t>Perception</w:t>
      </w:r>
    </w:p>
    <w:p w:rsidR="004A4C13" w:rsidRPr="00AE248D" w:rsidRDefault="004A4C13" w:rsidP="004A4C13">
      <w:pPr>
        <w:pStyle w:val="NormalWeb"/>
        <w:numPr>
          <w:ilvl w:val="0"/>
          <w:numId w:val="78"/>
        </w:numPr>
        <w:spacing w:before="2" w:afterLines="0" w:line="288" w:lineRule="auto"/>
      </w:pPr>
      <w:r w:rsidRPr="00AE248D">
        <w:t>Evaluation of urges and desires</w:t>
      </w:r>
    </w:p>
    <w:p w:rsidR="004A4C13" w:rsidRPr="00AE248D" w:rsidRDefault="004A4C13" w:rsidP="004A4C13">
      <w:pPr>
        <w:pStyle w:val="NormalWeb"/>
        <w:numPr>
          <w:ilvl w:val="0"/>
          <w:numId w:val="78"/>
        </w:numPr>
        <w:spacing w:before="2" w:afterLines="0" w:line="288" w:lineRule="auto"/>
      </w:pPr>
      <w:r w:rsidRPr="00AE248D">
        <w:t>Evaluation of modulator values</w:t>
      </w:r>
    </w:p>
    <w:p w:rsidR="004A4C13" w:rsidRPr="00AE248D" w:rsidRDefault="004A4C13" w:rsidP="004A4C13">
      <w:pPr>
        <w:pStyle w:val="NormalWeb"/>
        <w:numPr>
          <w:ilvl w:val="0"/>
          <w:numId w:val="78"/>
        </w:numPr>
        <w:spacing w:before="2" w:afterLines="0" w:line="288" w:lineRule="auto"/>
      </w:pPr>
      <w:r w:rsidRPr="00AE248D">
        <w:t>Formulation of the current goals</w:t>
      </w:r>
    </w:p>
    <w:p w:rsidR="004A4C13" w:rsidRPr="00AE248D" w:rsidRDefault="004A4C13" w:rsidP="004A4C13">
      <w:pPr>
        <w:pStyle w:val="NormalWeb"/>
        <w:numPr>
          <w:ilvl w:val="0"/>
          <w:numId w:val="78"/>
        </w:numPr>
        <w:spacing w:before="2" w:afterLines="0" w:line="288" w:lineRule="auto"/>
      </w:pPr>
      <w:r w:rsidRPr="00AE248D">
        <w:t>Formulation of currently available actions</w:t>
      </w:r>
    </w:p>
    <w:p w:rsidR="004A4C13" w:rsidRPr="00AE248D" w:rsidRDefault="004A4C13" w:rsidP="004A4C13">
      <w:pPr>
        <w:pStyle w:val="NormalWeb"/>
        <w:numPr>
          <w:ilvl w:val="0"/>
          <w:numId w:val="78"/>
        </w:numPr>
        <w:spacing w:before="2" w:afterLines="0" w:line="288" w:lineRule="auto"/>
      </w:pPr>
      <w:r w:rsidRPr="00AE248D">
        <w:t>Action selection</w:t>
      </w:r>
    </w:p>
    <w:p w:rsidR="004A4C13" w:rsidRPr="00AE248D" w:rsidRDefault="004A4C13" w:rsidP="004A4C13">
      <w:pPr>
        <w:pStyle w:val="NormalWeb"/>
        <w:numPr>
          <w:ilvl w:val="0"/>
          <w:numId w:val="78"/>
        </w:numPr>
        <w:spacing w:before="2" w:afterLines="0" w:line="288" w:lineRule="auto"/>
      </w:pPr>
      <w:r w:rsidRPr="00AE248D">
        <w:t>Action orchestration</w:t>
      </w:r>
    </w:p>
    <w:p w:rsidR="00CB16A5" w:rsidRPr="00AE248D" w:rsidRDefault="00CB16A5" w:rsidP="00CB16A5">
      <w:pPr>
        <w:pStyle w:val="NormalWeb"/>
        <w:spacing w:before="2" w:after="2"/>
      </w:pPr>
      <w:r w:rsidRPr="00AE248D">
        <w:t>For the purpose of simple exposition, we will now step through these 7 steps in sequential order and explain how they come together to enable intelligent, motivation-driven responses in a dialogue context. However, we must emphasize that the actual dynamics in our model are not unidirectional. Alongside the feedforward dynamics in which perceptions trigger actions, the framework also allows for feedback dynamics in which the process of formulating actions guides perception. Diagram XX shows both the feedforward and feedback information flows involved in our model.</w:t>
      </w:r>
    </w:p>
    <w:p w:rsidR="00AA51EF" w:rsidRDefault="00AA51EF" w:rsidP="004A4C13">
      <w:pPr>
        <w:rPr>
          <w:rFonts w:ascii="宋体" w:eastAsia="宋体" w:hAnsi="宋体" w:cs="宋体"/>
        </w:rPr>
      </w:pPr>
    </w:p>
    <w:p w:rsidR="00AA51EF" w:rsidRPr="005C7465" w:rsidRDefault="00376CDA" w:rsidP="000C6FE5">
      <w:pPr>
        <w:outlineLvl w:val="0"/>
        <w:rPr>
          <w:b/>
        </w:rPr>
      </w:pPr>
      <w:r>
        <w:rPr>
          <w:rFonts w:ascii="宋体" w:eastAsia="宋体" w:hAnsi="宋体" w:cs="宋体" w:hint="eastAsia"/>
          <w:b/>
        </w:rPr>
        <w:t xml:space="preserve">Step </w:t>
      </w:r>
      <w:r w:rsidR="00AA51EF" w:rsidRPr="005C7465">
        <w:rPr>
          <w:rFonts w:ascii="宋体" w:eastAsia="宋体" w:hAnsi="宋体" w:cs="宋体" w:hint="eastAsia"/>
          <w:b/>
        </w:rPr>
        <w:t>1.</w:t>
      </w:r>
      <w:r w:rsidR="00AA51EF" w:rsidRPr="005C7465">
        <w:rPr>
          <w:b/>
        </w:rPr>
        <w:t xml:space="preserve"> Perception</w:t>
      </w:r>
    </w:p>
    <w:p w:rsidR="00CB7AF8" w:rsidRDefault="00687216" w:rsidP="00687216">
      <w:pPr>
        <w:pStyle w:val="NormalWeb"/>
        <w:spacing w:before="2" w:after="2"/>
      </w:pPr>
      <w:r>
        <w:t xml:space="preserve">Perception </w:t>
      </w:r>
      <w:r w:rsidRPr="00AE248D">
        <w:t>in our framework involves mapping linguistic and nonlinguistic perceptions into a common logic-based knowledge representation, which is the same one used to represent system goals and actions, and general background knowledge. In our conceptual model of dialogue control, we allow for cognitive dynamics to influence the nature of the mapping from sentences, or from e.g. visual perceptions, into logical representations. In our current prototype implementations, the transformation of linguistic surface forms and visual camera input into logical representations have been primarily feedforward and rule-based.</w:t>
      </w:r>
    </w:p>
    <w:p w:rsidR="00CB7AF8" w:rsidRDefault="00CB7AF8" w:rsidP="00687216">
      <w:pPr>
        <w:pStyle w:val="NormalWeb"/>
        <w:spacing w:before="2" w:after="2"/>
      </w:pPr>
    </w:p>
    <w:p w:rsidR="00CB7AF8" w:rsidRPr="005C7465" w:rsidRDefault="007754BB" w:rsidP="000C6FE5">
      <w:pPr>
        <w:pStyle w:val="NormalWeb"/>
        <w:spacing w:before="2" w:after="2"/>
        <w:outlineLvl w:val="0"/>
        <w:rPr>
          <w:b/>
        </w:rPr>
      </w:pPr>
      <w:r>
        <w:rPr>
          <w:rFonts w:ascii="宋体" w:hAnsi="宋体" w:cs="宋体" w:hint="eastAsia"/>
          <w:b/>
        </w:rPr>
        <w:t xml:space="preserve">Step </w:t>
      </w:r>
      <w:r w:rsidR="00CB7AF8" w:rsidRPr="005C7465">
        <w:rPr>
          <w:b/>
        </w:rPr>
        <w:t>2. Evaluation of Urges and Desires</w:t>
      </w:r>
    </w:p>
    <w:p w:rsidR="00CB7AF8" w:rsidRPr="00AE248D" w:rsidRDefault="00CB7AF8" w:rsidP="00CB7AF8">
      <w:pPr>
        <w:pStyle w:val="NormalWeb"/>
        <w:spacing w:before="2" w:after="2"/>
      </w:pPr>
      <w:r>
        <w:t>Evaluation of Urges and Desires</w:t>
      </w:r>
      <w:r w:rsidRPr="00AE248D">
        <w:t xml:space="preserve">, involves the dialogue control system estimating, at each point in time, the degree to which each of its top-level goals (Ubergoals) and explicitly represented subgoals is fulfilled. For some goals, this will depend only on various predicates evaluated based on the system's current situation. For other goals, this will also depend on internal variables associated with the particular goals (e.g. in a dialogue system with a high motivation to seek novelty, after it has not experienced any novelty for a certain period of time, its novelty Urge may gradually increase in value, representing a steadily increasing boredom). </w:t>
      </w:r>
    </w:p>
    <w:p w:rsidR="00514C3B" w:rsidRDefault="00CB7AF8" w:rsidP="00CB7AF8">
      <w:pPr>
        <w:pStyle w:val="NormalWeb"/>
        <w:spacing w:before="2" w:after="2"/>
      </w:pPr>
      <w:r w:rsidRPr="00AE248D">
        <w:t>The derivation of subgoals for the system's top-level Ubergoals is carried out by probabilistic logical inference. Often this inference will occur via system background processing, independently of the systems real-time dialogue-control behavior. However, in cases where complex and adaptive discourse planning is required (e.g. a debate against a crafty opponent) then inference can also be used in real-time to create new subgoals, which then have their degree of fulfillment evaluated alongside the base-level Urges and Desires and the higher-level goals.</w:t>
      </w:r>
    </w:p>
    <w:p w:rsidR="007628EA" w:rsidRDefault="007628EA" w:rsidP="00CB7AF8">
      <w:pPr>
        <w:pStyle w:val="NormalWeb"/>
        <w:spacing w:before="2" w:after="2"/>
      </w:pPr>
    </w:p>
    <w:p w:rsidR="007628EA" w:rsidRPr="00514C3B" w:rsidRDefault="007754BB" w:rsidP="000C6FE5">
      <w:pPr>
        <w:pStyle w:val="NormalWeb"/>
        <w:spacing w:before="2" w:after="2"/>
        <w:outlineLvl w:val="0"/>
        <w:rPr>
          <w:b/>
        </w:rPr>
      </w:pPr>
      <w:r>
        <w:rPr>
          <w:rFonts w:ascii="宋体" w:hAnsi="宋体" w:cs="宋体" w:hint="eastAsia"/>
          <w:b/>
        </w:rPr>
        <w:t xml:space="preserve">Step </w:t>
      </w:r>
      <w:r w:rsidR="007628EA" w:rsidRPr="00514C3B">
        <w:rPr>
          <w:b/>
        </w:rPr>
        <w:t>3. Evaluation of Modulator Values</w:t>
      </w:r>
    </w:p>
    <w:p w:rsidR="007628EA" w:rsidRPr="00AE248D" w:rsidRDefault="007628EA" w:rsidP="007628EA">
      <w:pPr>
        <w:pStyle w:val="NormalWeb"/>
        <w:spacing w:before="2" w:after="2"/>
      </w:pPr>
      <w:r w:rsidRPr="00AE248D">
        <w:t xml:space="preserve">(Evaluation of Modulator Values) involves evaluation of the modulator parameters that, in accordance with the Psi model, guide the particulars of the system's action selection and action response. </w:t>
      </w:r>
    </w:p>
    <w:p w:rsidR="007628EA" w:rsidRPr="00AE248D" w:rsidRDefault="007628EA" w:rsidP="007628EA">
      <w:pPr>
        <w:pStyle w:val="NormalWeb"/>
        <w:spacing w:before="2" w:after="2"/>
      </w:pPr>
      <w:r w:rsidRPr="00AE248D">
        <w:t>In our prototyping work, we have evaluated the core Psi modulator values as follows:</w:t>
      </w:r>
    </w:p>
    <w:p w:rsidR="007628EA" w:rsidRPr="00AE248D" w:rsidRDefault="007628EA" w:rsidP="007628EA">
      <w:pPr>
        <w:pStyle w:val="NormalWeb"/>
        <w:numPr>
          <w:ilvl w:val="0"/>
          <w:numId w:val="80"/>
        </w:numPr>
        <w:spacing w:before="2" w:afterLines="0" w:line="288" w:lineRule="auto"/>
      </w:pPr>
      <w:r w:rsidRPr="00AE248D">
        <w:t>Valence: Recognition of positive and negative words and phrases in what the human dialogue participant says, and recognition of positive and negative tones in their voice (where the latter is determined by supervised learning models trained based on annotated data).</w:t>
      </w:r>
    </w:p>
    <w:p w:rsidR="007628EA" w:rsidRPr="00AE248D" w:rsidRDefault="007628EA" w:rsidP="007628EA">
      <w:pPr>
        <w:pStyle w:val="NormalWeb"/>
        <w:numPr>
          <w:ilvl w:val="0"/>
          <w:numId w:val="80"/>
        </w:numPr>
        <w:spacing w:before="2" w:afterLines="0" w:line="288" w:lineRule="auto"/>
      </w:pPr>
      <w:r w:rsidRPr="00AE248D">
        <w:t xml:space="preserve">Arousal: </w:t>
      </w:r>
    </w:p>
    <w:p w:rsidR="007628EA" w:rsidRPr="00AE248D" w:rsidRDefault="007628EA" w:rsidP="007628EA">
      <w:pPr>
        <w:pStyle w:val="NormalWeb"/>
        <w:numPr>
          <w:ilvl w:val="1"/>
          <w:numId w:val="80"/>
        </w:numPr>
        <w:spacing w:before="2" w:afterLines="0" w:line="288" w:lineRule="auto"/>
      </w:pPr>
      <w:r w:rsidRPr="00AE248D">
        <w:t>Verbal communication with the dialogue system elicits arousal</w:t>
      </w:r>
    </w:p>
    <w:p w:rsidR="007628EA" w:rsidRPr="00AE248D" w:rsidRDefault="007628EA" w:rsidP="007628EA">
      <w:pPr>
        <w:pStyle w:val="NormalWeb"/>
        <w:numPr>
          <w:ilvl w:val="1"/>
          <w:numId w:val="80"/>
        </w:numPr>
        <w:spacing w:before="2" w:afterLines="0" w:line="288" w:lineRule="auto"/>
      </w:pPr>
      <w:r w:rsidRPr="00AE248D">
        <w:t>Acoustic or verbal cues indicating urgency, or intensity of emotion, will elicit increased arousal</w:t>
      </w:r>
    </w:p>
    <w:p w:rsidR="007628EA" w:rsidRPr="00AE248D" w:rsidRDefault="007628EA" w:rsidP="007628EA">
      <w:pPr>
        <w:pStyle w:val="NormalWeb"/>
        <w:numPr>
          <w:ilvl w:val="0"/>
          <w:numId w:val="80"/>
        </w:numPr>
        <w:spacing w:before="2" w:afterLines="0" w:line="288" w:lineRule="auto"/>
      </w:pPr>
      <w:r w:rsidRPr="00AE248D">
        <w:t xml:space="preserve">Resolution level, in our prototyping work, has been left constant or set inversely proportional to arousal. </w:t>
      </w:r>
    </w:p>
    <w:p w:rsidR="007628EA" w:rsidRPr="00AE248D" w:rsidRDefault="007628EA" w:rsidP="007628EA">
      <w:pPr>
        <w:pStyle w:val="NormalWeb"/>
        <w:numPr>
          <w:ilvl w:val="0"/>
          <w:numId w:val="80"/>
        </w:numPr>
        <w:spacing w:before="2" w:afterLines="0" w:line="288" w:lineRule="auto"/>
      </w:pPr>
      <w:r w:rsidRPr="00AE248D">
        <w:t xml:space="preserve">Selection threshold: </w:t>
      </w:r>
    </w:p>
    <w:p w:rsidR="007628EA" w:rsidRPr="00AE248D" w:rsidRDefault="007628EA" w:rsidP="007628EA">
      <w:pPr>
        <w:pStyle w:val="NormalWeb"/>
        <w:numPr>
          <w:ilvl w:val="1"/>
          <w:numId w:val="80"/>
        </w:numPr>
        <w:spacing w:before="2" w:afterLines="0" w:line="288" w:lineRule="auto"/>
      </w:pPr>
      <w:r w:rsidRPr="00AE248D">
        <w:t>The default selection threshold is a "personality parameter" which controls how "scatterbrained" the dialogue system appears</w:t>
      </w:r>
    </w:p>
    <w:p w:rsidR="007628EA" w:rsidRPr="00AE248D" w:rsidRDefault="007628EA" w:rsidP="007628EA">
      <w:pPr>
        <w:pStyle w:val="NormalWeb"/>
        <w:numPr>
          <w:ilvl w:val="1"/>
          <w:numId w:val="80"/>
        </w:numPr>
        <w:spacing w:before="2" w:afterLines="0" w:line="288" w:lineRule="auto"/>
      </w:pPr>
      <w:r w:rsidRPr="00AE248D">
        <w:t>This parameter can also be adapted, so that e.g. the selection threshold is higher (and the system thus appears more persistent and single-focused) if it is detected that the human dialogue participant is especially serious in orientation in the particular interactions</w:t>
      </w:r>
    </w:p>
    <w:p w:rsidR="007628EA" w:rsidRPr="00AE248D" w:rsidRDefault="007628EA" w:rsidP="007628EA">
      <w:pPr>
        <w:pStyle w:val="NormalWeb"/>
        <w:numPr>
          <w:ilvl w:val="0"/>
          <w:numId w:val="80"/>
        </w:numPr>
        <w:spacing w:before="2" w:afterLines="0" w:line="288" w:lineRule="auto"/>
      </w:pPr>
      <w:r w:rsidRPr="00AE248D">
        <w:t xml:space="preserve">Goal-directedness: </w:t>
      </w:r>
    </w:p>
    <w:p w:rsidR="007628EA" w:rsidRPr="00AE248D" w:rsidRDefault="007628EA" w:rsidP="007628EA">
      <w:pPr>
        <w:pStyle w:val="NormalWeb"/>
        <w:numPr>
          <w:ilvl w:val="1"/>
          <w:numId w:val="80"/>
        </w:numPr>
        <w:spacing w:before="2" w:afterLines="0" w:line="288" w:lineRule="auto"/>
      </w:pPr>
      <w:r w:rsidRPr="00AE248D">
        <w:t>In our experimentation so far, if the human dialogue participant is asking complex questions, then the goal-directedness is high; and if not, then it is assumed that more of a “casual conversation” mode is in place and the goal-directedness is lower.</w:t>
      </w:r>
    </w:p>
    <w:p w:rsidR="007628EA" w:rsidRPr="00AE248D" w:rsidRDefault="007628EA" w:rsidP="007628EA">
      <w:pPr>
        <w:pStyle w:val="NormalWeb"/>
        <w:numPr>
          <w:ilvl w:val="1"/>
          <w:numId w:val="80"/>
        </w:numPr>
        <w:spacing w:before="2" w:afterLines="0" w:line="288" w:lineRule="auto"/>
      </w:pPr>
      <w:r w:rsidRPr="00AE248D">
        <w:t>In future work goal-directedness will need to be varied as part of dialogue planning</w:t>
      </w:r>
    </w:p>
    <w:p w:rsidR="007628EA" w:rsidRPr="00AE248D" w:rsidRDefault="007628EA" w:rsidP="007628EA">
      <w:pPr>
        <w:pStyle w:val="NormalWeb"/>
        <w:numPr>
          <w:ilvl w:val="0"/>
          <w:numId w:val="80"/>
        </w:numPr>
        <w:spacing w:before="2" w:afterLines="0" w:line="288" w:lineRule="auto"/>
      </w:pPr>
      <w:r w:rsidRPr="00AE248D">
        <w:t xml:space="preserve">Securing rate (frequency of background checks): </w:t>
      </w:r>
    </w:p>
    <w:p w:rsidR="007628EA" w:rsidRPr="00AE248D" w:rsidRDefault="007628EA" w:rsidP="007628EA">
      <w:pPr>
        <w:pStyle w:val="NormalWeb"/>
        <w:numPr>
          <w:ilvl w:val="1"/>
          <w:numId w:val="80"/>
        </w:numPr>
        <w:spacing w:before="2" w:afterLines="0" w:line="288" w:lineRule="auto"/>
      </w:pPr>
      <w:r w:rsidRPr="00AE248D">
        <w:t xml:space="preserve">Some novel salient event occurring in the non-linguistic environment should increase the securing rate. </w:t>
      </w:r>
    </w:p>
    <w:p w:rsidR="007628EA" w:rsidRPr="00AE248D" w:rsidRDefault="007628EA" w:rsidP="007628EA">
      <w:pPr>
        <w:pStyle w:val="NormalWeb"/>
        <w:numPr>
          <w:ilvl w:val="1"/>
          <w:numId w:val="80"/>
        </w:numPr>
        <w:spacing w:before="2" w:afterLines="0" w:line="288" w:lineRule="auto"/>
      </w:pPr>
      <w:r w:rsidRPr="00AE248D">
        <w:t xml:space="preserve">Being engaged in a conversation should decrease the securing rate </w:t>
      </w:r>
    </w:p>
    <w:p w:rsidR="00CB7AF8" w:rsidRPr="00AE248D" w:rsidRDefault="00CB7AF8" w:rsidP="00CB7AF8">
      <w:pPr>
        <w:pStyle w:val="NormalWeb"/>
        <w:spacing w:before="2" w:after="2"/>
      </w:pPr>
    </w:p>
    <w:p w:rsidR="00CB7AF8" w:rsidRPr="00AE248D" w:rsidRDefault="00CB7AF8" w:rsidP="00CB7AF8">
      <w:pPr>
        <w:pStyle w:val="NormalWeb"/>
        <w:spacing w:before="2" w:after="2"/>
      </w:pPr>
      <w:r w:rsidRPr="00AE248D">
        <w:t>In our prototyping work, we have generally worked with a relatively limited set of Ubergoals as appropriate for simple dialogic interaction, e.g.</w:t>
      </w:r>
    </w:p>
    <w:p w:rsidR="00CB7AF8" w:rsidRPr="00AE248D" w:rsidRDefault="00CB7AF8" w:rsidP="00CB7AF8">
      <w:pPr>
        <w:pStyle w:val="NormalWeb"/>
        <w:numPr>
          <w:ilvl w:val="0"/>
          <w:numId w:val="79"/>
        </w:numPr>
        <w:spacing w:before="2" w:afterLines="0" w:line="288" w:lineRule="auto"/>
      </w:pPr>
      <w:r w:rsidRPr="00AE248D">
        <w:t>affiliation (positive social interaction), which has been measured in two ways</w:t>
      </w:r>
    </w:p>
    <w:p w:rsidR="00CB7AF8" w:rsidRPr="00AE248D" w:rsidRDefault="00CB7AF8" w:rsidP="00CB7AF8">
      <w:pPr>
        <w:pStyle w:val="NormalWeb"/>
        <w:numPr>
          <w:ilvl w:val="1"/>
          <w:numId w:val="79"/>
        </w:numPr>
        <w:spacing w:before="2" w:afterLines="0" w:line="288" w:lineRule="auto"/>
      </w:pPr>
      <w:r w:rsidRPr="00AE248D">
        <w:t>via a default assumption that any dialogue interaction in which some human responds to the system provides positive “affiliation”</w:t>
      </w:r>
    </w:p>
    <w:p w:rsidR="00CB7AF8" w:rsidRPr="00AE248D" w:rsidRDefault="00CB7AF8" w:rsidP="00CB7AF8">
      <w:pPr>
        <w:pStyle w:val="NormalWeb"/>
        <w:numPr>
          <w:ilvl w:val="1"/>
          <w:numId w:val="79"/>
        </w:numPr>
        <w:spacing w:before="2" w:afterLines="0" w:line="288" w:lineRule="auto"/>
      </w:pPr>
      <w:r w:rsidRPr="00AE248D">
        <w:t>via emotion recognition from text, facial expression and voice, so that positive emotional responses on the part of the human dialogue participant is perceived to provide an amount of extra “affiliation”</w:t>
      </w:r>
    </w:p>
    <w:p w:rsidR="00CB7AF8" w:rsidRPr="00AE248D" w:rsidRDefault="00CB7AF8" w:rsidP="00CB7AF8">
      <w:pPr>
        <w:pStyle w:val="NormalWeb"/>
        <w:numPr>
          <w:ilvl w:val="0"/>
          <w:numId w:val="79"/>
        </w:numPr>
        <w:spacing w:before="2" w:afterLines="0" w:line="288" w:lineRule="auto"/>
      </w:pPr>
      <w:r w:rsidRPr="00AE248D">
        <w:t xml:space="preserve">novelty (exploration), </w:t>
      </w:r>
    </w:p>
    <w:p w:rsidR="00CB7AF8" w:rsidRPr="00AE248D" w:rsidRDefault="00CB7AF8" w:rsidP="00CB7AF8">
      <w:pPr>
        <w:pStyle w:val="NormalWeb"/>
        <w:numPr>
          <w:ilvl w:val="1"/>
          <w:numId w:val="79"/>
        </w:numPr>
        <w:spacing w:before="2" w:afterLines="0" w:line="288" w:lineRule="auto"/>
      </w:pPr>
      <w:r w:rsidRPr="00AE248D">
        <w:t>which has been measured using the probabilistic truth values of the logic expressions in our system's knowledge base (using the grounding of the psychological concept of “novelty” in the mathematics of information theory, according to which a dramatic shift in the truth value of a logical predicate may be considered as “novel”).</w:t>
      </w:r>
    </w:p>
    <w:p w:rsidR="00CB7AF8" w:rsidRPr="00AE248D" w:rsidRDefault="00CB7AF8" w:rsidP="00CB7AF8">
      <w:pPr>
        <w:pStyle w:val="NormalWeb"/>
        <w:numPr>
          <w:ilvl w:val="0"/>
          <w:numId w:val="79"/>
        </w:numPr>
        <w:spacing w:before="2" w:afterLines="0" w:line="288" w:lineRule="auto"/>
      </w:pPr>
      <w:r w:rsidRPr="00AE248D">
        <w:t>knowledge (competence)</w:t>
      </w:r>
    </w:p>
    <w:p w:rsidR="00CB7AF8" w:rsidRPr="00AE248D" w:rsidRDefault="00CB7AF8" w:rsidP="00CB7AF8">
      <w:pPr>
        <w:pStyle w:val="NormalWeb"/>
        <w:numPr>
          <w:ilvl w:val="1"/>
          <w:numId w:val="79"/>
        </w:numPr>
        <w:spacing w:before="2" w:afterLines="0" w:line="288" w:lineRule="auto"/>
      </w:pPr>
      <w:r w:rsidRPr="00AE248D">
        <w:t>which is measured via the probabilistic truth value of new logical relationships entered into the system's knowledge base</w:t>
      </w:r>
    </w:p>
    <w:p w:rsidR="00CB7AF8" w:rsidRPr="00AE248D" w:rsidRDefault="00CB7AF8" w:rsidP="00CB7AF8">
      <w:pPr>
        <w:pStyle w:val="NormalWeb"/>
        <w:numPr>
          <w:ilvl w:val="0"/>
          <w:numId w:val="79"/>
        </w:numPr>
        <w:spacing w:before="2" w:afterLines="0" w:line="288" w:lineRule="auto"/>
      </w:pPr>
      <w:r w:rsidRPr="00AE248D">
        <w:t>aesthetics</w:t>
      </w:r>
    </w:p>
    <w:p w:rsidR="00CB7AF8" w:rsidRPr="00AE248D" w:rsidRDefault="00CB7AF8" w:rsidP="00CB7AF8">
      <w:pPr>
        <w:pStyle w:val="NormalWeb"/>
        <w:numPr>
          <w:ilvl w:val="1"/>
          <w:numId w:val="79"/>
        </w:numPr>
        <w:spacing w:before="2" w:afterLines="0" w:line="288" w:lineRule="auto"/>
      </w:pPr>
      <w:r w:rsidRPr="00AE248D">
        <w:t>which we have estimated in a very rough way based on the variety of emotions expressed by the human dialogue participant, according to the simple assumption that emotional expression is intrinsically aesthetically positive to a small degree</w:t>
      </w:r>
    </w:p>
    <w:p w:rsidR="00514C3B" w:rsidRPr="003F5BB5" w:rsidRDefault="007754BB" w:rsidP="000C6FE5">
      <w:pPr>
        <w:pStyle w:val="NormalWeb"/>
        <w:spacing w:before="2" w:after="2"/>
        <w:outlineLvl w:val="0"/>
        <w:rPr>
          <w:b/>
        </w:rPr>
      </w:pPr>
      <w:r>
        <w:rPr>
          <w:rFonts w:ascii="宋体" w:hAnsi="宋体" w:cs="宋体" w:hint="eastAsia"/>
          <w:b/>
        </w:rPr>
        <w:t xml:space="preserve">Step </w:t>
      </w:r>
      <w:r>
        <w:rPr>
          <w:rFonts w:ascii="宋体" w:hAnsi="宋体" w:cs="宋体"/>
          <w:b/>
        </w:rPr>
        <w:t xml:space="preserve">4. </w:t>
      </w:r>
      <w:r w:rsidR="00514C3B" w:rsidRPr="003F5BB5">
        <w:rPr>
          <w:b/>
        </w:rPr>
        <w:t>Formulation of the Current Goals</w:t>
      </w:r>
    </w:p>
    <w:p w:rsidR="00CB7AF8" w:rsidRPr="00AE248D" w:rsidRDefault="00514C3B" w:rsidP="00514C3B">
      <w:pPr>
        <w:pStyle w:val="NormalWeb"/>
        <w:spacing w:before="2" w:after="2"/>
      </w:pPr>
      <w:r w:rsidRPr="00AE248D">
        <w:t>(Formulation of the Current Goals) involves a weighting aspect, and a more creative and adaptive inference aspect. In the simplest cases, what is involved is just assigning weights to various system goals based on the current modulator values and any internal dynamics associated with the goals. However, in cases where more complex dialogue planning is required, then subgoals will need to be synthesized adaptively in response to the current context, via uncertain inference; the assignment of weights to these subgoals is then done as part of the subgoal learning process.</w:t>
      </w:r>
    </w:p>
    <w:p w:rsidR="003F5BB5" w:rsidRDefault="003F5BB5" w:rsidP="00687216">
      <w:pPr>
        <w:pStyle w:val="NormalWeb"/>
        <w:spacing w:before="2" w:after="2"/>
      </w:pPr>
    </w:p>
    <w:p w:rsidR="00687216" w:rsidRPr="003F5BB5" w:rsidRDefault="00AA4BE2" w:rsidP="000C6FE5">
      <w:pPr>
        <w:pStyle w:val="NormalWeb"/>
        <w:spacing w:before="2" w:after="2"/>
        <w:outlineLvl w:val="0"/>
        <w:rPr>
          <w:b/>
        </w:rPr>
      </w:pPr>
      <w:r>
        <w:rPr>
          <w:b/>
        </w:rPr>
        <w:t xml:space="preserve">Step </w:t>
      </w:r>
      <w:r w:rsidR="003F5BB5" w:rsidRPr="003F5BB5">
        <w:rPr>
          <w:b/>
        </w:rPr>
        <w:t>5. Formulation of Currently Available Actions</w:t>
      </w:r>
    </w:p>
    <w:p w:rsidR="0055621A" w:rsidRDefault="003F5BB5" w:rsidP="0055621A">
      <w:pPr>
        <w:pStyle w:val="NormalWeb"/>
        <w:spacing w:before="2" w:after="2"/>
        <w:rPr>
          <w:rFonts w:asciiTheme="minorHAnsi" w:eastAsia="Times New Roman" w:hAnsiTheme="minorHAnsi" w:cstheme="minorBidi"/>
          <w:sz w:val="21"/>
          <w:szCs w:val="22"/>
        </w:rPr>
      </w:pPr>
      <w:r w:rsidRPr="00AE248D">
        <w:t xml:space="preserve">(Formulation of Currently Available Actions) again involves a weighting aspect, and a more creative and adaptive inference aspect. In the simplest cases, what is involved is looking in the system's knowledge base for implications of the conceptual form CONTEXT and ACTION implies GOAL (which we call “Psi implications), and then weighting each such implication according to the current situation (according to mathematics we have outlined in Section </w:t>
      </w:r>
      <w:r w:rsidR="003B15C9">
        <w:t>4.2.2</w:t>
      </w:r>
      <w:r w:rsidRPr="00AE248D">
        <w:t xml:space="preserve"> above). But in cases where more complex dialogue planning is required, then new implications of this form will need to be synthesized based on available knowledge. </w:t>
      </w:r>
    </w:p>
    <w:p w:rsidR="001C1277" w:rsidRPr="00AE248D" w:rsidRDefault="0055621A" w:rsidP="0055621A">
      <w:pPr>
        <w:pStyle w:val="NormalWeb"/>
        <w:spacing w:before="2" w:after="2"/>
      </w:pPr>
      <w:r>
        <w:t xml:space="preserve">In our current prototyping work, we have experimented with dynamic synthesis of such implications in a few situations, for instance when information about user state is only indirectly given and needs to be </w:t>
      </w:r>
      <w:r w:rsidR="001C1277" w:rsidRPr="00AE248D">
        <w:t xml:space="preserve">inferred. Primarily, however, we have relied upon Psi implications that correspond to commonly recognized speech act types, drawn from the SWBD-DAMSL speech act ontology as reviewed in Section </w:t>
      </w:r>
      <w:r w:rsidR="00F75CA6">
        <w:t>1.2.4</w:t>
      </w:r>
      <w:r w:rsidR="001C1277" w:rsidRPr="00AE248D">
        <w:t xml:space="preserve"> above. Via hand-coding Psi implications corresponding to different speech act types, we are able to create a dialogue system covering various everyday human interactions. This system then records its experiences in its logical knowledge base, and recognizes patterns in its experience, enabling it to ongoingly synthesize new Psi implications to guide its future actions.</w:t>
      </w:r>
    </w:p>
    <w:p w:rsidR="001C1277" w:rsidRPr="00AE248D" w:rsidRDefault="001C1277" w:rsidP="001C1277">
      <w:pPr>
        <w:pStyle w:val="NormalWeb"/>
        <w:spacing w:before="2" w:after="2"/>
      </w:pPr>
    </w:p>
    <w:p w:rsidR="001C1277" w:rsidRPr="00AE248D" w:rsidRDefault="001C1277" w:rsidP="000C6FE5">
      <w:pPr>
        <w:pStyle w:val="NormalWeb"/>
        <w:spacing w:before="2" w:after="2"/>
        <w:outlineLvl w:val="0"/>
      </w:pPr>
      <w:r w:rsidRPr="00AE248D">
        <w:t>XXX there are some specific examples from the previous dialogue-system draft that may fit in here XXXX</w:t>
      </w:r>
    </w:p>
    <w:p w:rsidR="0055621A" w:rsidRDefault="0055621A" w:rsidP="001C1277">
      <w:pPr>
        <w:pStyle w:val="NormalWeb"/>
        <w:spacing w:before="2" w:after="2"/>
      </w:pPr>
    </w:p>
    <w:p w:rsidR="001C1277" w:rsidRPr="0055621A" w:rsidRDefault="00AD3E29" w:rsidP="000C6FE5">
      <w:pPr>
        <w:pStyle w:val="NormalWeb"/>
        <w:spacing w:before="2" w:after="2"/>
        <w:outlineLvl w:val="0"/>
        <w:rPr>
          <w:b/>
        </w:rPr>
      </w:pPr>
      <w:r>
        <w:rPr>
          <w:rFonts w:ascii="宋体" w:hAnsi="宋体" w:cs="宋体" w:hint="eastAsia"/>
          <w:b/>
        </w:rPr>
        <w:t xml:space="preserve">Step </w:t>
      </w:r>
      <w:r w:rsidR="0055621A" w:rsidRPr="0055621A">
        <w:rPr>
          <w:b/>
        </w:rPr>
        <w:t>6. Action selection</w:t>
      </w:r>
    </w:p>
    <w:p w:rsidR="001C1277" w:rsidRPr="00AE248D" w:rsidRDefault="001C1277" w:rsidP="001C1277">
      <w:pPr>
        <w:pStyle w:val="NormalWeb"/>
        <w:spacing w:before="2" w:after="2"/>
      </w:pPr>
      <w:r w:rsidRPr="00AE248D">
        <w:t xml:space="preserve">Step 6 (Action selection) occurs according to our adaptation of the Psi model, as we have outlined in Section </w:t>
      </w:r>
      <w:r w:rsidR="00A23AF9">
        <w:t>3.3</w:t>
      </w:r>
      <w:r w:rsidRPr="00AE248D">
        <w:t xml:space="preserve"> above. The logical implications gathered in Step 5 are then evaluated, and actions are stochastically chosen based on multiple factors. Actions involving language production are executed via invocation of the microplanner, which in turn invokes the surface realizer.</w:t>
      </w:r>
    </w:p>
    <w:p w:rsidR="0055621A" w:rsidRDefault="0055621A" w:rsidP="001C1277">
      <w:pPr>
        <w:pStyle w:val="NormalWeb"/>
        <w:spacing w:before="2" w:after="2"/>
      </w:pPr>
    </w:p>
    <w:p w:rsidR="001C1277" w:rsidRPr="00A23AF9" w:rsidRDefault="00AD3E29" w:rsidP="000C6FE5">
      <w:pPr>
        <w:pStyle w:val="NormalWeb"/>
        <w:spacing w:before="2" w:after="2"/>
        <w:outlineLvl w:val="0"/>
        <w:rPr>
          <w:b/>
        </w:rPr>
      </w:pPr>
      <w:r>
        <w:rPr>
          <w:rFonts w:ascii="宋体" w:hAnsi="宋体" w:cs="宋体" w:hint="eastAsia"/>
          <w:b/>
        </w:rPr>
        <w:t xml:space="preserve">Step </w:t>
      </w:r>
      <w:r w:rsidR="0055621A" w:rsidRPr="00A23AF9">
        <w:rPr>
          <w:b/>
        </w:rPr>
        <w:t>7. Action Orchestration</w:t>
      </w:r>
    </w:p>
    <w:p w:rsidR="001C1277" w:rsidRPr="00AE248D" w:rsidRDefault="001C1277" w:rsidP="001C1277">
      <w:pPr>
        <w:pStyle w:val="NormalWeb"/>
        <w:spacing w:before="2" w:after="2"/>
      </w:pPr>
      <w:r w:rsidRPr="00AE248D">
        <w:t>Step 7 (Action orchestration) handles mediation between multiple potentially contradictory system actions. For instance, in a multi-user dialogue context, the system might be answering person A's question with a lengthy answer, and then person B interrupts with a simple Yes-No question. The action selector may suggest a “Yes” response to person B, but the job of deciding when to interrupt the response to A to utter this “Yes”, is left to the Action Orchestration process. In many cases some feedback between action orchestration, action formulation and action selection will be required, for truly flexible and intelligent dialogue behavior.</w:t>
      </w:r>
    </w:p>
    <w:p w:rsidR="000528F4" w:rsidRPr="004A4C13" w:rsidRDefault="000528F4" w:rsidP="003F5BB5">
      <w:pPr>
        <w:rPr>
          <w:rFonts w:ascii="宋体" w:eastAsia="宋体" w:hAnsi="宋体" w:cs="宋体"/>
        </w:rPr>
      </w:pPr>
    </w:p>
    <w:p w:rsidR="000A3AD4" w:rsidRPr="000528F4" w:rsidRDefault="000A3AD4" w:rsidP="000528F4">
      <w:pPr>
        <w:rPr>
          <w:rFonts w:eastAsia="宋体"/>
        </w:rPr>
      </w:pPr>
    </w:p>
    <w:p w:rsidR="008E63E8" w:rsidRDefault="00C63DF4" w:rsidP="000C6FE5">
      <w:pPr>
        <w:pStyle w:val="Heading3"/>
        <w:numPr>
          <w:ilvl w:val="2"/>
          <w:numId w:val="81"/>
        </w:numPr>
        <w:rPr>
          <w:rFonts w:ascii="宋体" w:eastAsia="宋体" w:hAnsi="宋体" w:cs="宋体"/>
        </w:rPr>
      </w:pPr>
      <w:r>
        <w:rPr>
          <w:rFonts w:ascii="宋体" w:eastAsia="宋体" w:hAnsi="宋体" w:cs="宋体" w:hint="eastAsia"/>
        </w:rPr>
        <w:t xml:space="preserve"> 基于概率逻辑推理的语篇管理模型</w:t>
      </w:r>
    </w:p>
    <w:p w:rsidR="008E63E8" w:rsidRPr="00AE248D" w:rsidRDefault="008E63E8" w:rsidP="008E63E8">
      <w:pPr>
        <w:shd w:val="clear" w:color="auto" w:fill="FFFFFF"/>
        <w:rPr>
          <w:rFonts w:ascii="Arial" w:hAnsi="Arial"/>
          <w:color w:val="222222"/>
          <w:sz w:val="20"/>
          <w:szCs w:val="13"/>
        </w:rPr>
      </w:pPr>
      <w:r w:rsidRPr="00AE248D">
        <w:rPr>
          <w:rFonts w:ascii="Arial" w:hAnsi="Arial"/>
          <w:color w:val="222222"/>
          <w:sz w:val="20"/>
          <w:szCs w:val="13"/>
        </w:rPr>
        <w:t>Since the central role in this dialogue control dynamic is played by the system's goals and motivations, the achievement of complex dialogue management using this framework relies on the balancing of goals with multiple time-frames. For instance, if the dialogue system is interacting with person A and has a high-level goal of gathering information about A, it may nevertheless not be intelligent for the system to pursue this high-level goal directly via every utterance it makes. The system must be able to, for example, maintain “gather information about A” as a goal to be pursued over a 30 minute or one hour time-frame, but then be able to prioritize “make A happy” over “gather information about A” on a one-minute time-frame. In this case we simply have Psi implications that are making implications on different time scales, and the goal and action formulation phases of the dialogue process must be able to accommodate this (as they are, even in our current prototype system).</w:t>
      </w:r>
    </w:p>
    <w:p w:rsidR="008E63E8" w:rsidRPr="00AE248D" w:rsidRDefault="008E63E8" w:rsidP="008E63E8">
      <w:pPr>
        <w:shd w:val="clear" w:color="auto" w:fill="FFFFFF"/>
        <w:rPr>
          <w:rFonts w:ascii="Arial" w:hAnsi="Arial"/>
          <w:color w:val="222222"/>
          <w:sz w:val="20"/>
          <w:szCs w:val="13"/>
        </w:rPr>
      </w:pPr>
      <w:r w:rsidRPr="00AE248D">
        <w:rPr>
          <w:rFonts w:ascii="Arial" w:hAnsi="Arial"/>
          <w:color w:val="222222"/>
          <w:sz w:val="20"/>
          <w:szCs w:val="13"/>
        </w:rPr>
        <w:t>PLN as a logic system incorporates temporal reasoning, and is able to carry out planning and reasoning as parts of the same integrated cognitive process (XX). Real-world everyday dialogue structure also contains many “human” elements going beyond logic formalism, e.g. conventional narrative structures (XX); however, we do not attempt to encode these elements explicitly into our system, but rather endeavor that the system may learn these via uncertain inference based on its own experience.</w:t>
      </w:r>
    </w:p>
    <w:p w:rsidR="000A3AD4" w:rsidRPr="008E63E8" w:rsidRDefault="000A3AD4" w:rsidP="008E63E8">
      <w:pPr>
        <w:rPr>
          <w:rFonts w:ascii="宋体" w:eastAsia="宋体" w:hAnsi="宋体" w:cs="宋体"/>
        </w:rPr>
      </w:pPr>
    </w:p>
    <w:p w:rsidR="008E7BE8" w:rsidRDefault="000A3AD4" w:rsidP="000C6FE5">
      <w:pPr>
        <w:pStyle w:val="Heading2"/>
        <w:numPr>
          <w:ilvl w:val="1"/>
          <w:numId w:val="81"/>
        </w:numPr>
        <w:rPr>
          <w:rFonts w:ascii="Yuanti TC Light" w:hAnsi="Yuanti TC Light" w:cs="Yuanti TC Light"/>
        </w:rPr>
      </w:pPr>
      <w:bookmarkStart w:id="153" w:name="_Toc8125"/>
      <w:bookmarkStart w:id="154" w:name="_Toc453623389"/>
      <w:bookmarkStart w:id="155" w:name="_Toc327482452"/>
      <w:r w:rsidRPr="00430FBF">
        <w:rPr>
          <w:rFonts w:ascii="Yuanti TC Light" w:hAnsi="Yuanti TC Light" w:cs="Yuanti TC Light"/>
        </w:rPr>
        <w:t>言语规划器</w:t>
      </w:r>
      <w:bookmarkEnd w:id="153"/>
      <w:bookmarkEnd w:id="154"/>
      <w:bookmarkEnd w:id="155"/>
    </w:p>
    <w:p w:rsidR="000A3AD4" w:rsidRPr="008E7BE8" w:rsidRDefault="008E7BE8" w:rsidP="008E7BE8">
      <w:pPr>
        <w:rPr>
          <w:rFonts w:ascii="宋体" w:eastAsia="宋体" w:hAnsi="宋体" w:cs="宋体"/>
        </w:rPr>
      </w:pPr>
      <w:r>
        <w:rPr>
          <w:rFonts w:ascii="宋体" w:eastAsia="宋体" w:hAnsi="宋体" w:cs="宋体" w:hint="eastAsia"/>
        </w:rPr>
        <w:t>XXX开场白</w:t>
      </w:r>
    </w:p>
    <w:p w:rsidR="000A3AD4" w:rsidRPr="005E6101" w:rsidRDefault="000A3AD4" w:rsidP="000C6FE5">
      <w:pPr>
        <w:pStyle w:val="Heading3"/>
        <w:numPr>
          <w:ilvl w:val="2"/>
          <w:numId w:val="82"/>
        </w:numPr>
      </w:pPr>
      <w:bookmarkStart w:id="156" w:name="_Toc23280"/>
      <w:bookmarkStart w:id="157" w:name="_Toc453623391"/>
      <w:bookmarkStart w:id="158" w:name="_Toc327482454"/>
      <w:r w:rsidRPr="005E6101">
        <w:rPr>
          <w:rFonts w:ascii="Yuanti TC Light" w:hAnsi="Yuanti TC Light" w:cs="Yuanti TC Light"/>
        </w:rPr>
        <w:t>言语行为规划器</w:t>
      </w:r>
      <w:bookmarkEnd w:id="156"/>
      <w:bookmarkEnd w:id="157"/>
      <w:bookmarkEnd w:id="158"/>
    </w:p>
    <w:p w:rsidR="000A3AD4" w:rsidRDefault="000A3AD4" w:rsidP="000A3AD4">
      <w:pPr>
        <w:pStyle w:val="BodyText"/>
        <w:ind w:firstLine="480"/>
        <w:rPr>
          <w:lang w:eastAsia="zh-CN"/>
        </w:rPr>
      </w:pPr>
      <w:r>
        <w:rPr>
          <w:lang w:eastAsia="zh-CN"/>
        </w:rPr>
        <w:t xml:space="preserve">XXXX </w:t>
      </w:r>
      <w:r>
        <w:rPr>
          <w:lang w:eastAsia="zh-CN"/>
        </w:rPr>
        <w:t>这章可能需要调整。针对不同言语行为类型实现相应的言语行为规划</w:t>
      </w:r>
      <w:r>
        <w:rPr>
          <w:lang w:eastAsia="zh-CN"/>
        </w:rPr>
        <w:t xml:space="preserve"> </w:t>
      </w:r>
      <w:r>
        <w:rPr>
          <w:lang w:eastAsia="zh-CN"/>
        </w:rPr>
        <w:t>器，本节主要讨论如何在每个言语行为类型中使用情感计算模型和逻辑推理等进行</w:t>
      </w:r>
      <w:r>
        <w:rPr>
          <w:lang w:eastAsia="zh-CN"/>
        </w:rPr>
        <w:t xml:space="preserve"> </w:t>
      </w:r>
      <w:r>
        <w:rPr>
          <w:lang w:eastAsia="zh-CN"/>
        </w:rPr>
        <w:t>相应的规划</w:t>
      </w:r>
    </w:p>
    <w:p w:rsidR="000A3AD4" w:rsidRDefault="000A3AD4" w:rsidP="000A3AD4">
      <w:pPr>
        <w:pStyle w:val="BodyText"/>
        <w:ind w:firstLine="480"/>
        <w:rPr>
          <w:lang w:eastAsia="zh-CN"/>
        </w:rPr>
      </w:pPr>
      <w:r>
        <w:rPr>
          <w:rFonts w:hint="eastAsia"/>
          <w:lang w:eastAsia="zh-CN"/>
        </w:rPr>
        <w:t>“</w:t>
      </w:r>
      <w:r>
        <w:t>言语行为规划器</w:t>
      </w:r>
      <w:r>
        <w:rPr>
          <w:rFonts w:hint="eastAsia"/>
          <w:lang w:eastAsia="zh-CN"/>
        </w:rPr>
        <w:t>”</w:t>
      </w:r>
      <w:r>
        <w:t>（</w:t>
      </w:r>
      <w:r>
        <w:t>Speech Act Schema</w:t>
      </w:r>
      <w:r>
        <w:t>）是</w:t>
      </w:r>
      <w:r>
        <w:t>CogDial</w:t>
      </w:r>
      <w:r>
        <w:t>的一个核心设计，每个言语行为规划器里包含一种特定的言语行为（</w:t>
      </w:r>
      <w:r>
        <w:t>Speech Act</w:t>
      </w:r>
      <w:r>
        <w:t>），以及与该言语行为对应的特定的认知行为（</w:t>
      </w:r>
      <w:r>
        <w:t>Cognitive Procedure</w:t>
      </w:r>
      <w:r>
        <w:t>）。</w:t>
      </w:r>
      <w:r>
        <w:rPr>
          <w:lang w:eastAsia="zh-CN"/>
        </w:rPr>
        <w:t>每种言语行为规划器都能在不同情况下被激发调用。对于言语行为规划器的选择，我们采用</w:t>
      </w:r>
      <w:r>
        <w:rPr>
          <w:lang w:eastAsia="zh-CN"/>
        </w:rPr>
        <w:t>OpenCog</w:t>
      </w:r>
      <w:r>
        <w:rPr>
          <w:lang w:eastAsia="zh-CN"/>
        </w:rPr>
        <w:t>中的</w:t>
      </w:r>
      <w:r>
        <w:rPr>
          <w:lang w:eastAsia="zh-CN"/>
        </w:rPr>
        <w:t>OpenPsi</w:t>
      </w:r>
      <w:r>
        <w:rPr>
          <w:lang w:eastAsia="zh-CN"/>
        </w:rPr>
        <w:t>的动机驱动模块来执行。</w:t>
      </w:r>
    </w:p>
    <w:p w:rsidR="000A3AD4" w:rsidRDefault="000A3AD4" w:rsidP="000A3AD4">
      <w:pPr>
        <w:pStyle w:val="BodyText"/>
        <w:ind w:firstLine="480"/>
        <w:rPr>
          <w:lang w:eastAsia="zh-CN"/>
        </w:rPr>
      </w:pPr>
      <w:r>
        <w:rPr>
          <w:lang w:eastAsia="zh-CN"/>
        </w:rPr>
        <w:t>CogDial</w:t>
      </w:r>
      <w:r>
        <w:rPr>
          <w:lang w:eastAsia="zh-CN"/>
        </w:rPr>
        <w:t>的总体规划是针对本文第</w:t>
      </w:r>
      <w:r w:rsidR="00A14FB4">
        <w:fldChar w:fldCharType="begin"/>
      </w:r>
      <w:r>
        <w:rPr>
          <w:lang w:eastAsia="zh-CN"/>
        </w:rPr>
        <w:instrText>HYPERLINK\l"_bookmark4"</w:instrText>
      </w:r>
      <w:r w:rsidR="00A14FB4">
        <w:fldChar w:fldCharType="separate"/>
      </w:r>
      <w:r>
        <w:rPr>
          <w:lang w:eastAsia="zh-CN"/>
        </w:rPr>
        <w:t>1</w:t>
      </w:r>
      <w:r w:rsidR="00A14FB4">
        <w:fldChar w:fldCharType="end"/>
      </w:r>
      <w:r>
        <w:rPr>
          <w:lang w:eastAsia="zh-CN"/>
        </w:rPr>
        <w:t>章综述里提到的</w:t>
      </w:r>
      <w:r>
        <w:rPr>
          <w:lang w:eastAsia="zh-CN"/>
        </w:rPr>
        <w:t>42</w:t>
      </w:r>
      <w:r>
        <w:rPr>
          <w:lang w:eastAsia="zh-CN"/>
        </w:rPr>
        <w:t>种</w:t>
      </w:r>
      <w:r>
        <w:rPr>
          <w:lang w:eastAsia="zh-CN"/>
        </w:rPr>
        <w:t>SWBD-DAMSL</w:t>
      </w:r>
      <w:r>
        <w:rPr>
          <w:lang w:eastAsia="zh-CN"/>
        </w:rPr>
        <w:t>言语行为</w:t>
      </w:r>
      <w:r>
        <w:rPr>
          <w:lang w:eastAsia="zh-CN"/>
        </w:rPr>
        <w:t>[</w:t>
      </w:r>
      <w:r w:rsidR="00A14FB4">
        <w:fldChar w:fldCharType="begin"/>
      </w:r>
      <w:r>
        <w:rPr>
          <w:lang w:eastAsia="zh-CN"/>
        </w:rPr>
        <w:instrText>HYPERLINK\l"_bookmark208"</w:instrText>
      </w:r>
      <w:r w:rsidR="00A14FB4">
        <w:fldChar w:fldCharType="separate"/>
      </w:r>
      <w:r>
        <w:rPr>
          <w:lang w:eastAsia="zh-CN"/>
        </w:rPr>
        <w:t>89</w:t>
      </w:r>
      <w:r w:rsidR="00A14FB4">
        <w:fldChar w:fldCharType="end"/>
      </w:r>
      <w:r>
        <w:rPr>
          <w:lang w:eastAsia="zh-CN"/>
        </w:rPr>
        <w:t>]</w:t>
      </w:r>
      <w:r>
        <w:rPr>
          <w:lang w:eastAsia="zh-CN"/>
        </w:rPr>
        <w:t>，实现相应的言语行为规划器。</w:t>
      </w:r>
      <w:r>
        <w:rPr>
          <w:lang w:eastAsia="zh-CN"/>
        </w:rPr>
        <w:t>CogDial</w:t>
      </w:r>
      <w:r>
        <w:rPr>
          <w:lang w:eastAsia="zh-CN"/>
        </w:rPr>
        <w:t>目前只实现了</w:t>
      </w:r>
      <w:r>
        <w:rPr>
          <w:lang w:eastAsia="zh-CN"/>
        </w:rPr>
        <w:t>42</w:t>
      </w:r>
      <w:r>
        <w:rPr>
          <w:lang w:eastAsia="zh-CN"/>
        </w:rPr>
        <w:t>种中的部分言语行为对应的言语行为规划器。另一方面，</w:t>
      </w:r>
      <w:r>
        <w:rPr>
          <w:lang w:eastAsia="zh-CN"/>
        </w:rPr>
        <w:t>CogDial</w:t>
      </w:r>
      <w:r>
        <w:rPr>
          <w:lang w:eastAsia="zh-CN"/>
        </w:rPr>
        <w:t>中的言语行为规划器的设计也绝不局限于这</w:t>
      </w:r>
      <w:r>
        <w:rPr>
          <w:lang w:eastAsia="zh-CN"/>
        </w:rPr>
        <w:t>42</w:t>
      </w:r>
      <w:r>
        <w:rPr>
          <w:lang w:eastAsia="zh-CN"/>
        </w:rPr>
        <w:t>种言语行为，</w:t>
      </w:r>
      <w:r>
        <w:rPr>
          <w:lang w:eastAsia="zh-CN"/>
        </w:rPr>
        <w:t>CogDial</w:t>
      </w:r>
      <w:r>
        <w:rPr>
          <w:lang w:eastAsia="zh-CN"/>
        </w:rPr>
        <w:t>实现了一些言语行为规划器能对应这</w:t>
      </w:r>
      <w:r>
        <w:rPr>
          <w:lang w:eastAsia="zh-CN"/>
        </w:rPr>
        <w:t>42</w:t>
      </w:r>
      <w:r>
        <w:rPr>
          <w:lang w:eastAsia="zh-CN"/>
        </w:rPr>
        <w:t>种中的某两种或多种言语行为，比如我们利用真值回答规划器（</w:t>
      </w:r>
      <w:r>
        <w:rPr>
          <w:lang w:eastAsia="zh-CN"/>
        </w:rPr>
        <w:t>TRUTH VALUE ANSWER schema</w:t>
      </w:r>
      <w:r>
        <w:rPr>
          <w:lang w:eastAsia="zh-CN"/>
        </w:rPr>
        <w:t>）来同时关联其中的</w:t>
      </w:r>
      <w:r>
        <w:rPr>
          <w:lang w:eastAsia="zh-CN"/>
        </w:rPr>
        <w:t>YES QUESTION</w:t>
      </w:r>
      <w:r>
        <w:rPr>
          <w:lang w:eastAsia="zh-CN"/>
        </w:rPr>
        <w:t>和</w:t>
      </w:r>
      <w:r>
        <w:rPr>
          <w:lang w:eastAsia="zh-CN"/>
        </w:rPr>
        <w:t>NO QUESTION</w:t>
      </w:r>
      <w:r>
        <w:rPr>
          <w:lang w:eastAsia="zh-CN"/>
        </w:rPr>
        <w:t>，从而可以将一般疑问句的回答根据真值的大小延伸到</w:t>
      </w:r>
      <w:r>
        <w:rPr>
          <w:rFonts w:hint="eastAsia"/>
          <w:lang w:eastAsia="zh-CN"/>
        </w:rPr>
        <w:t>“</w:t>
      </w:r>
      <w:r>
        <w:rPr>
          <w:lang w:eastAsia="zh-CN"/>
        </w:rPr>
        <w:t>可能</w:t>
      </w:r>
      <w:r>
        <w:rPr>
          <w:rFonts w:hint="eastAsia"/>
          <w:lang w:eastAsia="zh-CN"/>
        </w:rPr>
        <w:t>”“</w:t>
      </w:r>
      <w:r>
        <w:rPr>
          <w:lang w:eastAsia="zh-CN"/>
        </w:rPr>
        <w:t>不确定</w:t>
      </w:r>
      <w:r>
        <w:rPr>
          <w:rFonts w:hint="eastAsia"/>
          <w:lang w:eastAsia="zh-CN"/>
        </w:rPr>
        <w:t>”“</w:t>
      </w:r>
      <w:r>
        <w:rPr>
          <w:lang w:eastAsia="zh-CN"/>
        </w:rPr>
        <w:t>可能不</w:t>
      </w:r>
      <w:r>
        <w:rPr>
          <w:rFonts w:hint="eastAsia"/>
          <w:lang w:eastAsia="zh-CN"/>
        </w:rPr>
        <w:t>”</w:t>
      </w:r>
      <w:r>
        <w:rPr>
          <w:lang w:eastAsia="zh-CN"/>
        </w:rPr>
        <w:t>等，而不仅仅是局限于回答</w:t>
      </w:r>
      <w:r>
        <w:rPr>
          <w:rFonts w:hint="eastAsia"/>
          <w:lang w:eastAsia="zh-CN"/>
        </w:rPr>
        <w:t>“</w:t>
      </w:r>
      <w:r>
        <w:rPr>
          <w:lang w:eastAsia="zh-CN"/>
        </w:rPr>
        <w:t>是</w:t>
      </w:r>
      <w:r>
        <w:rPr>
          <w:rFonts w:hint="eastAsia"/>
          <w:lang w:eastAsia="zh-CN"/>
        </w:rPr>
        <w:t>”</w:t>
      </w:r>
      <w:r>
        <w:rPr>
          <w:lang w:eastAsia="zh-CN"/>
        </w:rPr>
        <w:t>或者</w:t>
      </w:r>
      <w:r>
        <w:rPr>
          <w:rFonts w:hint="eastAsia"/>
          <w:lang w:eastAsia="zh-CN"/>
        </w:rPr>
        <w:t>“</w:t>
      </w:r>
      <w:r>
        <w:rPr>
          <w:lang w:eastAsia="zh-CN"/>
        </w:rPr>
        <w:t>不是</w:t>
      </w:r>
      <w:r>
        <w:rPr>
          <w:rFonts w:hint="eastAsia"/>
          <w:lang w:eastAsia="zh-CN"/>
        </w:rPr>
        <w:t>”</w:t>
      </w:r>
      <w:r>
        <w:rPr>
          <w:lang w:eastAsia="zh-CN"/>
        </w:rPr>
        <w:t>。</w:t>
      </w:r>
      <w:r>
        <w:rPr>
          <w:lang w:eastAsia="zh-CN"/>
        </w:rPr>
        <w:t>CogDial</w:t>
      </w:r>
      <w:r>
        <w:rPr>
          <w:lang w:eastAsia="zh-CN"/>
        </w:rPr>
        <w:t>还根据智能体的具体情况拆分了这</w:t>
      </w:r>
      <w:r>
        <w:rPr>
          <w:lang w:eastAsia="zh-CN"/>
        </w:rPr>
        <w:t>42</w:t>
      </w:r>
      <w:r>
        <w:rPr>
          <w:lang w:eastAsia="zh-CN"/>
        </w:rPr>
        <w:t>种中的某些言语行为，例如，我们针对言语行为</w:t>
      </w:r>
      <w:r>
        <w:rPr>
          <w:rFonts w:hint="eastAsia"/>
          <w:lang w:eastAsia="zh-CN"/>
        </w:rPr>
        <w:t>“</w:t>
      </w:r>
      <w:r>
        <w:rPr>
          <w:lang w:eastAsia="zh-CN"/>
        </w:rPr>
        <w:t>STATEMENT</w:t>
      </w:r>
      <w:r>
        <w:rPr>
          <w:rFonts w:hint="eastAsia"/>
          <w:lang w:eastAsia="zh-CN"/>
        </w:rPr>
        <w:t>”</w:t>
      </w:r>
      <w:r>
        <w:rPr>
          <w:lang w:eastAsia="zh-CN"/>
        </w:rPr>
        <w:t>实现了两个不同的言语行为规划器：回应声明以及智能体自发的用于表达其自身状态和想法等的声明。</w:t>
      </w:r>
    </w:p>
    <w:p w:rsidR="000A3AD4" w:rsidRDefault="000A3AD4" w:rsidP="000A3AD4">
      <w:pPr>
        <w:pStyle w:val="BodyText"/>
        <w:ind w:firstLine="480"/>
        <w:rPr>
          <w:lang w:eastAsia="zh-CN"/>
        </w:rPr>
      </w:pPr>
      <w:r>
        <w:rPr>
          <w:lang w:eastAsia="zh-CN"/>
        </w:rPr>
        <w:t>总的来说，本文虽然没有完全照搬</w:t>
      </w:r>
      <w:r>
        <w:rPr>
          <w:lang w:eastAsia="zh-CN"/>
        </w:rPr>
        <w:t>SWBD-DAMSL</w:t>
      </w:r>
      <w:r>
        <w:rPr>
          <w:lang w:eastAsia="zh-CN"/>
        </w:rPr>
        <w:t>的言语行为分类，但是，该分类体系是来源于对大量人类会话的进行具体分析后的实验结果，也在具体的会话分析和抽象的言语行为理论之间架起了桥梁，使得抽象的言语行为理论在机器上实现变得可行，因此，</w:t>
      </w:r>
      <w:r>
        <w:rPr>
          <w:lang w:eastAsia="zh-CN"/>
        </w:rPr>
        <w:t>SWBD-DAMSL</w:t>
      </w:r>
      <w:r>
        <w:rPr>
          <w:lang w:eastAsia="zh-CN"/>
        </w:rPr>
        <w:t>的言语行为分类体系还是很有借鉴价值的。</w:t>
      </w:r>
    </w:p>
    <w:p w:rsidR="000A3AD4" w:rsidRDefault="000A3AD4" w:rsidP="000A3AD4">
      <w:pPr>
        <w:pStyle w:val="BodyText"/>
        <w:ind w:firstLine="480"/>
      </w:pPr>
      <w:r>
        <w:rPr>
          <w:lang w:eastAsia="zh-CN"/>
        </w:rPr>
        <w:t>要实现上述的言语行为规划器，每一个言语行为都会引发一个相应的认知行为，也就是说，每一个言语行为都会触发调用一段程序；而这样的机制正好符合</w:t>
      </w:r>
      <w:r>
        <w:rPr>
          <w:lang w:eastAsia="zh-CN"/>
        </w:rPr>
        <w:t>OpenCog</w:t>
      </w:r>
      <w:r>
        <w:rPr>
          <w:lang w:eastAsia="zh-CN"/>
        </w:rPr>
        <w:t>里的</w:t>
      </w:r>
      <w:r>
        <w:rPr>
          <w:lang w:eastAsia="zh-CN"/>
        </w:rPr>
        <w:t>GroundedSchemaNode</w:t>
      </w:r>
      <w:r>
        <w:rPr>
          <w:lang w:eastAsia="zh-CN"/>
        </w:rPr>
        <w:t>的用法。</w:t>
      </w:r>
      <w:r>
        <w:rPr>
          <w:lang w:eastAsia="zh-CN"/>
        </w:rPr>
        <w:t>GroundedSchemaNode</w:t>
      </w:r>
      <w:r>
        <w:rPr>
          <w:lang w:eastAsia="zh-CN"/>
        </w:rPr>
        <w:t>是</w:t>
      </w:r>
      <w:r>
        <w:rPr>
          <w:lang w:eastAsia="zh-CN"/>
        </w:rPr>
        <w:t>OpenCog</w:t>
      </w:r>
      <w:r>
        <w:rPr>
          <w:lang w:eastAsia="zh-CN"/>
        </w:rPr>
        <w:t>的超图知识库里的一种节点类型，通常被封装在</w:t>
      </w:r>
      <w:r>
        <w:rPr>
          <w:lang w:eastAsia="zh-CN"/>
        </w:rPr>
        <w:t>ExecutionOutputLink</w:t>
      </w:r>
      <w:r>
        <w:rPr>
          <w:lang w:eastAsia="zh-CN"/>
        </w:rPr>
        <w:t>里，连接着一段代码（一般情况下是</w:t>
      </w:r>
      <w:r>
        <w:rPr>
          <w:lang w:eastAsia="zh-CN"/>
        </w:rPr>
        <w:t>Scheme</w:t>
      </w:r>
      <w:r>
        <w:rPr>
          <w:lang w:eastAsia="zh-CN"/>
        </w:rPr>
        <w:t>或者</w:t>
      </w:r>
      <w:r>
        <w:rPr>
          <w:lang w:eastAsia="zh-CN"/>
        </w:rPr>
        <w:t>Python</w:t>
      </w:r>
      <w:r>
        <w:rPr>
          <w:lang w:eastAsia="zh-CN"/>
        </w:rPr>
        <w:t>编写的代码）的名称。该代码可以通过</w:t>
      </w:r>
      <w:r>
        <w:rPr>
          <w:lang w:eastAsia="zh-CN"/>
        </w:rPr>
        <w:t>ExecutionOutputLink</w:t>
      </w:r>
      <w:r>
        <w:rPr>
          <w:lang w:eastAsia="zh-CN"/>
        </w:rPr>
        <w:t>被触发和执行。因此，鉴于这样的执行机制，我们可以通过对每个言语行为规划器定义一个</w:t>
      </w:r>
      <w:r>
        <w:rPr>
          <w:lang w:eastAsia="zh-CN"/>
        </w:rPr>
        <w:t>GroundedSchemaNode</w:t>
      </w:r>
      <w:r>
        <w:rPr>
          <w:lang w:eastAsia="zh-CN"/>
        </w:rPr>
        <w:t>来实现言语行为规划器。这样的设计方案可以减少冗长复杂的代码块，而直接通过</w:t>
      </w:r>
      <w:r>
        <w:rPr>
          <w:lang w:eastAsia="zh-CN"/>
        </w:rPr>
        <w:t>OpenCog</w:t>
      </w:r>
      <w:r>
        <w:rPr>
          <w:lang w:eastAsia="zh-CN"/>
        </w:rPr>
        <w:t>中统一又通用的</w:t>
      </w:r>
      <w:r>
        <w:rPr>
          <w:lang w:eastAsia="zh-CN"/>
        </w:rPr>
        <w:t>Atomspace</w:t>
      </w:r>
      <w:r>
        <w:rPr>
          <w:lang w:eastAsia="zh-CN"/>
        </w:rPr>
        <w:t>的基本操作方法来管理和执行复杂的言语行为规划器。另外，这样的机制也能很容易调用知识库</w:t>
      </w:r>
      <w:r>
        <w:rPr>
          <w:lang w:eastAsia="zh-CN"/>
        </w:rPr>
        <w:t>Atomspace</w:t>
      </w:r>
      <w:r>
        <w:rPr>
          <w:lang w:eastAsia="zh-CN"/>
        </w:rPr>
        <w:t>之外的复杂程序，从而得到很好的扩展性，也为言语行为规划器的扩展研究搭建了个很好的平台。例如，我们可以通过调用外部程序将逻辑推理系统</w:t>
      </w:r>
      <w:r>
        <w:rPr>
          <w:lang w:eastAsia="zh-CN"/>
        </w:rPr>
        <w:t>PLN</w:t>
      </w:r>
      <w:r>
        <w:rPr>
          <w:lang w:eastAsia="zh-CN"/>
        </w:rPr>
        <w:t>的前向或者后向推理应用到言语行为规划器中，使其能实现自适应学习，不断完善言语行为规划器。本文后面会进一步讨论这样的扩展。每一个言语行为规划器的输入是一个被叫做对话节点（</w:t>
      </w:r>
      <w:r>
        <w:rPr>
          <w:lang w:eastAsia="zh-CN"/>
        </w:rPr>
        <w:t>DialogueNode</w:t>
      </w:r>
      <w:r>
        <w:rPr>
          <w:lang w:eastAsia="zh-CN"/>
        </w:rPr>
        <w:t>），</w:t>
      </w:r>
      <w:r>
        <w:rPr>
          <w:lang w:eastAsia="zh-CN"/>
        </w:rPr>
        <w:t>DialogueNode</w:t>
      </w:r>
      <w:r>
        <w:rPr>
          <w:lang w:eastAsia="zh-CN"/>
        </w:rPr>
        <w:t>是可以表示一方或者多方之间的会话交互的节点类型。</w:t>
      </w:r>
      <w:r>
        <w:t>DialogueNode</w:t>
      </w:r>
      <w:r>
        <w:t>可以有不同话语节点（</w:t>
      </w:r>
      <w:r>
        <w:t>UtteranceNodes</w:t>
      </w:r>
      <w:r>
        <w:t>）作为成员，在实现方式上，</w:t>
      </w:r>
      <w:r>
        <w:t>DialgoueNode</w:t>
      </w:r>
      <w:r>
        <w:t>通过</w:t>
      </w:r>
      <w:r>
        <w:t>MemberLinks</w:t>
      </w:r>
      <w:r>
        <w:t>指向不同的</w:t>
      </w:r>
      <w:r>
        <w:t>UtteranceNodes</w:t>
      </w:r>
      <w:r>
        <w:t>。而</w:t>
      </w:r>
      <w:r>
        <w:t>UtteranceNode</w:t>
      </w:r>
      <w:r>
        <w:t>则可以关联以下不同类型的节点：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关联一个或多个文本节点（</w:t>
      </w:r>
      <w:r>
        <w:rPr>
          <w:rFonts w:cs="Times New Roman"/>
          <w:lang w:eastAsia="zh-CN"/>
        </w:rPr>
        <w:t>TextNode</w:t>
      </w:r>
      <w:r>
        <w:rPr>
          <w:rFonts w:cs="Times New Roman"/>
          <w:lang w:eastAsia="zh-CN"/>
        </w:rPr>
        <w:t>）、句子节点（</w:t>
      </w:r>
      <w:r>
        <w:rPr>
          <w:rFonts w:cs="Times New Roman"/>
          <w:lang w:eastAsia="zh-CN"/>
        </w:rPr>
        <w:t>SentenceNode</w:t>
      </w:r>
      <w:r>
        <w:rPr>
          <w:rFonts w:cs="Times New Roman"/>
          <w:lang w:eastAsia="zh-CN"/>
        </w:rPr>
        <w:t>）或者短语节点（</w:t>
      </w:r>
      <w:r>
        <w:rPr>
          <w:rFonts w:cs="Times New Roman"/>
          <w:lang w:eastAsia="zh-CN"/>
        </w:rPr>
        <w:t>PhraseNode</w:t>
      </w:r>
      <w:r>
        <w:rPr>
          <w:rFonts w:cs="Times New Roman"/>
          <w:lang w:eastAsia="zh-CN"/>
        </w:rPr>
        <w:t>），则表示输入的话语内容来自一个或者多个文本、句子或者短语。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关联一个声音节点（</w:t>
      </w:r>
      <w:r>
        <w:rPr>
          <w:rFonts w:cs="Times New Roman"/>
          <w:lang w:eastAsia="zh-CN"/>
        </w:rPr>
        <w:t>SoundNode</w:t>
      </w:r>
      <w:r>
        <w:rPr>
          <w:rFonts w:cs="Times New Roman"/>
          <w:lang w:eastAsia="zh-CN"/>
        </w:rPr>
        <w:t>），则表示该话语来自外界声音。</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关联指向说话者的</w:t>
      </w:r>
      <w:r>
        <w:rPr>
          <w:rFonts w:cs="Times New Roman"/>
          <w:lang w:eastAsia="zh-CN"/>
        </w:rPr>
        <w:t>Link</w:t>
      </w:r>
      <w:r>
        <w:rPr>
          <w:rFonts w:cs="Times New Roman"/>
          <w:lang w:eastAsia="zh-CN"/>
        </w:rPr>
        <w:t>。</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关联指向对话语的补充信息的</w:t>
      </w:r>
      <w:r>
        <w:rPr>
          <w:rFonts w:cs="Times New Roman"/>
          <w:lang w:eastAsia="zh-CN"/>
        </w:rPr>
        <w:t>Links</w:t>
      </w:r>
      <w:r>
        <w:rPr>
          <w:rFonts w:cs="Times New Roman"/>
          <w:lang w:eastAsia="zh-CN"/>
        </w:rPr>
        <w:t>，这些补充信息可以是该话语的言语行为类型、与该话语相联系的情感等。</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关联指向产生话语的言语行为规划器，用于响应是什么触发该话语。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关联一个或多个解析节点（</w:t>
      </w:r>
      <w:r>
        <w:rPr>
          <w:rFonts w:cs="Times New Roman"/>
          <w:lang w:eastAsia="zh-CN"/>
        </w:rPr>
        <w:t>InterpretationNode</w:t>
      </w:r>
      <w:r>
        <w:rPr>
          <w:rFonts w:cs="Times New Roman"/>
          <w:lang w:eastAsia="zh-CN"/>
        </w:rPr>
        <w:t>），这些解析节点可以是用来解析话语的语义和语用信息。</w:t>
      </w:r>
    </w:p>
    <w:p w:rsidR="000A3AD4" w:rsidRPr="005E6101" w:rsidRDefault="000A3AD4" w:rsidP="000A3AD4">
      <w:pPr>
        <w:pStyle w:val="BodyText"/>
        <w:ind w:firstLine="480"/>
        <w:rPr>
          <w:lang w:eastAsia="zh-CN"/>
        </w:rPr>
      </w:pPr>
      <w:r w:rsidRPr="005E6101">
        <w:rPr>
          <w:lang w:eastAsia="zh-CN"/>
        </w:rPr>
        <w:t>言语行为规划器的输出是连接了一系列相关联</w:t>
      </w:r>
      <w:r w:rsidRPr="005E6101">
        <w:rPr>
          <w:lang w:eastAsia="zh-CN"/>
        </w:rPr>
        <w:t>Atoms</w:t>
      </w:r>
      <w:r w:rsidRPr="005E6101">
        <w:rPr>
          <w:lang w:eastAsia="zh-CN"/>
        </w:rPr>
        <w:t>的</w:t>
      </w:r>
      <w:r w:rsidRPr="005E6101">
        <w:rPr>
          <w:lang w:eastAsia="zh-CN"/>
        </w:rPr>
        <w:t>SetLink</w:t>
      </w:r>
      <w:r w:rsidRPr="005E6101">
        <w:rPr>
          <w:lang w:eastAsia="zh-CN"/>
        </w:rPr>
        <w:t>，该输出会送入本文第</w:t>
      </w:r>
      <w:r w:rsidR="00A14FB4" w:rsidRPr="005E6101">
        <w:fldChar w:fldCharType="begin"/>
      </w:r>
      <w:r w:rsidRPr="005E6101">
        <w:rPr>
          <w:lang w:eastAsia="zh-CN"/>
        </w:rPr>
        <w:instrText>HYPERLINK\l"_bookmark92"</w:instrText>
      </w:r>
      <w:r w:rsidR="00A14FB4" w:rsidRPr="005E6101">
        <w:fldChar w:fldCharType="separate"/>
      </w:r>
      <w:r w:rsidRPr="005E6101">
        <w:rPr>
          <w:lang w:eastAsia="zh-CN"/>
        </w:rPr>
        <w:t>6</w:t>
      </w:r>
      <w:r w:rsidR="00A14FB4" w:rsidRPr="005E6101">
        <w:fldChar w:fldCharType="end"/>
      </w:r>
      <w:r w:rsidRPr="005E6101">
        <w:rPr>
          <w:lang w:eastAsia="zh-CN"/>
        </w:rPr>
        <w:t>章中描述的微观规划和表层生成等工具，从而产生相应的自然语言来回应输入的内容。言语行为规划器还会将输出的话语关联到产生该话语的</w:t>
      </w:r>
      <w:r w:rsidRPr="005E6101">
        <w:rPr>
          <w:lang w:eastAsia="zh-CN"/>
        </w:rPr>
        <w:t>DialogueNode</w:t>
      </w:r>
      <w:r w:rsidRPr="005E6101">
        <w:rPr>
          <w:lang w:eastAsia="zh-CN"/>
        </w:rPr>
        <w:t>，这样不仅仅是记录了会话的内容，还能用于智能体的强化学习和提高智能体的各种需求的满足度。下面通过一个例子来解释上述的实现过程。假设有下面的简单对话：</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Ruiting</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How are you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CogDial</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I am fine</w:t>
      </w:r>
    </w:p>
    <w:p w:rsidR="000A3AD4" w:rsidRDefault="000A3AD4" w:rsidP="000A3AD4">
      <w:pPr>
        <w:spacing w:before="5" w:line="130" w:lineRule="exact"/>
        <w:rPr>
          <w:sz w:val="13"/>
          <w:szCs w:val="13"/>
        </w:rPr>
      </w:pPr>
    </w:p>
    <w:p w:rsidR="000A3AD4" w:rsidRDefault="000A3AD4" w:rsidP="000A3AD4">
      <w:pPr>
        <w:pStyle w:val="BodyText"/>
        <w:ind w:left="304" w:firstLine="474"/>
        <w:rPr>
          <w:rFonts w:cs="Times New Roman"/>
          <w:spacing w:val="-3"/>
        </w:rPr>
      </w:pPr>
      <w:r>
        <w:rPr>
          <w:rFonts w:cs="Times New Roman"/>
          <w:spacing w:val="-3"/>
        </w:rPr>
        <w:t>这个简单的对话可用以下的</w:t>
      </w:r>
      <w:r>
        <w:rPr>
          <w:rFonts w:cs="Times New Roman"/>
          <w:spacing w:val="-3"/>
        </w:rPr>
        <w:t>Atoms</w:t>
      </w:r>
      <w:r>
        <w:rPr>
          <w:rFonts w:cs="Times New Roman"/>
          <w:spacing w:val="-3"/>
        </w:rPr>
        <w:t>来表示：</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"say"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"Ruiting"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"say"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"me" </w:t>
      </w:r>
    </w:p>
    <w:p w:rsidR="000A3AD4" w:rsidRPr="005E6101" w:rsidRDefault="000A3AD4" w:rsidP="000C6FE5">
      <w:pPr>
        <w:ind w:left="288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"How are you doing?"</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"I am fine."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"Utterance Type"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"Interrogative"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"Utterance Type"</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[666]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"Declarative"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"22</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15</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33 12/06/2014"</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"22</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15</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47 12/06/2014"</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"Interpretation"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[22]</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"Interpretation"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[33]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ListLink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"you"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VariableNode "var1"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[22]</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InheritanceLink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"I"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"fine"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[33]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"polite_banter.scm"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ListLink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pStyle w:val="BodyText"/>
        <w:ind w:firstLine="480"/>
      </w:pPr>
      <w:r w:rsidRPr="005E6101">
        <w:t>其中的命题也可以有多种选择，例如：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$X</w:t>
      </w:r>
    </w:p>
    <w:p w:rsidR="000A3AD4" w:rsidRPr="005E6101" w:rsidRDefault="000A3AD4" w:rsidP="000A3AD4">
      <w:pPr>
        <w:pStyle w:val="BodyText"/>
        <w:ind w:firstLine="480"/>
      </w:pPr>
      <w:r w:rsidRPr="005E6101">
        <w:t>该命题为真，当且仅当，</w:t>
      </w:r>
      <w:r w:rsidRPr="005E6101">
        <w:t>X</w:t>
      </w:r>
      <w:r w:rsidRPr="005E6101">
        <w:t>是</w:t>
      </w:r>
      <w:r w:rsidRPr="005E6101">
        <w:t>D</w:t>
      </w:r>
      <w:r w:rsidRPr="005E6101">
        <w:t>其中一个话语的发言人。</w:t>
      </w:r>
    </w:p>
    <w:p w:rsidR="000A3AD4" w:rsidRPr="005E6101" w:rsidRDefault="000A3AD4" w:rsidP="000A3AD4">
      <w:pPr>
        <w:pStyle w:val="Heading3"/>
        <w:numPr>
          <w:ilvl w:val="2"/>
          <w:numId w:val="82"/>
        </w:numPr>
        <w:rPr>
          <w:lang w:eastAsia="zh-CN"/>
        </w:rPr>
      </w:pPr>
      <w:r w:rsidRPr="005E6101">
        <w:rPr>
          <w:rFonts w:hint="eastAsia"/>
        </w:rPr>
        <w:t xml:space="preserve">  </w:t>
      </w:r>
      <w:bookmarkStart w:id="159" w:name="_Toc3475"/>
      <w:bookmarkStart w:id="160" w:name="_Toc453623392"/>
      <w:bookmarkStart w:id="161" w:name="_Toc327482455"/>
      <w:r w:rsidRPr="005E6101">
        <w:rPr>
          <w:rFonts w:ascii="宋体" w:eastAsia="宋体" w:hAnsi="宋体" w:cs="宋体" w:hint="eastAsia"/>
          <w:lang w:eastAsia="zh-CN"/>
        </w:rPr>
        <w:t>言语行为规划器及其关联的目标和上下文的实现</w:t>
      </w:r>
      <w:bookmarkEnd w:id="159"/>
      <w:bookmarkEnd w:id="160"/>
      <w:bookmarkEnd w:id="161"/>
    </w:p>
    <w:p w:rsidR="000A3AD4" w:rsidRPr="005E6101" w:rsidRDefault="000A3AD4" w:rsidP="000A3AD4">
      <w:pPr>
        <w:pStyle w:val="BodyText"/>
        <w:ind w:firstLine="480"/>
        <w:rPr>
          <w:lang w:eastAsia="zh-CN"/>
        </w:rPr>
      </w:pPr>
      <w:r w:rsidRPr="00CA3C81">
        <w:rPr>
          <w:highlight w:val="red"/>
          <w:lang w:eastAsia="zh-CN"/>
        </w:rPr>
        <w:t>在</w:t>
      </w:r>
      <w:r w:rsidRPr="00CA3C81">
        <w:rPr>
          <w:highlight w:val="red"/>
          <w:lang w:eastAsia="zh-CN"/>
        </w:rPr>
        <w:t>[</w:t>
      </w:r>
      <w:r w:rsidR="00A14FB4" w:rsidRPr="00CA3C81">
        <w:rPr>
          <w:highlight w:val="red"/>
        </w:rPr>
        <w:fldChar w:fldCharType="begin"/>
      </w:r>
      <w:r w:rsidRPr="00CA3C81">
        <w:rPr>
          <w:highlight w:val="red"/>
          <w:lang w:eastAsia="zh-CN"/>
        </w:rPr>
        <w:instrText>HYPERLINK\l"_bookmark208"</w:instrText>
      </w:r>
      <w:r w:rsidR="00A14FB4" w:rsidRPr="00CA3C81">
        <w:rPr>
          <w:highlight w:val="red"/>
        </w:rPr>
        <w:fldChar w:fldCharType="separate"/>
      </w:r>
      <w:r w:rsidRPr="00CA3C81">
        <w:rPr>
          <w:highlight w:val="red"/>
          <w:lang w:eastAsia="zh-CN"/>
        </w:rPr>
        <w:t>89</w:t>
      </w:r>
      <w:r w:rsidR="00A14FB4" w:rsidRPr="00CA3C81">
        <w:rPr>
          <w:highlight w:val="red"/>
        </w:rPr>
        <w:fldChar w:fldCharType="end"/>
      </w:r>
      <w:r w:rsidRPr="00CA3C81">
        <w:rPr>
          <w:highlight w:val="red"/>
          <w:lang w:eastAsia="zh-CN"/>
        </w:rPr>
        <w:t>],</w:t>
      </w:r>
      <w:r w:rsidRPr="00CA3C81">
        <w:rPr>
          <w:highlight w:val="red"/>
          <w:lang w:eastAsia="zh-CN"/>
        </w:rPr>
        <w:t>中，</w:t>
      </w:r>
      <w:r w:rsidRPr="00CA3C81">
        <w:rPr>
          <w:highlight w:val="red"/>
          <w:lang w:eastAsia="zh-CN"/>
        </w:rPr>
        <w:t>Twitchell</w:t>
      </w:r>
      <w:r w:rsidRPr="00CA3C81">
        <w:rPr>
          <w:highlight w:val="red"/>
          <w:lang w:eastAsia="zh-CN"/>
        </w:rPr>
        <w:t>和</w:t>
      </w:r>
      <w:r w:rsidRPr="00CA3C81">
        <w:rPr>
          <w:highlight w:val="red"/>
          <w:lang w:eastAsia="zh-CN"/>
        </w:rPr>
        <w:t>Nunamaker</w:t>
      </w:r>
      <w:r w:rsidRPr="00CA3C81">
        <w:rPr>
          <w:highlight w:val="red"/>
          <w:lang w:eastAsia="zh-CN"/>
        </w:rPr>
        <w:t>根据</w:t>
      </w:r>
      <w:r w:rsidRPr="00CA3C81">
        <w:rPr>
          <w:highlight w:val="red"/>
          <w:lang w:eastAsia="zh-CN"/>
        </w:rPr>
        <w:t>Searl</w:t>
      </w:r>
      <w:r w:rsidRPr="00CA3C81">
        <w:rPr>
          <w:highlight w:val="red"/>
          <w:lang w:eastAsia="zh-CN"/>
        </w:rPr>
        <w:t>的言语行为理论的经典分类，在对大量的人类会话进行经验分析后，将言语行为细分为</w:t>
      </w:r>
      <w:r w:rsidRPr="00CA3C81">
        <w:rPr>
          <w:highlight w:val="red"/>
          <w:lang w:eastAsia="zh-CN"/>
        </w:rPr>
        <w:t>42</w:t>
      </w:r>
      <w:r w:rsidRPr="00CA3C81">
        <w:rPr>
          <w:highlight w:val="red"/>
          <w:lang w:eastAsia="zh-CN"/>
        </w:rPr>
        <w:t>种。虽然此分类体系很有理论研究价值，但在实验过程中，考虑到实用智能对话系统的语境等因素，我们对这</w:t>
      </w:r>
      <w:r w:rsidRPr="00CA3C81">
        <w:rPr>
          <w:highlight w:val="red"/>
          <w:lang w:eastAsia="zh-CN"/>
        </w:rPr>
        <w:t>42</w:t>
      </w:r>
      <w:r w:rsidRPr="00CA3C81">
        <w:rPr>
          <w:highlight w:val="red"/>
          <w:lang w:eastAsia="zh-CN"/>
        </w:rPr>
        <w:t>种言语行为做了稍微调整，同时也在</w:t>
      </w:r>
      <w:r w:rsidRPr="00CA3C81">
        <w:rPr>
          <w:highlight w:val="red"/>
          <w:lang w:eastAsia="zh-CN"/>
        </w:rPr>
        <w:t>CogDial</w:t>
      </w:r>
      <w:r w:rsidRPr="00CA3C81">
        <w:rPr>
          <w:highlight w:val="red"/>
          <w:lang w:eastAsia="zh-CN"/>
        </w:rPr>
        <w:t>中添加了一些</w:t>
      </w:r>
      <w:r w:rsidRPr="00CA3C81">
        <w:rPr>
          <w:highlight w:val="red"/>
          <w:lang w:eastAsia="zh-CN"/>
        </w:rPr>
        <w:t>SWBD-DAMSL</w:t>
      </w:r>
      <w:r w:rsidRPr="00CA3C81">
        <w:rPr>
          <w:highlight w:val="red"/>
          <w:lang w:eastAsia="zh-CN"/>
        </w:rPr>
        <w:t>研究中没有出现言语行为。</w:t>
      </w:r>
    </w:p>
    <w:p w:rsidR="000A3AD4" w:rsidRDefault="000A3AD4" w:rsidP="000A3AD4">
      <w:pPr>
        <w:pStyle w:val="BodyText"/>
        <w:ind w:firstLine="480"/>
        <w:rPr>
          <w:sz w:val="26"/>
          <w:szCs w:val="26"/>
          <w:lang w:eastAsia="zh-CN"/>
        </w:rPr>
      </w:pPr>
      <w:r>
        <w:rPr>
          <w:lang w:eastAsia="zh-CN"/>
        </w:rPr>
        <w:t>即使在有明确的言语行为类型的情况下，仍然有很多种方法去构建一个智能对话系统。</w:t>
      </w:r>
      <w:r>
        <w:rPr>
          <w:lang w:eastAsia="zh-CN"/>
        </w:rPr>
        <w:t>CogDial</w:t>
      </w:r>
      <w:r>
        <w:rPr>
          <w:lang w:eastAsia="zh-CN"/>
        </w:rPr>
        <w:t>根据多个广泛的可扩展目标制定一些特定的设计决策，在这些决策基础上，系统能通过自适应学习方法自动改进，为能跳出传统的对话系统的研究方法搭建一个基础平台。为了搭建这样的系统，需要考虑的第一点是，对于每一个言语行为，都有相应的固定形式的认知内容被触发，也有相应的习惯性表达方式来表达该认知内容。</w:t>
      </w:r>
    </w:p>
    <w:p w:rsidR="000A3AD4" w:rsidRDefault="000A3AD4" w:rsidP="000A3AD4">
      <w:pPr>
        <w:pStyle w:val="BodyText"/>
        <w:ind w:firstLine="480"/>
        <w:rPr>
          <w:lang w:eastAsia="zh-CN"/>
        </w:rPr>
      </w:pPr>
      <w:r>
        <w:rPr>
          <w:lang w:eastAsia="zh-CN"/>
        </w:rPr>
        <w:t>如果在类似的言语行为类型分类基础上构建一个简单的</w:t>
      </w:r>
      <w:r>
        <w:rPr>
          <w:rFonts w:hint="eastAsia"/>
          <w:lang w:eastAsia="zh-CN"/>
        </w:rPr>
        <w:t>“</w:t>
      </w:r>
      <w:r>
        <w:rPr>
          <w:lang w:eastAsia="zh-CN"/>
        </w:rPr>
        <w:t>聊天机器人</w:t>
      </w:r>
      <w:r>
        <w:rPr>
          <w:rFonts w:hint="eastAsia"/>
          <w:lang w:eastAsia="zh-CN"/>
        </w:rPr>
        <w:t>”</w:t>
      </w:r>
      <w:r>
        <w:rPr>
          <w:lang w:eastAsia="zh-CN"/>
        </w:rPr>
        <w:t>，一般通过更简单，不用加入很多认知处理，针对每个言语行为类型，输出直接的具体的话语，也同样能达到类似的效果。例如，对于言语行为类型</w:t>
      </w:r>
      <w:r>
        <w:rPr>
          <w:lang w:eastAsia="zh-CN"/>
        </w:rPr>
        <w:t>Agree</w:t>
      </w:r>
      <w:r>
        <w:rPr>
          <w:lang w:eastAsia="zh-CN"/>
        </w:rPr>
        <w:t>，可以编写简单的程序使智能体输出</w:t>
      </w:r>
      <w:r>
        <w:rPr>
          <w:rFonts w:hint="eastAsia"/>
          <w:lang w:eastAsia="zh-CN"/>
        </w:rPr>
        <w:t>“</w:t>
      </w:r>
      <w:r>
        <w:rPr>
          <w:lang w:eastAsia="zh-CN"/>
        </w:rPr>
        <w:t>同意（</w:t>
      </w:r>
      <w:r>
        <w:rPr>
          <w:lang w:eastAsia="zh-CN"/>
        </w:rPr>
        <w:t>Agree</w:t>
      </w:r>
      <w:r>
        <w:rPr>
          <w:lang w:eastAsia="zh-CN"/>
        </w:rPr>
        <w:t>）</w:t>
      </w:r>
      <w:r>
        <w:rPr>
          <w:rFonts w:hint="eastAsia"/>
          <w:lang w:eastAsia="zh-CN"/>
        </w:rPr>
        <w:t>”</w:t>
      </w:r>
      <w:r>
        <w:rPr>
          <w:lang w:eastAsia="zh-CN"/>
        </w:rPr>
        <w:t>或者</w:t>
      </w:r>
      <w:r>
        <w:rPr>
          <w:rFonts w:hint="eastAsia"/>
          <w:lang w:eastAsia="zh-CN"/>
        </w:rPr>
        <w:t>“</w:t>
      </w:r>
      <w:r>
        <w:rPr>
          <w:lang w:eastAsia="zh-CN"/>
        </w:rPr>
        <w:t>是的，我同意（</w:t>
      </w:r>
      <w:r>
        <w:rPr>
          <w:lang w:eastAsia="zh-CN"/>
        </w:rPr>
        <w:t>Yes,I agree)</w:t>
      </w:r>
      <w:r>
        <w:rPr>
          <w:rFonts w:hint="eastAsia"/>
          <w:lang w:eastAsia="zh-CN"/>
        </w:rPr>
        <w:t>”</w:t>
      </w:r>
      <w:r>
        <w:rPr>
          <w:lang w:eastAsia="zh-CN"/>
        </w:rPr>
        <w:t>。目前，</w:t>
      </w:r>
      <w:r>
        <w:rPr>
          <w:rFonts w:hint="eastAsia"/>
          <w:lang w:eastAsia="zh-CN"/>
        </w:rPr>
        <w:t>“</w:t>
      </w:r>
      <w:r>
        <w:rPr>
          <w:lang w:eastAsia="zh-CN"/>
        </w:rPr>
        <w:t>聊天机器人</w:t>
      </w:r>
      <w:r>
        <w:rPr>
          <w:rFonts w:hint="eastAsia"/>
          <w:lang w:eastAsia="zh-CN"/>
        </w:rPr>
        <w:t>”</w:t>
      </w:r>
      <w:r>
        <w:rPr>
          <w:lang w:eastAsia="zh-CN"/>
        </w:rPr>
        <w:t>的概念很模糊。我们这里提到的</w:t>
      </w:r>
      <w:r>
        <w:rPr>
          <w:rFonts w:hint="eastAsia"/>
          <w:lang w:eastAsia="zh-CN"/>
        </w:rPr>
        <w:t>“</w:t>
      </w:r>
      <w:r>
        <w:rPr>
          <w:lang w:eastAsia="zh-CN"/>
        </w:rPr>
        <w:t>聊天机器人</w:t>
      </w:r>
      <w:r>
        <w:rPr>
          <w:rFonts w:hint="eastAsia"/>
          <w:lang w:eastAsia="zh-CN"/>
        </w:rPr>
        <w:t>”</w:t>
      </w:r>
      <w:r>
        <w:rPr>
          <w:lang w:eastAsia="zh-CN"/>
        </w:rPr>
        <w:t>范围也很广，可以是完全基于模板匹配的聊天机器人</w:t>
      </w:r>
      <w:r>
        <w:rPr>
          <w:lang w:eastAsia="zh-CN"/>
        </w:rPr>
        <w:t>ELIZA[</w:t>
      </w:r>
      <w:r w:rsidR="00A14FB4">
        <w:fldChar w:fldCharType="begin"/>
      </w:r>
      <w:r>
        <w:rPr>
          <w:lang w:eastAsia="zh-CN"/>
        </w:rPr>
        <w:instrText>HYPERLINK\l"_bookmark121"</w:instrText>
      </w:r>
      <w:r w:rsidR="00A14FB4">
        <w:fldChar w:fldCharType="separate"/>
      </w:r>
      <w:r>
        <w:rPr>
          <w:lang w:eastAsia="zh-CN"/>
        </w:rPr>
        <w:t>2</w:t>
      </w:r>
      <w:r w:rsidR="00A14FB4">
        <w:fldChar w:fldCharType="end"/>
      </w:r>
      <w:r>
        <w:rPr>
          <w:lang w:eastAsia="zh-CN"/>
        </w:rPr>
        <w:t>]</w:t>
      </w:r>
      <w:r>
        <w:rPr>
          <w:lang w:eastAsia="zh-CN"/>
        </w:rPr>
        <w:t>，也可以是具有一些推理能力但是基本忽略语义理解的众所周知的</w:t>
      </w:r>
      <w:r>
        <w:rPr>
          <w:lang w:eastAsia="zh-CN"/>
        </w:rPr>
        <w:t>Siri</w:t>
      </w:r>
      <w:r>
        <w:rPr>
          <w:lang w:eastAsia="zh-CN"/>
        </w:rPr>
        <w:t>。但关键的一点是，我们设计的</w:t>
      </w:r>
      <w:r>
        <w:rPr>
          <w:lang w:eastAsia="zh-CN"/>
        </w:rPr>
        <w:t>CogDial</w:t>
      </w:r>
      <w:r>
        <w:rPr>
          <w:lang w:eastAsia="zh-CN"/>
        </w:rPr>
        <w:t>系统，是本着该系统能</w:t>
      </w:r>
      <w:r>
        <w:rPr>
          <w:rFonts w:hint="eastAsia"/>
          <w:lang w:eastAsia="zh-CN"/>
        </w:rPr>
        <w:t>“</w:t>
      </w:r>
      <w:r>
        <w:rPr>
          <w:lang w:eastAsia="zh-CN"/>
        </w:rPr>
        <w:t>理解</w:t>
      </w:r>
      <w:r>
        <w:rPr>
          <w:rFonts w:hint="eastAsia"/>
          <w:lang w:eastAsia="zh-CN"/>
        </w:rPr>
        <w:t>”</w:t>
      </w:r>
      <w:r>
        <w:rPr>
          <w:lang w:eastAsia="zh-CN"/>
        </w:rPr>
        <w:t>自己在说什么的理念，也就是说，该系统所产生的话语来自于内部的语义关系图，且该语义关系图和系统知识库中的其他语义关系图之间有着丰富的语义关系。我们希望系统能在一定程度上更深地</w:t>
      </w:r>
      <w:r>
        <w:rPr>
          <w:rFonts w:hint="eastAsia"/>
          <w:lang w:eastAsia="zh-CN"/>
        </w:rPr>
        <w:t>“</w:t>
      </w:r>
      <w:r>
        <w:rPr>
          <w:lang w:eastAsia="zh-CN"/>
        </w:rPr>
        <w:t>理解</w:t>
      </w:r>
      <w:r>
        <w:rPr>
          <w:rFonts w:hint="eastAsia"/>
          <w:lang w:eastAsia="zh-CN"/>
        </w:rPr>
        <w:t>”</w:t>
      </w:r>
      <w:r>
        <w:rPr>
          <w:lang w:eastAsia="zh-CN"/>
        </w:rPr>
        <w:t>自己在说什么，而不是只生成它不理解的字符串。在某些情况下，在不理解的情况下破口而出一些话语，尤其是习惯用语，也是可以接受的（其实人类有时候也会无意识地这么做），但这并不是大部分情况。</w:t>
      </w:r>
    </w:p>
    <w:p w:rsidR="000A3AD4" w:rsidRDefault="000A3AD4" w:rsidP="000A3AD4">
      <w:pPr>
        <w:pStyle w:val="BodyText"/>
        <w:ind w:firstLine="480"/>
        <w:rPr>
          <w:lang w:eastAsia="zh-CN"/>
        </w:rPr>
      </w:pPr>
      <w:r>
        <w:rPr>
          <w:lang w:eastAsia="zh-CN"/>
        </w:rPr>
        <w:t>在</w:t>
      </w:r>
      <w:r>
        <w:rPr>
          <w:lang w:eastAsia="zh-CN"/>
        </w:rPr>
        <w:t>CogDial</w:t>
      </w:r>
      <w:r>
        <w:rPr>
          <w:lang w:eastAsia="zh-CN"/>
        </w:rPr>
        <w:t>系统的设计中，每一个言语行为都需要下列几项内容与之相应：</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相应的目标和语境二元组（</w:t>
      </w:r>
      <w:r>
        <w:rPr>
          <w:rFonts w:cs="Times New Roman"/>
          <w:lang w:eastAsia="zh-CN"/>
        </w:rPr>
        <w:t>goal</w:t>
      </w:r>
      <w:r>
        <w:rPr>
          <w:rFonts w:cs="Times New Roman"/>
          <w:lang w:eastAsia="zh-CN"/>
        </w:rPr>
        <w:t>，</w:t>
      </w:r>
      <w:r>
        <w:rPr>
          <w:rFonts w:cs="Times New Roman"/>
          <w:lang w:eastAsia="zh-CN"/>
        </w:rPr>
        <w:t>context</w:t>
      </w:r>
      <w:r>
        <w:rPr>
          <w:rFonts w:cs="Times New Roman"/>
          <w:lang w:eastAsia="zh-CN"/>
        </w:rPr>
        <w:t>），表明何时该言语行为会被触发。</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相应的能生成相关信息的程序，产生由该言语行为引起的要传递给谈话对象的信息。</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一个或多个相应的</w:t>
      </w:r>
      <w:r>
        <w:rPr>
          <w:rFonts w:cs="Times New Roman" w:hint="eastAsia"/>
          <w:lang w:eastAsia="zh-CN"/>
        </w:rPr>
        <w:t>“</w:t>
      </w:r>
      <w:r>
        <w:rPr>
          <w:rFonts w:cs="Times New Roman"/>
          <w:lang w:eastAsia="zh-CN"/>
        </w:rPr>
        <w:t>语义模板</w:t>
      </w:r>
      <w:r>
        <w:rPr>
          <w:rFonts w:cs="Times New Roman" w:hint="eastAsia"/>
          <w:lang w:eastAsia="zh-CN"/>
        </w:rPr>
        <w:t>”</w:t>
      </w:r>
      <w:r>
        <w:rPr>
          <w:rFonts w:cs="Times New Roman"/>
          <w:lang w:eastAsia="zh-CN"/>
        </w:rPr>
        <w:t>，表明由该言语行为引发的相关认知内容。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连接上述语义模板所在的</w:t>
      </w:r>
      <w:r>
        <w:rPr>
          <w:rFonts w:cs="Times New Roman"/>
          <w:lang w:eastAsia="zh-CN"/>
        </w:rPr>
        <w:t>Atoms</w:t>
      </w:r>
      <w:r>
        <w:rPr>
          <w:rFonts w:cs="Times New Roman"/>
          <w:lang w:eastAsia="zh-CN"/>
        </w:rPr>
        <w:t>和特定的句子实现的</w:t>
      </w:r>
      <w:r>
        <w:rPr>
          <w:rFonts w:cs="Times New Roman"/>
          <w:lang w:eastAsia="zh-CN"/>
        </w:rPr>
        <w:t>Atoms</w:t>
      </w:r>
      <w:r>
        <w:rPr>
          <w:rFonts w:cs="Times New Roman"/>
          <w:lang w:eastAsia="zh-CN"/>
        </w:rPr>
        <w:t>的</w:t>
      </w:r>
      <w:r>
        <w:rPr>
          <w:rFonts w:cs="Times New Roman"/>
          <w:lang w:eastAsia="zh-CN"/>
        </w:rPr>
        <w:t>Links</w:t>
      </w:r>
      <w:r>
        <w:rPr>
          <w:rFonts w:cs="Times New Roman"/>
          <w:lang w:eastAsia="zh-CN"/>
        </w:rPr>
        <w:t>，用于传送到</w:t>
      </w:r>
      <w:r>
        <w:rPr>
          <w:rFonts w:cs="Times New Roman"/>
          <w:lang w:eastAsia="zh-CN"/>
        </w:rPr>
        <w:t>Microplanning</w:t>
      </w:r>
      <w:r>
        <w:rPr>
          <w:rFonts w:cs="Times New Roman"/>
          <w:lang w:eastAsia="zh-CN"/>
        </w:rPr>
        <w:t>，从而生成相应的话语。</w:t>
      </w:r>
    </w:p>
    <w:p w:rsidR="000A3AD4" w:rsidRPr="005E6101" w:rsidRDefault="000A3AD4" w:rsidP="000A3AD4">
      <w:pPr>
        <w:pStyle w:val="BodyText"/>
        <w:ind w:firstLine="480"/>
        <w:rPr>
          <w:lang w:eastAsia="zh-CN"/>
        </w:rPr>
      </w:pPr>
      <w:r w:rsidRPr="005E6101">
        <w:rPr>
          <w:lang w:eastAsia="zh-CN"/>
        </w:rPr>
        <w:t>这样一来，通过编写一些抽象的语义形式和特定的会话习惯之间的匹配模式，便能构建出一个具有一定合理功能的</w:t>
      </w:r>
      <w:r w:rsidR="00881AD2">
        <w:rPr>
          <w:rFonts w:hint="eastAsia"/>
          <w:lang w:eastAsia="zh-CN"/>
        </w:rPr>
        <w:t>认知对话系统</w:t>
      </w:r>
      <w:r w:rsidRPr="005E6101">
        <w:rPr>
          <w:lang w:eastAsia="zh-CN"/>
        </w:rPr>
        <w:t>，当系统学习了用不同的更复杂的表达方式去实现抽象的语义形式后，也就能在更大程度上</w:t>
      </w:r>
      <w:r w:rsidRPr="005E6101">
        <w:rPr>
          <w:rFonts w:hint="eastAsia"/>
          <w:lang w:eastAsia="zh-CN"/>
        </w:rPr>
        <w:t>“</w:t>
      </w:r>
      <w:r w:rsidRPr="005E6101">
        <w:rPr>
          <w:lang w:eastAsia="zh-CN"/>
        </w:rPr>
        <w:t>理解</w:t>
      </w:r>
      <w:r w:rsidRPr="005E6101">
        <w:rPr>
          <w:rFonts w:hint="eastAsia"/>
          <w:lang w:eastAsia="zh-CN"/>
        </w:rPr>
        <w:t>”</w:t>
      </w:r>
      <w:r w:rsidRPr="005E6101">
        <w:rPr>
          <w:lang w:eastAsia="zh-CN"/>
        </w:rPr>
        <w:t>会话内容。此外，这些抽象的语义形式除了与言语行为和目标需求相关联，还和其他不同的认知内容相关联，因此，系统会随着经验的增长而趋向成熟。假设任何言语行为被触发都能增加下面表达式中的</w:t>
      </w:r>
      <w:r w:rsidRPr="005E6101">
        <w:rPr>
          <w:lang w:eastAsia="zh-CN"/>
        </w:rPr>
        <w:t>EvaluationLink</w:t>
      </w:r>
      <w:r w:rsidRPr="005E6101">
        <w:rPr>
          <w:lang w:eastAsia="zh-CN"/>
        </w:rPr>
        <w:t>的真值：</w:t>
      </w:r>
    </w:p>
    <w:p w:rsidR="000A3AD4" w:rsidRPr="005E6101" w:rsidRDefault="000A3AD4" w:rsidP="000C6FE5">
      <w:pPr>
        <w:ind w:left="2160" w:firstLine="720"/>
        <w:outlineLvl w:val="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EvaluationLink</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 xml:space="preserve">PredicateNode "Currently Having Conversation" </w:t>
      </w:r>
    </w:p>
    <w:p w:rsidR="000A3AD4" w:rsidRPr="005E6101" w:rsidRDefault="000A3AD4" w:rsidP="000C6FE5">
      <w:pPr>
        <w:ind w:left="2160" w:firstLine="720"/>
        <w:outlineLvl w:val="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其中，</w:t>
      </w:r>
      <w:r w:rsidRPr="005E6101">
        <w:rPr>
          <w:rFonts w:hint="eastAsia"/>
          <w:lang w:eastAsia="zh-CN"/>
        </w:rPr>
        <w:t>“</w:t>
      </w:r>
      <w:r w:rsidRPr="005E6101">
        <w:rPr>
          <w:lang w:eastAsia="zh-CN"/>
        </w:rPr>
        <w:t>T</w:t>
      </w:r>
      <w:r w:rsidRPr="005E6101">
        <w:rPr>
          <w:rFonts w:hint="eastAsia"/>
          <w:lang w:eastAsia="zh-CN"/>
        </w:rPr>
        <w:t>”</w:t>
      </w:r>
      <w:r w:rsidRPr="005E6101">
        <w:rPr>
          <w:lang w:eastAsia="zh-CN"/>
        </w:rPr>
        <w:t>表示当前时间。又假设上面表达式中的</w:t>
      </w:r>
      <w:r w:rsidRPr="005E6101">
        <w:rPr>
          <w:lang w:eastAsia="zh-CN"/>
        </w:rPr>
        <w:t>EvaluationLink</w:t>
      </w:r>
      <w:r w:rsidRPr="005E6101">
        <w:rPr>
          <w:lang w:eastAsia="zh-CN"/>
        </w:rPr>
        <w:t>和系统中多个顶层目标有关联（该假设对于某些应用也不总为真，那么在这样的情况下，这些不为真的关联的链的权重会根据具体情况被调为适当的值），也就是说，该系统能看到会话行为带来的价值。因为每个言语行为都</w:t>
      </w:r>
      <w:r w:rsidR="002202E3">
        <w:rPr>
          <w:lang w:eastAsia="zh-CN"/>
        </w:rPr>
        <w:t>蕴涵</w:t>
      </w:r>
      <w:r w:rsidRPr="005E6101">
        <w:rPr>
          <w:lang w:eastAsia="zh-CN"/>
        </w:rPr>
        <w:t>着这个</w:t>
      </w:r>
      <w:r w:rsidRPr="005E6101">
        <w:rPr>
          <w:lang w:eastAsia="zh-CN"/>
        </w:rPr>
        <w:t>EvaluationLink</w:t>
      </w:r>
      <w:r w:rsidRPr="005E6101">
        <w:rPr>
          <w:lang w:eastAsia="zh-CN"/>
        </w:rPr>
        <w:t>，所以每个言语行为都会影响系统的目标实现。一些言语行为会通过持续进行对话从而超标完成某个系统目标。这样的言语行为会在后面章节详述。下面会给出一些具体的例子进一步解析前面几段提到的</w:t>
      </w:r>
      <w:r w:rsidRPr="005E6101">
        <w:rPr>
          <w:lang w:eastAsia="zh-CN"/>
        </w:rPr>
        <w:t>Atoms</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ImplicationLink &lt;.5&gt;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pPr>
      <w:r w:rsidRPr="005E6101">
        <w:rPr>
          <w:lang w:eastAsia="zh-CN"/>
        </w:rPr>
        <w:t>上述超图片段表明，维持对话能在一定程度上满足系统目标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r w:rsidRPr="005E6101">
        <w:rPr>
          <w:lang w:eastAsia="zh-CN"/>
        </w:rPr>
        <w:t>ImplicationLink</w:t>
      </w:r>
      <w:r w:rsidRPr="005E6101">
        <w:rPr>
          <w:lang w:eastAsia="zh-CN"/>
        </w:rPr>
        <w:t>的初始权重设为</w:t>
      </w:r>
      <w:r w:rsidRPr="005E6101">
        <w:rPr>
          <w:lang w:eastAsia="zh-CN"/>
        </w:rPr>
        <w:t>0.5</w:t>
      </w:r>
      <w:r w:rsidRPr="005E6101">
        <w:rPr>
          <w:lang w:eastAsia="zh-CN"/>
        </w:rPr>
        <w:t>，表明</w:t>
      </w:r>
      <w:r w:rsidRPr="005E6101">
        <w:rPr>
          <w:rFonts w:hint="eastAsia"/>
          <w:lang w:eastAsia="zh-CN"/>
        </w:rPr>
        <w:t>“</w:t>
      </w:r>
      <w:r w:rsidRPr="005E6101">
        <w:rPr>
          <w:lang w:eastAsia="zh-CN"/>
        </w:rPr>
        <w:t>当前有会话</w:t>
      </w:r>
      <w:r w:rsidRPr="005E6101">
        <w:rPr>
          <w:rFonts w:hint="eastAsia"/>
          <w:lang w:eastAsia="zh-CN"/>
        </w:rPr>
        <w:t>”</w:t>
      </w:r>
      <w:r w:rsidR="002202E3">
        <w:rPr>
          <w:lang w:eastAsia="zh-CN"/>
        </w:rPr>
        <w:t>蕴涵</w:t>
      </w:r>
      <w:r w:rsidRPr="005E6101">
        <w:rPr>
          <w:lang w:eastAsia="zh-CN"/>
        </w:rPr>
        <w:t>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只有</w:t>
      </w:r>
      <w:r w:rsidRPr="005E6101">
        <w:rPr>
          <w:lang w:eastAsia="zh-CN"/>
        </w:rPr>
        <w:t>0.5</w:t>
      </w:r>
      <w:r w:rsidRPr="005E6101">
        <w:rPr>
          <w:lang w:eastAsia="zh-CN"/>
        </w:rPr>
        <w:t>的概率。这个权重会随着系统的经验而改变，也会通过其关联的其他节点和链的具体情况推算得来。</w:t>
      </w:r>
      <w:r w:rsidRPr="005E6101">
        <w:t>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ImplicationLink &lt;.1&gt;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ANDLink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 "DialoguePointer"</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"Bob"</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上面的超图片段表明，当进行对话的对象是</w:t>
      </w:r>
      <w:r w:rsidRPr="005E6101">
        <w:rPr>
          <w:lang w:eastAsia="zh-CN"/>
        </w:rPr>
        <w:t>Bob</w:t>
      </w:r>
      <w:r w:rsidRPr="005E6101">
        <w:rPr>
          <w:lang w:eastAsia="zh-CN"/>
        </w:rPr>
        <w:t>的时候，只有</w:t>
      </w:r>
      <w:r w:rsidRPr="005E6101">
        <w:rPr>
          <w:lang w:eastAsia="zh-CN"/>
        </w:rPr>
        <w:t>0.1</w:t>
      </w:r>
      <w:r w:rsidRPr="005E6101">
        <w:rPr>
          <w:lang w:eastAsia="zh-CN"/>
        </w:rPr>
        <w:t>的概率能实现系统目标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&lt;1&gt;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$G,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"Speech Act Schema"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AtTimeLink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ExecutionLink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"Textual Content"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SentenceNode $O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sz w:val="20"/>
          <w:szCs w:val="20"/>
          <w:lang w:eastAsia="zh-CN"/>
        </w:rPr>
      </w:pPr>
      <w:r>
        <w:rPr>
          <w:lang w:eastAsia="zh-CN"/>
        </w:rPr>
        <w:t>上面的例子说明，如果一个言语行为规划器被执行，当前的对话节点（</w:t>
      </w:r>
      <w:r>
        <w:rPr>
          <w:lang w:eastAsia="zh-CN"/>
        </w:rPr>
        <w:t>DialogueNode</w:t>
      </w:r>
      <w:r>
        <w:rPr>
          <w:lang w:eastAsia="zh-CN"/>
        </w:rPr>
        <w:t>）</w:t>
      </w:r>
      <w:r>
        <w:rPr>
          <w:lang w:eastAsia="zh-CN"/>
        </w:rPr>
        <w:t>D</w:t>
      </w:r>
      <w:r>
        <w:rPr>
          <w:lang w:eastAsia="zh-CN"/>
        </w:rPr>
        <w:t>会关联一个谓词</w:t>
      </w:r>
      <w:r>
        <w:rPr>
          <w:rFonts w:hint="eastAsia"/>
          <w:lang w:eastAsia="zh-CN"/>
        </w:rPr>
        <w:t>“</w:t>
      </w:r>
      <w:r>
        <w:rPr>
          <w:lang w:eastAsia="zh-CN"/>
        </w:rPr>
        <w:t>当前活跃</w:t>
      </w:r>
      <w:r>
        <w:rPr>
          <w:rFonts w:hint="eastAsia"/>
          <w:lang w:eastAsia="zh-CN"/>
        </w:rPr>
        <w:t>”</w:t>
      </w:r>
      <w:r>
        <w:rPr>
          <w:lang w:eastAsia="zh-CN"/>
        </w:rPr>
        <w:t>，表明</w:t>
      </w:r>
      <w:r>
        <w:rPr>
          <w:lang w:eastAsia="zh-CN"/>
        </w:rPr>
        <w:t>D</w:t>
      </w:r>
      <w:r>
        <w:rPr>
          <w:lang w:eastAsia="zh-CN"/>
        </w:rPr>
        <w:t>出于活跃状态，那么</w:t>
      </w:r>
      <w:r>
        <w:rPr>
          <w:rFonts w:hint="eastAsia"/>
          <w:lang w:eastAsia="zh-CN"/>
        </w:rPr>
        <w:t>“</w:t>
      </w:r>
      <w:r>
        <w:rPr>
          <w:lang w:eastAsia="zh-CN"/>
        </w:rPr>
        <w:t>当前有会话</w:t>
      </w:r>
      <w:r>
        <w:rPr>
          <w:rFonts w:hint="eastAsia"/>
          <w:lang w:eastAsia="zh-CN"/>
        </w:rPr>
        <w:t>”</w:t>
      </w:r>
      <w:r>
        <w:rPr>
          <w:lang w:eastAsia="zh-CN"/>
        </w:rPr>
        <w:t>的目标被实现。</w:t>
      </w:r>
    </w:p>
    <w:p w:rsidR="000A3AD4" w:rsidRDefault="000A3AD4" w:rsidP="000C6FE5">
      <w:pPr>
        <w:pStyle w:val="BodyText"/>
        <w:ind w:firstLine="209"/>
        <w:rPr>
          <w:rFonts w:ascii="Lucida Console" w:eastAsia="Lucida Console" w:hAnsi="Lucida Console" w:cs="Lucida Console"/>
          <w:w w:val="102"/>
          <w:sz w:val="17"/>
          <w:szCs w:val="17"/>
          <w:lang w:eastAsia="zh-CN"/>
        </w:rPr>
      </w:pP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"answer_yes.scm" </w:t>
      </w: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"Speech Act Schema"</w:t>
      </w:r>
    </w:p>
    <w:p w:rsidR="000A3AD4" w:rsidRPr="005E6101" w:rsidRDefault="000A3AD4" w:rsidP="000A3AD4">
      <w:pPr>
        <w:pStyle w:val="BodyText"/>
        <w:ind w:firstLine="480"/>
      </w:pPr>
      <w:r w:rsidRPr="005E6101">
        <w:t>接下来的例子演示了言语行为如何与目标关联：</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ImplicationLink &lt;.8&gt;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"answer_yes.scm"</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$O</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"Please Conversation Partner"</w:t>
      </w:r>
    </w:p>
    <w:p w:rsidR="000A3AD4" w:rsidRPr="005E6101" w:rsidRDefault="000A3AD4" w:rsidP="000C6FE5">
      <w:pPr>
        <w:ind w:left="2160" w:firstLine="720"/>
        <w:outlineLvl w:val="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lang w:eastAsia="zh-CN"/>
        </w:rPr>
      </w:pPr>
      <w:r>
        <w:rPr>
          <w:lang w:eastAsia="zh-CN"/>
        </w:rPr>
        <w:t>上面的例子表明言语行为规划器</w:t>
      </w:r>
      <w:r>
        <w:rPr>
          <w:rFonts w:hint="eastAsia"/>
          <w:lang w:eastAsia="zh-CN"/>
        </w:rPr>
        <w:t>“</w:t>
      </w:r>
      <w:r>
        <w:rPr>
          <w:lang w:eastAsia="zh-CN"/>
        </w:rPr>
        <w:t>肯定回答</w:t>
      </w:r>
      <w:r>
        <w:rPr>
          <w:rFonts w:hint="eastAsia"/>
          <w:lang w:eastAsia="zh-CN"/>
        </w:rPr>
        <w:t>”</w:t>
      </w:r>
      <w:r>
        <w:rPr>
          <w:lang w:eastAsia="zh-CN"/>
        </w:rPr>
        <w:t>（</w:t>
      </w:r>
      <w:r>
        <w:rPr>
          <w:rFonts w:hint="eastAsia"/>
          <w:lang w:eastAsia="zh-CN"/>
        </w:rPr>
        <w:t>”</w:t>
      </w:r>
      <w:r>
        <w:rPr>
          <w:lang w:eastAsia="zh-CN"/>
        </w:rPr>
        <w:t>Answer Yes</w:t>
      </w:r>
      <w:r>
        <w:rPr>
          <w:rFonts w:hint="eastAsia"/>
          <w:lang w:eastAsia="zh-CN"/>
        </w:rPr>
        <w:t>”</w:t>
      </w:r>
      <w:r>
        <w:rPr>
          <w:lang w:eastAsia="zh-CN"/>
        </w:rPr>
        <w:t>schemma</w:t>
      </w:r>
      <w:r>
        <w:rPr>
          <w:lang w:eastAsia="zh-CN"/>
        </w:rPr>
        <w:t>）可以用于增加实现</w:t>
      </w:r>
      <w:r>
        <w:rPr>
          <w:rFonts w:hint="eastAsia"/>
          <w:lang w:eastAsia="zh-CN"/>
        </w:rPr>
        <w:t>“</w:t>
      </w:r>
      <w:r>
        <w:rPr>
          <w:lang w:eastAsia="zh-CN"/>
        </w:rPr>
        <w:t>取悦谈话对象</w:t>
      </w:r>
      <w:r>
        <w:rPr>
          <w:rFonts w:hint="eastAsia"/>
          <w:lang w:eastAsia="zh-CN"/>
        </w:rPr>
        <w:t>”</w:t>
      </w:r>
      <w:r>
        <w:rPr>
          <w:lang w:eastAsia="zh-CN"/>
        </w:rPr>
        <w:t>目标的幅度值，超越了谈话对象因单纯继续对话而被取悦的程度。</w:t>
      </w:r>
    </w:p>
    <w:p w:rsidR="000A3AD4" w:rsidRPr="005E6101" w:rsidRDefault="000A3AD4" w:rsidP="000A3AD4">
      <w:pPr>
        <w:pStyle w:val="BodyText"/>
        <w:ind w:firstLine="480"/>
        <w:rPr>
          <w:lang w:eastAsia="zh-CN"/>
        </w:rPr>
      </w:pPr>
      <w:r w:rsidRPr="005E6101">
        <w:rPr>
          <w:lang w:eastAsia="zh-CN"/>
        </w:rPr>
        <w:t>许多言语行为规划器都会有不同的清晰表达相关语义内容的方式。比如说，一般会话的开头，可以说</w:t>
      </w:r>
      <w:r w:rsidRPr="005E6101">
        <w:rPr>
          <w:rFonts w:hint="eastAsia"/>
          <w:lang w:eastAsia="zh-CN"/>
        </w:rPr>
        <w:t>“</w:t>
      </w:r>
      <w:r w:rsidRPr="005E6101">
        <w:rPr>
          <w:lang w:eastAsia="zh-CN"/>
        </w:rPr>
        <w:t>你最近状态怎么样？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has your state been</w:t>
      </w:r>
      <w:r w:rsidRPr="005E6101">
        <w:rPr>
          <w:rFonts w:hint="eastAsia"/>
          <w:lang w:eastAsia="zh-CN"/>
        </w:rPr>
        <w:t xml:space="preserve"> </w:t>
      </w:r>
      <w:r w:rsidRPr="005E6101">
        <w:rPr>
          <w:lang w:eastAsia="zh-CN"/>
        </w:rPr>
        <w:t>recently?</w:t>
      </w:r>
      <w:r w:rsidRPr="005E6101">
        <w:rPr>
          <w:rFonts w:hint="eastAsia"/>
          <w:lang w:eastAsia="zh-CN"/>
        </w:rPr>
        <w:t>”</w:t>
      </w:r>
      <w:r w:rsidRPr="005E6101">
        <w:rPr>
          <w:lang w:eastAsia="zh-CN"/>
        </w:rPr>
        <w:t>），或者</w:t>
      </w:r>
      <w:r w:rsidRPr="005E6101">
        <w:rPr>
          <w:rFonts w:hint="eastAsia"/>
          <w:lang w:eastAsia="zh-CN"/>
        </w:rPr>
        <w:t>“</w:t>
      </w:r>
      <w:r w:rsidRPr="005E6101">
        <w:rPr>
          <w:lang w:eastAsia="zh-CN"/>
        </w:rPr>
        <w:t>你最近都忙什么？</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have you been doing?</w:t>
      </w:r>
      <w:r w:rsidRPr="005E6101">
        <w:rPr>
          <w:rFonts w:hint="eastAsia"/>
          <w:lang w:eastAsia="zh-CN"/>
        </w:rPr>
        <w:t>”</w:t>
      </w:r>
      <w:r w:rsidRPr="005E6101">
        <w:rPr>
          <w:lang w:eastAsia="zh-CN"/>
        </w:rPr>
        <w:t>)</w:t>
      </w:r>
      <w:r w:rsidRPr="005E6101">
        <w:rPr>
          <w:lang w:eastAsia="zh-CN"/>
        </w:rPr>
        <w:t>等，而类似这样的语义内容很容易约定俗成地被说成</w:t>
      </w:r>
      <w:r w:rsidRPr="005E6101">
        <w:rPr>
          <w:rFonts w:hint="eastAsia"/>
          <w:lang w:eastAsia="zh-CN"/>
        </w:rPr>
        <w:t>“</w:t>
      </w:r>
      <w:r w:rsidRPr="005E6101">
        <w:rPr>
          <w:lang w:eastAsia="zh-CN"/>
        </w:rPr>
        <w:t>最近怎么样？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w:t>
      </w:r>
      <w:r w:rsidRPr="005E6101">
        <w:rPr>
          <w:lang w:eastAsia="zh-CN"/>
        </w:rPr>
        <w:t>。对于机器来讲，如果对话系统直接问</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当然也没问题，但是有必要使系统知道</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只是其他两种说法或者</w:t>
      </w:r>
      <w:r w:rsidRPr="005E6101">
        <w:rPr>
          <w:rFonts w:hint="eastAsia"/>
          <w:lang w:eastAsia="zh-CN"/>
        </w:rPr>
        <w:t>“</w:t>
      </w:r>
      <w:r w:rsidRPr="005E6101">
        <w:rPr>
          <w:lang w:eastAsia="zh-CN"/>
        </w:rPr>
        <w:t>what are you thinking about?</w:t>
      </w:r>
      <w:r w:rsidRPr="005E6101">
        <w:rPr>
          <w:rFonts w:hint="eastAsia"/>
          <w:lang w:eastAsia="zh-CN"/>
        </w:rPr>
        <w:t>“</w:t>
      </w:r>
      <w:r w:rsidRPr="005E6101">
        <w:rPr>
          <w:lang w:eastAsia="zh-CN"/>
        </w:rPr>
        <w:t>的一种约定俗成的简约说法。系统会根据智能体的不同个性对每种不同的说法一个相应的权值。</w:t>
      </w:r>
    </w:p>
    <w:p w:rsidR="000A3AD4" w:rsidRDefault="000A3AD4" w:rsidP="000A3AD4">
      <w:pPr>
        <w:pStyle w:val="BodyText"/>
        <w:ind w:firstLine="480"/>
        <w:rPr>
          <w:lang w:eastAsia="zh-CN"/>
        </w:rPr>
      </w:pPr>
      <w:r>
        <w:rPr>
          <w:lang w:eastAsia="zh-CN"/>
        </w:rPr>
        <w:t>一般来说，会存在很多的</w:t>
      </w:r>
      <w:r>
        <w:rPr>
          <w:rFonts w:hint="eastAsia"/>
          <w:lang w:eastAsia="zh-CN"/>
        </w:rPr>
        <w:t>“</w:t>
      </w:r>
      <w:r>
        <w:rPr>
          <w:lang w:eastAsia="zh-CN"/>
        </w:rPr>
        <w:t>个性参数</w:t>
      </w:r>
      <w:r>
        <w:rPr>
          <w:rFonts w:hint="eastAsia"/>
          <w:lang w:eastAsia="zh-CN"/>
        </w:rPr>
        <w:t>”</w:t>
      </w:r>
      <w:r>
        <w:rPr>
          <w:lang w:eastAsia="zh-CN"/>
        </w:rPr>
        <w:t>影响着多种言语行为。在</w:t>
      </w:r>
      <w:r>
        <w:rPr>
          <w:lang w:eastAsia="zh-CN"/>
        </w:rPr>
        <w:t>CogDial</w:t>
      </w:r>
      <w:r>
        <w:rPr>
          <w:lang w:eastAsia="zh-CN"/>
        </w:rPr>
        <w:t>的实现过程，我们针对那些对对话影响较大的关键特性（我们称为</w:t>
      </w:r>
      <w:r>
        <w:rPr>
          <w:rFonts w:hint="eastAsia"/>
          <w:lang w:eastAsia="zh-CN"/>
        </w:rPr>
        <w:t>“</w:t>
      </w:r>
      <w:r>
        <w:rPr>
          <w:lang w:eastAsia="zh-CN"/>
        </w:rPr>
        <w:t>对话特征</w:t>
      </w:r>
      <w:r>
        <w:rPr>
          <w:rFonts w:hint="eastAsia"/>
          <w:lang w:eastAsia="zh-CN"/>
        </w:rPr>
        <w:t>”</w:t>
      </w:r>
      <w:r>
        <w:rPr>
          <w:lang w:eastAsia="zh-CN"/>
        </w:rPr>
        <w:t>（</w:t>
      </w:r>
      <w:r>
        <w:rPr>
          <w:lang w:eastAsia="zh-CN"/>
        </w:rPr>
        <w:t>Dialogue-trait</w:t>
      </w:r>
      <w:r>
        <w:rPr>
          <w:lang w:eastAsia="zh-CN"/>
        </w:rPr>
        <w:t>））创建相应的概念节点（</w:t>
      </w:r>
      <w:r>
        <w:rPr>
          <w:lang w:eastAsia="zh-CN"/>
        </w:rPr>
        <w:t>ConceptNode</w:t>
      </w:r>
      <w:r>
        <w:rPr>
          <w:lang w:eastAsia="zh-CN"/>
        </w:rPr>
        <w:t>），比如：习惯用语（</w:t>
      </w:r>
      <w:r>
        <w:rPr>
          <w:lang w:eastAsia="zh-CN"/>
        </w:rPr>
        <w:t>Idiomaticity</w:t>
      </w:r>
      <w:r>
        <w:rPr>
          <w:lang w:eastAsia="zh-CN"/>
        </w:rPr>
        <w:t>）、非正式（</w:t>
      </w:r>
      <w:r>
        <w:rPr>
          <w:lang w:eastAsia="zh-CN"/>
        </w:rPr>
        <w:t>Informality</w:t>
      </w:r>
      <w:r>
        <w:rPr>
          <w:lang w:eastAsia="zh-CN"/>
        </w:rPr>
        <w:t>）、精确（</w:t>
      </w:r>
      <w:r>
        <w:rPr>
          <w:lang w:eastAsia="zh-CN"/>
        </w:rPr>
        <w:t>Precision</w:t>
      </w:r>
      <w:r>
        <w:rPr>
          <w:lang w:eastAsia="zh-CN"/>
        </w:rPr>
        <w:t>）、累赘（</w:t>
      </w:r>
      <w:r>
        <w:rPr>
          <w:lang w:eastAsia="zh-CN"/>
        </w:rPr>
        <w:t>Wordiness</w:t>
      </w:r>
      <w:r>
        <w:rPr>
          <w:lang w:eastAsia="zh-CN"/>
        </w:rPr>
        <w:t>）、开放（</w:t>
      </w:r>
      <w:r>
        <w:rPr>
          <w:lang w:eastAsia="zh-CN"/>
        </w:rPr>
        <w:t>Openness</w:t>
      </w:r>
      <w:r>
        <w:rPr>
          <w:lang w:eastAsia="zh-CN"/>
        </w:rPr>
        <w:t>）。用来表示由言语行为规划器产生的具体话语的</w:t>
      </w:r>
      <w:r>
        <w:rPr>
          <w:lang w:eastAsia="zh-CN"/>
        </w:rPr>
        <w:t>SetLink</w:t>
      </w:r>
      <w:r>
        <w:rPr>
          <w:lang w:eastAsia="zh-CN"/>
        </w:rPr>
        <w:t>，将以不同的权重与这些表示不同对话特征的</w:t>
      </w:r>
      <w:r>
        <w:rPr>
          <w:lang w:eastAsia="zh-CN"/>
        </w:rPr>
        <w:t>ConceptNode</w:t>
      </w:r>
      <w:r>
        <w:rPr>
          <w:lang w:eastAsia="zh-CN"/>
        </w:rPr>
        <w:t>相连。例如，表示</w:t>
      </w:r>
      <w:r>
        <w:rPr>
          <w:rFonts w:hint="eastAsia"/>
          <w:lang w:eastAsia="zh-CN"/>
        </w:rPr>
        <w:t>“</w:t>
      </w:r>
      <w:r>
        <w:rPr>
          <w:lang w:eastAsia="zh-CN"/>
        </w:rPr>
        <w:t>I dunno</w:t>
      </w:r>
      <w:r>
        <w:rPr>
          <w:rFonts w:hint="eastAsia"/>
          <w:lang w:eastAsia="zh-CN"/>
        </w:rPr>
        <w:t>”</w:t>
      </w:r>
      <w:r>
        <w:rPr>
          <w:lang w:eastAsia="zh-CN"/>
        </w:rPr>
        <w:t>的</w:t>
      </w:r>
      <w:r>
        <w:rPr>
          <w:lang w:eastAsia="zh-CN"/>
        </w:rPr>
        <w:t>SetLink</w:t>
      </w:r>
      <w:r>
        <w:rPr>
          <w:lang w:eastAsia="zh-CN"/>
        </w:rPr>
        <w:t>将以较高的权重与</w:t>
      </w:r>
      <w:r>
        <w:rPr>
          <w:rFonts w:hint="eastAsia"/>
          <w:lang w:eastAsia="zh-CN"/>
        </w:rPr>
        <w:t>“</w:t>
      </w:r>
      <w:r>
        <w:rPr>
          <w:lang w:eastAsia="zh-CN"/>
        </w:rPr>
        <w:t>Informality</w:t>
      </w:r>
      <w:r>
        <w:rPr>
          <w:rFonts w:hint="eastAsia"/>
          <w:lang w:eastAsia="zh-CN"/>
        </w:rPr>
        <w:t>”</w:t>
      </w:r>
      <w:r>
        <w:rPr>
          <w:lang w:eastAsia="zh-CN"/>
        </w:rPr>
        <w:t>以及</w:t>
      </w:r>
      <w:r>
        <w:rPr>
          <w:rFonts w:hint="eastAsia"/>
          <w:lang w:eastAsia="zh-CN"/>
        </w:rPr>
        <w:t>“</w:t>
      </w:r>
      <w:r>
        <w:rPr>
          <w:lang w:eastAsia="zh-CN"/>
        </w:rPr>
        <w:t>Idiomaticity</w:t>
      </w:r>
      <w:r>
        <w:rPr>
          <w:rFonts w:hint="eastAsia"/>
          <w:lang w:eastAsia="zh-CN"/>
        </w:rPr>
        <w:t>”</w:t>
      </w:r>
      <w:r>
        <w:rPr>
          <w:lang w:eastAsia="zh-CN"/>
        </w:rPr>
        <w:t>关联，以较低的权重与</w:t>
      </w:r>
      <w:r>
        <w:rPr>
          <w:rFonts w:hint="eastAsia"/>
          <w:lang w:eastAsia="zh-CN"/>
        </w:rPr>
        <w:t>“</w:t>
      </w:r>
      <w:r>
        <w:rPr>
          <w:lang w:eastAsia="zh-CN"/>
        </w:rPr>
        <w:t>Precision</w:t>
      </w:r>
      <w:r>
        <w:rPr>
          <w:rFonts w:hint="eastAsia"/>
          <w:lang w:eastAsia="zh-CN"/>
        </w:rPr>
        <w:t>”“</w:t>
      </w:r>
      <w:r>
        <w:rPr>
          <w:lang w:eastAsia="zh-CN"/>
        </w:rPr>
        <w:t>Wordiness</w:t>
      </w:r>
      <w:r>
        <w:rPr>
          <w:rFonts w:hint="eastAsia"/>
          <w:lang w:eastAsia="zh-CN"/>
        </w:rPr>
        <w:t>”</w:t>
      </w:r>
      <w:r>
        <w:rPr>
          <w:lang w:eastAsia="zh-CN"/>
        </w:rPr>
        <w:t>关联。这些对话特征的参数可以在对</w:t>
      </w:r>
      <w:r>
        <w:rPr>
          <w:lang w:eastAsia="zh-CN"/>
        </w:rPr>
        <w:t>CogDial</w:t>
      </w:r>
      <w:r>
        <w:rPr>
          <w:lang w:eastAsia="zh-CN"/>
        </w:rPr>
        <w:t>设置基本参数的时候根据不同的需求人为设计。也可以在对话过程中根据谈话对象的喜好来自适应地调整。</w:t>
      </w:r>
    </w:p>
    <w:p w:rsidR="000A3AD4" w:rsidRPr="00CA3C81" w:rsidRDefault="000A3AD4" w:rsidP="000A3AD4">
      <w:pPr>
        <w:pStyle w:val="BodyText"/>
        <w:ind w:firstLine="480"/>
        <w:rPr>
          <w:highlight w:val="red"/>
          <w:lang w:eastAsia="zh-CN"/>
        </w:rPr>
      </w:pPr>
      <w:r w:rsidRPr="00CA3C81">
        <w:rPr>
          <w:highlight w:val="red"/>
          <w:lang w:eastAsia="zh-CN"/>
        </w:rPr>
        <w:t>综上所述</w:t>
      </w:r>
      <w:r w:rsidRPr="00CA3C81">
        <w:rPr>
          <w:highlight w:val="red"/>
          <w:lang w:eastAsia="zh-CN"/>
        </w:rPr>
        <w:t>CogDial</w:t>
      </w:r>
      <w:r w:rsidRPr="00CA3C81">
        <w:rPr>
          <w:highlight w:val="red"/>
          <w:lang w:eastAsia="zh-CN"/>
        </w:rPr>
        <w:t>的整个设计方案中，需要人工参与的部分包括：</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自然语言理解流水线中的提到的规则（最终会被我们正在研究的无监督语言学习所取代，本文第</w:t>
      </w:r>
      <w:r w:rsidRPr="00CA3C81">
        <w:rPr>
          <w:rFonts w:cs="Times New Roman"/>
          <w:highlight w:val="red"/>
          <w:lang w:eastAsia="zh-CN"/>
        </w:rPr>
        <w:t>9</w:t>
      </w:r>
      <w:r w:rsidRPr="00CA3C81">
        <w:rPr>
          <w:rFonts w:cs="Times New Roman"/>
          <w:highlight w:val="red"/>
          <w:lang w:eastAsia="zh-CN"/>
        </w:rPr>
        <w:t>章有更详细的阐述）</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OpenPsi</w:t>
      </w:r>
      <w:r w:rsidRPr="00CA3C81">
        <w:rPr>
          <w:rFonts w:cs="Times New Roman"/>
          <w:highlight w:val="red"/>
          <w:lang w:eastAsia="zh-CN"/>
        </w:rPr>
        <w:t>中的顶层目标</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不同的言语行为所引发的不同认知过程。目前这些过程是在与</w:t>
      </w:r>
      <w:r w:rsidRPr="00CA3C81">
        <w:rPr>
          <w:rFonts w:cs="Times New Roman"/>
          <w:highlight w:val="red"/>
          <w:lang w:eastAsia="zh-CN"/>
        </w:rPr>
        <w:t>GroundedSche-maNode</w:t>
      </w:r>
      <w:r w:rsidRPr="00CA3C81">
        <w:rPr>
          <w:rFonts w:cs="Times New Roman"/>
          <w:highlight w:val="red"/>
          <w:lang w:eastAsia="zh-CN"/>
        </w:rPr>
        <w:t>绑定的相应</w:t>
      </w:r>
      <w:r w:rsidRPr="00CA3C81">
        <w:rPr>
          <w:rFonts w:cs="Times New Roman"/>
          <w:highlight w:val="red"/>
          <w:lang w:eastAsia="zh-CN"/>
        </w:rPr>
        <w:t>Scheme</w:t>
      </w:r>
      <w:r w:rsidRPr="00CA3C81">
        <w:rPr>
          <w:rFonts w:cs="Times New Roman"/>
          <w:highlight w:val="red"/>
          <w:lang w:eastAsia="zh-CN"/>
        </w:rPr>
        <w:t>或者</w:t>
      </w:r>
      <w:r w:rsidRPr="00CA3C81">
        <w:rPr>
          <w:rFonts w:cs="Times New Roman"/>
          <w:highlight w:val="red"/>
          <w:lang w:eastAsia="zh-CN"/>
        </w:rPr>
        <w:t>Python</w:t>
      </w:r>
      <w:r w:rsidRPr="00CA3C81">
        <w:rPr>
          <w:rFonts w:cs="Times New Roman"/>
          <w:highlight w:val="red"/>
          <w:lang w:eastAsia="zh-CN"/>
        </w:rPr>
        <w:t>代码中被实现。这些认知过程也可以在</w:t>
      </w:r>
      <w:r w:rsidRPr="00CA3C81">
        <w:rPr>
          <w:rFonts w:cs="Times New Roman"/>
          <w:highlight w:val="red"/>
          <w:lang w:eastAsia="zh-CN"/>
        </w:rPr>
        <w:t>OpenCog</w:t>
      </w:r>
      <w:r w:rsidRPr="00CA3C81">
        <w:rPr>
          <w:rFonts w:cs="Times New Roman"/>
          <w:highlight w:val="red"/>
          <w:lang w:eastAsia="zh-CN"/>
        </w:rPr>
        <w:t>的知识库</w:t>
      </w:r>
      <w:r w:rsidRPr="00CA3C81">
        <w:rPr>
          <w:rFonts w:cs="Times New Roman"/>
          <w:highlight w:val="red"/>
          <w:lang w:eastAsia="zh-CN"/>
        </w:rPr>
        <w:t>Atomspace</w:t>
      </w:r>
      <w:r w:rsidRPr="00CA3C81">
        <w:rPr>
          <w:rFonts w:cs="Times New Roman"/>
          <w:highlight w:val="red"/>
          <w:lang w:eastAsia="zh-CN"/>
        </w:rPr>
        <w:t>里被实现（如下文中的</w:t>
      </w:r>
      <w:r w:rsidRPr="00CA3C81">
        <w:rPr>
          <w:rFonts w:cs="Times New Roman"/>
          <w:highlight w:val="red"/>
          <w:lang w:eastAsia="zh-CN"/>
        </w:rPr>
        <w:t>Question-answering schema</w:t>
      </w:r>
      <w:r w:rsidRPr="00CA3C81">
        <w:rPr>
          <w:rFonts w:cs="Times New Roman"/>
          <w:highlight w:val="red"/>
          <w:lang w:eastAsia="zh-CN"/>
        </w:rPr>
        <w:t>）。</w:t>
      </w:r>
    </w:p>
    <w:p w:rsidR="000A3AD4" w:rsidRPr="005E6101" w:rsidRDefault="000A3AD4" w:rsidP="000A3AD4">
      <w:pPr>
        <w:pStyle w:val="BodyText"/>
        <w:ind w:firstLine="480"/>
      </w:pPr>
      <w:r w:rsidRPr="005E6101">
        <w:rPr>
          <w:lang w:eastAsia="zh-CN"/>
        </w:rPr>
        <w:t>本章接下来的部分将进一步阐述</w:t>
      </w:r>
      <w:r w:rsidRPr="005E6101">
        <w:rPr>
          <w:lang w:eastAsia="zh-CN"/>
        </w:rPr>
        <w:t>CogDial</w:t>
      </w:r>
      <w:r w:rsidRPr="005E6101">
        <w:rPr>
          <w:lang w:eastAsia="zh-CN"/>
        </w:rPr>
        <w:t>使用的一系列言语行为规划器以及解释它们在</w:t>
      </w:r>
      <w:r w:rsidRPr="005E6101">
        <w:rPr>
          <w:lang w:eastAsia="zh-CN"/>
        </w:rPr>
        <w:t>CogDial</w:t>
      </w:r>
      <w:r w:rsidRPr="005E6101">
        <w:rPr>
          <w:lang w:eastAsia="zh-CN"/>
        </w:rPr>
        <w:t>中的实现机制，这些言语行为规划器大部分从</w:t>
      </w:r>
      <w:r w:rsidRPr="005E6101">
        <w:rPr>
          <w:lang w:eastAsia="zh-CN"/>
        </w:rPr>
        <w:t>SWBD-DAMSL</w:t>
      </w:r>
      <w:r w:rsidRPr="005E6101">
        <w:rPr>
          <w:lang w:eastAsia="zh-CN"/>
        </w:rPr>
        <w:t>中借鉴。当然这些特殊的言语行为规划器的集合并非一成不变，在以后对系统的不断改进和完善过程中，无疑会导致对该集合一定程度的延伸和细化。但我们相信这是一个好的开始，需要重申的是这些言语行为规划器分类是大量人类对话的实证分析的结果。</w:t>
      </w:r>
      <w:r w:rsidRPr="005E6101">
        <w:t>目前，我们的研究工作重点在问答规划器（</w:t>
      </w:r>
      <w:r w:rsidRPr="005E6101">
        <w:t>Question-answering schema</w:t>
      </w:r>
      <w:r w:rsidRPr="005E6101">
        <w:t>），将会在第</w:t>
      </w:r>
      <w:r w:rsidR="006A554C">
        <w:rPr>
          <w:rFonts w:ascii="宋体" w:hAnsi="宋体" w:cs="宋体" w:hint="eastAsia"/>
        </w:rPr>
        <w:t>八</w:t>
      </w:r>
      <w:fldSimple w:instr="HYPERLINK\l&quot;_bookmark106&quot;">
        <w:r w:rsidRPr="005E6101">
          <w:t>8</w:t>
        </w:r>
      </w:fldSimple>
      <w:r w:rsidRPr="005E6101">
        <w:t>章中进一步阐述。</w:t>
      </w:r>
    </w:p>
    <w:p w:rsidR="000A3AD4" w:rsidRPr="00C27E08" w:rsidRDefault="00C27E08" w:rsidP="000C6FE5">
      <w:pPr>
        <w:pStyle w:val="BodyText"/>
        <w:ind w:firstLineChars="0" w:firstLine="0"/>
        <w:jc w:val="both"/>
        <w:outlineLvl w:val="0"/>
        <w:rPr>
          <w:rFonts w:ascii="宋体" w:hAnsi="宋体" w:cs="宋体"/>
          <w:b/>
        </w:rPr>
      </w:pPr>
      <w:r>
        <w:rPr>
          <w:rFonts w:hint="eastAsia"/>
          <w:b/>
        </w:rPr>
        <w:t>1</w:t>
      </w:r>
      <w:r>
        <w:rPr>
          <w:rFonts w:ascii="宋体" w:hAnsi="宋体" w:cs="宋体" w:hint="eastAsia"/>
          <w:b/>
        </w:rPr>
        <w:t xml:space="preserve">. </w:t>
      </w:r>
      <w:r w:rsidR="000A3AD4" w:rsidRPr="004540D8">
        <w:rPr>
          <w:b/>
        </w:rPr>
        <w:t>谈话开场白、结束谈话和转移话题</w:t>
      </w:r>
      <w:r>
        <w:rPr>
          <w:rFonts w:hint="eastAsia"/>
          <w:b/>
        </w:rPr>
        <w:t xml:space="preserve"> </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pPr>
      <w:r w:rsidRPr="004540D8">
        <w:t>被放弃或转移、结束</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所以，嗯</w:t>
      </w:r>
      <w:bookmarkStart w:id="162" w:name="OLE_LINK38"/>
      <w:r w:rsidRPr="004540D8">
        <w:rPr>
          <w:rFonts w:asciiTheme="minorEastAsia" w:eastAsiaTheme="minorEastAsia" w:hAnsiTheme="minorEastAsia" w:hint="eastAsia"/>
          <w:spacing w:val="-7"/>
          <w:lang w:eastAsia="zh-CN"/>
        </w:rPr>
        <w:t>......</w:t>
      </w:r>
      <w:bookmarkEnd w:id="162"/>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So,hmmmm....</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当前谈话不尽能达到智能体的目的；但其中一些与谈话对象的对话，似乎仍有达到智能体目的合理程度上的可能性。或者，智能体无法想到任何与谈话对象所讲之相关的答复。当持续对话被断定为可达到智能体的某些目的，然而其他言语行为似乎无法在显着程度上充分达到智能体之目的；或当言语行为极有可能达到智能体的目标，然而看似与先前的对话失去连结性，在这样的情况下，这就会被使用（因此，某些言语标志对于划定新的谈话阶段之界线，是很恰当的）。</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程序：在此情况下，待给予的语意内容往往会是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或许我们该来谈点别的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Perhaps we should talk about something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现在来谈谈别的吧。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Let us now talk about someone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Hmmmm...welll...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6"/>
        </w:numPr>
        <w:ind w:firstLineChars="0"/>
      </w:pPr>
      <w:r w:rsidRPr="004540D8">
        <w:t>常见谈话开场白</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最近过得怎样？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相关目标、语境：一名潜在交谈对象在现场，经断定，与该对象交谈将能达到系统的目标。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常见谈话开场白</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的性质，会以表示问候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欲进行交谈的一种社会成规作为开端。有些常见的谈话开场白非常普通，例如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嗨。</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Hi.</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)而其他较有语意内涵的，比如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现况如何？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is your current state?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最近经历了哪些事？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have been your recent experiences?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在想些什么？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thinking about?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目前在从事些什么？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involved with currently?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up?</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有什么新鲜事？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new?</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生活怎么样？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)等。同样地，也可能会明白地问</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或通过惯用语表达</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我想和你谈谈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would like to talk to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想聊天吗？</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Would you like to chat?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)等语意内容。</w:t>
      </w:r>
    </w:p>
    <w:p w:rsidR="000A3AD4" w:rsidRDefault="000A3AD4" w:rsidP="000A3AD4">
      <w:pPr>
        <w:spacing w:before="5" w:line="170" w:lineRule="exact"/>
        <w:rPr>
          <w:sz w:val="17"/>
          <w:szCs w:val="17"/>
          <w:lang w:eastAsia="zh-CN"/>
        </w:rPr>
      </w:pPr>
    </w:p>
    <w:p w:rsidR="000A3AD4" w:rsidRPr="004540D8" w:rsidRDefault="000A3AD4" w:rsidP="000A3AD4">
      <w:pPr>
        <w:pStyle w:val="BodyText"/>
        <w:numPr>
          <w:ilvl w:val="0"/>
          <w:numId w:val="16"/>
        </w:numPr>
        <w:ind w:firstLineChars="0"/>
      </w:pPr>
      <w:r w:rsidRPr="004540D8">
        <w:t>结束谈话</w:t>
      </w:r>
    </w:p>
    <w:p w:rsidR="000A3AD4" w:rsidRDefault="000A3AD4" w:rsidP="000A3AD4">
      <w:pPr>
        <w:spacing w:before="8" w:line="190" w:lineRule="exact"/>
        <w:rPr>
          <w:sz w:val="19"/>
          <w:szCs w:val="19"/>
        </w:rPr>
      </w:pP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那好吧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今天跟你聊天很开心。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Alrighty then...it’s been good to chat with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如结束谈话会是达成系统目标的最佳方式，这样的话语是很适当的。若确定谈话对象欲结束谈话，在这种情况下，结束谈话会是达成系统目标取悦谈话对象最好的办法。在任何情况下，比起唐突结束，用言辞结束谈话反而是达成取悦人类的目标最佳的方式。</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程序：结束谈话的语意内容会有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这次谈话我很尽兴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enjoyed the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谢谢你给我这么有意义的谈话</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you for the good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希望下次还能再跟你聊天</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hope to talk to you again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)等，并且是以直接或惯用性言辞表达。</w:t>
      </w:r>
    </w:p>
    <w:p w:rsidR="000A3AD4" w:rsidRDefault="000A3AD4" w:rsidP="000A3AD4">
      <w:pPr>
        <w:spacing w:before="6" w:line="110" w:lineRule="exact"/>
        <w:rPr>
          <w:sz w:val="11"/>
          <w:szCs w:val="11"/>
        </w:rPr>
      </w:pPr>
    </w:p>
    <w:p w:rsidR="000A3AD4" w:rsidRPr="006B4C8B" w:rsidRDefault="00331900" w:rsidP="000C6FE5">
      <w:pPr>
        <w:pStyle w:val="BodyText"/>
        <w:ind w:firstLineChars="0"/>
        <w:jc w:val="both"/>
        <w:outlineLvl w:val="0"/>
        <w:rPr>
          <w:rFonts w:ascii="宋体" w:hAnsi="宋体" w:cs="宋体"/>
          <w:b/>
        </w:rPr>
      </w:pPr>
      <w:r w:rsidRPr="006B4C8B">
        <w:rPr>
          <w:rFonts w:ascii="宋体" w:hAnsi="宋体" w:hint="eastAsia"/>
          <w:b/>
        </w:rPr>
        <w:t>2</w:t>
      </w:r>
      <w:r w:rsidRPr="006B4C8B">
        <w:rPr>
          <w:rFonts w:ascii="宋体" w:hAnsi="宋体" w:cs="宋体" w:hint="eastAsia"/>
          <w:b/>
        </w:rPr>
        <w:t xml:space="preserve">. </w:t>
      </w:r>
      <w:r w:rsidR="000A3AD4" w:rsidRPr="006B4C8B">
        <w:rPr>
          <w:rFonts w:ascii="宋体" w:hAnsi="宋体" w:hint="eastAsia"/>
          <w:b/>
        </w:rPr>
        <w:t>实质性对话开场白</w:t>
      </w:r>
    </w:p>
    <w:p w:rsidR="000A3AD4" w:rsidRDefault="000A3AD4" w:rsidP="000A3AD4">
      <w:pPr>
        <w:pStyle w:val="BodyText"/>
        <w:ind w:left="405" w:firstLine="480"/>
        <w:rPr>
          <w:lang w:eastAsia="zh-CN"/>
        </w:rPr>
      </w:pPr>
      <w:r>
        <w:rPr>
          <w:rFonts w:hint="eastAsia"/>
          <w:lang w:eastAsia="zh-CN"/>
        </w:rPr>
        <w:t>在</w:t>
      </w:r>
      <w:r>
        <w:rPr>
          <w:rFonts w:hint="eastAsia"/>
          <w:lang w:eastAsia="zh-CN"/>
        </w:rPr>
        <w:t>CogDial</w:t>
      </w:r>
      <w:r>
        <w:rPr>
          <w:rFonts w:hint="eastAsia"/>
          <w:lang w:eastAsia="zh-CN"/>
        </w:rPr>
        <w:t>系统的语境中，有许多种对话开场白往往很实用，但这并没有在</w:t>
      </w:r>
      <w:r>
        <w:rPr>
          <w:rFonts w:hint="eastAsia"/>
          <w:lang w:eastAsia="zh-CN"/>
        </w:rPr>
        <w:t>SWBD-DAMSL</w:t>
      </w:r>
      <w:r>
        <w:rPr>
          <w:rFonts w:hint="eastAsia"/>
          <w:lang w:eastAsia="zh-CN"/>
        </w:rPr>
        <w:t>研究中被提出讨论。例如：</w:t>
      </w:r>
    </w:p>
    <w:p w:rsidR="000A3AD4" w:rsidRPr="004540D8" w:rsidRDefault="000A3AD4" w:rsidP="000A3AD4">
      <w:pPr>
        <w:pStyle w:val="BodyText"/>
        <w:numPr>
          <w:ilvl w:val="0"/>
          <w:numId w:val="16"/>
        </w:numPr>
        <w:ind w:firstLineChars="0"/>
      </w:pPr>
      <w:r w:rsidRPr="004540D8">
        <w:t>意识流陈述性开场白</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我常在想，有些人总在谈些同样的事。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I’ve been thinking there are some people who always talk about the same things.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语境：为取悦谈话对象</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或达到令人出奇的目标，就会通过此等开场白达成。</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bookmarkStart w:id="163" w:name="OLE_LINK37"/>
      <w:r w:rsidRPr="004540D8">
        <w:rPr>
          <w:rFonts w:asciiTheme="minorEastAsia" w:eastAsiaTheme="minorEastAsia" w:hAnsiTheme="minorEastAsia"/>
          <w:spacing w:val="-7"/>
          <w:lang w:eastAsia="zh-CN"/>
        </w:rPr>
        <w:t>程序：在此开场白的程序，会先从AttentionalFocus截取一组Atom，再将之供给微规划程序进行发音。</w:t>
      </w:r>
    </w:p>
    <w:bookmarkEnd w:id="163"/>
    <w:p w:rsidR="000A3AD4" w:rsidRPr="004540D8" w:rsidRDefault="000A3AD4" w:rsidP="000A3AD4">
      <w:pPr>
        <w:pStyle w:val="BodyText"/>
        <w:numPr>
          <w:ilvl w:val="0"/>
          <w:numId w:val="16"/>
        </w:numPr>
        <w:ind w:firstLineChars="0"/>
      </w:pPr>
      <w:r w:rsidRPr="004540D8">
        <w:t>个人化开场白</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我对下届的总统大选有些看法。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some thoughts about who’s going to win the next Presidential election.</w:t>
      </w:r>
      <w:r w:rsidRPr="004540D8">
        <w:rPr>
          <w:rFonts w:asciiTheme="minorEastAsia" w:eastAsiaTheme="minorEastAsia" w:hAnsiTheme="minorEastAsia" w:hint="eastAsia"/>
          <w:spacing w:val="-7"/>
          <w:lang w:eastAsia="zh-CN"/>
        </w:rPr>
        <w:t>”</w:t>
      </w:r>
      <w:r w:rsidR="00576C0A">
        <w:rPr>
          <w:rFonts w:asciiTheme="minorEastAsia" w:eastAsiaTheme="minorEastAsia" w:hAnsiTheme="minorEastAsia"/>
          <w:spacing w:val="-7"/>
          <w:lang w:eastAsia="zh-CN"/>
        </w:rPr>
        <w:t>)</w:t>
      </w:r>
      <w:r w:rsidR="00576C0A">
        <w:rPr>
          <w:rFonts w:asciiTheme="minorEastAsia" w:eastAsiaTheme="minorEastAsia" w:hAnsiTheme="minorEastAsia" w:hint="eastAsia"/>
          <w:spacing w:val="-7"/>
          <w:lang w:eastAsia="zh-CN"/>
        </w:rPr>
        <w:t>用于和</w:t>
      </w:r>
      <w:r w:rsidR="00576C0A">
        <w:rPr>
          <w:rFonts w:asciiTheme="minorEastAsia" w:eastAsiaTheme="minorEastAsia" w:hAnsiTheme="minorEastAsia"/>
          <w:spacing w:val="-7"/>
          <w:lang w:eastAsia="zh-CN"/>
        </w:rPr>
        <w:t>时常谈论政治的人</w:t>
      </w:r>
      <w:r w:rsidR="0046068D">
        <w:rPr>
          <w:rFonts w:asciiTheme="minorEastAsia" w:eastAsiaTheme="minorEastAsia" w:hAnsiTheme="minorEastAsia" w:hint="eastAsia"/>
          <w:spacing w:val="-7"/>
          <w:lang w:eastAsia="zh-CN"/>
        </w:rPr>
        <w:t>谈话的场合</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语境：与意识流陈述性开场白相同，但更着重于取悦谈话对象和增进联系。</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程序：对代表谈话对象的Atom予以高度的重视值（在OpenCog术语中的ShortTermImportance），接着在其散播到AtomSpace一段时间后，从AttentionalFocus中选择一组Atom，再将之供给微规划程序进行发音。</w:t>
      </w:r>
    </w:p>
    <w:p w:rsidR="000A3AD4" w:rsidRPr="004540D8" w:rsidRDefault="000A3AD4" w:rsidP="000A3AD4">
      <w:pPr>
        <w:pStyle w:val="BodyText"/>
        <w:ind w:firstLine="480"/>
        <w:rPr>
          <w:lang w:eastAsia="zh-CN"/>
        </w:rPr>
      </w:pPr>
      <w:r w:rsidRPr="004540D8">
        <w:rPr>
          <w:rFonts w:hint="eastAsia"/>
          <w:lang w:eastAsia="zh-CN"/>
        </w:rPr>
        <w:t>从某种意义上来看，这些言辞只是陈述句；但事实上，它们被用作对话开场白，使之增添了些许不同于平常的韵味。不同的认知程序经常会被用在选择哪些语句该作为对话开场白。</w:t>
      </w:r>
    </w:p>
    <w:p w:rsidR="000A3AD4" w:rsidRPr="004540D8" w:rsidRDefault="000A3AD4" w:rsidP="000A3AD4">
      <w:pPr>
        <w:pStyle w:val="BodyText"/>
        <w:ind w:firstLine="480"/>
        <w:rPr>
          <w:lang w:eastAsia="zh-CN"/>
        </w:rPr>
      </w:pPr>
      <w:r w:rsidRPr="004540D8">
        <w:rPr>
          <w:rFonts w:hint="eastAsia"/>
          <w:lang w:eastAsia="zh-CN"/>
        </w:rPr>
        <w:t>在有些相关言语行为中，问句会被用作对话开场白。例如：</w:t>
      </w:r>
      <w:r w:rsidR="00083351">
        <w:rPr>
          <w:rFonts w:hint="eastAsia"/>
          <w:lang w:eastAsia="zh-CN"/>
        </w:rPr>
        <w:t>“</w:t>
      </w:r>
      <w:r w:rsidRPr="004540D8">
        <w:rPr>
          <w:rFonts w:hint="eastAsia"/>
          <w:lang w:eastAsia="zh-CN"/>
        </w:rPr>
        <w:t>谁会赢得下届的总统大选？”</w:t>
      </w:r>
      <w:r w:rsidRPr="004540D8">
        <w:rPr>
          <w:rFonts w:hint="eastAsia"/>
          <w:lang w:eastAsia="zh-CN"/>
        </w:rPr>
        <w:t>(</w:t>
      </w:r>
      <w:r w:rsidR="00083351">
        <w:rPr>
          <w:rFonts w:hint="eastAsia"/>
          <w:lang w:eastAsia="zh-CN"/>
        </w:rPr>
        <w:t>“</w:t>
      </w:r>
      <w:r w:rsidRPr="004540D8">
        <w:rPr>
          <w:rFonts w:hint="eastAsia"/>
          <w:lang w:eastAsia="zh-CN"/>
        </w:rPr>
        <w:t>Who</w:t>
      </w:r>
      <w:r w:rsidR="00927EB0">
        <w:rPr>
          <w:lang w:eastAsia="zh-CN"/>
        </w:rPr>
        <w:t>’</w:t>
      </w:r>
      <w:r w:rsidRPr="004540D8">
        <w:rPr>
          <w:rFonts w:hint="eastAsia"/>
          <w:lang w:eastAsia="zh-CN"/>
        </w:rPr>
        <w:t>s going to win the next Presidential election?</w:t>
      </w:r>
      <w:r w:rsidRPr="004540D8">
        <w:rPr>
          <w:rFonts w:hint="eastAsia"/>
          <w:lang w:eastAsia="zh-CN"/>
        </w:rPr>
        <w:t>”</w:t>
      </w:r>
      <w:r w:rsidRPr="004540D8">
        <w:rPr>
          <w:rFonts w:hint="eastAsia"/>
          <w:lang w:eastAsia="zh-CN"/>
        </w:rPr>
        <w:t>)</w:t>
      </w:r>
      <w:r w:rsidRPr="004540D8">
        <w:rPr>
          <w:rFonts w:hint="eastAsia"/>
          <w:lang w:eastAsia="zh-CN"/>
        </w:rPr>
        <w:t>这些都可为如下探讨的任何问句形式。但演算出该问什么来开始一段对话，与演算出该用何种语句来作对话开场白的程序，会有高度的相同性。</w:t>
      </w:r>
    </w:p>
    <w:p w:rsidR="000A3AD4" w:rsidRDefault="000A3AD4" w:rsidP="000A3AD4">
      <w:pPr>
        <w:spacing w:before="2" w:line="140" w:lineRule="exact"/>
        <w:rPr>
          <w:sz w:val="14"/>
          <w:szCs w:val="14"/>
          <w:lang w:eastAsia="zh-CN"/>
        </w:rPr>
      </w:pPr>
    </w:p>
    <w:p w:rsidR="000A3AD4" w:rsidRPr="00486858" w:rsidRDefault="00486858" w:rsidP="000C6FE5">
      <w:pPr>
        <w:pStyle w:val="BodyText"/>
        <w:ind w:firstLineChars="0" w:firstLine="0"/>
        <w:jc w:val="both"/>
        <w:outlineLvl w:val="0"/>
        <w:rPr>
          <w:rFonts w:ascii="宋体" w:hAnsi="宋体" w:cs="宋体"/>
          <w:b/>
        </w:rPr>
      </w:pPr>
      <w:r>
        <w:rPr>
          <w:rFonts w:hint="eastAsia"/>
          <w:b/>
        </w:rPr>
        <w:t>3</w:t>
      </w:r>
      <w:r>
        <w:rPr>
          <w:rFonts w:ascii="宋体" w:hAnsi="宋体" w:cs="宋体" w:hint="eastAsia"/>
          <w:b/>
        </w:rPr>
        <w:t xml:space="preserve">. </w:t>
      </w:r>
      <w:r w:rsidR="000A3AD4" w:rsidRPr="004540D8">
        <w:rPr>
          <w:b/>
        </w:rPr>
        <w:t>常见反应</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rPr>
          <w:lang w:eastAsia="zh-CN"/>
        </w:rPr>
      </w:pPr>
      <w:r w:rsidRPr="004540D8">
        <w:rPr>
          <w:lang w:eastAsia="zh-CN"/>
        </w:rPr>
        <w:t>了解（衬托型反馈形式）</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Yep,understood.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或者谈话对象似乎会重复相同的信息（例如智能体连续给予谈话对象两个带有高度相似内涵的言辞）。若智能体强烈了解谈话对象的表达而胜过同意之，这时选择此规划器的重要性也较高。</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我了解你刚所说的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)；这般言辞可明确或以惯用语方式传达。</w:t>
      </w:r>
    </w:p>
    <w:p w:rsidR="000A3AD4" w:rsidRPr="004540D8" w:rsidRDefault="000A3AD4" w:rsidP="000A3AD4">
      <w:pPr>
        <w:pStyle w:val="BodyText"/>
        <w:numPr>
          <w:ilvl w:val="0"/>
          <w:numId w:val="16"/>
        </w:numPr>
        <w:ind w:firstLineChars="0"/>
      </w:pPr>
      <w:r w:rsidRPr="004540D8">
        <w:t>同意、接受</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你说对了。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You got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并且同意的话。另一方面，选择此规划器的重要性在此情形下会更高：谈话对象不太确定智能体是否了解，或者谈话对象似乎会重复相同的信息（例如智能体连续给予谈话对象两个带有高度相似内涵的言辞）。</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欣赏</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是啊，我很确定</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Yeah,I’m sure....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同意、且满意的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我很满意你刚所说的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caused pleasure by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对明白的回应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好的，明白你的意思了。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OK,gotcha.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语境：这就如前述的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行为，惟有基本的语境条件，在于谈话对象说了某些智能体了解、并回应某些智能体先前所说过的话。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情况，语意内容为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我明白你刚所说的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)；这般言辞可明确或以惯用语方式传递，但惯用语的表达方式会与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的情况不尽相同。</w:t>
      </w:r>
    </w:p>
    <w:p w:rsidR="000A3AD4" w:rsidRPr="004540D8" w:rsidRDefault="000A3AD4" w:rsidP="000A3AD4">
      <w:pPr>
        <w:pStyle w:val="BodyText"/>
        <w:numPr>
          <w:ilvl w:val="0"/>
          <w:numId w:val="16"/>
        </w:numPr>
        <w:ind w:firstLineChars="0"/>
      </w:pPr>
      <w:r w:rsidRPr="004540D8">
        <w:t>重复措词</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啊，你觉得他疯了。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Ah,you think he’s crazy.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程序：语意内容为重复谈话对象不久前所说的。首先，可重复谈话对象整体的言辞评论，或仅取其最重要的措辞句话。常见的言辞如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huh?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)也可视情况添加。</w:t>
      </w:r>
    </w:p>
    <w:p w:rsidR="000A3AD4" w:rsidRPr="004540D8" w:rsidRDefault="000A3AD4" w:rsidP="000A3AD4">
      <w:pPr>
        <w:pStyle w:val="BodyText"/>
        <w:numPr>
          <w:ilvl w:val="0"/>
          <w:numId w:val="16"/>
        </w:numPr>
        <w:ind w:firstLineChars="0"/>
      </w:pPr>
      <w:r w:rsidRPr="004540D8">
        <w:t>道歉</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对此我很抱歉。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Sorry about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语境：此达成了取悦谈话对象的目标。主要的语境条件，在于谈话对象看似受到智能体所说、或未说的话之困扰或冒犯；其次较不重要的语境条件，在于谈话对象看似对其他事情困扰、不悦或受到冒犯。</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对X我感到很抱歉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 about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为对谈话对象造成负面反应的任何事物；这般言辞可明确或以惯用语方式传递。</w:t>
      </w:r>
    </w:p>
    <w:p w:rsidR="000A3AD4" w:rsidRPr="004540D8" w:rsidRDefault="000A3AD4" w:rsidP="000A3AD4">
      <w:pPr>
        <w:pStyle w:val="BodyText"/>
        <w:numPr>
          <w:ilvl w:val="0"/>
          <w:numId w:val="16"/>
        </w:numPr>
        <w:ind w:firstLineChars="0"/>
      </w:pPr>
      <w:r w:rsidRPr="004540D8">
        <w:t>道谢</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太感谢你了，这真的很棒！</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so much,that was fantastic!</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语境：此达成了取悦谈话对象的目标。主要的语境条件，在于智能体满意谈话对象所说的。另一个条件，在于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为社交上适宜的言辞，比如谈话伙伴明确称赞智能体的情况。程序：语意内容为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对X我很感谢</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 for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我很感激</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置之度外</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当然，没事的，别担心。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Sure,no problem,don’t worry about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语境：此达成了取悦谈话对象的目标。主要的语境条件，在于谈话对象对于其所说的话或所做作为感到后悔；或对他自己说了些负面的话。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对于X我并不深受其扰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那件事并没有太影响我</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Default="000A3AD4" w:rsidP="000A3AD4">
      <w:pPr>
        <w:tabs>
          <w:tab w:val="left" w:pos="1540"/>
        </w:tabs>
        <w:spacing w:before="10" w:line="120" w:lineRule="exact"/>
        <w:rPr>
          <w:sz w:val="12"/>
          <w:szCs w:val="12"/>
        </w:rPr>
      </w:pPr>
    </w:p>
    <w:p w:rsidR="000A3AD4" w:rsidRPr="006A554C" w:rsidRDefault="00977A4B" w:rsidP="000C6FE5">
      <w:pPr>
        <w:pStyle w:val="Heading3"/>
        <w:numPr>
          <w:ilvl w:val="0"/>
          <w:numId w:val="0"/>
        </w:numPr>
        <w:ind w:left="709" w:hanging="709"/>
        <w:rPr>
          <w:rFonts w:ascii="宋体" w:eastAsia="宋体" w:hAnsi="宋体"/>
        </w:rPr>
      </w:pPr>
      <w:bookmarkStart w:id="164" w:name="_Toc18293"/>
      <w:bookmarkStart w:id="165" w:name="_Toc453623393"/>
      <w:bookmarkStart w:id="166" w:name="_Toc327482456"/>
      <w:r>
        <w:rPr>
          <w:rFonts w:ascii="宋体" w:eastAsia="宋体" w:hAnsi="宋体" w:cs="Yuanti TC Light" w:hint="eastAsia"/>
        </w:rPr>
        <w:t xml:space="preserve">4. </w:t>
      </w:r>
      <w:r w:rsidR="000A3AD4" w:rsidRPr="006A554C">
        <w:rPr>
          <w:rFonts w:ascii="宋体" w:eastAsia="宋体" w:hAnsi="宋体" w:cs="Yuanti TC Light" w:hint="eastAsia"/>
        </w:rPr>
        <w:t>实质回应</w:t>
      </w:r>
      <w:bookmarkEnd w:id="164"/>
      <w:bookmarkEnd w:id="165"/>
      <w:bookmarkEnd w:id="166"/>
    </w:p>
    <w:p w:rsidR="000A3AD4" w:rsidRDefault="000A3AD4" w:rsidP="000A3AD4">
      <w:pPr>
        <w:pStyle w:val="BodyText"/>
        <w:numPr>
          <w:ilvl w:val="0"/>
          <w:numId w:val="16"/>
        </w:numPr>
        <w:ind w:firstLineChars="0"/>
      </w:pPr>
      <w:r>
        <w:t>协作</w:t>
      </w:r>
      <w:r w:rsidRPr="004540D8">
        <w:t>完成</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bookmarkStart w:id="167" w:name="OLE_LINK30"/>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……没连任又担任了两届的总统</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…who served two non-contiguous presidential terms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)[回应一句不完整的言辞</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格罗弗•克利夫兰是美国唯一的一位……</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Grover Cleveland was the only US president…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bookmarkEnd w:id="167"/>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语境：此达成了取悦谈话对象的目标。主要的语境条件，在于谈话对象说了看似一句较长语句中一部分的话，而智能体正确猜到剩下的叙述为何。</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程序：语意内容为智能体猜测谈话对象所说的其余叙述，完善一个句子。</w:t>
      </w:r>
    </w:p>
    <w:p w:rsidR="000A3AD4" w:rsidRDefault="000A3AD4" w:rsidP="000A3AD4">
      <w:pPr>
        <w:pStyle w:val="BodyText"/>
        <w:numPr>
          <w:ilvl w:val="0"/>
          <w:numId w:val="16"/>
        </w:numPr>
        <w:ind w:firstLineChars="0"/>
      </w:pPr>
      <w:r>
        <w:t>引用</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食言是很不可理喻的。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It doesn’t make sense to eat words.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)[被告知某人食言时的回应。]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语境：例如当谈话对象发出的某些言辞，是智能体本身就有强烈评估的事物–这言辞显然正确、错误、令人讶异或令人开心等。</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P属于X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的形式；X为谈话对象先前发出的言论，而P为智能体强烈认定为X所拥有–例如事实、虚伪、惊讶、喜悦、不悦等。这种言辞的惯用语的表示并不多，但确实是有不少方式可表示此等言辞，像是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X使我高兴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makes me happy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X令我欣喜</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pleases me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我喜欢甲</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like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)之类。</w:t>
      </w:r>
    </w:p>
    <w:p w:rsidR="000A3AD4" w:rsidRDefault="000A3AD4" w:rsidP="000A3AD4">
      <w:pPr>
        <w:pStyle w:val="BodyText"/>
        <w:numPr>
          <w:ilvl w:val="0"/>
          <w:numId w:val="16"/>
        </w:numPr>
        <w:ind w:firstLineChars="0"/>
      </w:pPr>
      <w:r>
        <w:t>总结</w:t>
      </w:r>
      <w:r w:rsidRPr="004540D8">
        <w:t>/</w:t>
      </w:r>
      <w:r>
        <w:t>再阐述</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所以说，你觉得他是个危险的疯子。</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 you think he’s a dangerous madman.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理解、或智能体本身也不确定自己是否理解。</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程序：语意内容为与谈话对象先前的言辞相同，或有时为谈话对象近来的一系列言辞。微规划系统会被特别要求找出不同表达此语意内容的方式，而不是重复谈话对象所说的话。</w:t>
      </w:r>
    </w:p>
    <w:p w:rsidR="000A3AD4" w:rsidRDefault="000A3AD4" w:rsidP="000A3AD4">
      <w:pPr>
        <w:pStyle w:val="BodyText"/>
        <w:numPr>
          <w:ilvl w:val="0"/>
          <w:numId w:val="16"/>
        </w:numPr>
        <w:ind w:firstLineChars="0"/>
      </w:pPr>
      <w:r>
        <w:t>反问</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若沙特阿拉伯不具备这些美国武器，那迪拜会有什么防御足以对抗贫穷非洲人的大举入侵？</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defense would Dubai have against an invasion by masses of impoverished Africans if Saudi Arabia didn’t have all those American weapons?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最基本的语境条件，在于有些疑问是智能体认为它对该问题思考过会较好。例如智能体认为某些问题是谈话对象会知道更多、或说出更有益的食物，而智能体对此问句更熟悉，在此情况就有可能发生；反问的问句便会附属这个语句。作用于此的主要目标是为了取悦谈话对象–而较间接、有把握（知识），因为当谈话对象了解越多，智能体也就会知道越多，这往往不会出错。</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程序：此程序的关键在于确认是否有S的语句，若谈话对象知悉S、或对S有更深度的了解，谈话对象对当前谈话主题的知识会较渊博。若如此，以问句方式来构建S并提出这个问题，较有意义。</w:t>
      </w:r>
    </w:p>
    <w:p w:rsidR="000A3AD4" w:rsidRDefault="000A3AD4" w:rsidP="000A3AD4">
      <w:pPr>
        <w:pStyle w:val="BodyText"/>
        <w:numPr>
          <w:ilvl w:val="0"/>
          <w:numId w:val="16"/>
        </w:numPr>
        <w:ind w:firstLineChars="0"/>
      </w:pPr>
      <w:r>
        <w:t>或者从句</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还是说，他是为了自己而拿了所有钱？</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Or did he take all the money for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但某Y排除了X，对智能体而言似乎也有合理程度上的强烈可能性（不必然，但或许与X的可能性同等强烈、或比X更强烈）。这部分达成的目标一般而言是取悦谈话对象，并增进知识。若证实提出的选项Y比选项X还要新奇，新奇感也会是相当重要的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程序：此程序其实就是找出貌似极有理的Y，排除谈话对象表示的X。假定如此，待用言语表现的语意内容则为Y。</w:t>
      </w:r>
    </w:p>
    <w:p w:rsidR="000A3AD4" w:rsidRDefault="000A3AD4" w:rsidP="000A3AD4">
      <w:pPr>
        <w:pStyle w:val="BodyText"/>
        <w:numPr>
          <w:ilvl w:val="0"/>
          <w:numId w:val="16"/>
        </w:numPr>
        <w:ind w:firstLineChars="0"/>
      </w:pPr>
      <w:r>
        <w:t>而且从句</w:t>
      </w:r>
      <w:r w:rsidRPr="004540D8">
        <w:footnoteReference w:id="5"/>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而且他还自己吃光了所有奶酪？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And then he ate all the cheese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而智能体顺势地从X联想到某Y。这部分达成的目标一般而言是取悦谈话对象，并增进知识。若证实提出的选项Y令人惊讶，新奇感也会是相当重要的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程序：此程序其实就是找出貌似极有理的Y，延伸谈话对象表示的X。假定如此，待用言语表现的语意内容则为Y。</w:t>
      </w:r>
    </w:p>
    <w:p w:rsidR="000A3AD4" w:rsidRPr="00B42CEB" w:rsidRDefault="00B42CEB" w:rsidP="000C6FE5">
      <w:pPr>
        <w:pStyle w:val="BodyText"/>
        <w:ind w:firstLineChars="0"/>
        <w:outlineLvl w:val="0"/>
        <w:rPr>
          <w:rFonts w:ascii="宋体" w:hAnsi="宋体"/>
          <w:b/>
        </w:rPr>
      </w:pPr>
      <w:r w:rsidRPr="00B42CEB">
        <w:rPr>
          <w:rFonts w:ascii="宋体" w:hAnsi="宋体" w:hint="eastAsia"/>
          <w:b/>
        </w:rPr>
        <w:t>5.</w:t>
      </w:r>
      <w:r>
        <w:rPr>
          <w:rFonts w:ascii="宋体" w:hAnsi="宋体" w:hint="eastAsia"/>
          <w:b/>
        </w:rPr>
        <w:t xml:space="preserve"> </w:t>
      </w:r>
      <w:r w:rsidR="000A3AD4" w:rsidRPr="00B42CEB">
        <w:rPr>
          <w:rFonts w:ascii="宋体" w:hAnsi="宋体" w:hint="eastAsia"/>
          <w:b/>
        </w:rPr>
        <w:t>回答</w:t>
      </w:r>
    </w:p>
    <w:p w:rsidR="000A3AD4" w:rsidRDefault="000A3AD4" w:rsidP="000A3AD4">
      <w:pPr>
        <w:pStyle w:val="BodyText"/>
        <w:numPr>
          <w:ilvl w:val="0"/>
          <w:numId w:val="16"/>
        </w:numPr>
        <w:ind w:firstLineChars="0"/>
      </w:pPr>
      <w:r>
        <w:t>肯定回答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是的，没错。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Yes,that’s right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否定</w:t>
      </w:r>
      <w:r w:rsidRPr="004540D8">
        <w:t>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不，恐怕不是这样。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No,I’m afraid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来得稍微低些–比起否定的答复，多数人更想听到的是肯定回答，但这显然还是依特定情况而定）。</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拒绝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呃……不，我做不到。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Uh...no I can’t do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提出了建议，而智能体认为这建议有误（若为陈述句）、不值得做或不可能办得到（若为命令句）。在拒绝某命令的情况下，此举是关系到所有智能体的目标，但仍取悦谈话对象和达成联系–因为一般来说，若智能体拒绝了某要求，是因从事智能体所想做的，会比从事谈话对象所请求的更能够帮助其达成其他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我不认同X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agree with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我不想从事X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intend to do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)；措辞表达的方式有很多种，而X可被取代为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或其他照应语。</w:t>
      </w:r>
    </w:p>
    <w:p w:rsidR="000A3AD4" w:rsidRDefault="000A3AD4" w:rsidP="000A3AD4">
      <w:pPr>
        <w:pStyle w:val="BodyText"/>
        <w:numPr>
          <w:ilvl w:val="0"/>
          <w:numId w:val="16"/>
        </w:numPr>
        <w:ind w:firstLineChars="0"/>
      </w:pPr>
      <w:r>
        <w:t>肯定的</w:t>
      </w:r>
      <w:r w:rsidRPr="004540D8">
        <w:t>委婉</w:t>
      </w:r>
      <w:r>
        <w:t>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对啊，她是这样。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 she did.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对此规划器应有成见的情况，在于智能体对问题的重视、或者谈话对象看似对该问题有特定程度的重视，正如这类回答带有特别的强调语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否定的委婉回答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这个嘛，我不认为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Well I think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对此规划器应有成见的情况，在于：问句或其答案看似有特别高度的重要性（OpenCog中的STI），正如这类回答带有特别的强调语气；或者，智能体对问题的重视、或谈话对象看似对该问题有高度的重视。</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我不赞同F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disagree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F并不是对的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not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也许、部分接受</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是啊–好像是吧。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Yeah–kind of.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语境：语境条件在于谈话对象问了个是非问答，而智能体认为答案具有不太接近1、也不太接近0的真伪值。目标是取悦谈话对象。</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我部分同意F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partly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我认为F可能是对的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F有部分是对的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)等措辞。智能体会使用特定的惯用语表达特定程度的估计真实性，比如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我认为F也许是对的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probably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我觉得F有令人信服的真实度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conceivably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)等。较动摇不定的讲法如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我估计F的可能性约为6，带有8的置信水平</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estimate the probability of F at approximately 6 with con</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dence level.8</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)（或被给予的任何数值）。</w:t>
      </w:r>
    </w:p>
    <w:p w:rsidR="000A3AD4" w:rsidRDefault="000A3AD4" w:rsidP="000A3AD4">
      <w:pPr>
        <w:pStyle w:val="BodyText"/>
        <w:numPr>
          <w:ilvl w:val="0"/>
          <w:numId w:val="16"/>
        </w:numPr>
        <w:ind w:firstLineChars="0"/>
      </w:pPr>
      <w:r>
        <w:t>其他回答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haven’t a clue.</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以及聚集知识。特定的语境条件，在于谈话对象问了个问题，而智能体也不知道答案、或对问题有其他反应，或问题的评估对智能体而言比该答案还要重要。</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程序：此程序为对该问句识别出主观上的重要反应或评估。语意内容为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我对问题Q有反应R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 to question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no idea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我不知道是谁杀了J.R.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我真的很讨厌思考为什么人们如此邪恶</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really hate thinking about why people are so evil.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不合意的回答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那其实不是我所想的。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That’s not really what comes to mind.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语境：语境条件在于谈话对象回答了一个问题，但智能体认为答案虽行得通，但并不是最好的答案。目标是取悦谈话对象以及聚集知识。</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我认为X并不是Q最好的答案。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X is not the best answer to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Pr="003956F8" w:rsidRDefault="00D15D9B" w:rsidP="000C6FE5">
      <w:pPr>
        <w:pStyle w:val="Heading3"/>
        <w:numPr>
          <w:ilvl w:val="0"/>
          <w:numId w:val="0"/>
        </w:numPr>
        <w:ind w:left="90"/>
        <w:rPr>
          <w:rFonts w:ascii="宋体" w:eastAsia="宋体" w:hAnsi="宋体"/>
        </w:rPr>
      </w:pPr>
      <w:bookmarkStart w:id="168" w:name="_Toc7523"/>
      <w:bookmarkStart w:id="169" w:name="_Toc453623394"/>
      <w:bookmarkStart w:id="170" w:name="_Toc327482457"/>
      <w:r>
        <w:rPr>
          <w:rFonts w:ascii="宋体" w:eastAsia="宋体" w:hAnsi="宋体" w:cs="Yuanti TC Light"/>
        </w:rPr>
        <w:t xml:space="preserve">6. </w:t>
      </w:r>
      <w:r w:rsidR="000A3AD4" w:rsidRPr="003956F8">
        <w:rPr>
          <w:rFonts w:ascii="宋体" w:eastAsia="宋体" w:hAnsi="宋体" w:cs="Yuanti TC Light" w:hint="eastAsia"/>
        </w:rPr>
        <w:t>问句</w:t>
      </w:r>
      <w:bookmarkEnd w:id="168"/>
      <w:bookmarkEnd w:id="169"/>
      <w:bookmarkEnd w:id="170"/>
    </w:p>
    <w:p w:rsidR="000A3AD4" w:rsidRDefault="000A3AD4" w:rsidP="000A3AD4">
      <w:pPr>
        <w:pStyle w:val="BodyText"/>
        <w:numPr>
          <w:ilvl w:val="0"/>
          <w:numId w:val="16"/>
        </w:numPr>
        <w:ind w:firstLineChars="0"/>
      </w:pPr>
      <w:r>
        <w:rPr>
          <w:lang w:eastAsia="zh-CN"/>
        </w:rPr>
        <w:t>是非问答（稍微延伸</w:t>
      </w:r>
      <w:r>
        <w:rPr>
          <w:lang w:eastAsia="zh-CN"/>
        </w:rPr>
        <w:t>SWBD-DAMSL</w:t>
      </w:r>
      <w:r>
        <w:rPr>
          <w:lang w:eastAsia="zh-CN"/>
        </w:rPr>
        <w:t>；广义来说，如考量到答案为分等、而非是、否之二元真伪值的情况，则可将之视为真伪值疑问。</w:t>
      </w:r>
      <w: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你有给我编程吗？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Did you program me?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语境：在此主要的目标，一般为获取知识和新奇感；而取悦谈话对象为其次。基本语境条件为：</w:t>
      </w:r>
    </w:p>
    <w:p w:rsidR="000A3AD4" w:rsidRDefault="000A3AD4" w:rsidP="000A3AD4">
      <w:pPr>
        <w:spacing w:before="3" w:line="120" w:lineRule="exact"/>
        <w:rPr>
          <w:sz w:val="12"/>
          <w:szCs w:val="12"/>
          <w:lang w:eastAsia="zh-CN"/>
        </w:rPr>
      </w:pPr>
    </w:p>
    <w:p w:rsidR="000A3AD4" w:rsidRDefault="000A3AD4" w:rsidP="000A3AD4">
      <w:pPr>
        <w:pStyle w:val="BodyText"/>
        <w:numPr>
          <w:ilvl w:val="0"/>
          <w:numId w:val="17"/>
        </w:numPr>
        <w:tabs>
          <w:tab w:val="left" w:pos="420"/>
          <w:tab w:val="left" w:pos="1100"/>
          <w:tab w:val="left" w:pos="1320"/>
          <w:tab w:val="left" w:pos="1540"/>
        </w:tabs>
        <w:ind w:firstLineChars="0"/>
        <w:rPr>
          <w:sz w:val="20"/>
          <w:szCs w:val="20"/>
          <w:lang w:eastAsia="zh-CN"/>
        </w:rPr>
      </w:pPr>
      <w:r>
        <w:rPr>
          <w:spacing w:val="-8"/>
          <w:lang w:eastAsia="zh-CN"/>
        </w:rPr>
        <w:t>智</w:t>
      </w:r>
      <w:r>
        <w:rPr>
          <w:spacing w:val="-9"/>
          <w:lang w:eastAsia="zh-CN"/>
        </w:rPr>
        <w:t>能体或</w:t>
      </w:r>
      <w:r>
        <w:rPr>
          <w:spacing w:val="-8"/>
          <w:lang w:eastAsia="zh-CN"/>
        </w:rPr>
        <w:t>许</w:t>
      </w:r>
      <w:r>
        <w:rPr>
          <w:spacing w:val="-9"/>
          <w:lang w:eastAsia="zh-CN"/>
        </w:rPr>
        <w:t>某程度</w:t>
      </w:r>
      <w:r>
        <w:rPr>
          <w:spacing w:val="-8"/>
          <w:lang w:eastAsia="zh-CN"/>
        </w:rPr>
        <w:t>上</w:t>
      </w:r>
      <w:r>
        <w:rPr>
          <w:spacing w:val="-9"/>
          <w:lang w:eastAsia="zh-CN"/>
        </w:rPr>
        <w:t>重要</w:t>
      </w:r>
      <w:r>
        <w:rPr>
          <w:lang w:eastAsia="zh-CN"/>
        </w:rPr>
        <w:t>的</w:t>
      </w:r>
      <w:r>
        <w:rPr>
          <w:rFonts w:eastAsia="Times New Roman" w:cs="Times New Roman"/>
          <w:lang w:eastAsia="zh-CN"/>
        </w:rPr>
        <w:t>Ato</w:t>
      </w:r>
      <w:r>
        <w:rPr>
          <w:rFonts w:eastAsia="Times New Roman" w:cs="Times New Roman"/>
          <w:spacing w:val="-1"/>
          <w:lang w:eastAsia="zh-CN"/>
        </w:rPr>
        <w:t>m</w:t>
      </w:r>
      <w:r>
        <w:rPr>
          <w:spacing w:val="-37"/>
          <w:lang w:eastAsia="zh-CN"/>
        </w:rPr>
        <w:t>，</w:t>
      </w:r>
      <w:r>
        <w:rPr>
          <w:spacing w:val="-9"/>
          <w:lang w:eastAsia="zh-CN"/>
        </w:rPr>
        <w:t>但置信</w:t>
      </w:r>
      <w:r>
        <w:rPr>
          <w:spacing w:val="-8"/>
          <w:lang w:eastAsia="zh-CN"/>
        </w:rPr>
        <w:t>度</w:t>
      </w:r>
      <w:r>
        <w:rPr>
          <w:lang w:eastAsia="zh-CN"/>
        </w:rPr>
        <w:t>低</w:t>
      </w:r>
      <w:r>
        <w:rPr>
          <w:spacing w:val="-37"/>
          <w:lang w:eastAsia="zh-CN"/>
        </w:rPr>
        <w:t>；</w:t>
      </w:r>
      <w:r>
        <w:rPr>
          <w:spacing w:val="-9"/>
          <w:lang w:eastAsia="zh-CN"/>
        </w:rPr>
        <w:t>因此欲</w:t>
      </w:r>
      <w:r>
        <w:rPr>
          <w:spacing w:val="-8"/>
          <w:lang w:eastAsia="zh-CN"/>
        </w:rPr>
        <w:t>针</w:t>
      </w:r>
      <w:r>
        <w:rPr>
          <w:spacing w:val="-9"/>
          <w:lang w:eastAsia="zh-CN"/>
        </w:rPr>
        <w:t>对</w:t>
      </w:r>
      <w:r>
        <w:rPr>
          <w:lang w:eastAsia="zh-CN"/>
        </w:rPr>
        <w:t>此</w:t>
      </w:r>
      <w:r>
        <w:rPr>
          <w:rFonts w:eastAsia="Times New Roman" w:cs="Times New Roman"/>
          <w:lang w:eastAsia="zh-CN"/>
        </w:rPr>
        <w:t>Atom</w:t>
      </w:r>
      <w:r>
        <w:rPr>
          <w:lang w:eastAsia="zh-CN"/>
        </w:rPr>
        <w:t>的真伪值提问。</w:t>
      </w:r>
    </w:p>
    <w:p w:rsidR="000A3AD4" w:rsidRDefault="000A3AD4" w:rsidP="000A3AD4">
      <w:pPr>
        <w:pStyle w:val="BodyText"/>
        <w:numPr>
          <w:ilvl w:val="0"/>
          <w:numId w:val="17"/>
        </w:numPr>
        <w:tabs>
          <w:tab w:val="left" w:pos="420"/>
          <w:tab w:val="left" w:pos="1100"/>
          <w:tab w:val="left" w:pos="1320"/>
          <w:tab w:val="left" w:pos="1540"/>
        </w:tabs>
        <w:ind w:firstLineChars="0"/>
        <w:rPr>
          <w:rFonts w:cs="Times New Roman"/>
          <w:lang w:eastAsia="zh-CN"/>
        </w:rPr>
      </w:pPr>
      <w:r>
        <w:rPr>
          <w:rFonts w:cs="Times New Roman" w:hint="eastAsia"/>
          <w:lang w:eastAsia="zh-CN"/>
        </w:rPr>
        <w:t>谈话对象或许提及了一特定的概念</w:t>
      </w:r>
      <w:r>
        <w:rPr>
          <w:rFonts w:cs="Times New Roman" w:hint="eastAsia"/>
          <w:lang w:eastAsia="zh-CN"/>
        </w:rPr>
        <w:t>C</w:t>
      </w:r>
      <w:r>
        <w:rPr>
          <w:rFonts w:cs="Times New Roman" w:hint="eastAsia"/>
          <w:lang w:eastAsia="zh-CN"/>
        </w:rPr>
        <w:t>，而</w:t>
      </w:r>
      <w:r>
        <w:rPr>
          <w:rFonts w:cs="Times New Roman" w:hint="eastAsia"/>
          <w:lang w:eastAsia="zh-CN"/>
        </w:rPr>
        <w:t>C</w:t>
      </w:r>
      <w:r>
        <w:rPr>
          <w:rFonts w:cs="Times New Roman" w:hint="eastAsia"/>
          <w:lang w:eastAsia="zh-CN"/>
        </w:rPr>
        <w:t>有几个层面是智能体知识较不足的；这可被确切阐述为真伪值疑问句。在此情况下，取悦谈话对象会是主要目标。</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Atom 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Atom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)转换为一个句子，一般会从多种惯用语表达方式之中取一种。例如，智能体绝不应这么问：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cats eating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cats eat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)；也不应这么说：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pigs being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pigs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特殊疑问句</w:t>
      </w:r>
      <w:r>
        <w:t>(Wh-Question)</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谁创造了第一台电脑？</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built the</w:t>
      </w:r>
      <w:r w:rsidRPr="00983055">
        <w:rPr>
          <w:rFonts w:ascii="MS Gothic" w:eastAsia="MS Gothic" w:hAnsi="MS Gothic" w:cs="MS Gothic" w:hint="eastAsia"/>
          <w:spacing w:val="-7"/>
          <w:lang w:eastAsia="zh-CN"/>
        </w:rPr>
        <w:t>ﬁ</w:t>
      </w:r>
      <w:r w:rsidRPr="00983055">
        <w:rPr>
          <w:rFonts w:asciiTheme="minorEastAsia" w:eastAsiaTheme="minorEastAsia" w:hAnsiTheme="minorEastAsia"/>
          <w:spacing w:val="-7"/>
          <w:lang w:eastAsia="zh-CN"/>
        </w:rPr>
        <w:t>rst computer?</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语境：在此主要的目标，一般为获取知识和新奇感；而取悦谈话对象为次要的目标。基本语境条件为：</w:t>
      </w:r>
    </w:p>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bookmarkStart w:id="171" w:name="OLE_LINK39"/>
      <w:r w:rsidRPr="00983055">
        <w:rPr>
          <w:rFonts w:hint="eastAsia"/>
          <w:spacing w:val="-8"/>
          <w:lang w:eastAsia="zh-CN"/>
        </w:rPr>
        <w:t xml:space="preserve"> </w:t>
      </w:r>
      <w:r w:rsidRPr="00983055">
        <w:rPr>
          <w:rFonts w:hint="eastAsia"/>
          <w:spacing w:val="-8"/>
          <w:lang w:eastAsia="zh-CN"/>
        </w:rPr>
        <w:t>智能体或许带有可变因素的</w:t>
      </w:r>
      <w:r w:rsidRPr="00983055">
        <w:rPr>
          <w:rFonts w:hint="eastAsia"/>
          <w:spacing w:val="-8"/>
          <w:lang w:eastAsia="zh-CN"/>
        </w:rPr>
        <w:t>Atom</w:t>
      </w:r>
      <w:r w:rsidRPr="00983055">
        <w:rPr>
          <w:rFonts w:hint="eastAsia"/>
          <w:spacing w:val="-8"/>
          <w:lang w:eastAsia="zh-CN"/>
        </w:rPr>
        <w:t>，并且不知道此</w:t>
      </w:r>
      <w:r w:rsidRPr="00983055">
        <w:rPr>
          <w:rFonts w:hint="eastAsia"/>
          <w:spacing w:val="-8"/>
          <w:lang w:eastAsia="zh-CN"/>
        </w:rPr>
        <w:t>Atom</w:t>
      </w:r>
      <w:r w:rsidRPr="00983055">
        <w:rPr>
          <w:rFonts w:hint="eastAsia"/>
          <w:spacing w:val="-8"/>
          <w:lang w:eastAsia="zh-CN"/>
        </w:rPr>
        <w:t>的任何置信满意度，因此欲提问了解。</w:t>
      </w:r>
    </w:p>
    <w:bookmarkEnd w:id="171"/>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r w:rsidRPr="00983055">
        <w:rPr>
          <w:rFonts w:hint="eastAsia"/>
          <w:spacing w:val="-8"/>
          <w:lang w:eastAsia="zh-CN"/>
        </w:rPr>
        <w:t xml:space="preserve"> </w:t>
      </w:r>
      <w:r w:rsidRPr="00983055">
        <w:rPr>
          <w:rFonts w:hint="eastAsia"/>
          <w:spacing w:val="-8"/>
          <w:lang w:eastAsia="zh-CN"/>
        </w:rPr>
        <w:t>谈话对象或许提及了一特定的概念</w:t>
      </w:r>
      <w:r w:rsidRPr="00983055">
        <w:rPr>
          <w:rFonts w:hint="eastAsia"/>
          <w:spacing w:val="-8"/>
          <w:lang w:eastAsia="zh-CN"/>
        </w:rPr>
        <w:t>C</w:t>
      </w:r>
      <w:r w:rsidRPr="00983055">
        <w:rPr>
          <w:rFonts w:hint="eastAsia"/>
          <w:spacing w:val="-8"/>
          <w:lang w:eastAsia="zh-CN"/>
        </w:rPr>
        <w:t>，而</w:t>
      </w:r>
      <w:r w:rsidRPr="00983055">
        <w:rPr>
          <w:rFonts w:hint="eastAsia"/>
          <w:spacing w:val="-8"/>
          <w:lang w:eastAsia="zh-CN"/>
        </w:rPr>
        <w:t>C</w:t>
      </w:r>
      <w:r w:rsidRPr="00983055">
        <w:rPr>
          <w:rFonts w:hint="eastAsia"/>
          <w:spacing w:val="-8"/>
          <w:lang w:eastAsia="zh-CN"/>
        </w:rPr>
        <w:t>有几个层面是智能体知识较不足的；这可轻易被阐述为真伪值疑问句。在此情况下，取悦谈话对象会是主要目标。</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rPr>
          <w:lang w:eastAsia="zh-CN"/>
        </w:rPr>
      </w:pPr>
      <w:r>
        <w:rPr>
          <w:lang w:eastAsia="zh-CN"/>
        </w:rPr>
        <w:t>陈述式是非问答（真伪值疑问句）</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所以你今天完全是走路去工作吗？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So you walked all the way to work today?</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语境：在此主要的目标，一般为获取知识和新奇感；而取悦谈话对象为其次。基本语境条件与一般真伪值疑问相同；但若智能体对问题的正确答案相当肯定（虽然并不是完全肯定），采用这个形式较为适当。</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X是正确的吗？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Is it correct that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rPr>
          <w:lang w:eastAsia="zh-CN"/>
        </w:rPr>
      </w:pPr>
      <w:r>
        <w:rPr>
          <w:lang w:eastAsia="zh-CN"/>
        </w:rPr>
        <w:t>疑问句形式的衬托型反馈</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你确定？</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sure?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语境：在此主要的目标，一般为获取知识和新奇感；而取悦谈话对象为其次。基本语境条件，在于谈话对象说了某些事S，而智能体认为S可能有误、或觉得S非常令人惊讶。</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你非常肯定S吗？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highly certain that 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pPr>
      <w:r>
        <w:t>开放式问题</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对于他的前途你有什么看法？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his prospects?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 xml:space="preserve"> </w:t>
      </w:r>
      <w:r w:rsidRPr="00983055">
        <w:rPr>
          <w:rFonts w:hint="eastAsia"/>
          <w:spacing w:val="-8"/>
          <w:lang w:eastAsia="zh-CN"/>
        </w:rPr>
        <w:t>基本语境条件，在于智能体欲获得某些话题</w:t>
      </w:r>
      <w:r w:rsidRPr="00983055">
        <w:rPr>
          <w:rFonts w:hint="eastAsia"/>
          <w:spacing w:val="-8"/>
          <w:lang w:eastAsia="zh-CN"/>
        </w:rPr>
        <w:t>C</w:t>
      </w:r>
      <w:r w:rsidRPr="00983055">
        <w:rPr>
          <w:rFonts w:hint="eastAsia"/>
          <w:spacing w:val="-8"/>
          <w:lang w:eastAsia="zh-CN"/>
        </w:rPr>
        <w:t>的更多信息。在此主要的目标，一般为获取知识和新奇感；而取悦谈话对象为其次。</w:t>
      </w: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 xml:space="preserve"> </w:t>
      </w:r>
      <w:r w:rsidRPr="00983055">
        <w:rPr>
          <w:rFonts w:hint="eastAsia"/>
          <w:spacing w:val="-8"/>
          <w:lang w:eastAsia="zh-CN"/>
        </w:rPr>
        <w:t>另一种语境情况，为智能体知道谈话对象欲谈论话题</w:t>
      </w:r>
      <w:r w:rsidRPr="00983055">
        <w:rPr>
          <w:rFonts w:hint="eastAsia"/>
          <w:spacing w:val="-8"/>
          <w:lang w:eastAsia="zh-CN"/>
        </w:rPr>
        <w:t>C</w:t>
      </w:r>
      <w:r w:rsidRPr="00983055">
        <w:rPr>
          <w:rFonts w:hint="eastAsia"/>
          <w:spacing w:val="-8"/>
          <w:lang w:eastAsia="zh-CN"/>
        </w:rPr>
        <w:t>，因此智能体决定针对</w:t>
      </w:r>
      <w:r w:rsidRPr="00983055">
        <w:rPr>
          <w:rFonts w:hint="eastAsia"/>
          <w:spacing w:val="-8"/>
          <w:lang w:eastAsia="zh-CN"/>
        </w:rPr>
        <w:t>C</w:t>
      </w:r>
      <w:r w:rsidRPr="00983055">
        <w:rPr>
          <w:rFonts w:hint="eastAsia"/>
          <w:spacing w:val="-8"/>
          <w:lang w:eastAsia="zh-CN"/>
        </w:rPr>
        <w:t>发问、或提出与</w:t>
      </w:r>
      <w:r w:rsidRPr="00983055">
        <w:rPr>
          <w:rFonts w:hint="eastAsia"/>
          <w:spacing w:val="-8"/>
          <w:lang w:eastAsia="zh-CN"/>
        </w:rPr>
        <w:t>C</w:t>
      </w:r>
      <w:r w:rsidRPr="00983055">
        <w:rPr>
          <w:rFonts w:hint="eastAsia"/>
          <w:spacing w:val="-8"/>
          <w:lang w:eastAsia="zh-CN"/>
        </w:rPr>
        <w:t>相关的问题。若是这样的情况，取悦谈话对象会是主要目标，而获取知识或新奇感则是其次。</w:t>
      </w:r>
    </w:p>
    <w:p w:rsidR="000A3AD4" w:rsidRDefault="000A3AD4" w:rsidP="000A3AD4">
      <w:pPr>
        <w:spacing w:before="1" w:line="110" w:lineRule="exact"/>
        <w:rPr>
          <w:sz w:val="11"/>
          <w:szCs w:val="11"/>
          <w:lang w:eastAsia="zh-CN"/>
        </w:rPr>
      </w:pP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你对C有何看法？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)、或</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关于C你知道些什么？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，但这些疑问会以惯用语的方式表达。</w:t>
      </w:r>
    </w:p>
    <w:p w:rsidR="000A3AD4" w:rsidRDefault="000A3AD4" w:rsidP="000A3AD4">
      <w:pPr>
        <w:pStyle w:val="BodyText"/>
        <w:numPr>
          <w:ilvl w:val="0"/>
          <w:numId w:val="16"/>
        </w:numPr>
        <w:ind w:firstLineChars="0"/>
      </w:pPr>
      <w:r>
        <w:t>附加问句</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对吧？</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Right?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语境：这部分的关键语境条件，在于智能体欲对谈话对象发问，而智能体几乎肯定该问题的正确答案–但智能体欲确定谈话对象也认同。在此主要的目标，一般为获取知识和新奇感；而取悦谈话对象为其次。</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程序：此程序为通过确切阐述为连续的问题（</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X，那你同意X吗？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），提出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)的问题。以惯用语表达而言，在连续问题中的第二个部分，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通常会被去除，措辞表达的方式有很多种。</w:t>
      </w:r>
    </w:p>
    <w:p w:rsidR="000A3AD4" w:rsidRDefault="000A3AD4" w:rsidP="000A3AD4">
      <w:pPr>
        <w:pStyle w:val="BodyText"/>
        <w:numPr>
          <w:ilvl w:val="0"/>
          <w:numId w:val="16"/>
        </w:numPr>
        <w:ind w:firstLineChars="0"/>
      </w:pPr>
      <w:r>
        <w:t>陈述性特殊疑问句</w:t>
      </w:r>
      <w:r>
        <w:t>(Declarative Wh-question)</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你跟他们说了什么？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You told them what?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语境：在此的关键目标，一般为获取知识和新奇感；而取悦谈话对象为其次。引起此等阐述的关键语境，似乎是在VariableNode的重要性比问句中的其他字词还要高的情况；因为这类阐述更强调了疑问词。</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程序：这部分的语意内容纯粹只是个疑问句；必须指示微规划系统以陈述性的问句形式来表达疑问。</w:t>
      </w:r>
    </w:p>
    <w:p w:rsidR="000A3AD4" w:rsidRDefault="000A3AD4" w:rsidP="000A3AD4">
      <w:pPr>
        <w:pStyle w:val="BodyText"/>
        <w:numPr>
          <w:ilvl w:val="0"/>
          <w:numId w:val="16"/>
        </w:numPr>
        <w:ind w:firstLineChars="0"/>
      </w:pPr>
      <w:r>
        <w:t>选择式问句</w:t>
      </w:r>
      <w:r w:rsidRPr="00983055">
        <w:footnoteReference w:id="6"/>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你认为谁最有可能当选：希拉里、杰布•布什还是迈提•毛斯</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do you think is more likely to get elected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Hillary,Jeb Bush or Mighty Mouse?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为获取知识和新奇感；取悦谈话对象为其次。关键语境在于智能体欲从谈话对象获得某问题的答案，而智能体认为该问题仅有相当少数的可能答案。另一种语境，在于智能体想要的问题答案是以反意的形式（OrLink或XORLink）出现在Atomspace中。</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程序：语意内容出于</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问题：候选回答1，……，或候选回答K。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Question</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Candidate Answer 1,...,or Candidate Answer 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)之形式。这般言辞可直接或以惯用语方式传达。</w:t>
      </w:r>
    </w:p>
    <w:p w:rsidR="000A3AD4" w:rsidRPr="00D15D9B" w:rsidRDefault="00D15D9B" w:rsidP="000C6FE5">
      <w:pPr>
        <w:pStyle w:val="Heading3"/>
        <w:numPr>
          <w:ilvl w:val="0"/>
          <w:numId w:val="0"/>
        </w:numPr>
        <w:rPr>
          <w:rFonts w:ascii="宋体" w:eastAsia="宋体" w:hAnsi="宋体"/>
        </w:rPr>
      </w:pPr>
      <w:bookmarkStart w:id="172" w:name="_Toc26126"/>
      <w:bookmarkStart w:id="173" w:name="_Toc453623395"/>
      <w:bookmarkStart w:id="174" w:name="_Toc327482458"/>
      <w:r>
        <w:rPr>
          <w:rFonts w:ascii="宋体" w:eastAsia="宋体" w:hAnsi="宋体" w:cs="Yuanti TC Light"/>
        </w:rPr>
        <w:t xml:space="preserve">7. </w:t>
      </w:r>
      <w:r w:rsidR="000A3AD4" w:rsidRPr="00D15D9B">
        <w:rPr>
          <w:rFonts w:ascii="宋体" w:eastAsia="宋体" w:hAnsi="宋体" w:cs="Yuanti TC Light" w:hint="eastAsia"/>
        </w:rPr>
        <w:t>陈述</w:t>
      </w:r>
      <w:bookmarkEnd w:id="172"/>
      <w:bookmarkEnd w:id="173"/>
      <w:bookmarkEnd w:id="174"/>
    </w:p>
    <w:p w:rsidR="000A3AD4" w:rsidRDefault="000A3AD4" w:rsidP="000A3AD4">
      <w:pPr>
        <w:pStyle w:val="BodyText"/>
        <w:numPr>
          <w:ilvl w:val="0"/>
          <w:numId w:val="16"/>
        </w:numPr>
        <w:ind w:firstLineChars="0"/>
      </w:pPr>
      <w:r>
        <w:t>非意见式陈述</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猫不冬眠。</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Cats don’t hibernate.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语境：这部分的关键语境有二：</w:t>
      </w:r>
    </w:p>
    <w:p w:rsidR="000A3AD4" w:rsidRDefault="000A3AD4" w:rsidP="000A3AD4">
      <w:pPr>
        <w:spacing w:before="1" w:line="130" w:lineRule="exact"/>
        <w:rPr>
          <w:sz w:val="13"/>
          <w:szCs w:val="13"/>
          <w:lang w:eastAsia="zh-CN"/>
        </w:rPr>
      </w:pPr>
    </w:p>
    <w:p w:rsidR="000A3AD4" w:rsidRPr="0057314D" w:rsidRDefault="003908D7" w:rsidP="003908D7">
      <w:pPr>
        <w:pStyle w:val="BodyText"/>
        <w:numPr>
          <w:ilvl w:val="0"/>
          <w:numId w:val="21"/>
        </w:numPr>
        <w:tabs>
          <w:tab w:val="left" w:pos="420"/>
          <w:tab w:val="left" w:pos="1100"/>
          <w:tab w:val="left" w:pos="1320"/>
          <w:tab w:val="left" w:pos="1540"/>
        </w:tabs>
        <w:ind w:firstLineChars="0"/>
        <w:rPr>
          <w:spacing w:val="-8"/>
          <w:lang w:eastAsia="zh-CN"/>
        </w:rPr>
      </w:pPr>
      <w:r>
        <w:rPr>
          <w:spacing w:val="-8"/>
          <w:lang w:eastAsia="zh-CN"/>
        </w:rPr>
        <w:t xml:space="preserve">  </w:t>
      </w:r>
      <w:r w:rsidR="000A3AD4" w:rsidRPr="0057314D">
        <w:rPr>
          <w:rFonts w:hint="eastAsia"/>
          <w:spacing w:val="-8"/>
          <w:lang w:eastAsia="zh-CN"/>
        </w:rPr>
        <w:t>谈话对象对智能体问了一个非真伪值的疑问句，而智能体欲给予回答。在此情况下，取悦谈话对象的目标相当强烈。</w:t>
      </w:r>
    </w:p>
    <w:p w:rsidR="000A3AD4" w:rsidRPr="0057314D" w:rsidRDefault="000A3AD4" w:rsidP="000A3AD4">
      <w:pPr>
        <w:pStyle w:val="BodyText"/>
        <w:numPr>
          <w:ilvl w:val="0"/>
          <w:numId w:val="21"/>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智能体在其</w:t>
      </w:r>
      <w:r w:rsidRPr="0057314D">
        <w:rPr>
          <w:rFonts w:hint="eastAsia"/>
          <w:spacing w:val="-8"/>
          <w:lang w:eastAsia="zh-CN"/>
        </w:rPr>
        <w:t>AttentionalFocus</w:t>
      </w:r>
      <w:r w:rsidRPr="0057314D">
        <w:rPr>
          <w:rFonts w:hint="eastAsia"/>
          <w:spacing w:val="-8"/>
          <w:lang w:eastAsia="zh-CN"/>
        </w:rPr>
        <w:t>中有些具高度重要性的</w:t>
      </w:r>
      <w:r w:rsidRPr="0057314D">
        <w:rPr>
          <w:rFonts w:hint="eastAsia"/>
          <w:spacing w:val="-8"/>
          <w:lang w:eastAsia="zh-CN"/>
        </w:rPr>
        <w:t>Atom</w:t>
      </w:r>
      <w:r w:rsidRPr="0057314D">
        <w:rPr>
          <w:rFonts w:hint="eastAsia"/>
          <w:spacing w:val="-8"/>
          <w:lang w:eastAsia="zh-CN"/>
        </w:rPr>
        <w:t>，并想明确地表达出。在此情况下，取悦谈话对象的目标较不那么强烈。若智能体欲获取涉及</w:t>
      </w:r>
      <w:r w:rsidRPr="0057314D">
        <w:rPr>
          <w:rFonts w:hint="eastAsia"/>
          <w:spacing w:val="-8"/>
          <w:lang w:eastAsia="zh-CN"/>
        </w:rPr>
        <w:t>Atom</w:t>
      </w:r>
      <w:r w:rsidRPr="0057314D">
        <w:rPr>
          <w:rFonts w:hint="eastAsia"/>
          <w:spacing w:val="-8"/>
          <w:lang w:eastAsia="zh-CN"/>
        </w:rPr>
        <w:t>的一般知识，这时对获取知识的目标会有强烈的连结；而如果智能体发现新奇感往往是通过发问这些</w:t>
      </w:r>
      <w:r w:rsidRPr="0057314D">
        <w:rPr>
          <w:rFonts w:hint="eastAsia"/>
          <w:spacing w:val="-8"/>
          <w:lang w:eastAsia="zh-CN"/>
        </w:rPr>
        <w:t>Atom</w:t>
      </w:r>
      <w:r w:rsidRPr="0057314D">
        <w:rPr>
          <w:rFonts w:hint="eastAsia"/>
          <w:spacing w:val="-8"/>
          <w:lang w:eastAsia="zh-CN"/>
        </w:rPr>
        <w:t>、或相似</w:t>
      </w:r>
      <w:r w:rsidRPr="0057314D">
        <w:rPr>
          <w:rFonts w:hint="eastAsia"/>
          <w:spacing w:val="-8"/>
          <w:lang w:eastAsia="zh-CN"/>
        </w:rPr>
        <w:t>Atom</w:t>
      </w:r>
      <w:r w:rsidRPr="0057314D">
        <w:rPr>
          <w:rFonts w:hint="eastAsia"/>
          <w:spacing w:val="-8"/>
          <w:lang w:eastAsia="zh-CN"/>
        </w:rPr>
        <w:t>而产生，对新奇感的目标则有强烈的连结。</w:t>
      </w:r>
    </w:p>
    <w:p w:rsidR="000A3AD4" w:rsidRDefault="000A3AD4" w:rsidP="000A3AD4">
      <w:pPr>
        <w:spacing w:before="9" w:line="100" w:lineRule="exact"/>
        <w:rPr>
          <w:sz w:val="10"/>
          <w:szCs w:val="10"/>
          <w:lang w:eastAsia="zh-CN"/>
        </w:rPr>
      </w:pP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–程序：将问题中的Atom传送至微规划系统进行言语表达即可。</w:t>
      </w:r>
    </w:p>
    <w:p w:rsidR="000A3AD4" w:rsidRDefault="000A3AD4" w:rsidP="000A3AD4">
      <w:pPr>
        <w:pStyle w:val="BodyText"/>
        <w:numPr>
          <w:ilvl w:val="0"/>
          <w:numId w:val="16"/>
        </w:numPr>
        <w:ind w:firstLineChars="0"/>
      </w:pPr>
      <w:r>
        <w:t>意见式陈述</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我不认为希拉里•克林顿会当选总统。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Hillary Clinton will be elected President.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语境：除了牵涉的Atom具有较低的置信度，或智能体怀疑谈话对象强烈不认同智能体的真伪值评估之情况，其他情形与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非意见式陈述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相同。</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)。这般言辞可直接或以惯用语方式传达。</w:t>
      </w:r>
    </w:p>
    <w:p w:rsidR="000A3AD4" w:rsidRDefault="000A3AD4" w:rsidP="000A3AD4">
      <w:pPr>
        <w:spacing w:before="9" w:line="130" w:lineRule="exact"/>
        <w:rPr>
          <w:sz w:val="13"/>
          <w:szCs w:val="13"/>
          <w:lang w:eastAsia="zh-CN"/>
        </w:rPr>
      </w:pPr>
    </w:p>
    <w:p w:rsidR="000A3AD4" w:rsidRPr="00185818" w:rsidRDefault="00A76D94" w:rsidP="000C6FE5">
      <w:pPr>
        <w:pStyle w:val="Heading3"/>
        <w:numPr>
          <w:ilvl w:val="0"/>
          <w:numId w:val="75"/>
        </w:numPr>
        <w:tabs>
          <w:tab w:val="clear" w:pos="220"/>
          <w:tab w:val="left" w:pos="90"/>
          <w:tab w:val="left" w:pos="180"/>
        </w:tabs>
        <w:rPr>
          <w:rFonts w:ascii="宋体" w:eastAsia="宋体" w:hAnsi="宋体"/>
        </w:rPr>
      </w:pPr>
      <w:bookmarkStart w:id="175" w:name="_Toc27932"/>
      <w:bookmarkStart w:id="176" w:name="_Toc453623396"/>
      <w:bookmarkStart w:id="177" w:name="_Toc327482459"/>
      <w:r>
        <w:rPr>
          <w:rFonts w:ascii="宋体" w:eastAsia="宋体" w:hAnsi="宋体" w:cs="Yuanti TC Light" w:hint="eastAsia"/>
        </w:rPr>
        <w:t>自我</w:t>
      </w:r>
      <w:r w:rsidR="000A3AD4" w:rsidRPr="00185818">
        <w:rPr>
          <w:rFonts w:ascii="宋体" w:eastAsia="宋体" w:hAnsi="宋体" w:cs="Yuanti TC Light" w:hint="eastAsia"/>
        </w:rPr>
        <w:t>描述</w:t>
      </w:r>
      <w:bookmarkEnd w:id="175"/>
      <w:bookmarkEnd w:id="176"/>
      <w:bookmarkEnd w:id="177"/>
    </w:p>
    <w:p w:rsidR="000A3AD4" w:rsidRDefault="000A3AD4" w:rsidP="000A3AD4">
      <w:pPr>
        <w:pStyle w:val="BodyText"/>
        <w:numPr>
          <w:ilvl w:val="0"/>
          <w:numId w:val="16"/>
        </w:numPr>
        <w:ind w:firstLineChars="0"/>
      </w:pPr>
      <w:r>
        <w:t>提议、选择、承诺</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我会考虑的。</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I’ll think about it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语境：谈话对象要求智能体做某事。智能体必须决定自己是否愿意做这件事。这部分一般目的是取悦谈话对象。</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)（若智能体不确定是否会成功）、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)（若相当肯定会成功）、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我会试着X，但我不确定是否能成功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do to X,but am not sure I can succeed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)（若智能体认为成功的机会很低）、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我会想想我是否能够X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can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我会思考我是否想要X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自言自语</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嗯</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我想知道</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Hmmm,well I wonder....</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一组Atom在智能体的AttentionalFocus中产生高度的重要性，并且与当前对话中产生之Atom有合理、紧密的关联性。这些Atom可代表某陈述句或问句（后者的情况为这组Atom具有虚悬不定、无约束的VariableNode；或者其不具有VariableNode、但置信度低的情况）。这里的主要目标为取悦谈话对象和求知。</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我在思考X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thinking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我很好奇是否X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if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)（针对置信度低的陈述X）、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)（针对某非真伪值的疑问，例如某X带有虚悬不定的VariableNode）。所有这些言辞都可直接或以惯用语方式表达。</w:t>
      </w:r>
    </w:p>
    <w:p w:rsidR="000A3AD4" w:rsidRPr="00A76D94" w:rsidRDefault="000A3AD4" w:rsidP="000C6FE5">
      <w:pPr>
        <w:pStyle w:val="Heading3"/>
        <w:numPr>
          <w:ilvl w:val="0"/>
          <w:numId w:val="75"/>
        </w:numPr>
        <w:rPr>
          <w:rFonts w:ascii="宋体" w:eastAsia="宋体" w:hAnsi="宋体"/>
        </w:rPr>
      </w:pPr>
      <w:bookmarkStart w:id="178" w:name="_Toc13170"/>
      <w:bookmarkStart w:id="179" w:name="_Toc453623397"/>
      <w:bookmarkStart w:id="180" w:name="_Toc327482460"/>
      <w:r w:rsidRPr="00A76D94">
        <w:rPr>
          <w:rFonts w:ascii="宋体" w:eastAsia="宋体" w:hAnsi="宋体" w:cs="Yuanti TC Light" w:hint="eastAsia"/>
        </w:rPr>
        <w:t>后设话语</w:t>
      </w:r>
      <w:r w:rsidRPr="00A76D94">
        <w:rPr>
          <w:rFonts w:ascii="宋体" w:eastAsia="宋体" w:hAnsi="宋体" w:hint="eastAsia"/>
        </w:rPr>
        <w:t>Meta-Utterances</w:t>
      </w:r>
      <w:bookmarkEnd w:id="178"/>
      <w:bookmarkEnd w:id="179"/>
      <w:bookmarkEnd w:id="180"/>
    </w:p>
    <w:p w:rsidR="000A3AD4" w:rsidRDefault="000A3AD4" w:rsidP="000A3AD4">
      <w:pPr>
        <w:pStyle w:val="BodyText"/>
        <w:numPr>
          <w:ilvl w:val="0"/>
          <w:numId w:val="16"/>
        </w:numPr>
        <w:ind w:firstLineChars="0"/>
      </w:pPr>
      <w:r>
        <w:t>模棱话</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551B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我不太确定我的背景经历是否足以回答这问题，但</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CE13FA">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I’m not so sure I have the background to really answer that,but...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语境：在此的语境条件，在于智能体欲做出陈述，但对该语句仅持有较低的置信度。</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2D4666">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我对接下来要将的话较没有把握，但：S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have relatively low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我对接下来要将的话约有三分的把握，但：S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My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 is roughly.3,but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答复、同意前的保留</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等等</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让我想一下</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Wait...give me a minute....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语境：在此的语境条件，在于智能体正为接下来所要说的话做内部处理，而这个程序耗费的时间超出了某</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可接受的对话迟滞</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参数值（可根据某特定谈话语句之间的平均迟滞时间、或与相同谈话对象其他对谈语句之间的平均迟滞时间、或者其他类似方式的谈话等情况设置之默认值改编）。</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pPr>
      <w:r>
        <w:t>不理解的信号</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你在说什么鬼话呀？讨厌的家伙！</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What in frick’s sake are you talking about,pesky human??!</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语境：在此的主要目标为获取知识，取悦谈话对象的动机较弱。语境条件在于谈话对象说了某些智能体认为荒谬的话。另一较不重要的语境条件，在于谈话对象说了某些对智能体而言错误至极的话。</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我不明白你说的X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understand what you mean by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Pr="00B550A5" w:rsidRDefault="00B550A5" w:rsidP="000C6FE5">
      <w:pPr>
        <w:pStyle w:val="Heading3"/>
        <w:numPr>
          <w:ilvl w:val="0"/>
          <w:numId w:val="0"/>
        </w:numPr>
        <w:ind w:left="90"/>
        <w:rPr>
          <w:rFonts w:ascii="宋体" w:eastAsia="宋体" w:hAnsi="宋体"/>
        </w:rPr>
      </w:pPr>
      <w:bookmarkStart w:id="181" w:name="_Toc4575"/>
      <w:bookmarkStart w:id="182" w:name="_Toc453623398"/>
      <w:bookmarkStart w:id="183" w:name="_Toc327482461"/>
      <w:r>
        <w:rPr>
          <w:rFonts w:ascii="宋体" w:eastAsia="宋体" w:hAnsi="宋体" w:cs="Yuanti TC Light"/>
        </w:rPr>
        <w:t xml:space="preserve">10. </w:t>
      </w:r>
      <w:r>
        <w:rPr>
          <w:rFonts w:ascii="宋体" w:eastAsia="宋体" w:hAnsi="宋体" w:cs="Yuanti TC Light" w:hint="eastAsia"/>
        </w:rPr>
        <w:t>命令与</w:t>
      </w:r>
      <w:r w:rsidR="000A3AD4" w:rsidRPr="00B550A5">
        <w:rPr>
          <w:rFonts w:ascii="宋体" w:eastAsia="宋体" w:hAnsi="宋体" w:cs="Yuanti TC Light" w:hint="eastAsia"/>
        </w:rPr>
        <w:t>建议</w:t>
      </w:r>
      <w:bookmarkEnd w:id="181"/>
      <w:bookmarkEnd w:id="182"/>
      <w:bookmarkEnd w:id="183"/>
    </w:p>
    <w:p w:rsidR="000A3AD4" w:rsidRDefault="000A3AD4" w:rsidP="000A3AD4">
      <w:pPr>
        <w:pStyle w:val="BodyText"/>
        <w:numPr>
          <w:ilvl w:val="0"/>
          <w:numId w:val="16"/>
        </w:numPr>
        <w:ind w:firstLineChars="0"/>
      </w:pPr>
      <w:r>
        <w:t>动作指令</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告诉我他说了什么！</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Tell me what he said!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单纯的对话系统语境中，切题的语境条件在于智能体欲获得某些其高度重视的信息，而这些信息是智能体认为谈话对象所具备的。另一相关语境，在于智能体已向谈话对象询问某特定问题，然而谈话对象的答复似乎不是该问题的正确解答。在某个应用程序中，CogDial被搭配一个能够执行非言语行为之成体运作，该程序中也有这样的语境；智能体希望谈话对象执行某个动作（因谈话对象做了这个动作会使智能体更完善达成目标），而相信智能体有能力做这个动作，是有原因的。</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我要你告诉我X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tell me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我希望你X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)，这般言辞可明确或以惯用语方式表达。</w:t>
      </w:r>
    </w:p>
    <w:p w:rsidR="000A3AD4" w:rsidRDefault="000A3AD4" w:rsidP="000A3AD4">
      <w:pPr>
        <w:pStyle w:val="BodyText"/>
        <w:numPr>
          <w:ilvl w:val="0"/>
          <w:numId w:val="16"/>
        </w:numPr>
        <w:ind w:firstLineChars="0"/>
      </w:pPr>
      <w:r>
        <w:t>第三人称谈话</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说真的，鲍勃，你是这么认为的吗？</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Really,Bob,do you feel that way?</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语境：此处的相关目标为取悦谈话对象，完全在于情感上的关系管理。导致这类话语的语境条件有许多种，其中几种可能为：</w:t>
      </w:r>
    </w:p>
    <w:p w:rsidR="000A3AD4" w:rsidRDefault="000A3AD4" w:rsidP="000A3AD4">
      <w:pPr>
        <w:spacing w:before="9" w:line="130" w:lineRule="exact"/>
        <w:rPr>
          <w:sz w:val="13"/>
          <w:szCs w:val="13"/>
          <w:lang w:eastAsia="zh-CN"/>
        </w:rPr>
      </w:pP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谈话对象回答了某问题，其答案看似与多数人、或多数与谈话对象普遍相似的人回答的答案有所分歧。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智能体问谈话对象一个问题，智能体怀疑谈话对象的回答会与多数人、或大部分与谈话对象普遍相似的人会回答的答案有所分歧。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问的问题被判断为”私人”，例如一般亲密的友人或家人才会问的问题。</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做出了有关谈话对象的陈述，就谈话对象的观点来说，是”私人”的陈述。</w:t>
      </w:r>
    </w:p>
    <w:p w:rsidR="000A3AD4" w:rsidRDefault="000A3AD4" w:rsidP="000A3AD4">
      <w:pPr>
        <w:spacing w:before="9" w:line="120" w:lineRule="exact"/>
        <w:rPr>
          <w:sz w:val="12"/>
          <w:szCs w:val="12"/>
          <w:lang w:eastAsia="zh-CN"/>
        </w:rPr>
      </w:pP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程序：最好将此视为可穿插到多种其他言语行为之言语现象，而非个别的言语行为。在另一言语行为制造出一组待传入微规划系统的Atom后，将会调用</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可能插入第三方谈话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的规划器，此采用的准则包含前述的相关语境，根据这些准则，决定是否将谈话对象的名字引入到微规划系统被予以处理的一组Atom中（将名字给予此组Atom，会导致表面生成器最终产生出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第三人称谈话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的例句）。</w:t>
      </w:r>
    </w:p>
    <w:p w:rsidR="005F046B" w:rsidRDefault="000A3AD4" w:rsidP="000C6FE5">
      <w:pPr>
        <w:pStyle w:val="Heading2"/>
        <w:numPr>
          <w:ilvl w:val="1"/>
          <w:numId w:val="20"/>
        </w:numPr>
        <w:ind w:left="90" w:firstLine="0"/>
        <w:rPr>
          <w:rFonts w:ascii="宋体" w:eastAsia="宋体" w:hAnsi="宋体" w:cs="Yuanti TC Light"/>
        </w:rPr>
      </w:pPr>
      <w:bookmarkStart w:id="184" w:name="_Toc19570"/>
      <w:bookmarkStart w:id="185" w:name="_Toc453623400"/>
      <w:bookmarkStart w:id="186" w:name="_Toc327482463"/>
      <w:r w:rsidRPr="00BD3E50">
        <w:rPr>
          <w:rFonts w:ascii="宋体" w:eastAsia="宋体" w:hAnsi="宋体" w:cs="Yuanti TC Light" w:hint="eastAsia"/>
        </w:rPr>
        <w:t>本章小结</w:t>
      </w:r>
      <w:bookmarkEnd w:id="184"/>
      <w:bookmarkEnd w:id="185"/>
      <w:bookmarkEnd w:id="186"/>
    </w:p>
    <w:p w:rsidR="005F046B" w:rsidRDefault="005F046B" w:rsidP="005F046B">
      <w:pPr>
        <w:pStyle w:val="BodyText"/>
        <w:ind w:left="1080" w:firstLineChars="0" w:firstLine="0"/>
        <w:rPr>
          <w:rFonts w:cs="Times New Roman"/>
          <w:spacing w:val="-3"/>
          <w:lang w:eastAsia="zh-CN"/>
        </w:rPr>
      </w:pPr>
      <w:r>
        <w:rPr>
          <w:rFonts w:cs="Times New Roman"/>
          <w:spacing w:val="-3"/>
          <w:lang w:eastAsia="zh-CN"/>
        </w:rPr>
        <w:t>XXX</w:t>
      </w:r>
      <w:r>
        <w:rPr>
          <w:rFonts w:cs="Times New Roman"/>
          <w:spacing w:val="-3"/>
          <w:lang w:eastAsia="zh-CN"/>
        </w:rPr>
        <w:t>介绍本文本文实现的基于上述模型的智能对话系统的框架，并引出下面章节中的自然语言理解和自然语言生成系统。</w:t>
      </w:r>
    </w:p>
    <w:p w:rsidR="005F046B" w:rsidRPr="005F046B" w:rsidRDefault="005F046B" w:rsidP="005F046B">
      <w:pPr>
        <w:rPr>
          <w:rFonts w:ascii="宋体" w:eastAsia="宋体" w:hAnsi="宋体" w:cs="宋体"/>
        </w:rPr>
      </w:pPr>
    </w:p>
    <w:p w:rsidR="000A3AD4" w:rsidRPr="005F046B" w:rsidRDefault="000A3AD4" w:rsidP="005F046B">
      <w:pPr>
        <w:rPr>
          <w:rFonts w:ascii="宋体" w:eastAsia="宋体" w:hAnsi="宋体" w:cs="宋体"/>
        </w:rPr>
      </w:pPr>
    </w:p>
    <w:p w:rsidR="000A3AD4" w:rsidRDefault="000A3AD4" w:rsidP="000A3AD4">
      <w:pPr>
        <w:spacing w:before="3" w:line="170" w:lineRule="exact"/>
        <w:rPr>
          <w:sz w:val="17"/>
          <w:szCs w:val="17"/>
        </w:rPr>
        <w:sectPr w:rsidR="000A3AD4">
          <w:headerReference w:type="even" r:id="rId61"/>
          <w:headerReference w:type="default" r:id="rId62"/>
          <w:footerReference w:type="even" r:id="rId63"/>
          <w:footerReference w:type="default" r:id="rId64"/>
          <w:pgSz w:w="11906" w:h="16840"/>
          <w:pgMar w:top="1560" w:right="1160" w:bottom="1540" w:left="1680" w:header="0" w:footer="1349" w:gutter="0"/>
          <w:cols w:equalWidth="0">
            <w:col w:w="9066"/>
          </w:cols>
        </w:sectPr>
      </w:pPr>
    </w:p>
    <w:p w:rsidR="000A3AD4" w:rsidRDefault="000A3AD4" w:rsidP="000A3AD4">
      <w:pPr>
        <w:spacing w:before="3" w:line="170" w:lineRule="exact"/>
        <w:rPr>
          <w:sz w:val="17"/>
          <w:szCs w:val="17"/>
        </w:rPr>
      </w:pPr>
    </w:p>
    <w:p w:rsidR="000A3AD4" w:rsidRPr="00F011FB" w:rsidRDefault="000A3AD4" w:rsidP="000A3AD4">
      <w:pPr>
        <w:pStyle w:val="Title"/>
        <w:rPr>
          <w:lang w:eastAsia="zh-CN"/>
        </w:rPr>
      </w:pPr>
      <w:bookmarkStart w:id="187" w:name="_Toc13533"/>
      <w:bookmarkStart w:id="188" w:name="_Toc453623401"/>
      <w:bookmarkStart w:id="189" w:name="_Toc327482464"/>
      <w:r w:rsidRPr="00F011FB">
        <w:rPr>
          <w:rFonts w:ascii="宋体" w:eastAsia="宋体" w:hAnsi="宋体" w:cs="宋体" w:hint="eastAsia"/>
          <w:lang w:eastAsia="zh-CN"/>
        </w:rPr>
        <w:t>第五章</w:t>
      </w:r>
      <w:r w:rsidRPr="00F011FB">
        <w:rPr>
          <w:rFonts w:hint="eastAsia"/>
          <w:lang w:eastAsia="zh-CN"/>
        </w:rPr>
        <w:t xml:space="preserve"> </w:t>
      </w:r>
      <w:r w:rsidRPr="00F011FB">
        <w:rPr>
          <w:rFonts w:ascii="宋体" w:eastAsia="宋体" w:hAnsi="宋体" w:cs="宋体" w:hint="eastAsia"/>
          <w:lang w:eastAsia="zh-CN"/>
        </w:rPr>
        <w:t>自然语言理解：从语言到逻辑</w:t>
      </w:r>
      <w:bookmarkEnd w:id="187"/>
      <w:bookmarkEnd w:id="188"/>
      <w:bookmarkEnd w:id="189"/>
    </w:p>
    <w:p w:rsidR="000A3AD4" w:rsidRPr="00C14B78" w:rsidRDefault="000A3AD4" w:rsidP="00C14B78">
      <w:pPr>
        <w:pStyle w:val="BodyText"/>
        <w:ind w:firstLine="480"/>
        <w:rPr>
          <w:lang w:eastAsia="zh-CN"/>
        </w:rPr>
      </w:pPr>
      <w:r w:rsidRPr="00C14B78">
        <w:rPr>
          <w:lang w:eastAsia="zh-CN"/>
        </w:rPr>
        <w:t>本章阐述如何</w:t>
      </w:r>
      <w:r w:rsidR="00C14B78">
        <w:rPr>
          <w:rFonts w:hint="eastAsia"/>
          <w:lang w:eastAsia="zh-CN"/>
        </w:rPr>
        <w:t>将</w:t>
      </w:r>
      <w:r w:rsidR="00C14B78">
        <w:rPr>
          <w:rFonts w:ascii="宋体" w:hAnsi="宋体" w:cs="宋体" w:hint="eastAsia"/>
          <w:lang w:eastAsia="zh-CN"/>
        </w:rPr>
        <w:t>自然语言语句转换成第二章中介绍的基于超图的抽象语义逻辑形式。</w:t>
      </w:r>
      <w:r w:rsidRPr="00C14B78">
        <w:rPr>
          <w:lang w:eastAsia="zh-CN"/>
        </w:rPr>
        <w:t>我们认为，借助于依存关系语法和传统逻辑与谓词逻辑的合理结合，将自然语言表达式转换成满足下列两个条件的逻辑表达方式是完全可行的：</w:t>
      </w:r>
    </w:p>
    <w:p w:rsidR="000A3AD4" w:rsidRPr="00C14B78" w:rsidRDefault="000A3AD4" w:rsidP="000A3AD4">
      <w:pPr>
        <w:pStyle w:val="BodyText"/>
        <w:numPr>
          <w:ilvl w:val="0"/>
          <w:numId w:val="53"/>
        </w:numPr>
        <w:ind w:firstLineChars="0"/>
        <w:rPr>
          <w:lang w:eastAsia="zh-CN"/>
        </w:rPr>
      </w:pPr>
      <w:r w:rsidRPr="00C14B78">
        <w:rPr>
          <w:lang w:eastAsia="zh-CN"/>
        </w:rPr>
        <w:t>包含该自然语言表达式的主要语义</w:t>
      </w:r>
    </w:p>
    <w:p w:rsidR="000A3AD4" w:rsidRPr="00C14B78" w:rsidRDefault="000A3AD4" w:rsidP="000A3AD4">
      <w:pPr>
        <w:pStyle w:val="BodyText"/>
        <w:numPr>
          <w:ilvl w:val="0"/>
          <w:numId w:val="53"/>
        </w:numPr>
        <w:ind w:firstLineChars="0"/>
        <w:rPr>
          <w:lang w:eastAsia="zh-CN"/>
        </w:rPr>
      </w:pPr>
      <w:r w:rsidRPr="00C14B78">
        <w:rPr>
          <w:lang w:eastAsia="zh-CN"/>
        </w:rPr>
        <w:t>具体化自然语言表达式中存在的任何无法在语言到逻辑的转换消除的歧义，使得这些歧义能通过基于语境知识的逻辑推理后很直截了当地得到消除。</w:t>
      </w:r>
    </w:p>
    <w:p w:rsidR="000A3AD4" w:rsidRPr="00C14B78" w:rsidRDefault="00084C99" w:rsidP="000A3AD4">
      <w:pPr>
        <w:pStyle w:val="BodyText"/>
        <w:ind w:firstLine="480"/>
        <w:rPr>
          <w:lang w:eastAsia="zh-CN"/>
        </w:rPr>
      </w:pPr>
      <w:r>
        <w:rPr>
          <w:rFonts w:hint="eastAsia"/>
          <w:lang w:eastAsia="zh-CN"/>
        </w:rPr>
        <w:t>鉴于</w:t>
      </w:r>
      <w:r>
        <w:rPr>
          <w:rFonts w:ascii="宋体" w:hAnsi="宋体" w:cs="宋体" w:hint="eastAsia"/>
          <w:lang w:eastAsia="zh-CN"/>
        </w:rPr>
        <w:t>此</w:t>
      </w:r>
      <w:r w:rsidR="000A3AD4" w:rsidRPr="00C14B78">
        <w:rPr>
          <w:lang w:eastAsia="zh-CN"/>
        </w:rPr>
        <w:t>，我们采用的自然语言</w:t>
      </w:r>
      <w:r>
        <w:rPr>
          <w:rFonts w:hint="eastAsia"/>
          <w:lang w:eastAsia="zh-CN"/>
        </w:rPr>
        <w:t>理解</w:t>
      </w:r>
      <w:r>
        <w:rPr>
          <w:rFonts w:ascii="宋体" w:hAnsi="宋体" w:cs="宋体" w:hint="eastAsia"/>
          <w:lang w:eastAsia="zh-CN"/>
        </w:rPr>
        <w:t>的</w:t>
      </w:r>
      <w:r w:rsidR="000A3AD4" w:rsidRPr="00C14B78">
        <w:rPr>
          <w:lang w:eastAsia="zh-CN"/>
        </w:rPr>
        <w:t>方法是，首先利用链语法分析工具</w:t>
      </w:r>
      <w:r w:rsidR="000A3AD4" w:rsidRPr="00C14B78">
        <w:rPr>
          <w:lang w:eastAsia="zh-CN"/>
        </w:rPr>
        <w:t>Link Parser[</w:t>
      </w:r>
      <w:r w:rsidR="00A14FB4" w:rsidRPr="00C14B78">
        <w:fldChar w:fldCharType="begin"/>
      </w:r>
      <w:r w:rsidR="000A3AD4" w:rsidRPr="00C14B78">
        <w:rPr>
          <w:lang w:eastAsia="zh-CN"/>
        </w:rPr>
        <w:instrText>HYPERLINK\l"_bookmark228"</w:instrText>
      </w:r>
      <w:r w:rsidR="00A14FB4" w:rsidRPr="00C14B78">
        <w:fldChar w:fldCharType="separate"/>
      </w:r>
      <w:r w:rsidR="000A3AD4" w:rsidRPr="00C14B78">
        <w:rPr>
          <w:lang w:eastAsia="zh-CN"/>
        </w:rPr>
        <w:t>109</w:t>
      </w:r>
      <w:r w:rsidR="00A14FB4" w:rsidRPr="00C14B78">
        <w:fldChar w:fldCharType="end"/>
      </w:r>
      <w:r w:rsidR="000A3AD4" w:rsidRPr="00C14B78">
        <w:rPr>
          <w:lang w:eastAsia="zh-CN"/>
        </w:rPr>
        <w:t>]</w:t>
      </w:r>
      <w:r w:rsidR="000A3AD4" w:rsidRPr="00C14B78">
        <w:rPr>
          <w:lang w:eastAsia="zh-CN"/>
        </w:rPr>
        <w:t>，然后在此基础上搭建了一个用于依存关系抽取的工具</w:t>
      </w:r>
      <w:r w:rsidR="000A3AD4" w:rsidRPr="00C14B78">
        <w:rPr>
          <w:lang w:eastAsia="zh-CN"/>
        </w:rPr>
        <w:t>RelEx</w:t>
      </w:r>
      <w:r w:rsidR="000A3AD4" w:rsidRPr="00C14B78">
        <w:rPr>
          <w:lang w:eastAsia="zh-CN"/>
        </w:rPr>
        <w:t>，最后开发了一个新的逻辑关系抽取工具</w:t>
      </w:r>
      <w:r w:rsidR="000A3AD4" w:rsidRPr="00C14B78">
        <w:rPr>
          <w:lang w:eastAsia="zh-CN"/>
        </w:rPr>
        <w:t>RelEx2Logic</w:t>
      </w:r>
      <w:r w:rsidR="000A3AD4" w:rsidRPr="00C14B78">
        <w:rPr>
          <w:lang w:eastAsia="zh-CN"/>
        </w:rPr>
        <w:t>，通过超图的同态映射方式将句法结构转换成语义表示。该方法概念上的本质并不依赖这些特定的工具。</w:t>
      </w:r>
    </w:p>
    <w:p w:rsidR="000A3AD4" w:rsidRPr="00C14B78" w:rsidRDefault="000A3AD4" w:rsidP="000A3AD4">
      <w:pPr>
        <w:pStyle w:val="BodyText"/>
        <w:ind w:firstLine="480"/>
        <w:rPr>
          <w:lang w:eastAsia="zh-CN"/>
        </w:rPr>
      </w:pPr>
      <w:r w:rsidRPr="00C14B78">
        <w:rPr>
          <w:lang w:eastAsia="zh-CN"/>
        </w:rPr>
        <w:t>确切地说，如何将</w:t>
      </w:r>
      <w:r w:rsidRPr="00C14B78">
        <w:rPr>
          <w:rFonts w:hint="eastAsia"/>
          <w:lang w:eastAsia="zh-CN"/>
        </w:rPr>
        <w:t>“</w:t>
      </w:r>
      <w:r w:rsidRPr="00C14B78">
        <w:rPr>
          <w:lang w:eastAsia="zh-CN"/>
        </w:rPr>
        <w:t>自然语言理解</w:t>
      </w:r>
      <w:r w:rsidRPr="00C14B78">
        <w:rPr>
          <w:rFonts w:hint="eastAsia"/>
          <w:lang w:eastAsia="zh-CN"/>
        </w:rPr>
        <w:t>”</w:t>
      </w:r>
      <w:r w:rsidRPr="00C14B78">
        <w:rPr>
          <w:lang w:eastAsia="zh-CN"/>
        </w:rPr>
        <w:t>分解成不同模块以及如何进行不同模块之间的转换，取决于对语言学理论的选择。在</w:t>
      </w:r>
      <w:r w:rsidRPr="00C14B78">
        <w:rPr>
          <w:lang w:eastAsia="zh-CN"/>
        </w:rPr>
        <w:t>2008-2012</w:t>
      </w:r>
      <w:r w:rsidRPr="00C14B78">
        <w:rPr>
          <w:lang w:eastAsia="zh-CN"/>
        </w:rPr>
        <w:t>年期间，</w:t>
      </w:r>
      <w:r w:rsidR="008766F2">
        <w:rPr>
          <w:rFonts w:ascii="宋体" w:hAnsi="宋体" w:cs="宋体" w:hint="eastAsia"/>
          <w:lang w:eastAsia="zh-CN"/>
        </w:rPr>
        <w:t>我们</w:t>
      </w:r>
      <w:r w:rsidRPr="00C14B78">
        <w:rPr>
          <w:lang w:eastAsia="zh-CN"/>
        </w:rPr>
        <w:t>的自然语言理解模块采用如下流程：</w:t>
      </w:r>
    </w:p>
    <w:p w:rsidR="000A3AD4" w:rsidRPr="00C14B78" w:rsidRDefault="000A3AD4" w:rsidP="000C6FE5">
      <w:pPr>
        <w:ind w:rightChars="500" w:right="817"/>
        <w:rPr>
          <w:rFonts w:ascii="仿宋" w:eastAsia="仿宋" w:hAnsi="仿宋" w:cs="Times New Roman"/>
          <w:spacing w:val="-20"/>
          <w:szCs w:val="21"/>
        </w:rPr>
      </w:pPr>
      <w:r w:rsidRPr="00C14B78">
        <w:rPr>
          <w:rFonts w:ascii="Yuanti TC Light" w:eastAsia="仿宋" w:hAnsi="Yuanti TC Light" w:cs="Yuanti TC Light"/>
          <w:spacing w:val="-20"/>
          <w:szCs w:val="21"/>
        </w:rPr>
        <w:t>文本</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分词</w:t>
      </w:r>
      <w:r w:rsidRPr="00C14B78">
        <w:rPr>
          <w:rFonts w:ascii="仿宋" w:eastAsia="仿宋" w:hAnsi="仿宋" w:cs="Times New Roman"/>
          <w:spacing w:val="-20"/>
          <w:szCs w:val="21"/>
        </w:rPr>
        <w:t>/</w:t>
      </w:r>
      <w:r w:rsidRPr="00C14B78">
        <w:rPr>
          <w:rFonts w:ascii="Yuanti TC Light" w:eastAsia="仿宋" w:hAnsi="Yuanti TC Light" w:cs="Yuanti TC Light"/>
          <w:spacing w:val="-20"/>
          <w:szCs w:val="21"/>
        </w:rPr>
        <w:t>断句</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基于链语法的句法分析（</w:t>
      </w:r>
      <w:r w:rsidRPr="00C14B78">
        <w:rPr>
          <w:rFonts w:ascii="仿宋" w:eastAsia="仿宋" w:hAnsi="仿宋" w:cs="Times New Roman"/>
          <w:spacing w:val="-20"/>
          <w:szCs w:val="21"/>
        </w:rPr>
        <w:t>Link Parser</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依存关系抽取（</w:t>
      </w:r>
      <w:r w:rsidRPr="00C14B78">
        <w:rPr>
          <w:rFonts w:ascii="仿宋" w:eastAsia="仿宋" w:hAnsi="仿宋" w:cs="Times New Roman"/>
          <w:spacing w:val="-20"/>
          <w:szCs w:val="21"/>
        </w:rPr>
        <w:t>RelEx</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--&gt; </w:t>
      </w:r>
      <w:r w:rsidRPr="00C14B78">
        <w:rPr>
          <w:rFonts w:ascii="Yuanti TC Light" w:eastAsia="仿宋" w:hAnsi="Yuanti TC Light" w:cs="Yuanti TC Light"/>
          <w:spacing w:val="-20"/>
          <w:szCs w:val="21"/>
        </w:rPr>
        <w:t>基</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于</w:t>
      </w:r>
      <w:r w:rsidRPr="00C14B78">
        <w:rPr>
          <w:rFonts w:ascii="仿宋" w:eastAsia="仿宋" w:hAnsi="仿宋" w:cs="Times New Roman"/>
          <w:spacing w:val="-20"/>
          <w:szCs w:val="21"/>
        </w:rPr>
        <w:t xml:space="preserve"> FrameNet </w:t>
      </w:r>
      <w:r w:rsidRPr="00C14B78">
        <w:rPr>
          <w:rFonts w:ascii="Yuanti TC Light" w:eastAsia="仿宋" w:hAnsi="Yuanti TC Light" w:cs="Yuanti TC Light"/>
          <w:spacing w:val="-20"/>
          <w:szCs w:val="21"/>
        </w:rPr>
        <w:t>的</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语</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义</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关</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系</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抽</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取（</w:t>
      </w:r>
      <w:r w:rsidRPr="00C14B78">
        <w:rPr>
          <w:rFonts w:ascii="仿宋" w:eastAsia="仿宋" w:hAnsi="仿宋" w:cs="Times New Roman"/>
          <w:spacing w:val="-20"/>
          <w:szCs w:val="21"/>
        </w:rPr>
        <w:t>RelEx2Frame</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语</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义</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节</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点</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和</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关</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系</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链（</w:t>
      </w:r>
      <w:r w:rsidRPr="00C14B78">
        <w:rPr>
          <w:rFonts w:ascii="仿宋" w:eastAsia="仿宋" w:hAnsi="仿宋" w:cs="Times New Roman"/>
          <w:spacing w:val="-20"/>
          <w:szCs w:val="21"/>
        </w:rPr>
        <w:t>SemanticNodes &amp; Links</w:t>
      </w:r>
      <w:r w:rsidRPr="00C14B78">
        <w:rPr>
          <w:rFonts w:ascii="Yuanti TC Light" w:eastAsia="仿宋" w:hAnsi="Yuanti TC Light" w:cs="Yuanti TC Light"/>
          <w:spacing w:val="-20"/>
          <w:szCs w:val="21"/>
        </w:rPr>
        <w:t>）</w:t>
      </w:r>
    </w:p>
    <w:p w:rsidR="000A3AD4" w:rsidRPr="00A44FE4" w:rsidRDefault="000A3AD4" w:rsidP="000A3AD4">
      <w:pPr>
        <w:pStyle w:val="BodyText"/>
        <w:ind w:firstLine="480"/>
        <w:rPr>
          <w:lang w:eastAsia="zh-CN"/>
        </w:rPr>
      </w:pPr>
      <w:r w:rsidRPr="00C14B78">
        <w:rPr>
          <w:lang w:eastAsia="zh-CN"/>
        </w:rPr>
        <w:t>2012</w:t>
      </w:r>
      <w:r w:rsidRPr="00C14B78">
        <w:rPr>
          <w:lang w:eastAsia="zh-CN"/>
        </w:rPr>
        <w:t>年的时候我们对系统进行了一些简化，取消了对</w:t>
      </w:r>
      <w:r w:rsidRPr="00C14B78">
        <w:rPr>
          <w:lang w:eastAsia="zh-CN"/>
        </w:rPr>
        <w:t>FrameNet</w:t>
      </w:r>
      <w:r w:rsidRPr="00C14B78">
        <w:rPr>
          <w:lang w:eastAsia="zh-CN"/>
        </w:rPr>
        <w:t>的依赖，采用了如下的目前正在使用的系统：</w:t>
      </w:r>
    </w:p>
    <w:p w:rsidR="000A3AD4" w:rsidRPr="00026538" w:rsidRDefault="000A3AD4" w:rsidP="000C6FE5">
      <w:pPr>
        <w:ind w:rightChars="500" w:right="817"/>
        <w:rPr>
          <w:rFonts w:ascii="仿宋" w:eastAsia="仿宋" w:hAnsi="仿宋" w:cs="Times New Roman"/>
          <w:szCs w:val="21"/>
          <w:lang w:eastAsia="zh-CN"/>
        </w:rPr>
      </w:pPr>
      <w:r w:rsidRPr="00026538">
        <w:rPr>
          <w:rFonts w:ascii="宋体" w:eastAsia="宋体" w:hAnsi="宋体" w:cs="宋体" w:hint="eastAsia"/>
          <w:spacing w:val="-20"/>
          <w:szCs w:val="21"/>
          <w:lang w:eastAsia="zh-CN"/>
        </w:rPr>
        <w:t>文本</w:t>
      </w:r>
      <w:r w:rsidRPr="00026538">
        <w:rPr>
          <w:rFonts w:ascii="仿宋" w:eastAsia="仿宋" w:hAnsi="仿宋" w:cs="Times New Roman"/>
          <w:spacing w:val="-20"/>
          <w:szCs w:val="21"/>
          <w:lang w:eastAsia="zh-CN"/>
        </w:rPr>
        <w:t xml:space="preserve"> --&gt; </w:t>
      </w:r>
      <w:r w:rsidRPr="00026538">
        <w:rPr>
          <w:rFonts w:ascii="宋体" w:eastAsia="宋体" w:hAnsi="宋体" w:cs="宋体" w:hint="eastAsia"/>
          <w:spacing w:val="-20"/>
          <w:szCs w:val="21"/>
          <w:lang w:eastAsia="zh-CN"/>
        </w:rPr>
        <w:t>分词</w:t>
      </w:r>
      <w:r w:rsidRPr="00026538">
        <w:rPr>
          <w:rFonts w:ascii="仿宋" w:eastAsia="仿宋" w:hAnsi="仿宋" w:cs="Times New Roman"/>
          <w:spacing w:val="-20"/>
          <w:szCs w:val="21"/>
          <w:lang w:eastAsia="zh-CN"/>
        </w:rPr>
        <w:t>/</w:t>
      </w:r>
      <w:r w:rsidRPr="00026538">
        <w:rPr>
          <w:rFonts w:ascii="宋体" w:eastAsia="宋体" w:hAnsi="宋体" w:cs="宋体" w:hint="eastAsia"/>
          <w:spacing w:val="-20"/>
          <w:szCs w:val="21"/>
          <w:lang w:eastAsia="zh-CN"/>
        </w:rPr>
        <w:t>断句</w:t>
      </w:r>
      <w:r w:rsidRPr="00026538">
        <w:rPr>
          <w:rFonts w:ascii="仿宋" w:eastAsia="仿宋" w:hAnsi="仿宋" w:cs="Times New Roman"/>
          <w:spacing w:val="-20"/>
          <w:szCs w:val="21"/>
          <w:lang w:eastAsia="zh-CN"/>
        </w:rPr>
        <w:t xml:space="preserve"> --&gt; </w:t>
      </w:r>
      <w:r w:rsidRPr="00026538">
        <w:rPr>
          <w:rFonts w:ascii="宋体" w:eastAsia="宋体" w:hAnsi="宋体" w:cs="宋体" w:hint="eastAsia"/>
          <w:spacing w:val="-20"/>
          <w:szCs w:val="21"/>
          <w:lang w:eastAsia="zh-CN"/>
        </w:rPr>
        <w:t>基于链语法的句法分析（</w:t>
      </w:r>
      <w:r w:rsidRPr="00026538">
        <w:rPr>
          <w:rFonts w:ascii="仿宋" w:eastAsia="仿宋" w:hAnsi="仿宋" w:cs="Times New Roman"/>
          <w:spacing w:val="-20"/>
          <w:szCs w:val="21"/>
          <w:lang w:eastAsia="zh-CN"/>
        </w:rPr>
        <w:t>Link Parser</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 xml:space="preserve"> --&gt; </w:t>
      </w:r>
      <w:r w:rsidRPr="00026538">
        <w:rPr>
          <w:rFonts w:ascii="宋体" w:eastAsia="宋体" w:hAnsi="宋体" w:cs="宋体" w:hint="eastAsia"/>
          <w:spacing w:val="-20"/>
          <w:szCs w:val="21"/>
          <w:lang w:eastAsia="zh-CN"/>
        </w:rPr>
        <w:t>依存关系抽取（</w:t>
      </w:r>
      <w:r w:rsidRPr="00026538">
        <w:rPr>
          <w:rFonts w:ascii="仿宋" w:eastAsia="仿宋" w:hAnsi="仿宋" w:cs="Times New Roman"/>
          <w:spacing w:val="-20"/>
          <w:szCs w:val="21"/>
          <w:lang w:eastAsia="zh-CN"/>
        </w:rPr>
        <w:t>RelEx</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 xml:space="preserve">--&gt; </w:t>
      </w:r>
      <w:r w:rsidRPr="00026538">
        <w:rPr>
          <w:rFonts w:ascii="宋体" w:eastAsia="宋体" w:hAnsi="宋体" w:cs="宋体" w:hint="eastAsia"/>
          <w:spacing w:val="-20"/>
          <w:szCs w:val="21"/>
          <w:lang w:eastAsia="zh-CN"/>
        </w:rPr>
        <w:t>抽象的逻辑关系抽取（</w:t>
      </w:r>
      <w:r w:rsidRPr="00026538">
        <w:rPr>
          <w:rFonts w:ascii="仿宋" w:eastAsia="仿宋" w:hAnsi="仿宋" w:cs="Times New Roman"/>
          <w:spacing w:val="-20"/>
          <w:szCs w:val="21"/>
          <w:lang w:eastAsia="zh-CN"/>
        </w:rPr>
        <w:t xml:space="preserve">RelEx2Logic --&gt; </w:t>
      </w:r>
      <w:r w:rsidRPr="00026538">
        <w:rPr>
          <w:rFonts w:ascii="宋体" w:eastAsia="宋体" w:hAnsi="宋体" w:cs="宋体" w:hint="eastAsia"/>
          <w:spacing w:val="-20"/>
          <w:szCs w:val="21"/>
          <w:lang w:eastAsia="zh-CN"/>
        </w:rPr>
        <w:t>语义节点和关系链（</w:t>
      </w:r>
      <w:r w:rsidRPr="00026538">
        <w:rPr>
          <w:rFonts w:ascii="仿宋" w:eastAsia="仿宋" w:hAnsi="仿宋" w:cs="Times New Roman"/>
          <w:spacing w:val="-20"/>
          <w:szCs w:val="21"/>
          <w:lang w:eastAsia="zh-CN"/>
        </w:rPr>
        <w:t>SemanticNodes &amp; Links</w:t>
      </w:r>
      <w:r w:rsidRPr="00026538">
        <w:rPr>
          <w:rFonts w:ascii="宋体" w:eastAsia="宋体" w:hAnsi="宋体" w:cs="宋体" w:hint="eastAsia"/>
          <w:spacing w:val="-20"/>
          <w:szCs w:val="21"/>
          <w:lang w:eastAsia="zh-CN"/>
        </w:rPr>
        <w:t>）</w:t>
      </w:r>
    </w:p>
    <w:p w:rsidR="000A3AD4" w:rsidRPr="00463172" w:rsidRDefault="000A3AD4" w:rsidP="000A3AD4">
      <w:pPr>
        <w:pStyle w:val="BodyText"/>
        <w:ind w:firstLine="480"/>
        <w:rPr>
          <w:lang w:eastAsia="zh-CN"/>
        </w:rPr>
      </w:pPr>
      <w:r w:rsidRPr="00463172">
        <w:rPr>
          <w:lang w:eastAsia="zh-CN"/>
        </w:rPr>
        <w:t>需要注意的是，目前的很多自然语言理解系统都有</w:t>
      </w:r>
      <w:r w:rsidRPr="00463172">
        <w:rPr>
          <w:rFonts w:hint="eastAsia"/>
          <w:lang w:eastAsia="zh-CN"/>
        </w:rPr>
        <w:t>“</w:t>
      </w:r>
      <w:r w:rsidRPr="00463172">
        <w:rPr>
          <w:lang w:eastAsia="zh-CN"/>
        </w:rPr>
        <w:t>词性标注</w:t>
      </w:r>
      <w:r w:rsidRPr="00463172">
        <w:rPr>
          <w:rFonts w:hint="eastAsia"/>
          <w:lang w:eastAsia="zh-CN"/>
        </w:rPr>
        <w:t>”</w:t>
      </w:r>
      <w:r w:rsidRPr="00463172">
        <w:rPr>
          <w:lang w:eastAsia="zh-CN"/>
        </w:rPr>
        <w:t>阶段，在我们目前使用的方法中，词性标注被绑定在句法分析阶段，对于</w:t>
      </w:r>
      <w:r w:rsidRPr="00463172">
        <w:rPr>
          <w:lang w:eastAsia="zh-CN"/>
        </w:rPr>
        <w:t>Link Parser</w:t>
      </w:r>
      <w:r w:rsidRPr="00463172">
        <w:rPr>
          <w:lang w:eastAsia="zh-CN"/>
        </w:rPr>
        <w:t>来说，词性已被作为单词的一个属性定义在词典里。尽管如此，如果能在</w:t>
      </w:r>
      <w:r w:rsidRPr="00463172">
        <w:rPr>
          <w:lang w:eastAsia="zh-CN"/>
        </w:rPr>
        <w:t>Link Parser</w:t>
      </w:r>
      <w:r w:rsidRPr="00463172">
        <w:rPr>
          <w:lang w:eastAsia="zh-CN"/>
        </w:rPr>
        <w:t>里使用先进词性标注技术，无疑能减少不少字典编写方面的工作，也能在一定程度上指导句法分析过程，因此也是有一定存在意义的。</w:t>
      </w:r>
    </w:p>
    <w:p w:rsidR="000A3AD4" w:rsidRPr="00463172" w:rsidRDefault="000A3AD4" w:rsidP="000A3AD4">
      <w:pPr>
        <w:pStyle w:val="BodyText"/>
        <w:ind w:firstLine="480"/>
        <w:rPr>
          <w:lang w:eastAsia="zh-CN"/>
        </w:rPr>
      </w:pPr>
      <w:r w:rsidRPr="00463172">
        <w:rPr>
          <w:lang w:eastAsia="zh-CN"/>
        </w:rPr>
        <w:t>本文的工作已经表明，上述系统中的各模块操作都是可行的，只需针对每一步制定相应的规则，或者通过有监督的机器学习方法来学习相应的规则，来指导其中的操作。针对本文自然语言理解方面的以下几个额外事项将在未来的研究中被实现：</w:t>
      </w:r>
    </w:p>
    <w:p w:rsidR="000A3AD4" w:rsidRPr="00463172" w:rsidRDefault="000A3AD4" w:rsidP="000A3AD4">
      <w:pPr>
        <w:pStyle w:val="BodyText"/>
        <w:numPr>
          <w:ilvl w:val="0"/>
          <w:numId w:val="54"/>
        </w:numPr>
        <w:ind w:firstLineChars="0"/>
        <w:rPr>
          <w:lang w:eastAsia="zh-CN"/>
        </w:rPr>
      </w:pPr>
      <w:r w:rsidRPr="00463172">
        <w:rPr>
          <w:lang w:eastAsia="zh-CN"/>
        </w:rPr>
        <w:t>使得各个子流程中所使用的规则，能很自然地支持基于持续经验增长的修正和泛化。</w:t>
      </w:r>
    </w:p>
    <w:p w:rsidR="000A3AD4" w:rsidRPr="00463172" w:rsidRDefault="000A3AD4" w:rsidP="000A3AD4">
      <w:pPr>
        <w:pStyle w:val="BodyText"/>
        <w:numPr>
          <w:ilvl w:val="0"/>
          <w:numId w:val="54"/>
        </w:numPr>
        <w:ind w:firstLineChars="0"/>
        <w:rPr>
          <w:lang w:eastAsia="zh-CN"/>
        </w:rPr>
      </w:pPr>
      <w:r w:rsidRPr="00463172">
        <w:rPr>
          <w:lang w:eastAsia="zh-CN"/>
        </w:rPr>
        <w:t>使得语义理解能根据特定的语境来指导规则的选择。</w:t>
      </w:r>
    </w:p>
    <w:p w:rsidR="000A3AD4" w:rsidRPr="00463172" w:rsidRDefault="000A3AD4" w:rsidP="000A3AD4">
      <w:pPr>
        <w:pStyle w:val="BodyText"/>
        <w:numPr>
          <w:ilvl w:val="0"/>
          <w:numId w:val="54"/>
        </w:numPr>
        <w:ind w:firstLineChars="0"/>
        <w:rPr>
          <w:lang w:eastAsia="zh-CN"/>
        </w:rPr>
      </w:pPr>
      <w:r w:rsidRPr="00463172">
        <w:rPr>
          <w:lang w:eastAsia="zh-CN"/>
        </w:rPr>
        <w:t>知道何时该打破规则，而根据语义的直觉指导相关操作。</w:t>
      </w:r>
    </w:p>
    <w:p w:rsidR="000A3AD4" w:rsidRPr="00463172" w:rsidRDefault="000A3AD4" w:rsidP="000A3AD4">
      <w:pPr>
        <w:pStyle w:val="BodyText"/>
        <w:ind w:firstLine="480"/>
        <w:rPr>
          <w:lang w:eastAsia="zh-CN"/>
        </w:rPr>
      </w:pPr>
      <w:r w:rsidRPr="00463172">
        <w:rPr>
          <w:lang w:eastAsia="zh-CN"/>
        </w:rPr>
        <w:t>另外需要注意的一点是，当使用基于规则的方法时，在规则的设计需要特别注意规则的可扩展性和可普及性，因为随着系统的经验增长，原先设计的规则可能无法被满足。</w:t>
      </w:r>
    </w:p>
    <w:p w:rsidR="000A3AD4" w:rsidRPr="00C130A1" w:rsidRDefault="000A3AD4" w:rsidP="00C130A1">
      <w:pPr>
        <w:pStyle w:val="BodyText"/>
        <w:ind w:firstLine="480"/>
        <w:rPr>
          <w:lang w:eastAsia="zh-CN"/>
        </w:rPr>
      </w:pPr>
      <w:r w:rsidRPr="00463172">
        <w:rPr>
          <w:lang w:eastAsia="zh-CN"/>
        </w:rPr>
        <w:t>本章接下来的章节会系统介绍我们使用的自然语言理解系统中的各个子系统的</w:t>
      </w:r>
      <w:bookmarkStart w:id="190" w:name="链语法"/>
      <w:bookmarkEnd w:id="190"/>
      <w:r w:rsidRPr="00463172">
        <w:rPr>
          <w:lang w:eastAsia="zh-CN"/>
        </w:rPr>
        <w:t>工作原理和方法。</w:t>
      </w:r>
      <w:bookmarkStart w:id="191" w:name="_Toc453623402"/>
      <w:bookmarkStart w:id="192" w:name="_Toc7060"/>
      <w:bookmarkEnd w:id="191"/>
    </w:p>
    <w:p w:rsidR="000A3AD4" w:rsidRPr="00C130A1" w:rsidRDefault="000A3AD4" w:rsidP="000C6FE5">
      <w:pPr>
        <w:pStyle w:val="Heading2"/>
        <w:numPr>
          <w:ilvl w:val="1"/>
          <w:numId w:val="20"/>
        </w:numPr>
        <w:tabs>
          <w:tab w:val="left" w:pos="210"/>
        </w:tabs>
        <w:rPr>
          <w:highlight w:val="red"/>
        </w:rPr>
      </w:pPr>
      <w:bookmarkStart w:id="193" w:name="_Toc453623403"/>
      <w:bookmarkStart w:id="194" w:name="_Toc327482465"/>
      <w:r w:rsidRPr="00C130A1">
        <w:rPr>
          <w:rFonts w:ascii="Yuanti TC Light" w:hAnsi="Yuanti TC Light" w:cs="Yuanti TC Light"/>
          <w:highlight w:val="red"/>
        </w:rPr>
        <w:t>链语法</w:t>
      </w:r>
      <w:bookmarkEnd w:id="192"/>
      <w:bookmarkEnd w:id="193"/>
      <w:bookmarkEnd w:id="194"/>
    </w:p>
    <w:p w:rsidR="000A3AD4" w:rsidRDefault="000A3AD4" w:rsidP="000A3AD4">
      <w:pPr>
        <w:pStyle w:val="BodyText"/>
        <w:ind w:firstLine="480"/>
        <w:rPr>
          <w:lang w:eastAsia="zh-CN"/>
        </w:rPr>
      </w:pPr>
      <w:r>
        <w:rPr>
          <w:lang w:eastAsia="zh-CN"/>
        </w:rPr>
        <w:t>本小节主要介绍链语法的基本原理和方法，并分析了和语言形式主义的不同，同时指出其中的问题以及我们对其进行的一些改进。</w:t>
      </w:r>
    </w:p>
    <w:p w:rsidR="000A3AD4" w:rsidRDefault="000A3AD4" w:rsidP="000A3AD4">
      <w:pPr>
        <w:pStyle w:val="BodyText"/>
        <w:ind w:firstLine="480"/>
        <w:rPr>
          <w:lang w:eastAsia="zh-CN"/>
        </w:rPr>
      </w:pPr>
      <w:r>
        <w:t>链语法（</w:t>
      </w:r>
      <w:r>
        <w:t>Link Grammar</w:t>
      </w:r>
      <w:r>
        <w:t>）在</w:t>
      </w:r>
      <w:r>
        <w:t>1991</w:t>
      </w:r>
      <w:r>
        <w:t>年由</w:t>
      </w:r>
      <w:r>
        <w:t>Daniel Sleator</w:t>
      </w:r>
      <w:r>
        <w:t>和</w:t>
      </w:r>
      <w:r>
        <w:t>Davy Temperley</w:t>
      </w:r>
      <w:r>
        <w:t>共同提出</w:t>
      </w:r>
      <w:r>
        <w:t>[</w:t>
      </w:r>
      <w:fldSimple w:instr="HYPERLINK\l&quot;_bookmark228&quot;">
        <w:r>
          <w:t>109</w:t>
        </w:r>
      </w:fldSimple>
      <w:r>
        <w:t>]</w:t>
      </w:r>
      <w:r>
        <w:t>。它和被广泛应用的依存语法类似，但两者也有很大的不同，比如链语法中两个单词的连接是无序的，而依存语法中有依存和被依存关系。</w:t>
      </w:r>
      <w:r>
        <w:rPr>
          <w:lang w:eastAsia="zh-CN"/>
        </w:rPr>
        <w:t>链语法允许句子中的链接有环状结构，而依存语法是不允许环的存在的。链语法更倾向于语法理伦的词汇主义。</w:t>
      </w:r>
    </w:p>
    <w:p w:rsidR="000A3AD4" w:rsidRDefault="000A3AD4" w:rsidP="000A3AD4">
      <w:pPr>
        <w:pStyle w:val="BodyText"/>
        <w:ind w:firstLine="480"/>
        <w:rPr>
          <w:lang w:eastAsia="zh-CN"/>
        </w:rPr>
      </w:pPr>
      <w:r>
        <w:rPr>
          <w:lang w:eastAsia="zh-CN"/>
        </w:rPr>
        <w:t>链语法的核心是链语法词典（</w:t>
      </w:r>
      <w:r>
        <w:rPr>
          <w:lang w:eastAsia="zh-CN"/>
        </w:rPr>
        <w:t>Link Dictionary</w:t>
      </w:r>
      <w:r>
        <w:rPr>
          <w:lang w:eastAsia="zh-CN"/>
        </w:rPr>
        <w:t>），词典中的每一个词都记录着一些特点的链接要求，这些链接要求通过一系列具有特定逻辑排序的链接子（</w:t>
      </w:r>
      <w:r>
        <w:rPr>
          <w:lang w:eastAsia="zh-CN"/>
        </w:rPr>
        <w:t>connector</w:t>
      </w:r>
      <w:r>
        <w:rPr>
          <w:lang w:eastAsia="zh-CN"/>
        </w:rPr>
        <w:t>）组合成的公式（</w:t>
      </w:r>
      <w:r>
        <w:rPr>
          <w:lang w:eastAsia="zh-CN"/>
        </w:rPr>
        <w:t>Formula</w:t>
      </w:r>
      <w:r>
        <w:rPr>
          <w:lang w:eastAsia="zh-CN"/>
        </w:rPr>
        <w:t>）收录在词典的相应词条里，链接子包含名称和后缀（</w:t>
      </w:r>
      <w:r>
        <w:rPr>
          <w:rFonts w:hint="eastAsia"/>
          <w:lang w:eastAsia="zh-CN"/>
        </w:rPr>
        <w:t>“</w:t>
      </w:r>
      <w:r>
        <w:rPr>
          <w:lang w:eastAsia="zh-CN"/>
        </w:rPr>
        <w:t>+</w:t>
      </w:r>
      <w:r>
        <w:rPr>
          <w:rFonts w:hint="eastAsia"/>
          <w:lang w:eastAsia="zh-CN"/>
        </w:rPr>
        <w:t>”</w:t>
      </w:r>
      <w:r>
        <w:rPr>
          <w:lang w:eastAsia="zh-CN"/>
        </w:rPr>
        <w:t>或</w:t>
      </w:r>
      <w:r>
        <w:rPr>
          <w:rFonts w:hint="eastAsia"/>
          <w:lang w:eastAsia="zh-CN"/>
        </w:rPr>
        <w:t>“</w:t>
      </w:r>
      <w:r>
        <w:rPr>
          <w:lang w:eastAsia="zh-CN"/>
        </w:rPr>
        <w:t>-</w:t>
      </w:r>
      <w:r>
        <w:rPr>
          <w:rFonts w:hint="eastAsia"/>
          <w:lang w:eastAsia="zh-CN"/>
        </w:rPr>
        <w:t>”</w:t>
      </w:r>
      <w:r>
        <w:rPr>
          <w:lang w:eastAsia="zh-CN"/>
        </w:rPr>
        <w:t>），后缀表示该链接子的指向方向</w:t>
      </w:r>
      <w:r>
        <w:rPr>
          <w:lang w:eastAsia="zh-CN"/>
        </w:rPr>
        <w:t>,</w:t>
      </w:r>
      <w:r>
        <w:rPr>
          <w:rFonts w:hint="eastAsia"/>
          <w:lang w:eastAsia="zh-CN"/>
        </w:rPr>
        <w:t>“</w:t>
      </w:r>
      <w:r>
        <w:rPr>
          <w:lang w:eastAsia="zh-CN"/>
        </w:rPr>
        <w:t>+</w:t>
      </w:r>
      <w:r>
        <w:rPr>
          <w:rFonts w:hint="eastAsia"/>
          <w:lang w:eastAsia="zh-CN"/>
        </w:rPr>
        <w:t>”</w:t>
      </w:r>
      <w:r>
        <w:rPr>
          <w:lang w:eastAsia="zh-CN"/>
        </w:rPr>
        <w:t>表示该链接子指向右，</w:t>
      </w:r>
      <w:r>
        <w:rPr>
          <w:rFonts w:hint="eastAsia"/>
          <w:lang w:eastAsia="zh-CN"/>
        </w:rPr>
        <w:t>“</w:t>
      </w:r>
      <w:r>
        <w:rPr>
          <w:lang w:eastAsia="zh-CN"/>
        </w:rPr>
        <w:t>-</w:t>
      </w:r>
      <w:r>
        <w:rPr>
          <w:rFonts w:hint="eastAsia"/>
          <w:lang w:eastAsia="zh-CN"/>
        </w:rPr>
        <w:t>”</w:t>
      </w:r>
      <w:r>
        <w:rPr>
          <w:lang w:eastAsia="zh-CN"/>
        </w:rPr>
        <w:t>表示该链接子。如果两个词需要合法连接，则要求两个词首先有相同名称的链接子，且左边单词的链接子的连接方向必须指向右，右边单词的链接子的连接方向必须指向左。</w:t>
      </w:r>
    </w:p>
    <w:p w:rsidR="000A3AD4" w:rsidRDefault="000A3AD4" w:rsidP="000A3AD4">
      <w:pPr>
        <w:pStyle w:val="BodyText"/>
        <w:ind w:firstLine="480"/>
        <w:rPr>
          <w:sz w:val="20"/>
          <w:szCs w:val="20"/>
          <w:lang w:eastAsia="zh-CN"/>
        </w:rPr>
      </w:pPr>
      <w:r>
        <w:rPr>
          <w:lang w:eastAsia="zh-CN"/>
        </w:rPr>
        <w:t>链语法分析器（</w:t>
      </w:r>
      <w:r>
        <w:rPr>
          <w:lang w:eastAsia="zh-CN"/>
        </w:rPr>
        <w:t>Link Parser</w:t>
      </w:r>
      <w:r>
        <w:rPr>
          <w:lang w:eastAsia="zh-CN"/>
        </w:rPr>
        <w:t>）是基于链语法的句法分析器。使用链语法分析句子的时候，句法分析器对句子中的每个单词去查询链语法词典得到每个单词的链接要求，根据这些链接要求进行相应的链运算，便得到句子的链语法结构。链语法判断句子是否合法，除了需要满足句子所有单词的链要求外，还要满足以下四个原则：</w:t>
      </w:r>
    </w:p>
    <w:p w:rsidR="000A3AD4" w:rsidRPr="00463172" w:rsidRDefault="00C130A1" w:rsidP="00C130A1">
      <w:pPr>
        <w:pStyle w:val="BodyText"/>
        <w:ind w:left="360" w:firstLineChars="0" w:firstLine="0"/>
        <w:rPr>
          <w:lang w:eastAsia="zh-CN"/>
        </w:rPr>
      </w:pPr>
      <w:r>
        <w:rPr>
          <w:rFonts w:ascii="MS Reference Specialty" w:hAnsi="MS Reference Specialty" w:cs="MS Reference Specialty"/>
          <w:lang w:eastAsia="zh-CN"/>
        </w:rPr>
        <w:t>ss</w:t>
      </w:r>
      <w:r w:rsidR="000A3AD4" w:rsidRPr="00463172">
        <w:rPr>
          <w:lang w:eastAsia="zh-CN"/>
        </w:rPr>
        <w:t>平面性</w:t>
      </w:r>
      <w:r w:rsidR="000A3AD4" w:rsidRPr="00463172">
        <w:rPr>
          <w:lang w:eastAsia="zh-CN"/>
        </w:rPr>
        <w:t>(Planarity)</w:t>
      </w:r>
      <w:r w:rsidR="000A3AD4" w:rsidRPr="00463172">
        <w:rPr>
          <w:lang w:eastAsia="zh-CN"/>
        </w:rPr>
        <w:t>，链之间不能互相交叉。</w:t>
      </w:r>
    </w:p>
    <w:p w:rsidR="000A3AD4" w:rsidRPr="00463172" w:rsidRDefault="000A3AD4" w:rsidP="000A3AD4">
      <w:pPr>
        <w:pStyle w:val="BodyText"/>
        <w:numPr>
          <w:ilvl w:val="0"/>
          <w:numId w:val="55"/>
        </w:numPr>
        <w:ind w:firstLineChars="0"/>
        <w:rPr>
          <w:lang w:eastAsia="zh-CN"/>
        </w:rPr>
      </w:pPr>
      <w:r w:rsidRPr="00463172">
        <w:rPr>
          <w:lang w:eastAsia="zh-CN"/>
        </w:rPr>
        <w:t>连通性</w:t>
      </w:r>
      <w:r w:rsidRPr="00463172">
        <w:rPr>
          <w:lang w:eastAsia="zh-CN"/>
        </w:rPr>
        <w:t>(Connectivity)</w:t>
      </w:r>
      <w:r w:rsidRPr="00463172">
        <w:rPr>
          <w:lang w:eastAsia="zh-CN"/>
        </w:rPr>
        <w:t>，句子中的每个单词都必须有链和其他至少一个单词相连，形成连通图。</w:t>
      </w:r>
    </w:p>
    <w:p w:rsidR="000A3AD4" w:rsidRPr="00463172" w:rsidRDefault="000A3AD4" w:rsidP="000A3AD4">
      <w:pPr>
        <w:pStyle w:val="BodyText"/>
        <w:numPr>
          <w:ilvl w:val="0"/>
          <w:numId w:val="55"/>
        </w:numPr>
        <w:ind w:firstLineChars="0"/>
        <w:rPr>
          <w:lang w:eastAsia="zh-CN"/>
        </w:rPr>
      </w:pPr>
      <w:r w:rsidRPr="00463172">
        <w:rPr>
          <w:lang w:eastAsia="zh-CN"/>
        </w:rPr>
        <w:t>顺序性</w:t>
      </w:r>
      <w:r w:rsidRPr="00463172">
        <w:rPr>
          <w:lang w:eastAsia="zh-CN"/>
        </w:rPr>
        <w:t>(Ordering)</w:t>
      </w:r>
      <w:r w:rsidRPr="00463172">
        <w:rPr>
          <w:lang w:eastAsia="zh-CN"/>
        </w:rPr>
        <w:t>，公式中较左边的链接子必须和距离单词较近的单词链接，反之，公式中较右边的链接子必须和距离单词较远的单词链接。</w:t>
      </w:r>
    </w:p>
    <w:p w:rsidR="000A3AD4" w:rsidRPr="00463172" w:rsidRDefault="000A3AD4" w:rsidP="000A3AD4">
      <w:pPr>
        <w:pStyle w:val="BodyText"/>
        <w:numPr>
          <w:ilvl w:val="0"/>
          <w:numId w:val="55"/>
        </w:numPr>
        <w:ind w:firstLineChars="0"/>
        <w:rPr>
          <w:lang w:eastAsia="zh-CN"/>
        </w:rPr>
      </w:pPr>
      <w:r w:rsidRPr="00463172">
        <w:rPr>
          <w:lang w:eastAsia="zh-CN"/>
        </w:rPr>
        <w:t>排它性</w:t>
      </w:r>
      <w:r w:rsidRPr="00463172">
        <w:rPr>
          <w:lang w:eastAsia="zh-CN"/>
        </w:rPr>
        <w:t>(Exclusion)</w:t>
      </w:r>
      <w:r w:rsidRPr="00463172">
        <w:rPr>
          <w:lang w:eastAsia="zh-CN"/>
        </w:rPr>
        <w:t>，一对单词之间同时不能有两条链链接。</w:t>
      </w:r>
    </w:p>
    <w:p w:rsidR="000A3AD4" w:rsidRPr="00463172" w:rsidRDefault="000A3AD4" w:rsidP="000A3AD4">
      <w:pPr>
        <w:pStyle w:val="BodyText"/>
        <w:ind w:firstLine="480"/>
      </w:pPr>
      <w:r w:rsidRPr="00463172">
        <w:t>下面我们借用</w:t>
      </w:r>
      <w:r w:rsidRPr="00463172">
        <w:t>Sleator</w:t>
      </w:r>
      <w:r w:rsidRPr="00463172">
        <w:t>和</w:t>
      </w:r>
      <w:r w:rsidRPr="00463172">
        <w:t>Temperley</w:t>
      </w:r>
      <w:r w:rsidRPr="00463172">
        <w:t>的</w:t>
      </w:r>
      <w:r w:rsidRPr="00463172">
        <w:rPr>
          <w:rFonts w:hint="eastAsia"/>
        </w:rPr>
        <w:t>“</w:t>
      </w:r>
      <w:r w:rsidRPr="00463172">
        <w:t>Parsing with a Link Grammar</w:t>
      </w:r>
      <w:r w:rsidRPr="00463172">
        <w:rPr>
          <w:rFonts w:hint="eastAsia"/>
        </w:rPr>
        <w:t>”</w:t>
      </w:r>
      <w:r w:rsidRPr="00463172">
        <w:t>[</w:t>
      </w:r>
      <w:fldSimple w:instr="HYPERLINK\l&quot;_bookmark228&quot;">
        <w:r w:rsidRPr="00463172">
          <w:t>109</w:t>
        </w:r>
      </w:fldSimple>
      <w:r w:rsidRPr="00463172">
        <w:t>]</w:t>
      </w:r>
      <w:r w:rsidRPr="00463172">
        <w:t>中使用的例句来解释链语法分析的操作过程。</w:t>
      </w:r>
    </w:p>
    <w:p w:rsidR="000A3AD4" w:rsidRPr="006E7B25" w:rsidRDefault="000A3AD4" w:rsidP="000C6FE5">
      <w:pPr>
        <w:pStyle w:val="BodyText"/>
        <w:ind w:firstLine="519"/>
        <w:jc w:val="center"/>
        <w:outlineLvl w:val="0"/>
        <w:rPr>
          <w:b/>
        </w:rPr>
      </w:pPr>
      <w:bookmarkStart w:id="195" w:name="_Toc19129"/>
      <w:r w:rsidRPr="006E7B25">
        <w:rPr>
          <w:b/>
        </w:rPr>
        <w:t>The cat chased a snake</w:t>
      </w:r>
      <w:bookmarkEnd w:id="195"/>
    </w:p>
    <w:p w:rsidR="000A3AD4" w:rsidRDefault="000A3AD4" w:rsidP="000A3AD4">
      <w:pPr>
        <w:spacing w:before="1" w:line="100" w:lineRule="exact"/>
        <w:rPr>
          <w:sz w:val="10"/>
          <w:szCs w:val="10"/>
        </w:rPr>
      </w:pPr>
    </w:p>
    <w:p w:rsidR="000A3AD4" w:rsidRDefault="000A3AD4" w:rsidP="000A3AD4">
      <w:pPr>
        <w:pStyle w:val="BodyText"/>
        <w:ind w:left="304" w:firstLine="474"/>
        <w:rPr>
          <w:rFonts w:cs="Times New Roman"/>
          <w:spacing w:val="-3"/>
          <w:lang w:eastAsia="zh-CN"/>
        </w:rPr>
      </w:pPr>
      <w:r>
        <w:rPr>
          <w:rFonts w:cs="Times New Roman"/>
          <w:spacing w:val="-3"/>
          <w:lang w:eastAsia="zh-CN"/>
        </w:rPr>
        <w:t>链语法分析器对上面的例子分析后产生如下结果：</w:t>
      </w:r>
    </w:p>
    <w:p w:rsidR="000A3AD4" w:rsidRDefault="000A3AD4" w:rsidP="000A3AD4">
      <w:pPr>
        <w:spacing w:line="200" w:lineRule="exact"/>
        <w:rPr>
          <w:sz w:val="20"/>
          <w:szCs w:val="20"/>
          <w:lang w:eastAsia="zh-CN"/>
        </w:rPr>
      </w:pPr>
    </w:p>
    <w:p w:rsidR="000A3AD4" w:rsidRDefault="000A3AD4" w:rsidP="000A3AD4">
      <w:pPr>
        <w:ind w:left="675"/>
        <w:rPr>
          <w:rFonts w:ascii="Times New Roman" w:hAnsi="Times New Roman" w:cs="Times New Roman"/>
          <w:sz w:val="20"/>
          <w:szCs w:val="20"/>
        </w:rPr>
      </w:pPr>
      <w:r>
        <w:rPr>
          <w:noProof/>
        </w:rPr>
        <w:drawing>
          <wp:inline distT="0" distB="0" distL="114300" distR="114300">
            <wp:extent cx="4277995" cy="1000125"/>
            <wp:effectExtent l="0" t="0" r="8255"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pic:cNvPicPr>
                  </pic:nvPicPr>
                  <pic:blipFill>
                    <a:blip r:embed="rId65"/>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spacing w:before="4" w:line="150" w:lineRule="exact"/>
        <w:rPr>
          <w:sz w:val="15"/>
          <w:szCs w:val="15"/>
        </w:rPr>
      </w:pPr>
    </w:p>
    <w:p w:rsidR="000A3AD4" w:rsidRDefault="000A3AD4" w:rsidP="000A3AD4">
      <w:pPr>
        <w:pStyle w:val="BodyText"/>
        <w:ind w:firstLine="480"/>
        <w:rPr>
          <w:lang w:eastAsia="zh-CN"/>
        </w:rPr>
      </w:pPr>
      <w:r>
        <w:rPr>
          <w:lang w:eastAsia="zh-CN"/>
        </w:rPr>
        <w:t>由于我们对该链语法分析器做了不少的改进，所有我们这里给出的分析结果和</w:t>
      </w:r>
      <w:r>
        <w:rPr>
          <w:lang w:eastAsia="zh-CN"/>
        </w:rPr>
        <w:t>Sleator</w:t>
      </w:r>
      <w:r>
        <w:rPr>
          <w:lang w:eastAsia="zh-CN"/>
        </w:rPr>
        <w:t>和</w:t>
      </w:r>
      <w:r>
        <w:rPr>
          <w:lang w:eastAsia="zh-CN"/>
        </w:rPr>
        <w:t>Temperley</w:t>
      </w:r>
      <w:r>
        <w:rPr>
          <w:lang w:eastAsia="zh-CN"/>
        </w:rPr>
        <w:t>的原文中的结果以及发布在网上的分析器得到的结果会有细微的不同，后面章节会介绍我们做的改进。</w:t>
      </w:r>
    </w:p>
    <w:p w:rsidR="000A3AD4" w:rsidRDefault="000A3AD4" w:rsidP="000A3AD4">
      <w:pPr>
        <w:pStyle w:val="BodyText"/>
        <w:ind w:firstLine="480"/>
        <w:rPr>
          <w:lang w:eastAsia="zh-CN"/>
        </w:rPr>
      </w:pPr>
      <w:r>
        <w:rPr>
          <w:lang w:eastAsia="zh-CN"/>
        </w:rPr>
        <w:t>链语法认为在句子最前面加上一个虚拟词（通常用</w:t>
      </w:r>
      <w:r>
        <w:rPr>
          <w:lang w:eastAsia="zh-CN"/>
        </w:rPr>
        <w:t>LEFT-WALL</w:t>
      </w:r>
      <w:r>
        <w:rPr>
          <w:lang w:eastAsia="zh-CN"/>
        </w:rPr>
        <w:t>表示）是很有必要的，这样首先能保证链语法的</w:t>
      </w:r>
      <w:r>
        <w:rPr>
          <w:rFonts w:hint="eastAsia"/>
          <w:lang w:eastAsia="zh-CN"/>
        </w:rPr>
        <w:t>“</w:t>
      </w:r>
      <w:r>
        <w:rPr>
          <w:lang w:eastAsia="zh-CN"/>
        </w:rPr>
        <w:t>连通性</w:t>
      </w:r>
      <w:r>
        <w:rPr>
          <w:rFonts w:hint="eastAsia"/>
          <w:lang w:eastAsia="zh-CN"/>
        </w:rPr>
        <w:t>“</w:t>
      </w:r>
      <w:r>
        <w:rPr>
          <w:lang w:eastAsia="zh-CN"/>
        </w:rPr>
        <w:t>原则，使得句子最后的标点符号能与</w:t>
      </w:r>
      <w:r>
        <w:rPr>
          <w:lang w:eastAsia="zh-CN"/>
        </w:rPr>
        <w:t>LEFT-WALL</w:t>
      </w:r>
      <w:r>
        <w:rPr>
          <w:lang w:eastAsia="zh-CN"/>
        </w:rPr>
        <w:t>连接而不被孤立。另外，在本文的</w:t>
      </w:r>
      <w:r w:rsidR="00A14FB4">
        <w:fldChar w:fldCharType="begin"/>
      </w:r>
      <w:r>
        <w:rPr>
          <w:lang w:eastAsia="zh-CN"/>
        </w:rPr>
        <w:instrText>HYPERLINK\l"_bookmark70"</w:instrText>
      </w:r>
      <w:r w:rsidR="00A14FB4">
        <w:fldChar w:fldCharType="separate"/>
      </w:r>
      <w:r>
        <w:rPr>
          <w:lang w:eastAsia="zh-CN"/>
        </w:rPr>
        <w:t>5.1.2</w:t>
      </w:r>
      <w:r w:rsidR="00A14FB4">
        <w:fldChar w:fldCharType="end"/>
      </w:r>
      <w:r>
        <w:rPr>
          <w:lang w:eastAsia="zh-CN"/>
        </w:rPr>
        <w:t>节也提到，通过这样的虚拟词来追溯句子的头（主动词）也是非常方便可行的。上面的句法分析结果中出现的</w:t>
      </w:r>
      <w:r>
        <w:rPr>
          <w:rFonts w:hint="eastAsia"/>
          <w:lang w:eastAsia="zh-CN"/>
        </w:rPr>
        <w:t>”</w:t>
      </w:r>
      <w:r>
        <w:rPr>
          <w:lang w:eastAsia="zh-CN"/>
        </w:rPr>
        <w:t>RIGHT-WALL</w:t>
      </w:r>
      <w:r>
        <w:rPr>
          <w:rFonts w:hint="eastAsia"/>
          <w:lang w:eastAsia="zh-CN"/>
        </w:rPr>
        <w:t>”</w:t>
      </w:r>
      <w:r>
        <w:rPr>
          <w:lang w:eastAsia="zh-CN"/>
        </w:rPr>
        <w:t>是可选的，可以用于特殊标点符号的处理，但通常情况下只是用</w:t>
      </w:r>
      <w:r>
        <w:rPr>
          <w:lang w:eastAsia="zh-CN"/>
        </w:rPr>
        <w:t>RW</w:t>
      </w:r>
      <w:r>
        <w:rPr>
          <w:lang w:eastAsia="zh-CN"/>
        </w:rPr>
        <w:t>链与句子最后的标点符号相连。</w:t>
      </w:r>
    </w:p>
    <w:p w:rsidR="000A3AD4" w:rsidRPr="006E7B25" w:rsidRDefault="000A3AD4" w:rsidP="000A3AD4">
      <w:pPr>
        <w:pStyle w:val="BodyText"/>
        <w:ind w:firstLine="480"/>
        <w:rPr>
          <w:lang w:eastAsia="zh-CN"/>
        </w:rPr>
      </w:pPr>
      <w:r w:rsidRPr="006E7B25">
        <w:rPr>
          <w:lang w:eastAsia="zh-CN"/>
        </w:rPr>
        <w:t>前面提到链语法词典是链语法的核心，它包含所有常用的英文单词的链接要求。下方的表格列出上述例句中出现的单词以及它们在链语法词典里被定义的链接要求。</w:t>
      </w:r>
    </w:p>
    <w:p w:rsidR="000A3AD4" w:rsidRDefault="000A3AD4" w:rsidP="000A3AD4">
      <w:pPr>
        <w:spacing w:before="8" w:line="110" w:lineRule="exact"/>
        <w:rPr>
          <w:sz w:val="11"/>
          <w:szCs w:val="11"/>
          <w:lang w:eastAsia="zh-CN"/>
        </w:rPr>
      </w:pPr>
    </w:p>
    <w:p w:rsidR="000A3AD4" w:rsidRDefault="000A3AD4" w:rsidP="000A3AD4">
      <w:pPr>
        <w:pStyle w:val="10"/>
        <w:jc w:val="center"/>
        <w:rPr>
          <w:sz w:val="13"/>
          <w:szCs w:val="13"/>
        </w:rPr>
      </w:pPr>
      <w:commentRangeStart w:id="196"/>
      <w:r>
        <w:rPr>
          <w:rFonts w:hint="eastAsia"/>
          <w:lang w:eastAsia="zh-CN"/>
        </w:rPr>
        <w:t>表</w:t>
      </w:r>
      <w:r>
        <w:rPr>
          <w:rFonts w:hint="eastAsia"/>
          <w:lang w:eastAsia="zh-CN"/>
        </w:rPr>
        <w:t>5.1</w:t>
      </w:r>
      <w:commentRangeEnd w:id="196"/>
      <w:r>
        <w:rPr>
          <w:rStyle w:val="CommentReference"/>
          <w:rFonts w:asciiTheme="minorHAnsi" w:eastAsia="Times New Roman" w:hAnsiTheme="minorHAnsi"/>
          <w:b w:val="0"/>
        </w:rPr>
        <w:commentReference w:id="196"/>
      </w:r>
    </w:p>
    <w:tbl>
      <w:tblPr>
        <w:tblW w:w="6398" w:type="dxa"/>
        <w:jc w:val="center"/>
        <w:tblLayout w:type="fixed"/>
        <w:tblCellMar>
          <w:left w:w="0" w:type="dxa"/>
          <w:right w:w="0" w:type="dxa"/>
        </w:tblCellMar>
        <w:tblLook w:val="04A0"/>
      </w:tblPr>
      <w:tblGrid>
        <w:gridCol w:w="3127"/>
        <w:gridCol w:w="3271"/>
      </w:tblGrid>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 w:val="24"/>
                <w:szCs w:val="24"/>
              </w:rPr>
            </w:pPr>
            <w:r>
              <w:rPr>
                <w:rFonts w:ascii="Arial Unicode MS" w:eastAsia="Arial Unicode MS" w:hAnsi="Arial Unicode MS" w:cs="Arial Unicode MS"/>
                <w:sz w:val="24"/>
                <w:szCs w:val="24"/>
              </w:rPr>
              <w:t>单词</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 w:val="24"/>
                <w:szCs w:val="24"/>
              </w:rPr>
            </w:pPr>
            <w:r>
              <w:rPr>
                <w:rFonts w:ascii="Arial Unicode MS" w:eastAsia="Arial Unicode MS" w:hAnsi="Arial Unicode MS" w:cs="Arial Unicode MS"/>
                <w:sz w:val="24"/>
                <w:szCs w:val="24"/>
              </w:rPr>
              <w:t>公式</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the</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D+</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sna</w:t>
            </w:r>
            <w:r>
              <w:rPr>
                <w:rFonts w:ascii="Times New Roman" w:hAnsi="Times New Roman" w:cs="Times New Roman"/>
                <w:spacing w:val="-3"/>
                <w:sz w:val="24"/>
                <w:szCs w:val="24"/>
              </w:rPr>
              <w:t>k</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z w:val="24"/>
                <w:szCs w:val="24"/>
              </w:rPr>
              <w:t>cat</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z w:val="24"/>
                <w:szCs w:val="24"/>
              </w:rPr>
              <w:t>&amp;</w:t>
            </w:r>
            <w:r>
              <w:rPr>
                <w:rFonts w:ascii="Times New Roman" w:hAnsi="Times New Roman" w:cs="Times New Roman"/>
                <w:spacing w:val="-4"/>
                <w:sz w:val="24"/>
                <w:szCs w:val="24"/>
              </w:rPr>
              <w:t xml:space="preserve"> </w:t>
            </w:r>
            <w:r>
              <w:rPr>
                <w:rFonts w:ascii="Times New Roman" w:hAnsi="Times New Roman" w:cs="Times New Roman"/>
                <w:sz w:val="24"/>
                <w:szCs w:val="24"/>
              </w:rPr>
              <w:t>(O-</w:t>
            </w:r>
            <w:r>
              <w:rPr>
                <w:rFonts w:ascii="Times New Roman" w:hAnsi="Times New Roman" w:cs="Times New Roman"/>
                <w:spacing w:val="-4"/>
                <w:sz w:val="24"/>
                <w:szCs w:val="24"/>
              </w:rPr>
              <w:t xml:space="preserve"> </w:t>
            </w:r>
            <w:r>
              <w:rPr>
                <w:rFonts w:ascii="Times New Roman" w:hAnsi="Times New Roman" w:cs="Times New Roman"/>
                <w:sz w:val="24"/>
                <w:szCs w:val="24"/>
              </w:rPr>
              <w:t>or</w:t>
            </w:r>
            <w:r>
              <w:rPr>
                <w:rFonts w:ascii="Times New Roman" w:hAnsi="Times New Roman" w:cs="Times New Roman"/>
                <w:spacing w:val="-5"/>
                <w:sz w:val="24"/>
                <w:szCs w:val="24"/>
              </w:rPr>
              <w:t xml:space="preserve"> </w:t>
            </w:r>
            <w:r>
              <w:rPr>
                <w:rFonts w:ascii="Times New Roman" w:hAnsi="Times New Roman" w:cs="Times New Roman"/>
                <w:sz w:val="24"/>
                <w:szCs w:val="24"/>
              </w:rPr>
              <w:t>S+)</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Chased</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&amp;</w:t>
            </w:r>
            <w:r>
              <w:rPr>
                <w:rFonts w:ascii="Times New Roman" w:hAnsi="Times New Roman" w:cs="Times New Roman"/>
                <w:spacing w:val="-5"/>
                <w:sz w:val="24"/>
                <w:szCs w:val="24"/>
              </w:rPr>
              <w:t xml:space="preserve"> </w:t>
            </w:r>
            <w:r>
              <w:rPr>
                <w:rFonts w:ascii="Times New Roman" w:hAnsi="Times New Roman" w:cs="Times New Roman"/>
                <w:sz w:val="24"/>
                <w:szCs w:val="24"/>
              </w:rPr>
              <w:t>O+</w:t>
            </w:r>
          </w:p>
        </w:tc>
      </w:tr>
    </w:tbl>
    <w:p w:rsidR="000A3AD4" w:rsidRDefault="000A3AD4" w:rsidP="000A3AD4">
      <w:pPr>
        <w:spacing w:before="8" w:line="110" w:lineRule="exact"/>
        <w:rPr>
          <w:sz w:val="11"/>
          <w:szCs w:val="11"/>
        </w:rPr>
      </w:pPr>
    </w:p>
    <w:p w:rsidR="000A3AD4" w:rsidRDefault="000A3AD4" w:rsidP="000A3AD4">
      <w:pPr>
        <w:spacing w:before="8" w:line="110" w:lineRule="exact"/>
        <w:rPr>
          <w:sz w:val="11"/>
          <w:szCs w:val="11"/>
        </w:rPr>
      </w:pPr>
      <w:bookmarkStart w:id="197" w:name="OLE_LINK42"/>
    </w:p>
    <w:bookmarkEnd w:id="197"/>
    <w:p w:rsidR="000A3AD4" w:rsidRPr="006E7B25" w:rsidRDefault="000A3AD4" w:rsidP="000A3AD4">
      <w:pPr>
        <w:pStyle w:val="BodyText"/>
        <w:ind w:firstLine="480"/>
        <w:rPr>
          <w:lang w:eastAsia="zh-CN"/>
        </w:rPr>
      </w:pPr>
      <w:r w:rsidRPr="006E7B25">
        <w:rPr>
          <w:lang w:eastAsia="zh-CN"/>
        </w:rPr>
        <w:t>如前面所述，链接要求限制了这些连接子必须按照一定的原则来分配，例如</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只有一个向右的连接子</w:t>
      </w:r>
      <w:r w:rsidRPr="006E7B25">
        <w:rPr>
          <w:lang w:eastAsia="zh-CN"/>
        </w:rPr>
        <w:t>D+</w:t>
      </w:r>
      <w:r w:rsidRPr="006E7B25">
        <w:rPr>
          <w:lang w:eastAsia="zh-CN"/>
        </w:rPr>
        <w:t>，那么它只能和带有</w:t>
      </w:r>
      <w:r w:rsidRPr="006E7B25">
        <w:rPr>
          <w:lang w:eastAsia="zh-CN"/>
        </w:rPr>
        <w:t>D-</w:t>
      </w:r>
      <w:r w:rsidRPr="006E7B25">
        <w:rPr>
          <w:lang w:eastAsia="zh-CN"/>
        </w:rPr>
        <w:t>的单词形成合法的链接。而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和</w:t>
      </w:r>
      <w:r w:rsidRPr="006E7B25">
        <w:rPr>
          <w:rFonts w:hint="eastAsia"/>
          <w:lang w:eastAsia="zh-CN"/>
        </w:rPr>
        <w:t>“</w:t>
      </w:r>
      <w:r w:rsidRPr="006E7B25">
        <w:rPr>
          <w:lang w:eastAsia="zh-CN"/>
        </w:rPr>
        <w:t>cat</w:t>
      </w:r>
      <w:r w:rsidRPr="006E7B25">
        <w:rPr>
          <w:rFonts w:hint="eastAsia"/>
          <w:lang w:eastAsia="zh-CN"/>
        </w:rPr>
        <w:t>”</w:t>
      </w:r>
      <w:r w:rsidRPr="006E7B25">
        <w:rPr>
          <w:lang w:eastAsia="zh-CN"/>
        </w:rPr>
        <w:t>都能和它相连，但根据链语法的</w:t>
      </w:r>
      <w:r w:rsidRPr="006E7B25">
        <w:rPr>
          <w:rFonts w:hint="eastAsia"/>
          <w:lang w:eastAsia="zh-CN"/>
        </w:rPr>
        <w:t>“</w:t>
      </w:r>
      <w:r w:rsidRPr="006E7B25">
        <w:rPr>
          <w:lang w:eastAsia="zh-CN"/>
        </w:rPr>
        <w:t>顺序性原则</w:t>
      </w:r>
      <w:r w:rsidRPr="006E7B25">
        <w:rPr>
          <w:rFonts w:hint="eastAsia"/>
          <w:lang w:eastAsia="zh-CN"/>
        </w:rPr>
        <w:t>”</w:t>
      </w:r>
      <w:r w:rsidRPr="006E7B25">
        <w:rPr>
          <w:lang w:eastAsia="zh-CN"/>
        </w:rPr>
        <w:t>，</w:t>
      </w:r>
      <w:r w:rsidRPr="006E7B25">
        <w:rPr>
          <w:rFonts w:hint="eastAsia"/>
          <w:lang w:eastAsia="zh-CN"/>
        </w:rPr>
        <w:t>“</w:t>
      </w:r>
      <w:r w:rsidRPr="006E7B25">
        <w:rPr>
          <w:lang w:eastAsia="zh-CN"/>
        </w:rPr>
        <w:t>cat</w:t>
      </w:r>
      <w:r w:rsidRPr="006E7B25">
        <w:rPr>
          <w:rFonts w:hint="eastAsia"/>
          <w:lang w:eastAsia="zh-CN"/>
        </w:rPr>
        <w:t>”</w:t>
      </w:r>
      <w:r w:rsidRPr="006E7B25">
        <w:rPr>
          <w:lang w:eastAsia="zh-CN"/>
        </w:rPr>
        <w:t>比</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近，所以</w:t>
      </w:r>
      <w:r w:rsidRPr="006E7B25">
        <w:rPr>
          <w:rFonts w:hint="eastAsia"/>
          <w:lang w:eastAsia="zh-CN"/>
        </w:rPr>
        <w:t>“</w:t>
      </w:r>
      <w:r w:rsidRPr="006E7B25">
        <w:rPr>
          <w:lang w:eastAsia="zh-CN"/>
        </w:rPr>
        <w:t>the</w:t>
      </w:r>
      <w:r w:rsidRPr="006E7B25">
        <w:rPr>
          <w:rFonts w:hint="eastAsia"/>
          <w:lang w:eastAsia="zh-CN"/>
        </w:rPr>
        <w:t>”“</w:t>
      </w:r>
      <w:r w:rsidRPr="006E7B25">
        <w:rPr>
          <w:lang w:eastAsia="zh-CN"/>
        </w:rPr>
        <w:t>cat</w:t>
      </w:r>
      <w:r w:rsidRPr="006E7B25">
        <w:rPr>
          <w:rFonts w:hint="eastAsia"/>
          <w:lang w:eastAsia="zh-CN"/>
        </w:rPr>
        <w:t>”</w:t>
      </w:r>
      <w:r w:rsidRPr="006E7B25">
        <w:rPr>
          <w:lang w:eastAsia="zh-CN"/>
        </w:rPr>
        <w:t>之间可以画一条</w:t>
      </w:r>
      <w:r w:rsidRPr="006E7B25">
        <w:rPr>
          <w:lang w:eastAsia="zh-CN"/>
        </w:rPr>
        <w:t>D</w:t>
      </w:r>
      <w:r w:rsidRPr="006E7B25">
        <w:rPr>
          <w:lang w:eastAsia="zh-CN"/>
        </w:rPr>
        <w:t>链，同样的道理，</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之间可以画一条</w:t>
      </w:r>
      <w:r w:rsidRPr="006E7B25">
        <w:rPr>
          <w:lang w:eastAsia="zh-CN"/>
        </w:rPr>
        <w:t>O</w:t>
      </w:r>
      <w:r w:rsidRPr="006E7B25">
        <w:rPr>
          <w:lang w:eastAsia="zh-CN"/>
        </w:rPr>
        <w:t>链，以此类推。最终我们可以得到如下的结构图。需要注意的是，我们这里只是对链语法的工作原理做简单地介绍，因此忽略了链接子类型的子类型等细节，比如</w:t>
      </w:r>
      <w:r w:rsidRPr="006E7B25">
        <w:rPr>
          <w:rFonts w:hint="eastAsia"/>
          <w:lang w:eastAsia="zh-CN"/>
        </w:rPr>
        <w:t>“</w:t>
      </w:r>
      <w:r w:rsidRPr="006E7B25">
        <w:rPr>
          <w:lang w:eastAsia="zh-CN"/>
        </w:rPr>
        <w:t>cat</w:t>
      </w:r>
      <w:r w:rsidRPr="006E7B25">
        <w:rPr>
          <w:rFonts w:hint="eastAsia"/>
          <w:lang w:eastAsia="zh-CN"/>
        </w:rPr>
        <w:t>”</w:t>
      </w:r>
      <w:r w:rsidRPr="006E7B25">
        <w:rPr>
          <w:lang w:eastAsia="zh-CN"/>
        </w:rPr>
        <w:t>含有</w:t>
      </w:r>
      <w:r w:rsidRPr="006E7B25">
        <w:rPr>
          <w:lang w:eastAsia="zh-CN"/>
        </w:rPr>
        <w:t>Ss+</w:t>
      </w:r>
      <w:r w:rsidRPr="006E7B25">
        <w:rPr>
          <w:lang w:eastAsia="zh-CN"/>
        </w:rPr>
        <w:t>，</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含有链接子</w:t>
      </w:r>
      <w:r w:rsidRPr="006E7B25">
        <w:rPr>
          <w:lang w:eastAsia="zh-CN"/>
        </w:rPr>
        <w:t>Ss-,</w:t>
      </w:r>
      <w:r w:rsidRPr="006E7B25">
        <w:rPr>
          <w:lang w:eastAsia="zh-CN"/>
        </w:rPr>
        <w:t>，所以该句法结构图和我们上面列出的目前链语法分析器在连接类型上有点小出入。</w:t>
      </w:r>
    </w:p>
    <w:p w:rsidR="000A3AD4" w:rsidRPr="006E7B25" w:rsidRDefault="000A3AD4" w:rsidP="000A3AD4">
      <w:pPr>
        <w:pStyle w:val="BodyText"/>
        <w:ind w:firstLine="480"/>
        <w:rPr>
          <w:lang w:eastAsia="zh-CN"/>
        </w:rPr>
      </w:pPr>
      <w:r w:rsidRPr="006E7B25">
        <w:rPr>
          <w:lang w:eastAsia="zh-CN"/>
        </w:rPr>
        <w:t>链语法分析器在对句子进行句法分析时，对句子中的每个单词，都会考虑下面两种变量：</w:t>
      </w:r>
    </w:p>
    <w:p w:rsidR="000A3AD4" w:rsidRPr="006E7B25" w:rsidRDefault="000A3AD4" w:rsidP="000A3AD4">
      <w:pPr>
        <w:pStyle w:val="BodyText"/>
        <w:numPr>
          <w:ilvl w:val="0"/>
          <w:numId w:val="56"/>
        </w:numPr>
        <w:ind w:firstLineChars="0"/>
        <w:rPr>
          <w:lang w:eastAsia="zh-CN"/>
        </w:rPr>
      </w:pPr>
      <w:r w:rsidRPr="006E7B25">
        <w:rPr>
          <w:lang w:eastAsia="zh-CN"/>
        </w:rPr>
        <w:t>该单词在链语法词典中对应的链接要求，即上面中的公式（</w:t>
      </w:r>
      <w:r w:rsidRPr="006E7B25">
        <w:rPr>
          <w:lang w:eastAsia="zh-CN"/>
        </w:rPr>
        <w:t>Formula</w:t>
      </w:r>
      <w:r w:rsidRPr="006E7B25">
        <w:rPr>
          <w:lang w:eastAsia="zh-CN"/>
        </w:rPr>
        <w:t>）</w:t>
      </w:r>
    </w:p>
    <w:p w:rsidR="000A3AD4" w:rsidRPr="006E7B25" w:rsidRDefault="000A3AD4" w:rsidP="000A3AD4">
      <w:pPr>
        <w:pStyle w:val="BodyText"/>
        <w:numPr>
          <w:ilvl w:val="0"/>
          <w:numId w:val="56"/>
        </w:numPr>
        <w:ind w:firstLineChars="0"/>
        <w:rPr>
          <w:lang w:eastAsia="zh-CN"/>
        </w:rPr>
      </w:pPr>
      <w:r w:rsidRPr="006E7B25">
        <w:rPr>
          <w:lang w:eastAsia="zh-CN"/>
        </w:rPr>
        <w:t>该单词为了满足句子结构的一致性（</w:t>
      </w:r>
      <w:r w:rsidRPr="006E7B25">
        <w:rPr>
          <w:lang w:eastAsia="zh-CN"/>
        </w:rPr>
        <w:t>Agreement</w:t>
      </w:r>
      <w:r w:rsidRPr="006E7B25">
        <w:rPr>
          <w:lang w:eastAsia="zh-CN"/>
        </w:rPr>
        <w:t>）必须具备的特征属性</w:t>
      </w:r>
    </w:p>
    <w:p w:rsidR="000A3AD4" w:rsidRPr="006E7B25" w:rsidRDefault="000A3AD4" w:rsidP="000A3AD4">
      <w:pPr>
        <w:pStyle w:val="BodyText"/>
        <w:ind w:firstLine="480"/>
        <w:rPr>
          <w:lang w:eastAsia="zh-CN"/>
        </w:rPr>
      </w:pPr>
      <w:r w:rsidRPr="006E7B25">
        <w:rPr>
          <w:lang w:eastAsia="zh-CN"/>
        </w:rPr>
        <w:t>比如在上述例句中，对于单词</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，通过查询链语法词典，我们得到相应的公式</w:t>
      </w:r>
      <w:r w:rsidRPr="006E7B25">
        <w:rPr>
          <w:rFonts w:hint="eastAsia"/>
          <w:lang w:eastAsia="zh-CN"/>
        </w:rPr>
        <w:t>“</w:t>
      </w:r>
      <w:r w:rsidRPr="006E7B25">
        <w:rPr>
          <w:lang w:eastAsia="zh-CN"/>
        </w:rPr>
        <w:t>D-&amp;(O-or S+)</w:t>
      </w:r>
      <w:r w:rsidRPr="006E7B25">
        <w:rPr>
          <w:rFonts w:hint="eastAsia"/>
          <w:lang w:eastAsia="zh-CN"/>
        </w:rPr>
        <w:t>”</w:t>
      </w:r>
      <w:r w:rsidRPr="006E7B25">
        <w:rPr>
          <w:lang w:eastAsia="zh-CN"/>
        </w:rPr>
        <w:t>，同时该单词还有相应的特征属性如</w:t>
      </w:r>
      <w:r w:rsidRPr="006E7B25">
        <w:rPr>
          <w:rFonts w:hint="eastAsia"/>
          <w:lang w:eastAsia="zh-CN"/>
        </w:rPr>
        <w:t>“</w:t>
      </w:r>
      <w:r w:rsidRPr="006E7B25">
        <w:rPr>
          <w:lang w:eastAsia="zh-CN"/>
        </w:rPr>
        <w:t>时态（</w:t>
      </w:r>
      <w:r w:rsidRPr="006E7B25">
        <w:rPr>
          <w:lang w:eastAsia="zh-CN"/>
        </w:rPr>
        <w:t>tense</w:t>
      </w:r>
      <w:r w:rsidRPr="006E7B25">
        <w:rPr>
          <w:lang w:eastAsia="zh-CN"/>
        </w:rPr>
        <w:t>）</w:t>
      </w:r>
      <w:r w:rsidRPr="006E7B25">
        <w:rPr>
          <w:rFonts w:hint="eastAsia"/>
          <w:lang w:eastAsia="zh-CN"/>
        </w:rPr>
        <w:t>”“</w:t>
      </w:r>
      <w:r w:rsidRPr="006E7B25">
        <w:rPr>
          <w:lang w:eastAsia="zh-CN"/>
        </w:rPr>
        <w:t>人称（</w:t>
      </w:r>
      <w:r w:rsidRPr="006E7B25">
        <w:rPr>
          <w:lang w:eastAsia="zh-CN"/>
        </w:rPr>
        <w:t>person</w:t>
      </w:r>
      <w:r w:rsidRPr="006E7B25">
        <w:rPr>
          <w:lang w:eastAsia="zh-CN"/>
        </w:rPr>
        <w:t>）</w:t>
      </w:r>
      <w:r w:rsidRPr="006E7B25">
        <w:rPr>
          <w:rFonts w:hint="eastAsia"/>
          <w:lang w:eastAsia="zh-CN"/>
        </w:rPr>
        <w:t>”</w:t>
      </w:r>
      <w:r w:rsidRPr="006E7B25">
        <w:rPr>
          <w:lang w:eastAsia="zh-CN"/>
        </w:rPr>
        <w:t>等。但对于单词</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，就不需要与一致性相关的变量。</w:t>
      </w:r>
    </w:p>
    <w:p w:rsidR="000A3AD4" w:rsidRPr="006E7B25" w:rsidRDefault="000A3AD4" w:rsidP="000A3AD4">
      <w:pPr>
        <w:pStyle w:val="BodyText"/>
        <w:ind w:firstLine="480"/>
        <w:rPr>
          <w:lang w:eastAsia="zh-CN"/>
        </w:rPr>
      </w:pPr>
      <w:r w:rsidRPr="006E7B25">
        <w:rPr>
          <w:lang w:eastAsia="zh-CN"/>
        </w:rPr>
        <w:t>链语法分析器中也使用简单的转换生成类似短语结构语法的句法分析结果，如下：</w:t>
      </w:r>
    </w:p>
    <w:p w:rsidR="000A3AD4" w:rsidRDefault="000A3AD4" w:rsidP="000C6FE5">
      <w:pPr>
        <w:ind w:leftChars="200" w:left="327"/>
        <w:rPr>
          <w:rFonts w:eastAsia="Lucida Console"/>
        </w:rPr>
      </w:pPr>
      <w:r>
        <w:rPr>
          <w:rFonts w:eastAsia="Lucida Console"/>
        </w:rPr>
        <w:t>(S</w:t>
      </w:r>
      <w:r>
        <w:rPr>
          <w:rFonts w:eastAsia="Lucida Console"/>
          <w:spacing w:val="9"/>
        </w:rPr>
        <w:t xml:space="preserve"> </w:t>
      </w:r>
      <w:r>
        <w:rPr>
          <w:rFonts w:eastAsia="Lucida Console"/>
        </w:rPr>
        <w:t>(NP</w:t>
      </w:r>
      <w:r>
        <w:rPr>
          <w:rFonts w:eastAsia="Lucida Console"/>
          <w:spacing w:val="9"/>
        </w:rPr>
        <w:t xml:space="preserve"> </w:t>
      </w:r>
      <w:r>
        <w:rPr>
          <w:rFonts w:eastAsia="Lucida Console"/>
        </w:rPr>
        <w:t>The</w:t>
      </w:r>
      <w:r>
        <w:rPr>
          <w:rFonts w:eastAsia="Lucida Console"/>
          <w:spacing w:val="9"/>
        </w:rPr>
        <w:t xml:space="preserve"> </w:t>
      </w:r>
      <w:r>
        <w:rPr>
          <w:rFonts w:eastAsia="Lucida Console"/>
        </w:rPr>
        <w:t>cat)</w:t>
      </w:r>
    </w:p>
    <w:p w:rsidR="000A3AD4" w:rsidRDefault="000A3AD4" w:rsidP="000C6FE5">
      <w:pPr>
        <w:ind w:leftChars="200" w:left="327" w:firstLine="300"/>
        <w:outlineLvl w:val="0"/>
        <w:rPr>
          <w:rFonts w:eastAsia="Lucida Console"/>
        </w:rPr>
      </w:pPr>
      <w:r>
        <w:rPr>
          <w:rFonts w:eastAsia="Lucida Console"/>
        </w:rPr>
        <w:t>(VP</w:t>
      </w:r>
      <w:r>
        <w:rPr>
          <w:rFonts w:eastAsia="Lucida Console"/>
          <w:spacing w:val="19"/>
        </w:rPr>
        <w:t xml:space="preserve"> </w:t>
      </w:r>
      <w:r>
        <w:rPr>
          <w:rFonts w:eastAsia="Lucida Console"/>
        </w:rPr>
        <w:t>chased</w:t>
      </w:r>
    </w:p>
    <w:p w:rsidR="000A3AD4" w:rsidRDefault="000A3AD4" w:rsidP="000C6FE5">
      <w:pPr>
        <w:ind w:leftChars="542" w:left="885" w:firstLine="300"/>
        <w:rPr>
          <w:rFonts w:eastAsia="Lucida Console"/>
          <w:lang w:eastAsia="zh-CN"/>
        </w:rPr>
      </w:pPr>
      <w:r>
        <w:rPr>
          <w:rFonts w:eastAsia="Lucida Console"/>
          <w:lang w:eastAsia="zh-CN"/>
        </w:rPr>
        <w:t>(NP</w:t>
      </w:r>
      <w:r>
        <w:rPr>
          <w:rFonts w:eastAsia="Lucida Console"/>
          <w:spacing w:val="12"/>
          <w:lang w:eastAsia="zh-CN"/>
        </w:rPr>
        <w:t xml:space="preserve"> </w:t>
      </w:r>
      <w:r>
        <w:rPr>
          <w:rFonts w:eastAsia="Lucida Console"/>
          <w:lang w:eastAsia="zh-CN"/>
        </w:rPr>
        <w:t>a</w:t>
      </w:r>
      <w:r>
        <w:rPr>
          <w:rFonts w:eastAsia="Lucida Console"/>
          <w:spacing w:val="12"/>
          <w:lang w:eastAsia="zh-CN"/>
        </w:rPr>
        <w:t xml:space="preserve"> </w:t>
      </w:r>
      <w:r>
        <w:rPr>
          <w:rFonts w:eastAsia="Lucida Console"/>
          <w:lang w:eastAsia="zh-CN"/>
        </w:rPr>
        <w:t>snake))</w:t>
      </w:r>
    </w:p>
    <w:p w:rsidR="000A3AD4" w:rsidRDefault="000A3AD4" w:rsidP="000C6FE5">
      <w:pPr>
        <w:ind w:leftChars="200" w:left="327"/>
        <w:rPr>
          <w:sz w:val="15"/>
          <w:szCs w:val="15"/>
          <w:lang w:eastAsia="zh-CN"/>
        </w:rPr>
      </w:pPr>
      <w:r>
        <w:rPr>
          <w:rFonts w:eastAsia="Lucida Console"/>
          <w:lang w:eastAsia="zh-CN"/>
        </w:rPr>
        <w:t>.)</w:t>
      </w:r>
    </w:p>
    <w:p w:rsidR="000A3AD4" w:rsidRDefault="000A3AD4" w:rsidP="000A3AD4">
      <w:pPr>
        <w:pStyle w:val="BodyText"/>
        <w:ind w:left="304" w:firstLine="474"/>
        <w:rPr>
          <w:rFonts w:cs="Times New Roman"/>
          <w:spacing w:val="-3"/>
          <w:lang w:eastAsia="zh-CN"/>
        </w:rPr>
      </w:pPr>
      <w:r>
        <w:rPr>
          <w:rFonts w:cs="Times New Roman"/>
          <w:spacing w:val="-3"/>
          <w:lang w:eastAsia="zh-CN"/>
        </w:rPr>
        <w:t>在我们的工作中，对该短语结构用的不多，所以这里不做详细说明。我们会在</w:t>
      </w:r>
      <w:bookmarkStart w:id="198" w:name="链语法与短语结构语法"/>
      <w:bookmarkEnd w:id="198"/>
      <w:r>
        <w:rPr>
          <w:rFonts w:cs="Times New Roman"/>
          <w:spacing w:val="-3"/>
          <w:lang w:eastAsia="zh-CN"/>
        </w:rPr>
        <w:t>下一节简单讨论链语法和短语结构语法的潜在关系。</w:t>
      </w:r>
    </w:p>
    <w:p w:rsidR="000A3AD4" w:rsidRDefault="009432F8" w:rsidP="000C6FE5">
      <w:pPr>
        <w:pStyle w:val="Heading3"/>
        <w:numPr>
          <w:ilvl w:val="0"/>
          <w:numId w:val="0"/>
        </w:numPr>
        <w:ind w:left="709" w:hanging="709"/>
        <w:rPr>
          <w:lang w:eastAsia="zh-CN"/>
        </w:rPr>
      </w:pPr>
      <w:r>
        <w:rPr>
          <w:lang w:eastAsia="zh-CN"/>
        </w:rPr>
        <w:t>5.1.1</w:t>
      </w:r>
      <w:r w:rsidR="000A3AD4">
        <w:rPr>
          <w:rFonts w:hint="eastAsia"/>
          <w:lang w:eastAsia="zh-CN"/>
        </w:rPr>
        <w:t xml:space="preserve"> </w:t>
      </w:r>
      <w:bookmarkStart w:id="199" w:name="_Toc2521"/>
      <w:bookmarkStart w:id="200" w:name="_Toc453623404"/>
      <w:bookmarkStart w:id="201" w:name="_Toc327482466"/>
      <w:r w:rsidR="000A3AD4">
        <w:rPr>
          <w:rFonts w:ascii="宋体" w:eastAsia="宋体" w:hAnsi="宋体" w:cs="宋体" w:hint="eastAsia"/>
          <w:lang w:eastAsia="zh-CN"/>
        </w:rPr>
        <w:t>链语法与短语结构语法</w:t>
      </w:r>
      <w:bookmarkEnd w:id="199"/>
      <w:bookmarkEnd w:id="200"/>
      <w:bookmarkEnd w:id="201"/>
    </w:p>
    <w:p w:rsidR="000A3AD4" w:rsidRPr="006E7B25" w:rsidRDefault="000A3AD4" w:rsidP="000A3AD4">
      <w:pPr>
        <w:pStyle w:val="BodyText"/>
        <w:ind w:firstLine="480"/>
        <w:rPr>
          <w:lang w:eastAsia="zh-CN"/>
        </w:rPr>
      </w:pPr>
      <w:r w:rsidRPr="006E7B25">
        <w:rPr>
          <w:lang w:eastAsia="zh-CN"/>
        </w:rPr>
        <w:t>讨论各种语法的优缺点不是本文的重点，本节只将链语法和典型的短语结构语法做个简单的对比来讨论它们的潜在联系。一般来说，依存语法和短语句法也有相应的联系（参见图</w:t>
      </w:r>
      <w:r w:rsidR="008D6B65">
        <w:rPr>
          <w:rFonts w:hint="eastAsia"/>
          <w:lang w:eastAsia="zh-CN"/>
        </w:rPr>
        <w:t>5</w:t>
      </w:r>
      <w:r w:rsidR="008D6B65">
        <w:rPr>
          <w:rFonts w:ascii="宋体" w:hAnsi="宋体" w:cs="宋体" w:hint="eastAsia"/>
          <w:lang w:eastAsia="zh-CN"/>
        </w:rPr>
        <w:t>.1</w:t>
      </w:r>
      <w:r w:rsidR="00A14FB4" w:rsidRPr="006E7B25">
        <w:fldChar w:fldCharType="begin"/>
      </w:r>
      <w:r w:rsidRPr="006E7B25">
        <w:rPr>
          <w:lang w:eastAsia="zh-CN"/>
        </w:rPr>
        <w:instrText>HYPERLINK\l"_bookmark69"</w:instrText>
      </w:r>
      <w:r w:rsidR="00A14FB4" w:rsidRPr="006E7B25">
        <w:fldChar w:fldCharType="separate"/>
      </w:r>
      <w:r w:rsidRPr="006E7B25">
        <w:rPr>
          <w:lang w:eastAsia="zh-CN"/>
        </w:rPr>
        <w:t>5.1</w:t>
      </w:r>
      <w:r w:rsidR="00A14FB4" w:rsidRPr="006E7B25">
        <w:fldChar w:fldCharType="end"/>
      </w:r>
      <w:r w:rsidRPr="006E7B25">
        <w:rPr>
          <w:lang w:eastAsia="zh-CN"/>
        </w:rPr>
        <w:t>），但不同的依存语法使用不同依存关系集合，也有不同的属性，分析起来会比较复杂，也不是本文的研究内容，所以我们这里不做详细阐述。</w:t>
      </w:r>
    </w:p>
    <w:p w:rsidR="000A3AD4" w:rsidRDefault="000A3AD4" w:rsidP="000A3AD4">
      <w:pPr>
        <w:pStyle w:val="BodyText"/>
        <w:ind w:firstLine="480"/>
        <w:rPr>
          <w:sz w:val="18"/>
          <w:szCs w:val="18"/>
          <w:lang w:eastAsia="zh-CN"/>
        </w:rPr>
      </w:pPr>
      <w:r w:rsidRPr="006E7B25">
        <w:rPr>
          <w:lang w:eastAsia="zh-CN"/>
        </w:rPr>
        <w:t>简单起见，这里只列出两条有用的观察结果，基于这些观察结果，我们不难发现，在链语法中也隐形存在短语结构。这是有一定道理的，但由于自然语言的复杂性，某些情况下可能也不是那么简单。</w:t>
      </w:r>
    </w:p>
    <w:p w:rsidR="000A3AD4" w:rsidRDefault="000A3AD4" w:rsidP="000A3AD4">
      <w:pPr>
        <w:spacing w:line="200" w:lineRule="exact"/>
        <w:rPr>
          <w:sz w:val="20"/>
          <w:szCs w:val="20"/>
          <w:lang w:eastAsia="zh-CN"/>
        </w:rPr>
      </w:pPr>
    </w:p>
    <w:p w:rsidR="000A3AD4" w:rsidRDefault="000A3AD4" w:rsidP="000A3AD4">
      <w:pPr>
        <w:ind w:left="967" w:right="10586"/>
        <w:rPr>
          <w:rFonts w:ascii="Times New Roman" w:hAnsi="Times New Roman" w:cs="Times New Roman"/>
          <w:sz w:val="20"/>
          <w:szCs w:val="20"/>
        </w:rPr>
      </w:pPr>
      <w:r>
        <w:rPr>
          <w:noProof/>
        </w:rPr>
        <w:drawing>
          <wp:inline distT="0" distB="0" distL="114300" distR="114300">
            <wp:extent cx="4293870" cy="2400300"/>
            <wp:effectExtent l="0" t="0" r="1143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pic:cNvPicPr>
                  </pic:nvPicPr>
                  <pic:blipFill>
                    <a:blip r:embed="rId66"/>
                    <a:stretch>
                      <a:fillRect/>
                    </a:stretch>
                  </pic:blipFill>
                  <pic:spPr>
                    <a:xfrm>
                      <a:off x="0" y="0"/>
                      <a:ext cx="4293870" cy="2400300"/>
                    </a:xfrm>
                    <a:prstGeom prst="rect">
                      <a:avLst/>
                    </a:prstGeom>
                    <a:noFill/>
                    <a:ln w="9525">
                      <a:noFill/>
                    </a:ln>
                  </pic:spPr>
                </pic:pic>
              </a:graphicData>
            </a:graphic>
          </wp:inline>
        </w:drawing>
      </w:r>
    </w:p>
    <w:p w:rsidR="000A3AD4" w:rsidRDefault="000A3AD4" w:rsidP="000A3AD4">
      <w:pPr>
        <w:spacing w:before="9" w:line="130" w:lineRule="exact"/>
        <w:rPr>
          <w:sz w:val="13"/>
          <w:szCs w:val="13"/>
        </w:rPr>
      </w:pPr>
    </w:p>
    <w:p w:rsidR="000A3AD4" w:rsidRDefault="000A3AD4" w:rsidP="000A3AD4">
      <w:pPr>
        <w:pStyle w:val="10"/>
        <w:jc w:val="center"/>
        <w:rPr>
          <w:lang w:eastAsia="zh-CN"/>
        </w:rPr>
      </w:pPr>
      <w:bookmarkStart w:id="202" w:name="_bookmark69"/>
      <w:bookmarkEnd w:id="202"/>
      <w:r>
        <w:rPr>
          <w:lang w:eastAsia="zh-CN"/>
        </w:rPr>
        <w:t>图</w:t>
      </w:r>
      <w:r>
        <w:rPr>
          <w:lang w:eastAsia="zh-CN"/>
        </w:rPr>
        <w:t xml:space="preserve"> 5.1</w:t>
      </w:r>
      <w:r>
        <w:rPr>
          <w:rFonts w:hint="eastAsia"/>
          <w:lang w:eastAsia="zh-CN"/>
        </w:rPr>
        <w:t xml:space="preserve"> </w:t>
      </w:r>
      <w:r>
        <w:rPr>
          <w:lang w:eastAsia="zh-CN"/>
        </w:rPr>
        <w:t>依存句法分析和短语句法分析对比</w:t>
      </w:r>
      <w:r w:rsidR="00030ACE">
        <w:rPr>
          <w:rStyle w:val="FootnoteReference"/>
          <w:lang w:eastAsia="zh-CN"/>
        </w:rPr>
        <w:footnoteReference w:id="7"/>
      </w:r>
    </w:p>
    <w:p w:rsidR="000A3AD4" w:rsidRDefault="000A3AD4" w:rsidP="000A3AD4">
      <w:pPr>
        <w:spacing w:before="7" w:line="150" w:lineRule="exact"/>
        <w:rPr>
          <w:sz w:val="15"/>
          <w:szCs w:val="15"/>
        </w:rPr>
      </w:pPr>
    </w:p>
    <w:p w:rsidR="000A3AD4" w:rsidRPr="006E7B25" w:rsidRDefault="000A3AD4" w:rsidP="000A3AD4">
      <w:pPr>
        <w:pStyle w:val="BodyText"/>
        <w:numPr>
          <w:ilvl w:val="0"/>
          <w:numId w:val="57"/>
        </w:numPr>
        <w:ind w:firstLineChars="0"/>
        <w:rPr>
          <w:lang w:eastAsia="zh-CN"/>
        </w:rPr>
      </w:pPr>
      <w:r w:rsidRPr="006E7B25">
        <w:rPr>
          <w:lang w:eastAsia="zh-CN"/>
        </w:rPr>
        <w:t>链语法中的公式是符合语法范畴的。例如，前面提到的例句中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的链结构是</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，在范畴语法中，这意味着，</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属于这样的语法范畴，该范畴中的词都满足链结构</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。换句话说，链语法中每一个</w:t>
      </w:r>
      <w:r w:rsidRPr="006E7B25">
        <w:rPr>
          <w:rFonts w:hint="eastAsia"/>
          <w:lang w:eastAsia="zh-CN"/>
        </w:rPr>
        <w:t>“</w:t>
      </w:r>
      <w:r w:rsidRPr="006E7B25">
        <w:rPr>
          <w:lang w:eastAsia="zh-CN"/>
        </w:rPr>
        <w:t>公式</w:t>
      </w:r>
      <w:r w:rsidRPr="006E7B25">
        <w:rPr>
          <w:rFonts w:hint="eastAsia"/>
          <w:lang w:eastAsia="zh-CN"/>
        </w:rPr>
        <w:t>”</w:t>
      </w:r>
      <w:r w:rsidRPr="006E7B25">
        <w:rPr>
          <w:lang w:eastAsia="zh-CN"/>
        </w:rPr>
        <w:t>都对应依附该公式的单词的范畴。</w:t>
      </w:r>
    </w:p>
    <w:p w:rsidR="000A3AD4" w:rsidRPr="006E7B25" w:rsidRDefault="000A3AD4" w:rsidP="000A3AD4">
      <w:pPr>
        <w:pStyle w:val="BodyText"/>
        <w:numPr>
          <w:ilvl w:val="0"/>
          <w:numId w:val="57"/>
        </w:numPr>
        <w:ind w:firstLineChars="0"/>
        <w:rPr>
          <w:lang w:eastAsia="zh-CN"/>
        </w:rPr>
      </w:pPr>
      <w:r w:rsidRPr="006E7B25">
        <w:rPr>
          <w:lang w:eastAsia="zh-CN"/>
        </w:rPr>
        <w:t>词之间的链接也可以看成是短语的核心词（</w:t>
      </w:r>
      <w:r w:rsidRPr="006E7B25">
        <w:rPr>
          <w:lang w:eastAsia="zh-CN"/>
        </w:rPr>
        <w:t>head</w:t>
      </w:r>
      <w:r w:rsidRPr="006E7B25">
        <w:rPr>
          <w:lang w:eastAsia="zh-CN"/>
        </w:rPr>
        <w:t>）之间的链接。例如，在例句</w:t>
      </w:r>
      <w:r w:rsidRPr="006E7B25">
        <w:rPr>
          <w:rFonts w:hint="eastAsia"/>
          <w:lang w:eastAsia="zh-CN"/>
        </w:rPr>
        <w:t>“</w:t>
      </w:r>
      <w:r w:rsidRPr="006E7B25">
        <w:rPr>
          <w:lang w:eastAsia="zh-CN"/>
        </w:rPr>
        <w:t>The cat chased a snake</w:t>
      </w:r>
      <w:r w:rsidRPr="006E7B25">
        <w:rPr>
          <w:rFonts w:hint="eastAsia"/>
          <w:lang w:eastAsia="zh-CN"/>
        </w:rPr>
        <w:t>”</w:t>
      </w:r>
      <w:r w:rsidRPr="006E7B25">
        <w:rPr>
          <w:lang w:eastAsia="zh-CN"/>
        </w:rPr>
        <w:t>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之间有链接</w:t>
      </w:r>
      <w:r w:rsidRPr="006E7B25">
        <w:rPr>
          <w:lang w:eastAsia="zh-CN"/>
        </w:rPr>
        <w:t>O</w:t>
      </w:r>
      <w:r w:rsidRPr="006E7B25">
        <w:rPr>
          <w:lang w:eastAsia="zh-CN"/>
        </w:rPr>
        <w:t>，那么也可以说，以</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为核心词的短语和以</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为核心词的短语之间有链接</w:t>
      </w:r>
      <w:r w:rsidRPr="006E7B25">
        <w:rPr>
          <w:lang w:eastAsia="zh-CN"/>
        </w:rPr>
        <w:t>O</w:t>
      </w:r>
      <w:r w:rsidRPr="006E7B25">
        <w:rPr>
          <w:lang w:eastAsia="zh-CN"/>
        </w:rPr>
        <w:t>。换句话说，可以理解成，链语法为了简化，通过核心词来识别短语。</w:t>
      </w:r>
    </w:p>
    <w:p w:rsidR="000A3AD4" w:rsidRDefault="000A3AD4" w:rsidP="000A3AD4">
      <w:pPr>
        <w:spacing w:before="6" w:line="140" w:lineRule="exact"/>
        <w:rPr>
          <w:sz w:val="14"/>
          <w:szCs w:val="14"/>
          <w:lang w:eastAsia="zh-CN"/>
        </w:rPr>
      </w:pPr>
    </w:p>
    <w:p w:rsidR="000A3AD4" w:rsidRDefault="009432F8" w:rsidP="009432F8">
      <w:pPr>
        <w:pStyle w:val="Heading3"/>
        <w:numPr>
          <w:ilvl w:val="0"/>
          <w:numId w:val="0"/>
        </w:numPr>
        <w:ind w:left="1320"/>
      </w:pPr>
      <w:r>
        <w:rPr>
          <w:rFonts w:ascii="宋体" w:eastAsia="宋体" w:hAnsi="宋体" w:cs="宋体" w:hint="eastAsia"/>
          <w:lang w:eastAsia="zh-CN"/>
        </w:rPr>
        <w:t>5.1.2</w:t>
      </w:r>
      <w:r w:rsidR="000A3AD4">
        <w:rPr>
          <w:rFonts w:hint="eastAsia"/>
          <w:lang w:eastAsia="zh-CN"/>
        </w:rPr>
        <w:t xml:space="preserve">  </w:t>
      </w:r>
      <w:bookmarkStart w:id="203" w:name="_Toc17275"/>
      <w:bookmarkStart w:id="204" w:name="_Toc453623405"/>
      <w:bookmarkStart w:id="205" w:name="_Toc327482467"/>
      <w:r w:rsidR="000A3AD4">
        <w:rPr>
          <w:rFonts w:ascii="Yuanti TC Light" w:hAnsi="Yuanti TC Light" w:cs="Yuanti TC Light"/>
        </w:rPr>
        <w:t>识别句子的中心词</w:t>
      </w:r>
      <w:bookmarkEnd w:id="203"/>
      <w:bookmarkEnd w:id="204"/>
      <w:bookmarkEnd w:id="205"/>
    </w:p>
    <w:p w:rsidR="000A3AD4" w:rsidRPr="006E7B25" w:rsidRDefault="000A3AD4" w:rsidP="000A3AD4">
      <w:pPr>
        <w:pStyle w:val="BodyText"/>
        <w:ind w:firstLine="480"/>
        <w:rPr>
          <w:lang w:eastAsia="zh-CN"/>
        </w:rPr>
      </w:pPr>
      <w:r w:rsidRPr="006E7B25">
        <w:rPr>
          <w:lang w:eastAsia="zh-CN"/>
        </w:rPr>
        <w:t>链语法从词的局部着手关注任意两个词之间的关系，在一定程度上忽略了语言的层次结构。因此标准的链语法也存一些弊端，有不少语言现象会被链语法拒绝认为是不合法的结构。比如并列结构、介词短语等。在本文的研究过程，我们对链语法做了很多的改进，由于链语法的链接要求非常复杂，修改链语法词典可能牵扯到很多语言学上的问题。但这不是本文的研究重点，所以这里不一一列出我们做过的改进，只简单的列出几项较大的改进：</w:t>
      </w:r>
    </w:p>
    <w:p w:rsidR="000A3AD4" w:rsidRPr="006E7B25" w:rsidRDefault="000A3AD4" w:rsidP="000A3AD4">
      <w:pPr>
        <w:pStyle w:val="BodyText"/>
        <w:numPr>
          <w:ilvl w:val="0"/>
          <w:numId w:val="58"/>
        </w:numPr>
        <w:ind w:firstLineChars="0"/>
        <w:rPr>
          <w:lang w:eastAsia="zh-CN"/>
        </w:rPr>
      </w:pPr>
      <w:r w:rsidRPr="006E7B25">
        <w:rPr>
          <w:lang w:eastAsia="zh-CN"/>
        </w:rPr>
        <w:t>改进了链语法对连词的处理</w:t>
      </w:r>
    </w:p>
    <w:p w:rsidR="000A3AD4" w:rsidRPr="006E7B25" w:rsidRDefault="000A3AD4" w:rsidP="000A3AD4">
      <w:pPr>
        <w:pStyle w:val="BodyText"/>
        <w:numPr>
          <w:ilvl w:val="0"/>
          <w:numId w:val="58"/>
        </w:numPr>
        <w:ind w:firstLineChars="0"/>
        <w:rPr>
          <w:lang w:eastAsia="zh-CN"/>
        </w:rPr>
      </w:pPr>
      <w:r w:rsidRPr="006E7B25">
        <w:rPr>
          <w:lang w:eastAsia="zh-CN"/>
        </w:rPr>
        <w:t>改进了链语法对量词的处理</w:t>
      </w:r>
    </w:p>
    <w:p w:rsidR="000A3AD4" w:rsidRPr="006E7B25" w:rsidRDefault="000A3AD4" w:rsidP="000A3AD4">
      <w:pPr>
        <w:pStyle w:val="BodyText"/>
        <w:numPr>
          <w:ilvl w:val="0"/>
          <w:numId w:val="58"/>
        </w:numPr>
        <w:ind w:firstLineChars="0"/>
        <w:rPr>
          <w:lang w:eastAsia="zh-CN"/>
        </w:rPr>
      </w:pPr>
      <w:r w:rsidRPr="006E7B25">
        <w:rPr>
          <w:lang w:eastAsia="zh-CN"/>
        </w:rPr>
        <w:t>识别句子的中心词。</w:t>
      </w:r>
    </w:p>
    <w:p w:rsidR="000A3AD4" w:rsidRDefault="000A3AD4" w:rsidP="000A3AD4">
      <w:pPr>
        <w:pStyle w:val="BodyText"/>
        <w:ind w:firstLine="480"/>
      </w:pPr>
      <w:r>
        <w:t>链语法分析器（</w:t>
      </w:r>
      <w:r>
        <w:t>Link Parser</w:t>
      </w:r>
      <w:r>
        <w:t>）是一个开源工具，包括链语法词典，我们所有的改进都发布在</w:t>
      </w:r>
      <w:hyperlink r:id="rId67">
        <w:r>
          <w:t>http</w:t>
        </w:r>
        <w:r>
          <w:rPr>
            <w:rFonts w:hint="eastAsia"/>
            <w:lang w:eastAsia="zh-CN"/>
          </w:rPr>
          <w:t>：</w:t>
        </w:r>
        <w:r>
          <w:t>//abisource.com/projects/link-grammar/</w:t>
        </w:r>
      </w:hyperlink>
      <w:r>
        <w:t>.</w:t>
      </w:r>
    </w:p>
    <w:p w:rsidR="000A3AD4" w:rsidRDefault="000A3AD4" w:rsidP="000A3AD4">
      <w:pPr>
        <w:pStyle w:val="BodyText"/>
        <w:ind w:firstLine="480"/>
        <w:rPr>
          <w:lang w:eastAsia="zh-CN"/>
        </w:rPr>
      </w:pPr>
      <w:r>
        <w:rPr>
          <w:lang w:eastAsia="zh-CN"/>
        </w:rPr>
        <w:t>为了读者对如何修改链语法词典有个大致的思路，本小节就其中的改进</w:t>
      </w:r>
      <w:r>
        <w:rPr>
          <w:rFonts w:hint="eastAsia"/>
          <w:lang w:eastAsia="zh-CN"/>
        </w:rPr>
        <w:t>“</w:t>
      </w:r>
      <w:r>
        <w:rPr>
          <w:lang w:eastAsia="zh-CN"/>
        </w:rPr>
        <w:t>识别句子的中心词</w:t>
      </w:r>
      <w:r>
        <w:rPr>
          <w:rFonts w:hint="eastAsia"/>
          <w:lang w:eastAsia="zh-CN"/>
        </w:rPr>
        <w:t>”</w:t>
      </w:r>
      <w:r>
        <w:rPr>
          <w:lang w:eastAsia="zh-CN"/>
        </w:rPr>
        <w:t>展开讨论。</w:t>
      </w:r>
    </w:p>
    <w:p w:rsidR="000A3AD4" w:rsidRDefault="000A3AD4" w:rsidP="000A3AD4">
      <w:pPr>
        <w:pStyle w:val="BodyText"/>
        <w:ind w:firstLine="480"/>
      </w:pPr>
      <w:r>
        <w:rPr>
          <w:lang w:eastAsia="zh-CN"/>
        </w:rPr>
        <w:t>对于</w:t>
      </w:r>
      <w:r>
        <w:rPr>
          <w:rFonts w:hint="eastAsia"/>
          <w:lang w:eastAsia="zh-CN"/>
        </w:rPr>
        <w:t>“</w:t>
      </w:r>
      <w:r>
        <w:rPr>
          <w:lang w:eastAsia="zh-CN"/>
        </w:rPr>
        <w:t>识别句子的中心词</w:t>
      </w:r>
      <w:r>
        <w:rPr>
          <w:rFonts w:hint="eastAsia"/>
          <w:lang w:eastAsia="zh-CN"/>
        </w:rPr>
        <w:t>”</w:t>
      </w:r>
      <w:r>
        <w:rPr>
          <w:lang w:eastAsia="zh-CN"/>
        </w:rPr>
        <w:t>的改进，我们的出发点是使链语法分析结构（</w:t>
      </w:r>
      <w:r>
        <w:rPr>
          <w:lang w:eastAsia="zh-CN"/>
        </w:rPr>
        <w:t>Link Parse</w:t>
      </w:r>
      <w:r>
        <w:rPr>
          <w:lang w:eastAsia="zh-CN"/>
        </w:rPr>
        <w:t>）能转换成一颗类似的依存句法树。改进后，我们能直接通过追溯</w:t>
      </w:r>
      <w:r>
        <w:rPr>
          <w:rFonts w:hint="eastAsia"/>
          <w:lang w:eastAsia="zh-CN"/>
        </w:rPr>
        <w:t>“</w:t>
      </w:r>
      <w:r>
        <w:rPr>
          <w:lang w:eastAsia="zh-CN"/>
        </w:rPr>
        <w:t>WV</w:t>
      </w:r>
      <w:r>
        <w:rPr>
          <w:rFonts w:hint="eastAsia"/>
          <w:lang w:eastAsia="zh-CN"/>
        </w:rPr>
        <w:t>”</w:t>
      </w:r>
      <w:r>
        <w:rPr>
          <w:lang w:eastAsia="zh-CN"/>
        </w:rPr>
        <w:t>链找到句子的中心词，或者通过追溯</w:t>
      </w:r>
      <w:r>
        <w:rPr>
          <w:rFonts w:hint="eastAsia"/>
          <w:lang w:eastAsia="zh-CN"/>
        </w:rPr>
        <w:t>“</w:t>
      </w:r>
      <w:r>
        <w:rPr>
          <w:lang w:eastAsia="zh-CN"/>
        </w:rPr>
        <w:t>CV</w:t>
      </w:r>
      <w:r>
        <w:rPr>
          <w:rFonts w:hint="eastAsia"/>
          <w:lang w:eastAsia="zh-CN"/>
        </w:rPr>
        <w:t>”</w:t>
      </w:r>
      <w:r>
        <w:rPr>
          <w:lang w:eastAsia="zh-CN"/>
        </w:rPr>
        <w:t>链找到子句的中心词。找到中心词后，可以将其定为树的根节点，然后依次遍历各个链，最终能得到一颗句法树。</w:t>
      </w:r>
      <w:r>
        <w:t>具有这样的转换能力有以下优点：</w:t>
      </w:r>
    </w:p>
    <w:p w:rsidR="000A3AD4" w:rsidRDefault="000A3AD4" w:rsidP="000A3AD4">
      <w:pPr>
        <w:spacing w:before="9" w:line="100" w:lineRule="exact"/>
        <w:rPr>
          <w:sz w:val="10"/>
          <w:szCs w:val="10"/>
        </w:rPr>
      </w:pPr>
    </w:p>
    <w:p w:rsidR="000A3AD4" w:rsidRPr="006E7B25" w:rsidRDefault="000A3AD4" w:rsidP="000A3AD4">
      <w:pPr>
        <w:pStyle w:val="BodyText"/>
        <w:numPr>
          <w:ilvl w:val="0"/>
          <w:numId w:val="59"/>
        </w:numPr>
        <w:ind w:firstLineChars="0"/>
        <w:rPr>
          <w:lang w:eastAsia="zh-CN"/>
        </w:rPr>
      </w:pPr>
      <w:r w:rsidRPr="006E7B25">
        <w:rPr>
          <w:lang w:eastAsia="zh-CN"/>
        </w:rPr>
        <w:t>能使用很多能用在树结构上的机器学习方法来改进链语法分析器，比如频繁子树挖掘</w:t>
      </w:r>
      <w:r w:rsidRPr="006E7B25">
        <w:rPr>
          <w:lang w:eastAsia="zh-CN"/>
        </w:rPr>
        <w:t>(Frequent Subtree Mining)[</w:t>
      </w:r>
      <w:r w:rsidR="00A14FB4" w:rsidRPr="006E7B25">
        <w:rPr>
          <w:lang w:eastAsia="zh-CN"/>
        </w:rPr>
        <w:fldChar w:fldCharType="begin"/>
      </w:r>
      <w:r w:rsidRPr="006E7B25">
        <w:rPr>
          <w:lang w:eastAsia="zh-CN"/>
        </w:rPr>
        <w:instrText>HYPERLINK\l"_bookmark229"</w:instrText>
      </w:r>
      <w:r w:rsidR="00A14FB4" w:rsidRPr="006E7B25">
        <w:rPr>
          <w:lang w:eastAsia="zh-CN"/>
        </w:rPr>
        <w:fldChar w:fldCharType="separate"/>
      </w:r>
      <w:r w:rsidRPr="006E7B25">
        <w:rPr>
          <w:lang w:eastAsia="zh-CN"/>
        </w:rPr>
        <w:t>110</w:t>
      </w:r>
      <w:r w:rsidR="00A14FB4" w:rsidRPr="006E7B25">
        <w:rPr>
          <w:lang w:eastAsia="zh-CN"/>
        </w:rPr>
        <w:fldChar w:fldCharType="end"/>
      </w:r>
      <w:r w:rsidRPr="006E7B25">
        <w:rPr>
          <w:lang w:eastAsia="zh-CN"/>
        </w:rPr>
        <w:t>]</w:t>
      </w:r>
    </w:p>
    <w:p w:rsidR="000A3AD4" w:rsidRPr="006E7B25" w:rsidRDefault="000A3AD4" w:rsidP="000A3AD4">
      <w:pPr>
        <w:pStyle w:val="BodyText"/>
        <w:numPr>
          <w:ilvl w:val="0"/>
          <w:numId w:val="59"/>
        </w:numPr>
        <w:ind w:firstLineChars="0"/>
        <w:rPr>
          <w:lang w:eastAsia="zh-CN"/>
        </w:rPr>
      </w:pPr>
      <w:r w:rsidRPr="006E7B25">
        <w:rPr>
          <w:lang w:eastAsia="zh-CN"/>
        </w:rPr>
        <w:t>能更直接的链语法分析结果转换成依存句法树，从而能使用依存语法的语料库或者工具来改进链语法分析器</w:t>
      </w:r>
    </w:p>
    <w:p w:rsidR="000A3AD4" w:rsidRPr="006E7B25" w:rsidRDefault="000A3AD4" w:rsidP="000A3AD4">
      <w:pPr>
        <w:pStyle w:val="BodyText"/>
        <w:numPr>
          <w:ilvl w:val="0"/>
          <w:numId w:val="59"/>
        </w:numPr>
        <w:ind w:firstLineChars="0"/>
        <w:rPr>
          <w:lang w:eastAsia="zh-CN"/>
        </w:rPr>
      </w:pPr>
      <w:r w:rsidRPr="006E7B25">
        <w:rPr>
          <w:lang w:eastAsia="zh-CN"/>
        </w:rPr>
        <w:t>能更好地从其他语法理论（例如词语法（</w:t>
      </w:r>
      <w:r w:rsidRPr="006E7B25">
        <w:rPr>
          <w:lang w:eastAsia="zh-CN"/>
        </w:rPr>
        <w:t>Word Grammar</w:t>
      </w:r>
      <w:r w:rsidRPr="006E7B25">
        <w:rPr>
          <w:lang w:eastAsia="zh-CN"/>
        </w:rPr>
        <w:t>）</w:t>
      </w:r>
      <w:r w:rsidR="00A14FB4" w:rsidRPr="006E7B25">
        <w:rPr>
          <w:lang w:eastAsia="zh-CN"/>
        </w:rPr>
        <w:fldChar w:fldCharType="begin"/>
      </w:r>
      <w:r w:rsidRPr="006E7B25">
        <w:rPr>
          <w:lang w:eastAsia="zh-CN"/>
        </w:rPr>
        <w:instrText>HYPERLINK\l"_bookmark230"</w:instrText>
      </w:r>
      <w:r w:rsidR="00A14FB4" w:rsidRPr="006E7B25">
        <w:rPr>
          <w:lang w:eastAsia="zh-CN"/>
        </w:rPr>
        <w:fldChar w:fldCharType="separate"/>
      </w:r>
      <w:r w:rsidRPr="006E7B25">
        <w:rPr>
          <w:lang w:eastAsia="zh-CN"/>
        </w:rPr>
        <w:t>[111</w:t>
      </w:r>
      <w:r w:rsidR="00A14FB4" w:rsidRPr="006E7B25">
        <w:rPr>
          <w:lang w:eastAsia="zh-CN"/>
        </w:rPr>
        <w:fldChar w:fldCharType="end"/>
      </w:r>
      <w:r w:rsidRPr="006E7B25">
        <w:rPr>
          <w:lang w:eastAsia="zh-CN"/>
        </w:rPr>
        <w:t>]</w:t>
      </w:r>
      <w:r w:rsidRPr="006E7B25">
        <w:rPr>
          <w:lang w:eastAsia="zh-CN"/>
        </w:rPr>
        <w:t>）角度来解析链语法分析结构</w:t>
      </w:r>
    </w:p>
    <w:p w:rsidR="000A3AD4" w:rsidRPr="006E7B25" w:rsidRDefault="000A3AD4" w:rsidP="000A3AD4">
      <w:pPr>
        <w:pStyle w:val="BodyText"/>
        <w:numPr>
          <w:ilvl w:val="0"/>
          <w:numId w:val="59"/>
        </w:numPr>
        <w:ind w:firstLineChars="0"/>
        <w:rPr>
          <w:lang w:eastAsia="zh-CN"/>
        </w:rPr>
      </w:pPr>
      <w:r w:rsidRPr="006E7B25">
        <w:rPr>
          <w:lang w:eastAsia="zh-CN"/>
        </w:rPr>
        <w:t>能简化一些</w:t>
      </w:r>
      <w:r w:rsidRPr="006E7B25">
        <w:rPr>
          <w:lang w:eastAsia="zh-CN"/>
        </w:rPr>
        <w:t>RelEx</w:t>
      </w:r>
      <w:r w:rsidRPr="006E7B25">
        <w:rPr>
          <w:lang w:eastAsia="zh-CN"/>
        </w:rPr>
        <w:t>中需要通过追溯很多链来找到中心词的规则</w:t>
      </w:r>
    </w:p>
    <w:p w:rsidR="000A3AD4" w:rsidRPr="00026538" w:rsidRDefault="000A3AD4" w:rsidP="000A3AD4">
      <w:pPr>
        <w:pStyle w:val="BodyText"/>
        <w:ind w:firstLine="480"/>
        <w:rPr>
          <w:lang w:eastAsia="zh-CN"/>
        </w:rPr>
      </w:pPr>
      <w:r w:rsidRPr="00026538">
        <w:rPr>
          <w:lang w:eastAsia="zh-CN"/>
        </w:rPr>
        <w:t>对于句子的中心词定义，语言学界有很多不同的看法。我们这里借鉴依存语法的观点，选择使用句子的主动词来作为句子的中心词，以及子句的主动词来作为子句的中心词。</w:t>
      </w:r>
    </w:p>
    <w:p w:rsidR="000A3AD4" w:rsidRDefault="000A3AD4" w:rsidP="000A3AD4">
      <w:pPr>
        <w:pStyle w:val="BodyText"/>
        <w:ind w:firstLine="480"/>
        <w:rPr>
          <w:lang w:eastAsia="zh-CN"/>
        </w:rPr>
      </w:pPr>
      <w:r>
        <w:rPr>
          <w:lang w:eastAsia="zh-CN"/>
        </w:rPr>
        <w:t>此项改进的具体目标就是使句子的中心词，即句子的主动词，更容易从链语法分析得到的结果中被检索到。这样的改进不仅仅使链语法分析结构能够很直接地转换成类似依存句法树，因为依存语法一般以主动词为根节点；还无意中改进了链语法分析器对复句的分析能力，使其产生了更直观合理的分析结果，因为我们采用了将功能词与子句的主动词相连的方法来追溯子句的中心词，这显然比标准链语法中，不论什么情况，都使用功能词与子句的第一个词互相链接更直观合理；这样的改进给我们后续研究的依存关系抽取和逻辑关系抽取带来了诸多方便，因为在改进之前，无聊是并列复句还是偏正复句，或者是带状语的单句，链语法都将其中功能词与子句的第一个词相连，这样使得判断子句之间的语义逻辑关系变得很困难。</w:t>
      </w:r>
    </w:p>
    <w:p w:rsidR="000A3AD4" w:rsidRDefault="000A3AD4" w:rsidP="000A3AD4">
      <w:pPr>
        <w:pStyle w:val="BodyText"/>
        <w:ind w:firstLine="480"/>
        <w:rPr>
          <w:lang w:eastAsia="zh-CN"/>
        </w:rPr>
      </w:pPr>
      <w:r>
        <w:rPr>
          <w:lang w:eastAsia="zh-CN"/>
        </w:rPr>
        <w:t>为了能实现这样的改进，我们首先引入了三种标准链语法中不存在的链接类型：</w:t>
      </w:r>
      <w:r>
        <w:rPr>
          <w:lang w:eastAsia="zh-CN"/>
        </w:rPr>
        <w:t>WV</w:t>
      </w:r>
      <w:r>
        <w:rPr>
          <w:lang w:eastAsia="zh-CN"/>
        </w:rPr>
        <w:t>，</w:t>
      </w:r>
      <w:r>
        <w:rPr>
          <w:lang w:eastAsia="zh-CN"/>
        </w:rPr>
        <w:t>CV</w:t>
      </w:r>
      <w:r>
        <w:rPr>
          <w:lang w:eastAsia="zh-CN"/>
        </w:rPr>
        <w:t>和</w:t>
      </w:r>
      <w:r>
        <w:rPr>
          <w:lang w:eastAsia="zh-CN"/>
        </w:rPr>
        <w:t>IV</w:t>
      </w:r>
      <w:r>
        <w:rPr>
          <w:lang w:eastAsia="zh-CN"/>
        </w:rPr>
        <w:t>。其中，</w:t>
      </w:r>
      <w:r>
        <w:rPr>
          <w:lang w:eastAsia="zh-CN"/>
        </w:rPr>
        <w:t>WV</w:t>
      </w:r>
      <w:r>
        <w:rPr>
          <w:lang w:eastAsia="zh-CN"/>
        </w:rPr>
        <w:t>用于链接</w:t>
      </w:r>
      <w:r>
        <w:rPr>
          <w:lang w:eastAsia="zh-CN"/>
        </w:rPr>
        <w:t>LEFT-WALL</w:t>
      </w:r>
      <w:r>
        <w:rPr>
          <w:lang w:eastAsia="zh-CN"/>
        </w:rPr>
        <w:t>和句子的中心词，</w:t>
      </w:r>
      <w:r>
        <w:rPr>
          <w:lang w:eastAsia="zh-CN"/>
        </w:rPr>
        <w:t>CV</w:t>
      </w:r>
      <w:r>
        <w:rPr>
          <w:lang w:eastAsia="zh-CN"/>
        </w:rPr>
        <w:t>用于链接功能词和子句的中心词，</w:t>
      </w:r>
      <w:r>
        <w:rPr>
          <w:lang w:eastAsia="zh-CN"/>
        </w:rPr>
        <w:t>IV</w:t>
      </w:r>
      <w:r>
        <w:rPr>
          <w:lang w:eastAsia="zh-CN"/>
        </w:rPr>
        <w:t>用于链接</w:t>
      </w:r>
      <w:r>
        <w:rPr>
          <w:lang w:eastAsia="zh-CN"/>
        </w:rPr>
        <w:t>LEFT-WALL</w:t>
      </w:r>
      <w:r>
        <w:rPr>
          <w:lang w:eastAsia="zh-CN"/>
        </w:rPr>
        <w:t>和非限定动词。这些链接类型并不是第一批用来处理句子中心词的链接类型，链语法词典中有几个链接类型已经充当类似的角色，如</w:t>
      </w:r>
      <w:r>
        <w:rPr>
          <w:lang w:eastAsia="zh-CN"/>
        </w:rPr>
        <w:t>B</w:t>
      </w:r>
      <w:r>
        <w:rPr>
          <w:lang w:eastAsia="zh-CN"/>
        </w:rPr>
        <w:t>，</w:t>
      </w:r>
      <w:r>
        <w:rPr>
          <w:lang w:eastAsia="zh-CN"/>
        </w:rPr>
        <w:t>AF</w:t>
      </w:r>
      <w:r>
        <w:rPr>
          <w:lang w:eastAsia="zh-CN"/>
        </w:rPr>
        <w:t>，</w:t>
      </w:r>
      <w:r>
        <w:rPr>
          <w:lang w:eastAsia="zh-CN"/>
        </w:rPr>
        <w:t>CP,Eq</w:t>
      </w:r>
      <w:r>
        <w:rPr>
          <w:lang w:eastAsia="zh-CN"/>
        </w:rPr>
        <w:t>，</w:t>
      </w:r>
      <w:r>
        <w:rPr>
          <w:lang w:eastAsia="zh-CN"/>
        </w:rPr>
        <w:t>COq</w:t>
      </w:r>
      <w:r>
        <w:rPr>
          <w:lang w:eastAsia="zh-CN"/>
        </w:rPr>
        <w:t>等，但是这些链类型的用法非常复杂而且分类很模糊，引入的这几个新的链接类型，使句子的中心词角色更突出和直观，同时也和其他语法接轨。有关不同的链接语法中的链接类型的含义和使用方法，可参考链语法词典的在线文档：</w:t>
      </w:r>
      <w:hyperlink r:id="rId68">
        <w:r>
          <w:rPr>
            <w:lang w:eastAsia="zh-CN"/>
          </w:rPr>
          <w:t>http</w:t>
        </w:r>
        <w:r>
          <w:rPr>
            <w:rFonts w:hint="eastAsia"/>
            <w:lang w:eastAsia="zh-CN"/>
          </w:rPr>
          <w:t>：</w:t>
        </w:r>
        <w:r>
          <w:rPr>
            <w:lang w:eastAsia="zh-CN"/>
          </w:rPr>
          <w:t>//www.abisource.org/projects/link-grammar/dict/section-WV.html</w:t>
        </w:r>
      </w:hyperlink>
    </w:p>
    <w:p w:rsidR="000A3AD4" w:rsidRDefault="000A3AD4" w:rsidP="000A3AD4">
      <w:pPr>
        <w:pStyle w:val="BodyText"/>
        <w:ind w:firstLine="480"/>
        <w:rPr>
          <w:lang w:eastAsia="zh-CN"/>
        </w:rPr>
      </w:pPr>
      <w:r>
        <w:rPr>
          <w:lang w:eastAsia="zh-CN"/>
        </w:rPr>
        <w:t>对这一改进，我们采用的具体实现方法可以归纳为以下几步：</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修改并增强链接B，使得B能指向句子的中心词，以及子句的中心词。上面一段提到，链语法词典中的链接类型B有类似能指向句子的主动词的功能，但是其使用方法和能被应用的情况分类很模糊。</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通过链接B找到句子的中心词，然后将LEFT-WALL和该中心词之间用新引入的W链接相连。</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通过B链接找到子句的中心词，修改链接CO或者Cs（CO和Cs都是改进前链语法中用于链接功能词和子句的第一个词的链接类型），使其指向子句的中心词，并将其链接类型改为CV。</w:t>
      </w:r>
    </w:p>
    <w:p w:rsidR="000A3AD4" w:rsidRPr="006E7B25" w:rsidRDefault="000A3AD4" w:rsidP="000A3AD4">
      <w:pPr>
        <w:pStyle w:val="BodyText"/>
        <w:ind w:firstLine="480"/>
        <w:rPr>
          <w:lang w:eastAsia="zh-CN"/>
        </w:rPr>
      </w:pPr>
      <w:r w:rsidRPr="006E7B25">
        <w:rPr>
          <w:lang w:eastAsia="zh-CN"/>
        </w:rPr>
        <w:t xml:space="preserve">IV </w:t>
      </w:r>
      <w:r w:rsidRPr="006E7B25">
        <w:rPr>
          <w:lang w:eastAsia="zh-CN"/>
        </w:rPr>
        <w:t>的处理方式和</w:t>
      </w:r>
      <w:r w:rsidRPr="006E7B25">
        <w:rPr>
          <w:lang w:eastAsia="zh-CN"/>
        </w:rPr>
        <w:t xml:space="preserve"> WV </w:t>
      </w:r>
      <w:r w:rsidRPr="006E7B25">
        <w:rPr>
          <w:lang w:eastAsia="zh-CN"/>
        </w:rPr>
        <w:t>类似，这里不再详述。</w:t>
      </w:r>
    </w:p>
    <w:p w:rsidR="000A3AD4" w:rsidRDefault="000A3AD4" w:rsidP="0028186C">
      <w:pPr>
        <w:pStyle w:val="BodyText"/>
        <w:ind w:firstLine="480"/>
      </w:pPr>
      <w:r w:rsidRPr="006E7B25">
        <w:t>下面给出了针对这些关系链接的改进的例子，例句：</w:t>
      </w:r>
      <w:r w:rsidR="00EB7BA5">
        <w:rPr>
          <w:rFonts w:hint="eastAsia"/>
        </w:rPr>
        <w:t>“</w:t>
      </w:r>
      <w:r w:rsidRPr="006E7B25">
        <w:t>Call me when you are ready.</w:t>
      </w:r>
      <w:r w:rsidRPr="006E7B25">
        <w:rPr>
          <w:rFonts w:hint="eastAsia"/>
        </w:rPr>
        <w:t>”</w:t>
      </w:r>
      <w:r w:rsidRPr="006E7B25">
        <w:t xml:space="preserve"> </w:t>
      </w:r>
      <w:r w:rsidRPr="006E7B25">
        <w:t>改进前句法分析结果如下：</w:t>
      </w:r>
    </w:p>
    <w:p w:rsidR="000A3AD4" w:rsidRPr="0028186C" w:rsidRDefault="000A3AD4" w:rsidP="0028186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28186C" w:rsidRDefault="000A3AD4" w:rsidP="0028186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28186C" w:rsidRDefault="000A3AD4" w:rsidP="0028186C">
      <w:pPr>
        <w:tabs>
          <w:tab w:val="left" w:pos="261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+-Cs+-Spx+--Pa--+</w:t>
      </w:r>
      <w:r>
        <w:rPr>
          <w:rFonts w:ascii="Lucida Console" w:eastAsia="Lucida Console" w:hAnsi="Lucida Console" w:cs="Lucida Console"/>
          <w:sz w:val="17"/>
          <w:szCs w:val="17"/>
        </w:rPr>
        <w:tab/>
        <w:t>|</w:t>
      </w:r>
    </w:p>
    <w:p w:rsidR="000A3AD4" w:rsidRDefault="000A3AD4" w:rsidP="0028186C">
      <w:pPr>
        <w:tabs>
          <w:tab w:val="left" w:pos="1670"/>
          <w:tab w:val="left" w:pos="2195"/>
          <w:tab w:val="left" w:pos="2615"/>
          <w:tab w:val="left" w:pos="3036"/>
          <w:tab w:val="left" w:pos="3561"/>
          <w:tab w:val="left" w:pos="4297"/>
          <w:tab w:val="left" w:pos="4822"/>
        </w:tabs>
        <w:spacing w:line="240" w:lineRule="auto"/>
        <w:ind w:left="304" w:right="3998"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call.v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me</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are.v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ready.a</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6E7B25" w:rsidRDefault="000A3AD4" w:rsidP="000A3AD4">
      <w:pPr>
        <w:pStyle w:val="BodyText"/>
        <w:ind w:firstLine="480"/>
        <w:rPr>
          <w:lang w:eastAsia="zh-CN"/>
        </w:rPr>
      </w:pPr>
      <w:r w:rsidRPr="006E7B25">
        <w:rPr>
          <w:lang w:eastAsia="zh-CN"/>
        </w:rPr>
        <w:t>改进后句法分析结果如下：</w:t>
      </w:r>
    </w:p>
    <w:p w:rsidR="000A3AD4" w:rsidRDefault="000A3AD4" w:rsidP="000A3AD4">
      <w:pPr>
        <w:spacing w:before="11" w:line="260" w:lineRule="exact"/>
        <w:rPr>
          <w:sz w:val="26"/>
          <w:szCs w:val="26"/>
          <w:lang w:eastAsia="zh-CN"/>
        </w:rPr>
      </w:pPr>
    </w:p>
    <w:p w:rsidR="000A3AD4" w:rsidRPr="008059FC" w:rsidRDefault="000A3AD4" w:rsidP="008059F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059FC" w:rsidRDefault="000A3AD4" w:rsidP="008059F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+---MVs--+---CV---+</w:t>
      </w:r>
      <w:r>
        <w:rPr>
          <w:rFonts w:ascii="Lucida Console" w:eastAsia="Lucida Console" w:hAnsi="Lucida Console" w:cs="Lucida Console"/>
          <w:sz w:val="17"/>
          <w:szCs w:val="17"/>
        </w:rPr>
        <w:tab/>
        <w:t>|</w:t>
      </w:r>
    </w:p>
    <w:p w:rsidR="000A3AD4" w:rsidRPr="008059FC" w:rsidRDefault="000A3AD4" w:rsidP="008059FC">
      <w:pPr>
        <w:tabs>
          <w:tab w:val="left" w:pos="2615"/>
          <w:tab w:val="left" w:pos="303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+-Spx+--Pa--+</w:t>
      </w:r>
      <w:r>
        <w:rPr>
          <w:rFonts w:ascii="Lucida Console" w:eastAsia="Lucida Console" w:hAnsi="Lucida Console" w:cs="Lucida Console"/>
          <w:sz w:val="17"/>
          <w:szCs w:val="17"/>
        </w:rPr>
        <w:tab/>
        <w:t>|</w:t>
      </w:r>
    </w:p>
    <w:p w:rsidR="008059FC"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call.v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me</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are.v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ready.a</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w:t>
      </w:r>
    </w:p>
    <w:p w:rsidR="000A3AD4"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p>
    <w:p w:rsidR="000A3AD4" w:rsidRPr="006E7B25" w:rsidRDefault="000A3AD4" w:rsidP="008059FC">
      <w:pPr>
        <w:pStyle w:val="BodyText"/>
        <w:ind w:firstLine="480"/>
      </w:pPr>
      <w:r w:rsidRPr="006E7B25">
        <w:t>例句：</w:t>
      </w:r>
      <w:r w:rsidRPr="006E7B25">
        <w:rPr>
          <w:rFonts w:hint="eastAsia"/>
        </w:rPr>
        <w:t>”</w:t>
      </w:r>
      <w:r w:rsidRPr="006E7B25">
        <w:t>I left soon after I saw you.</w:t>
      </w:r>
      <w:r w:rsidRPr="006E7B25">
        <w:rPr>
          <w:rFonts w:hint="eastAsia"/>
        </w:rPr>
        <w:t>”</w:t>
      </w:r>
      <w:r w:rsidRPr="006E7B25">
        <w:t xml:space="preserve"> </w:t>
      </w:r>
      <w:r w:rsidRPr="006E7B25">
        <w:t>改进前句法分析结果如下：</w:t>
      </w:r>
    </w:p>
    <w:p w:rsidR="000A3AD4" w:rsidRDefault="000A3AD4" w:rsidP="000A3AD4">
      <w:pPr>
        <w:spacing w:before="11" w:line="260" w:lineRule="exact"/>
        <w:rPr>
          <w:sz w:val="26"/>
          <w:szCs w:val="26"/>
        </w:rPr>
      </w:pP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2195"/>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874BF1" w:rsidRDefault="000A3AD4" w:rsidP="00874BF1">
      <w:pPr>
        <w:tabs>
          <w:tab w:val="left" w:pos="345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+-Cs+Sp*i+-Ox-+</w:t>
      </w:r>
      <w:r>
        <w:rPr>
          <w:rFonts w:ascii="Lucida Console" w:eastAsia="Lucida Console" w:hAnsi="Lucida Console" w:cs="Lucida Console"/>
          <w:sz w:val="17"/>
          <w:szCs w:val="17"/>
        </w:rPr>
        <w:tab/>
        <w:t>|</w:t>
      </w:r>
    </w:p>
    <w:p w:rsidR="000A3AD4" w:rsidRDefault="000A3AD4" w:rsidP="00874BF1">
      <w:pPr>
        <w:tabs>
          <w:tab w:val="left" w:pos="1459"/>
          <w:tab w:val="left" w:pos="2195"/>
          <w:tab w:val="left" w:pos="2931"/>
          <w:tab w:val="left" w:pos="3456"/>
          <w:tab w:val="left" w:pos="3876"/>
          <w:tab w:val="left" w:pos="4401"/>
          <w:tab w:val="left" w:pos="4927"/>
          <w:tab w:val="left" w:pos="5242"/>
        </w:tabs>
        <w:spacing w:line="240" w:lineRule="auto"/>
        <w:ind w:left="304" w:right="3577"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left.v-d</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soon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saw.w</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874BF1" w:rsidRDefault="000A3AD4" w:rsidP="00874BF1">
      <w:pPr>
        <w:pStyle w:val="BodyText"/>
        <w:ind w:firstLine="480"/>
        <w:rPr>
          <w:lang w:eastAsia="zh-CN"/>
        </w:rPr>
      </w:pPr>
      <w:r w:rsidRPr="006E7B25">
        <w:rPr>
          <w:lang w:eastAsia="zh-CN"/>
        </w:rPr>
        <w:t>改进后句法分析结果如下：</w:t>
      </w: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+------WV-----+----MVs----+---CV---+</w:t>
      </w:r>
      <w:r>
        <w:rPr>
          <w:rFonts w:ascii="Lucida Console" w:eastAsia="Lucida Console" w:hAnsi="Lucida Console" w:cs="Lucida Console"/>
          <w:sz w:val="17"/>
          <w:szCs w:val="17"/>
        </w:rPr>
        <w:tab/>
        <w:t>|</w:t>
      </w:r>
    </w:p>
    <w:p w:rsidR="000A3AD4" w:rsidRPr="00874BF1" w:rsidRDefault="000A3AD4" w:rsidP="00874BF1">
      <w:pPr>
        <w:tabs>
          <w:tab w:val="left" w:pos="3456"/>
          <w:tab w:val="left" w:pos="387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+Sp*i+-Ox-+</w:t>
      </w:r>
      <w:r>
        <w:rPr>
          <w:rFonts w:ascii="Lucida Console" w:eastAsia="Lucida Console" w:hAnsi="Lucida Console" w:cs="Lucida Console"/>
          <w:sz w:val="17"/>
          <w:szCs w:val="17"/>
        </w:rPr>
        <w:tab/>
        <w:t>|</w:t>
      </w:r>
    </w:p>
    <w:p w:rsid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left.v-d</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soon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saw.w</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t>
      </w:r>
    </w:p>
    <w:p w:rsidR="000A3AD4" w:rsidRP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p>
    <w:p w:rsidR="000A3AD4" w:rsidRPr="00874BF1" w:rsidRDefault="000A3AD4" w:rsidP="00874BF1">
      <w:pPr>
        <w:pStyle w:val="BodyText"/>
        <w:ind w:firstLine="480"/>
      </w:pPr>
      <w:r w:rsidRPr="006E7B25">
        <w:t>例句：</w:t>
      </w:r>
      <w:r w:rsidRPr="006E7B25">
        <w:rPr>
          <w:rFonts w:hint="eastAsia"/>
        </w:rPr>
        <w:t>”</w:t>
      </w:r>
      <w:r w:rsidRPr="006E7B25">
        <w:t>Apparently, she loves cheese.</w:t>
      </w:r>
      <w:r w:rsidRPr="006E7B25">
        <w:rPr>
          <w:rFonts w:hint="eastAsia"/>
        </w:rPr>
        <w:t>”</w:t>
      </w:r>
      <w:r w:rsidRPr="006E7B25">
        <w:t xml:space="preserve"> </w:t>
      </w:r>
      <w:r w:rsidRPr="006E7B25">
        <w:t>改进前句法分析结果如下：</w:t>
      </w:r>
    </w:p>
    <w:p w:rsidR="000A3AD4" w:rsidRPr="00B55B7D" w:rsidRDefault="000A3AD4" w:rsidP="00B55B7D">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B55B7D" w:rsidRDefault="000A3AD4" w:rsidP="00B55B7D">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p>
    <w:p w:rsidR="000A3AD4" w:rsidRPr="00B55B7D" w:rsidRDefault="000A3AD4" w:rsidP="00B55B7D">
      <w:pPr>
        <w:tabs>
          <w:tab w:val="left" w:pos="1773"/>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p>
    <w:p w:rsidR="000A3AD4" w:rsidRPr="00B55B7D" w:rsidRDefault="000A3AD4" w:rsidP="00B55B7D">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apparently</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she</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loves.v</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cheese.n-u</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p>
    <w:p w:rsidR="000A3AD4" w:rsidRP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改进后句法分析结果如下：</w:t>
      </w:r>
    </w:p>
    <w:p w:rsidR="000A3AD4" w:rsidRPr="000A1436" w:rsidRDefault="000A3AD4" w:rsidP="00D77733">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0A1436">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0A1436" w:rsidRDefault="000A3AD4" w:rsidP="00D77733">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+------------WV-----------+</w:t>
      </w:r>
      <w:r>
        <w:rPr>
          <w:rFonts w:ascii="Lucida Console" w:eastAsia="Lucida Console" w:hAnsi="Lucida Console" w:cs="Lucida Console"/>
          <w:sz w:val="17"/>
          <w:szCs w:val="17"/>
        </w:rPr>
        <w:tab/>
        <w:t>|</w:t>
      </w:r>
    </w:p>
    <w:p w:rsidR="000A3AD4" w:rsidRPr="000A1436" w:rsidRDefault="000A3AD4" w:rsidP="00D77733">
      <w:pPr>
        <w:tabs>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74BF1" w:rsidRDefault="000A3AD4" w:rsidP="00D77733">
      <w:pPr>
        <w:tabs>
          <w:tab w:val="left" w:pos="1773"/>
          <w:tab w:val="left" w:pos="2403"/>
          <w:tab w:val="left" w:pos="2718"/>
          <w:tab w:val="left" w:pos="3349"/>
          <w:tab w:val="left" w:pos="4400"/>
          <w:tab w:val="left" w:pos="5030"/>
        </w:tabs>
        <w:spacing w:line="240" w:lineRule="auto"/>
        <w:ind w:left="202" w:right="3874"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apparently</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she</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loves.v</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cheese.n-u</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p>
    <w:p w:rsidR="000A3AD4" w:rsidRDefault="000A3AD4" w:rsidP="000A1436">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需要说明的是，在链语法分析器的当前版本中，虽然我们采用了</w:t>
      </w:r>
      <w:r w:rsidRPr="006E7B25">
        <w:rPr>
          <w:lang w:eastAsia="zh-CN"/>
        </w:rPr>
        <w:t>WV</w:t>
      </w:r>
      <w:r w:rsidRPr="006E7B25">
        <w:rPr>
          <w:lang w:eastAsia="zh-CN"/>
        </w:rPr>
        <w:t>链来链接</w:t>
      </w:r>
      <w:r w:rsidRPr="006E7B25">
        <w:rPr>
          <w:lang w:eastAsia="zh-CN"/>
        </w:rPr>
        <w:t>LEFT-WALL</w:t>
      </w:r>
      <w:r w:rsidRPr="006E7B25">
        <w:rPr>
          <w:lang w:eastAsia="zh-CN"/>
        </w:rPr>
        <w:t>和句子的中心词，但我们仍然保留了原来版本中的链接</w:t>
      </w:r>
      <w:r w:rsidRPr="006E7B25">
        <w:rPr>
          <w:lang w:eastAsia="zh-CN"/>
        </w:rPr>
        <w:t>LEFT-WALL</w:t>
      </w:r>
      <w:r w:rsidRPr="006E7B25">
        <w:rPr>
          <w:lang w:eastAsia="zh-CN"/>
        </w:rPr>
        <w:t>和句子的第一个词的</w:t>
      </w:r>
      <w:r w:rsidRPr="006E7B25">
        <w:rPr>
          <w:lang w:eastAsia="zh-CN"/>
        </w:rPr>
        <w:t>Wd</w:t>
      </w:r>
      <w:r w:rsidRPr="006E7B25">
        <w:rPr>
          <w:lang w:eastAsia="zh-CN"/>
        </w:rPr>
        <w:t>或者</w:t>
      </w:r>
      <w:r w:rsidRPr="006E7B25">
        <w:rPr>
          <w:lang w:eastAsia="zh-CN"/>
        </w:rPr>
        <w:t>Wi</w:t>
      </w:r>
      <w:r w:rsidRPr="006E7B25">
        <w:rPr>
          <w:lang w:eastAsia="zh-CN"/>
        </w:rPr>
        <w:t>等链，只是为了保持版本的向后兼容性。在转换</w:t>
      </w:r>
      <w:bookmarkStart w:id="206" w:name="_bookmark71"/>
      <w:bookmarkStart w:id="207" w:name="RelEx"/>
      <w:bookmarkEnd w:id="206"/>
      <w:bookmarkEnd w:id="207"/>
      <w:r w:rsidRPr="006E7B25">
        <w:rPr>
          <w:lang w:eastAsia="zh-CN"/>
        </w:rPr>
        <w:t>成句法分析树的时候，我们会忽略</w:t>
      </w:r>
      <w:r w:rsidRPr="006E7B25">
        <w:rPr>
          <w:lang w:eastAsia="zh-CN"/>
        </w:rPr>
        <w:t>Wd</w:t>
      </w:r>
      <w:r w:rsidRPr="006E7B25">
        <w:rPr>
          <w:lang w:eastAsia="zh-CN"/>
        </w:rPr>
        <w:t>或者</w:t>
      </w:r>
      <w:r w:rsidRPr="006E7B25">
        <w:rPr>
          <w:lang w:eastAsia="zh-CN"/>
        </w:rPr>
        <w:t>Wi</w:t>
      </w:r>
      <w:r w:rsidRPr="006E7B25">
        <w:rPr>
          <w:lang w:eastAsia="zh-CN"/>
        </w:rPr>
        <w:t>等这些链。</w:t>
      </w:r>
    </w:p>
    <w:p w:rsidR="000A3AD4" w:rsidRPr="006E7B25" w:rsidRDefault="000A3AD4" w:rsidP="000C6FE5">
      <w:pPr>
        <w:pStyle w:val="Heading3"/>
        <w:numPr>
          <w:ilvl w:val="1"/>
          <w:numId w:val="76"/>
        </w:numPr>
        <w:tabs>
          <w:tab w:val="left" w:pos="220"/>
        </w:tabs>
      </w:pPr>
      <w:bookmarkStart w:id="208" w:name="_Toc23425"/>
      <w:bookmarkStart w:id="209" w:name="_Toc453623406"/>
      <w:bookmarkStart w:id="210" w:name="_Toc327482468"/>
      <w:r w:rsidRPr="006E7B25">
        <w:t>RelEx</w:t>
      </w:r>
      <w:bookmarkEnd w:id="208"/>
      <w:bookmarkEnd w:id="209"/>
      <w:bookmarkEnd w:id="210"/>
    </w:p>
    <w:p w:rsidR="000A3AD4" w:rsidRDefault="000A3AD4" w:rsidP="000A3AD4">
      <w:pPr>
        <w:pStyle w:val="BodyText"/>
        <w:ind w:firstLine="480"/>
        <w:rPr>
          <w:lang w:eastAsia="zh-CN"/>
        </w:rPr>
      </w:pPr>
      <w:r>
        <w:rPr>
          <w:lang w:eastAsia="zh-CN"/>
        </w:rPr>
        <w:t>这一节我们将介绍依存关系抽取工具</w:t>
      </w:r>
      <w:r>
        <w:rPr>
          <w:lang w:eastAsia="zh-CN"/>
        </w:rPr>
        <w:t>RelEx</w:t>
      </w:r>
      <w:r>
        <w:rPr>
          <w:lang w:eastAsia="zh-CN"/>
        </w:rPr>
        <w:t>（</w:t>
      </w:r>
      <w:r>
        <w:rPr>
          <w:lang w:eastAsia="zh-CN"/>
        </w:rPr>
        <w:t>Relation Extractor</w:t>
      </w:r>
      <w:r>
        <w:rPr>
          <w:lang w:eastAsia="zh-CN"/>
        </w:rPr>
        <w:t>）的工作原理和基本实现方法。</w:t>
      </w:r>
      <w:r>
        <w:rPr>
          <w:lang w:eastAsia="zh-CN"/>
        </w:rPr>
        <w:t>RelEx</w:t>
      </w:r>
      <w:r>
        <w:rPr>
          <w:lang w:eastAsia="zh-CN"/>
        </w:rPr>
        <w:t>采用上一节中链语法分析器的输出作为输入，将其转换成一个特殊的特征结构图，然后根据相应的规则进行一系列的图结构转换，最后得到一个含有比链语法分析结果更抽象一点的介于句法关系和语义关系之间（</w:t>
      </w:r>
      <w:r>
        <w:rPr>
          <w:lang w:eastAsia="zh-CN"/>
        </w:rPr>
        <w:t>syntactico-semantic</w:t>
      </w:r>
      <w:r>
        <w:rPr>
          <w:lang w:eastAsia="zh-CN"/>
        </w:rPr>
        <w:t>）的依存关系图。</w:t>
      </w:r>
    </w:p>
    <w:p w:rsidR="000A3AD4" w:rsidRDefault="000A3AD4" w:rsidP="00857F00">
      <w:pPr>
        <w:pStyle w:val="BodyText"/>
        <w:ind w:firstLine="480"/>
        <w:rPr>
          <w:lang w:eastAsia="zh-CN"/>
        </w:rPr>
      </w:pPr>
      <w:r>
        <w:rPr>
          <w:lang w:eastAsia="zh-CN"/>
        </w:rPr>
        <w:t>RelEx</w:t>
      </w:r>
      <w:r>
        <w:rPr>
          <w:lang w:eastAsia="zh-CN"/>
        </w:rPr>
        <w:t>包含了很多个模块，我们这里只介绍其中关键的模块。它的核心思想就是将链语法分析器的分析结果转换成一个特有的特征结构有向图（</w:t>
      </w:r>
      <w:r>
        <w:rPr>
          <w:lang w:eastAsia="zh-CN"/>
        </w:rPr>
        <w:t>Feature</w:t>
      </w:r>
      <w:r>
        <w:rPr>
          <w:rFonts w:hint="eastAsia"/>
          <w:lang w:eastAsia="zh-CN"/>
        </w:rPr>
        <w:t xml:space="preserve"> </w:t>
      </w:r>
      <w:r>
        <w:rPr>
          <w:lang w:eastAsia="zh-CN"/>
        </w:rPr>
        <w:t>Structure</w:t>
      </w:r>
      <w:r>
        <w:rPr>
          <w:lang w:eastAsia="zh-CN"/>
        </w:rPr>
        <w:t>），然后使用一系列规则（在</w:t>
      </w:r>
      <w:r>
        <w:rPr>
          <w:lang w:eastAsia="zh-CN"/>
        </w:rPr>
        <w:t>RelEx</w:t>
      </w:r>
      <w:r>
        <w:rPr>
          <w:lang w:eastAsia="zh-CN"/>
        </w:rPr>
        <w:t>系统中被称为句子算法，</w:t>
      </w:r>
      <w:r>
        <w:rPr>
          <w:lang w:eastAsia="zh-CN"/>
        </w:rPr>
        <w:t>Sentence Algorithm</w:t>
      </w:r>
      <w:r>
        <w:rPr>
          <w:lang w:eastAsia="zh-CN"/>
        </w:rPr>
        <w:t>）对特征结构图进行一系列相应的有序的修改，最终得到一个精炼的特征结构图。最终得到的特征结构图中包含了句子中词和词之间的</w:t>
      </w:r>
      <w:r>
        <w:rPr>
          <w:lang w:eastAsia="zh-CN"/>
        </w:rPr>
        <w:t>RelEx</w:t>
      </w:r>
      <w:r>
        <w:rPr>
          <w:lang w:eastAsia="zh-CN"/>
        </w:rPr>
        <w:t>句法语义关系（如主谓关系、动宾关系等），还包含了句子中每个词的相关属性（如词性、时态等）。</w:t>
      </w:r>
      <w:r>
        <w:rPr>
          <w:lang w:eastAsia="zh-CN"/>
        </w:rPr>
        <w:t>RelEx</w:t>
      </w:r>
      <w:r>
        <w:rPr>
          <w:lang w:eastAsia="zh-CN"/>
        </w:rPr>
        <w:t>还处理一些消歧工作，如指代消解，我们会在下面章节进一步阐述。</w:t>
      </w:r>
    </w:p>
    <w:p w:rsidR="000A3AD4" w:rsidRDefault="00857F00" w:rsidP="000A3AD4">
      <w:pPr>
        <w:ind w:left="1154"/>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84800" cy="3877733"/>
            <wp:effectExtent l="25400" t="0" r="0" b="0"/>
            <wp:docPr id="64" name="Picture 63" descr="R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X.png"/>
                    <pic:cNvPicPr/>
                  </pic:nvPicPr>
                  <pic:blipFill>
                    <a:blip r:embed="rId69"/>
                    <a:stretch>
                      <a:fillRect/>
                    </a:stretch>
                  </pic:blipFill>
                  <pic:spPr>
                    <a:xfrm>
                      <a:off x="0" y="0"/>
                      <a:ext cx="5382103" cy="3875791"/>
                    </a:xfrm>
                    <a:prstGeom prst="rect">
                      <a:avLst/>
                    </a:prstGeom>
                  </pic:spPr>
                </pic:pic>
              </a:graphicData>
            </a:graphic>
          </wp:inline>
        </w:drawing>
      </w:r>
    </w:p>
    <w:p w:rsidR="000A3AD4" w:rsidRDefault="000A3AD4" w:rsidP="000A3AD4">
      <w:pPr>
        <w:spacing w:before="9" w:line="100" w:lineRule="exact"/>
        <w:rPr>
          <w:sz w:val="10"/>
          <w:szCs w:val="10"/>
        </w:rPr>
      </w:pPr>
    </w:p>
    <w:p w:rsidR="000A3AD4" w:rsidRDefault="000A3AD4" w:rsidP="00D87D72">
      <w:pPr>
        <w:pStyle w:val="10"/>
        <w:jc w:val="center"/>
      </w:pPr>
      <w:bookmarkStart w:id="211" w:name="_bookmark72"/>
      <w:bookmarkEnd w:id="211"/>
      <w:r>
        <w:t>图</w:t>
      </w:r>
      <w:r>
        <w:t xml:space="preserve"> 5.2</w:t>
      </w:r>
      <w:r>
        <w:tab/>
      </w:r>
      <w:r w:rsidR="00D87D72">
        <w:t>RelEx</w:t>
      </w:r>
      <w:r w:rsidR="00D87D72">
        <w:rPr>
          <w:rFonts w:ascii="宋体" w:eastAsia="宋体" w:hAnsi="宋体" w:cs="宋体" w:hint="eastAsia"/>
        </w:rPr>
        <w:t>框架图</w:t>
      </w:r>
    </w:p>
    <w:p w:rsidR="000A3AD4" w:rsidRDefault="000A3AD4" w:rsidP="000A3AD4">
      <w:pPr>
        <w:spacing w:before="6" w:line="180" w:lineRule="exact"/>
        <w:jc w:val="center"/>
        <w:rPr>
          <w:sz w:val="18"/>
          <w:szCs w:val="18"/>
        </w:rPr>
      </w:pPr>
    </w:p>
    <w:p w:rsidR="000A3AD4" w:rsidRPr="006E7B25" w:rsidRDefault="000A3AD4" w:rsidP="000A3AD4">
      <w:pPr>
        <w:pStyle w:val="BodyText"/>
        <w:ind w:firstLine="480"/>
        <w:rPr>
          <w:lang w:eastAsia="zh-CN"/>
        </w:rPr>
      </w:pPr>
      <w:r w:rsidRPr="006E7B25">
        <w:rPr>
          <w:lang w:eastAsia="zh-CN"/>
        </w:rPr>
        <w:t>RelEx</w:t>
      </w:r>
      <w:r w:rsidRPr="006E7B25">
        <w:rPr>
          <w:lang w:eastAsia="zh-CN"/>
        </w:rPr>
        <w:t>的输出可看作是被简化了的输入句子的语法结构，在一定程度上，</w:t>
      </w:r>
      <w:r w:rsidRPr="006E7B25">
        <w:rPr>
          <w:lang w:eastAsia="zh-CN"/>
        </w:rPr>
        <w:t>RelEx</w:t>
      </w:r>
      <w:r w:rsidRPr="006E7B25">
        <w:rPr>
          <w:lang w:eastAsia="zh-CN"/>
        </w:rPr>
        <w:t>还对一些表层关系进行归一化处理，因为很多等效但异构的动词框架会被映射到一致或者同态的特征结构图中。例如下面的两个不同的句子语义却一样：</w:t>
      </w:r>
    </w:p>
    <w:p w:rsidR="000A3AD4" w:rsidRDefault="000A3AD4" w:rsidP="000A3AD4">
      <w:pPr>
        <w:rPr>
          <w:rFonts w:eastAsia="Lucida Console"/>
          <w:lang w:eastAsia="zh-CN"/>
        </w:rPr>
      </w:pPr>
      <w:r>
        <w:rPr>
          <w:rFonts w:eastAsia="Lucida Console"/>
          <w:lang w:eastAsia="zh-CN"/>
        </w:rPr>
        <w:t>Mary</w:t>
      </w:r>
      <w:r>
        <w:rPr>
          <w:rFonts w:eastAsia="Lucida Console"/>
          <w:spacing w:val="12"/>
          <w:lang w:eastAsia="zh-CN"/>
        </w:rPr>
        <w:t xml:space="preserve"> </w:t>
      </w:r>
      <w:r>
        <w:rPr>
          <w:rFonts w:eastAsia="Lucida Console"/>
          <w:lang w:eastAsia="zh-CN"/>
        </w:rPr>
        <w:t>ate</w:t>
      </w:r>
      <w:r>
        <w:rPr>
          <w:rFonts w:eastAsia="Lucida Console"/>
          <w:spacing w:val="12"/>
          <w:lang w:eastAsia="zh-CN"/>
        </w:rPr>
        <w:t xml:space="preserve"> </w:t>
      </w:r>
      <w:r>
        <w:rPr>
          <w:rFonts w:eastAsia="Lucida Console"/>
          <w:lang w:eastAsia="zh-CN"/>
        </w:rPr>
        <w:t>the</w:t>
      </w:r>
      <w:r>
        <w:rPr>
          <w:rFonts w:eastAsia="Lucida Console"/>
          <w:spacing w:val="12"/>
          <w:lang w:eastAsia="zh-CN"/>
        </w:rPr>
        <w:t xml:space="preserve"> </w:t>
      </w:r>
      <w:r>
        <w:rPr>
          <w:rFonts w:eastAsia="Lucida Console"/>
          <w:lang w:eastAsia="zh-CN"/>
        </w:rPr>
        <w:t>cake.</w:t>
      </w:r>
    </w:p>
    <w:p w:rsidR="000A3AD4" w:rsidRDefault="000A3AD4" w:rsidP="000A3AD4">
      <w:pPr>
        <w:rPr>
          <w:rFonts w:eastAsia="Lucida Console"/>
          <w:lang w:eastAsia="zh-CN"/>
        </w:rPr>
      </w:pPr>
      <w:r>
        <w:rPr>
          <w:rFonts w:eastAsia="Lucida Console"/>
          <w:lang w:eastAsia="zh-CN"/>
        </w:rPr>
        <w:t>The</w:t>
      </w:r>
      <w:r>
        <w:rPr>
          <w:rFonts w:eastAsia="Lucida Console"/>
          <w:spacing w:val="11"/>
          <w:lang w:eastAsia="zh-CN"/>
        </w:rPr>
        <w:t xml:space="preserve"> </w:t>
      </w:r>
      <w:r>
        <w:rPr>
          <w:rFonts w:eastAsia="Lucida Console"/>
          <w:lang w:eastAsia="zh-CN"/>
        </w:rPr>
        <w:t>cake</w:t>
      </w:r>
      <w:r>
        <w:rPr>
          <w:rFonts w:eastAsia="Lucida Console"/>
          <w:spacing w:val="11"/>
          <w:lang w:eastAsia="zh-CN"/>
        </w:rPr>
        <w:t xml:space="preserve"> </w:t>
      </w:r>
      <w:r>
        <w:rPr>
          <w:rFonts w:eastAsia="Lucida Console"/>
          <w:lang w:eastAsia="zh-CN"/>
        </w:rPr>
        <w:t>was</w:t>
      </w:r>
      <w:r>
        <w:rPr>
          <w:rFonts w:eastAsia="Lucida Console"/>
          <w:spacing w:val="11"/>
          <w:lang w:eastAsia="zh-CN"/>
        </w:rPr>
        <w:t xml:space="preserve"> </w:t>
      </w:r>
      <w:r>
        <w:rPr>
          <w:rFonts w:eastAsia="Lucida Console"/>
          <w:lang w:eastAsia="zh-CN"/>
        </w:rPr>
        <w:t>eaten</w:t>
      </w:r>
      <w:r>
        <w:rPr>
          <w:rFonts w:eastAsia="Lucida Console"/>
          <w:spacing w:val="11"/>
          <w:lang w:eastAsia="zh-CN"/>
        </w:rPr>
        <w:t xml:space="preserve"> </w:t>
      </w:r>
      <w:r>
        <w:rPr>
          <w:rFonts w:eastAsia="Lucida Console"/>
          <w:lang w:eastAsia="zh-CN"/>
        </w:rPr>
        <w:t>by</w:t>
      </w:r>
      <w:r>
        <w:rPr>
          <w:rFonts w:eastAsia="Lucida Console"/>
          <w:spacing w:val="11"/>
          <w:lang w:eastAsia="zh-CN"/>
        </w:rPr>
        <w:t xml:space="preserve"> </w:t>
      </w:r>
      <w:r>
        <w:rPr>
          <w:rFonts w:eastAsia="Lucida Console"/>
          <w:lang w:eastAsia="zh-CN"/>
        </w:rPr>
        <w:t>Mary.</w:t>
      </w:r>
    </w:p>
    <w:p w:rsidR="000A3AD4" w:rsidRPr="006E7B25" w:rsidRDefault="000A3AD4" w:rsidP="000A3AD4">
      <w:pPr>
        <w:pStyle w:val="BodyText"/>
        <w:ind w:firstLine="480"/>
        <w:rPr>
          <w:lang w:eastAsia="zh-CN"/>
        </w:rPr>
      </w:pPr>
      <w:r w:rsidRPr="006E7B25">
        <w:rPr>
          <w:lang w:eastAsia="zh-CN"/>
        </w:rPr>
        <w:t>在</w:t>
      </w:r>
      <w:r w:rsidRPr="006E7B25">
        <w:rPr>
          <w:lang w:eastAsia="zh-CN"/>
        </w:rPr>
        <w:t>RelEx</w:t>
      </w:r>
      <w:r w:rsidRPr="006E7B25">
        <w:rPr>
          <w:lang w:eastAsia="zh-CN"/>
        </w:rPr>
        <w:t>的输出中，它们同时含有下面的</w:t>
      </w:r>
      <w:r w:rsidRPr="006E7B25">
        <w:rPr>
          <w:lang w:eastAsia="zh-CN"/>
        </w:rPr>
        <w:t>RelEx</w:t>
      </w:r>
      <w:r w:rsidRPr="006E7B25">
        <w:rPr>
          <w:lang w:eastAsia="zh-CN"/>
        </w:rPr>
        <w:t>依存关系：</w:t>
      </w:r>
    </w:p>
    <w:p w:rsidR="000A3AD4" w:rsidRDefault="000A3AD4" w:rsidP="000A3AD4">
      <w:pPr>
        <w:rPr>
          <w:rFonts w:eastAsia="Lucida Console"/>
          <w:lang w:eastAsia="zh-CN"/>
        </w:rPr>
      </w:pPr>
      <w:r>
        <w:rPr>
          <w:rFonts w:eastAsia="Lucida Console"/>
          <w:lang w:eastAsia="zh-CN"/>
        </w:rPr>
        <w:t>_subj(ate,</w:t>
      </w:r>
      <w:r>
        <w:rPr>
          <w:rFonts w:eastAsia="Lucida Console"/>
          <w:spacing w:val="32"/>
          <w:lang w:eastAsia="zh-CN"/>
        </w:rPr>
        <w:t xml:space="preserve"> </w:t>
      </w:r>
      <w:r>
        <w:rPr>
          <w:rFonts w:eastAsia="Lucida Console"/>
          <w:lang w:eastAsia="zh-CN"/>
        </w:rPr>
        <w:t>Mary)</w:t>
      </w:r>
    </w:p>
    <w:p w:rsidR="000A3AD4" w:rsidRDefault="000A3AD4" w:rsidP="000A3AD4">
      <w:pPr>
        <w:rPr>
          <w:rFonts w:eastAsia="Lucida Console"/>
        </w:rPr>
      </w:pPr>
      <w:r>
        <w:rPr>
          <w:rFonts w:eastAsia="Lucida Console"/>
        </w:rPr>
        <w:t>_obj(ate,</w:t>
      </w:r>
      <w:r>
        <w:rPr>
          <w:rFonts w:eastAsia="Lucida Console"/>
          <w:spacing w:val="30"/>
        </w:rPr>
        <w:t xml:space="preserve"> </w:t>
      </w:r>
      <w:r>
        <w:rPr>
          <w:rFonts w:eastAsia="Lucida Console"/>
        </w:rPr>
        <w:t>cake)</w:t>
      </w:r>
    </w:p>
    <w:p w:rsidR="000A3AD4" w:rsidRPr="006E7B25" w:rsidRDefault="000A3AD4" w:rsidP="000A3AD4">
      <w:pPr>
        <w:pStyle w:val="Heading3"/>
        <w:numPr>
          <w:ilvl w:val="2"/>
          <w:numId w:val="76"/>
        </w:numPr>
      </w:pPr>
      <w:bookmarkStart w:id="212" w:name="RelEx的系统框架"/>
      <w:bookmarkEnd w:id="212"/>
      <w:r w:rsidRPr="006E7B25">
        <w:rPr>
          <w:rFonts w:hint="eastAsia"/>
        </w:rPr>
        <w:t xml:space="preserve">  </w:t>
      </w:r>
      <w:bookmarkStart w:id="213" w:name="_Toc1760"/>
      <w:bookmarkStart w:id="214" w:name="_Toc453623407"/>
      <w:bookmarkStart w:id="215" w:name="_Toc327482469"/>
      <w:r w:rsidRPr="006E7B25">
        <w:t xml:space="preserve">RelEx </w:t>
      </w:r>
      <w:r w:rsidRPr="006E7B25">
        <w:rPr>
          <w:rFonts w:ascii="Yuanti TC Light" w:hAnsi="Yuanti TC Light" w:cs="Yuanti TC Light"/>
        </w:rPr>
        <w:t>的系统框架</w:t>
      </w:r>
      <w:bookmarkEnd w:id="213"/>
      <w:bookmarkEnd w:id="214"/>
      <w:bookmarkEnd w:id="215"/>
    </w:p>
    <w:p w:rsidR="000A3AD4" w:rsidRDefault="000A3AD4" w:rsidP="000A3AD4">
      <w:pPr>
        <w:pStyle w:val="BodyText"/>
        <w:ind w:firstLine="480"/>
        <w:rPr>
          <w:lang w:eastAsia="zh-CN"/>
        </w:rPr>
      </w:pPr>
      <w:r>
        <w:rPr>
          <w:lang w:eastAsia="zh-CN"/>
        </w:rPr>
        <w:t>RelEx</w:t>
      </w:r>
      <w:r>
        <w:rPr>
          <w:lang w:eastAsia="zh-CN"/>
        </w:rPr>
        <w:t>系统框架主要包括两大模块：附属关系抽取模块和语法关系抽取（参见图</w:t>
      </w:r>
      <w:r w:rsidR="00A14FB4">
        <w:fldChar w:fldCharType="begin"/>
      </w:r>
      <w:r>
        <w:rPr>
          <w:lang w:eastAsia="zh-CN"/>
        </w:rPr>
        <w:instrText>HYPERLINK\l"_bookmark72"</w:instrText>
      </w:r>
      <w:r w:rsidR="00A14FB4">
        <w:fldChar w:fldCharType="separate"/>
      </w:r>
      <w:r>
        <w:rPr>
          <w:lang w:eastAsia="zh-CN"/>
        </w:rPr>
        <w:t>5.2</w:t>
      </w:r>
      <w:r w:rsidR="00A14FB4">
        <w:fldChar w:fldCharType="end"/>
      </w:r>
      <w:r>
        <w:rPr>
          <w:lang w:eastAsia="zh-CN"/>
        </w:rPr>
        <w:t>）。它能识别句子中词和词之间的主语、宾语、间接宾语和其他依存关系，也能像其他依存语法分析器那样生成依存关系树。</w:t>
      </w:r>
    </w:p>
    <w:p w:rsidR="000A3AD4" w:rsidRDefault="000A3AD4" w:rsidP="000A3AD4">
      <w:pPr>
        <w:pStyle w:val="BodyText"/>
        <w:ind w:firstLine="480"/>
        <w:rPr>
          <w:lang w:eastAsia="zh-CN"/>
        </w:rPr>
      </w:pPr>
      <w:r>
        <w:rPr>
          <w:lang w:eastAsia="zh-CN"/>
        </w:rPr>
        <w:t>RelEx</w:t>
      </w:r>
      <w:r>
        <w:rPr>
          <w:lang w:eastAsia="zh-CN"/>
        </w:rPr>
        <w:t>首先对句子中的每个词创建一个特征节点（</w:t>
      </w:r>
      <w:r>
        <w:rPr>
          <w:lang w:eastAsia="zh-CN"/>
        </w:rPr>
        <w:t>FeatureNode</w:t>
      </w:r>
      <w:r>
        <w:rPr>
          <w:lang w:eastAsia="zh-CN"/>
        </w:rPr>
        <w:t>），然后通过一系列相关规则不断更新每个特征节点。这些规则将链语法分析器的输出结果中的不同链的组合转换成相应的</w:t>
      </w:r>
      <w:r>
        <w:rPr>
          <w:lang w:eastAsia="zh-CN"/>
        </w:rPr>
        <w:t>RelEx</w:t>
      </w:r>
      <w:r>
        <w:rPr>
          <w:lang w:eastAsia="zh-CN"/>
        </w:rPr>
        <w:t>依存关系，有些转换可能是通过某一条规则直接从链到</w:t>
      </w:r>
      <w:r>
        <w:rPr>
          <w:lang w:eastAsia="zh-CN"/>
        </w:rPr>
        <w:t>RelEx</w:t>
      </w:r>
      <w:r>
        <w:rPr>
          <w:lang w:eastAsia="zh-CN"/>
        </w:rPr>
        <w:t>依存关系的转换，也可能是间接地根据几条规则动态修改一个词的特征节点，并结合其他相关的特征节点中的特征，最终得到相应的</w:t>
      </w:r>
      <w:r>
        <w:rPr>
          <w:lang w:eastAsia="zh-CN"/>
        </w:rPr>
        <w:t>RelEx</w:t>
      </w:r>
      <w:r>
        <w:rPr>
          <w:lang w:eastAsia="zh-CN"/>
        </w:rPr>
        <w:t>关系。</w:t>
      </w:r>
    </w:p>
    <w:p w:rsidR="000A3AD4" w:rsidRDefault="000A3AD4" w:rsidP="000A3AD4">
      <w:pPr>
        <w:pStyle w:val="BodyText"/>
        <w:ind w:firstLine="480"/>
        <w:rPr>
          <w:lang w:eastAsia="zh-CN"/>
        </w:rPr>
      </w:pPr>
      <w:r>
        <w:rPr>
          <w:lang w:eastAsia="zh-CN"/>
        </w:rPr>
        <w:t>接下来我们使用在链语法章节中使用的例句</w:t>
      </w:r>
      <w:r>
        <w:rPr>
          <w:rFonts w:hint="eastAsia"/>
          <w:lang w:eastAsia="zh-CN"/>
        </w:rPr>
        <w:t>“</w:t>
      </w:r>
      <w:r>
        <w:rPr>
          <w:lang w:eastAsia="zh-CN"/>
        </w:rPr>
        <w:t>The cat chased a snake.</w:t>
      </w:r>
      <w:r>
        <w:rPr>
          <w:rFonts w:hint="eastAsia"/>
          <w:lang w:eastAsia="zh-CN"/>
        </w:rPr>
        <w:t>”</w:t>
      </w:r>
      <w:r>
        <w:rPr>
          <w:lang w:eastAsia="zh-CN"/>
        </w:rPr>
        <w:t>来更详细地解析</w:t>
      </w:r>
      <w:r>
        <w:rPr>
          <w:lang w:eastAsia="zh-CN"/>
        </w:rPr>
        <w:t>RelEx</w:t>
      </w:r>
      <w:r>
        <w:rPr>
          <w:lang w:eastAsia="zh-CN"/>
        </w:rPr>
        <w:t>的每个步骤和实现方法。</w:t>
      </w:r>
    </w:p>
    <w:p w:rsidR="000A3AD4" w:rsidRDefault="000A3AD4" w:rsidP="000A3AD4">
      <w:pPr>
        <w:pStyle w:val="BodyText"/>
        <w:ind w:firstLineChars="0" w:firstLine="0"/>
        <w:rPr>
          <w:b/>
          <w:bCs/>
          <w:lang w:eastAsia="zh-CN"/>
        </w:rPr>
      </w:pPr>
      <w:r>
        <w:rPr>
          <w:b/>
          <w:bCs/>
          <w:lang w:eastAsia="zh-CN"/>
        </w:rPr>
        <w:t>步骤</w:t>
      </w:r>
      <w:r>
        <w:rPr>
          <w:b/>
          <w:bCs/>
          <w:lang w:eastAsia="zh-CN"/>
        </w:rPr>
        <w:t>1</w:t>
      </w:r>
      <w:r>
        <w:rPr>
          <w:b/>
          <w:bCs/>
          <w:lang w:eastAsia="zh-CN"/>
        </w:rPr>
        <w:t>：将链语法分析器的输出转换成一个特征结构图。</w:t>
      </w:r>
    </w:p>
    <w:p w:rsidR="000A3AD4" w:rsidRDefault="000A3AD4" w:rsidP="000A3AD4">
      <w:pPr>
        <w:pStyle w:val="BodyText"/>
        <w:ind w:firstLine="480"/>
        <w:rPr>
          <w:lang w:eastAsia="zh-CN"/>
        </w:rPr>
      </w:pPr>
      <w:r>
        <w:rPr>
          <w:lang w:eastAsia="zh-CN"/>
        </w:rPr>
        <w:t>如上所述，</w:t>
      </w:r>
      <w:r>
        <w:rPr>
          <w:lang w:eastAsia="zh-CN"/>
        </w:rPr>
        <w:t>RelEx</w:t>
      </w:r>
      <w:r>
        <w:rPr>
          <w:lang w:eastAsia="zh-CN"/>
        </w:rPr>
        <w:t>首先将链语法分析器的输出结果转换成一个特征结构图。特征结构图是一个带权有向图，其中节点可以表示一个值，也可以是一个无序的特征列表。</w:t>
      </w:r>
      <w:r>
        <w:rPr>
          <w:lang w:eastAsia="zh-CN"/>
        </w:rPr>
        <w:t>RelEx</w:t>
      </w:r>
      <w:r>
        <w:rPr>
          <w:lang w:eastAsia="zh-CN"/>
        </w:rPr>
        <w:t>中，特征指的就是一条指向另一个节点的带权边，而特征的值通常是一个字符串。</w:t>
      </w:r>
    </w:p>
    <w:p w:rsidR="000A3AD4" w:rsidRDefault="000A3AD4" w:rsidP="000A3AD4">
      <w:pPr>
        <w:pStyle w:val="BodyText"/>
        <w:ind w:firstLine="480"/>
        <w:rPr>
          <w:lang w:eastAsia="zh-CN"/>
        </w:rPr>
      </w:pPr>
      <w:r>
        <w:rPr>
          <w:lang w:eastAsia="zh-CN"/>
        </w:rPr>
        <w:t>从上一节中我们可知，例句输入链语法分析器后产生下面的链语法结构：</w:t>
      </w:r>
    </w:p>
    <w:p w:rsidR="000A3AD4" w:rsidRDefault="000A3AD4" w:rsidP="000A3AD4">
      <w:pPr>
        <w:spacing w:before="7" w:line="170" w:lineRule="exact"/>
        <w:rPr>
          <w:sz w:val="17"/>
          <w:szCs w:val="17"/>
          <w:lang w:eastAsia="zh-CN"/>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77995" cy="1000125"/>
            <wp:effectExtent l="0" t="0" r="825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pic:cNvPicPr>
                  </pic:nvPicPr>
                  <pic:blipFill>
                    <a:blip r:embed="rId65"/>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pStyle w:val="BodyText"/>
        <w:ind w:left="304" w:firstLine="474"/>
        <w:rPr>
          <w:rFonts w:cs="Times New Roman"/>
          <w:spacing w:val="-3"/>
          <w:lang w:eastAsia="zh-CN"/>
        </w:rPr>
      </w:pPr>
      <w:r>
        <w:rPr>
          <w:rFonts w:cs="Times New Roman"/>
          <w:spacing w:val="-3"/>
          <w:lang w:eastAsia="zh-CN"/>
        </w:rPr>
        <w:t>根据我们上面的步骤描述，首先需要将上面的链语法分析结构转换成特定的特征结构图。句子中的每个词都会被转换成特征结构图的一个节点，其中该节点包含以下特征（</w:t>
      </w:r>
      <w:r>
        <w:rPr>
          <w:rFonts w:cs="Times New Roman"/>
          <w:spacing w:val="-3"/>
          <w:lang w:eastAsia="zh-CN"/>
        </w:rPr>
        <w:t>[]</w:t>
      </w:r>
      <w:r>
        <w:rPr>
          <w:rFonts w:cs="Times New Roman"/>
          <w:spacing w:val="-3"/>
          <w:lang w:eastAsia="zh-CN"/>
        </w:rPr>
        <w:t>中的内容表示特征的类型，如</w:t>
      </w:r>
      <w:r>
        <w:rPr>
          <w:rFonts w:cs="Times New Roman"/>
          <w:spacing w:val="-3"/>
          <w:lang w:eastAsia="zh-CN"/>
        </w:rPr>
        <w:t>NEXT[node]</w:t>
      </w:r>
      <w:r>
        <w:rPr>
          <w:rFonts w:cs="Times New Roman"/>
          <w:spacing w:val="-3"/>
          <w:lang w:eastAsia="zh-CN"/>
        </w:rPr>
        <w:t>表示该特征是一个特征节点类型）：</w:t>
      </w:r>
    </w:p>
    <w:p w:rsidR="000A3AD4" w:rsidRPr="004D36C6" w:rsidRDefault="000A3AD4" w:rsidP="000A3AD4">
      <w:pPr>
        <w:pStyle w:val="BodyText"/>
        <w:numPr>
          <w:ilvl w:val="0"/>
          <w:numId w:val="60"/>
        </w:numPr>
        <w:ind w:firstLineChars="0"/>
        <w:rPr>
          <w:lang w:eastAsia="zh-CN"/>
        </w:rPr>
      </w:pPr>
      <w:r w:rsidRPr="004D36C6">
        <w:rPr>
          <w:lang w:eastAsia="zh-CN"/>
        </w:rPr>
        <w:t xml:space="preserve"> NEXT[node]</w:t>
      </w:r>
      <w:r w:rsidRPr="004D36C6">
        <w:rPr>
          <w:lang w:eastAsia="zh-CN"/>
        </w:rPr>
        <w:t>：该特征指向表示该词的后一个词（如果存在）的特征节点。</w:t>
      </w:r>
    </w:p>
    <w:p w:rsidR="000A3AD4" w:rsidRPr="004D36C6" w:rsidRDefault="000A3AD4" w:rsidP="000A3AD4">
      <w:pPr>
        <w:pStyle w:val="BodyText"/>
        <w:numPr>
          <w:ilvl w:val="0"/>
          <w:numId w:val="60"/>
        </w:numPr>
        <w:ind w:firstLineChars="0"/>
        <w:rPr>
          <w:lang w:eastAsia="zh-CN"/>
        </w:rPr>
      </w:pPr>
      <w:r w:rsidRPr="004D36C6">
        <w:rPr>
          <w:lang w:eastAsia="zh-CN"/>
        </w:rPr>
        <w:t>PREV[node]</w:t>
      </w:r>
      <w:r w:rsidRPr="004D36C6">
        <w:rPr>
          <w:lang w:eastAsia="zh-CN"/>
        </w:rPr>
        <w:t>：该特征指向表示该词的前一个词（如果存在）的特征节点。</w:t>
      </w:r>
    </w:p>
    <w:p w:rsidR="000A3AD4" w:rsidRPr="004D36C6" w:rsidRDefault="000A3AD4" w:rsidP="000A3AD4">
      <w:pPr>
        <w:pStyle w:val="BodyText"/>
        <w:numPr>
          <w:ilvl w:val="0"/>
          <w:numId w:val="60"/>
        </w:numPr>
        <w:ind w:firstLineChars="0"/>
        <w:rPr>
          <w:lang w:eastAsia="zh-CN"/>
        </w:rPr>
      </w:pPr>
      <w:r w:rsidRPr="004D36C6">
        <w:rPr>
          <w:lang w:eastAsia="zh-CN"/>
        </w:rPr>
        <w:t>this[node]</w:t>
      </w:r>
      <w:r w:rsidRPr="004D36C6">
        <w:rPr>
          <w:lang w:eastAsia="zh-CN"/>
        </w:rPr>
        <w:t>：该特征指向自己（该特征的存在只是为了方便某些句子算法的执行）</w:t>
      </w:r>
    </w:p>
    <w:p w:rsidR="000A3AD4" w:rsidRPr="004D36C6" w:rsidRDefault="000A3AD4" w:rsidP="000A3AD4">
      <w:pPr>
        <w:pStyle w:val="BodyText"/>
        <w:numPr>
          <w:ilvl w:val="0"/>
          <w:numId w:val="60"/>
        </w:numPr>
        <w:ind w:firstLineChars="0"/>
        <w:rPr>
          <w:lang w:eastAsia="zh-CN"/>
        </w:rPr>
      </w:pPr>
      <w:r w:rsidRPr="004D36C6">
        <w:rPr>
          <w:lang w:eastAsia="zh-CN"/>
        </w:rPr>
        <w:t>wall[node]</w:t>
      </w:r>
      <w:r w:rsidRPr="004D36C6">
        <w:rPr>
          <w:lang w:eastAsia="zh-CN"/>
        </w:rPr>
        <w:t>：该特征指向表示</w:t>
      </w:r>
      <w:r w:rsidRPr="004D36C6">
        <w:rPr>
          <w:lang w:eastAsia="zh-CN"/>
        </w:rPr>
        <w:t xml:space="preserve"> LEFT-WALL </w:t>
      </w:r>
      <w:r w:rsidRPr="004D36C6">
        <w:rPr>
          <w:lang w:eastAsia="zh-CN"/>
        </w:rPr>
        <w:t>的特征节点。</w:t>
      </w:r>
    </w:p>
    <w:p w:rsidR="000A3AD4" w:rsidRPr="004D36C6" w:rsidRDefault="000A3AD4" w:rsidP="000A3AD4">
      <w:pPr>
        <w:pStyle w:val="BodyText"/>
        <w:numPr>
          <w:ilvl w:val="0"/>
          <w:numId w:val="60"/>
        </w:numPr>
        <w:ind w:firstLineChars="0"/>
        <w:rPr>
          <w:lang w:eastAsia="zh-CN"/>
        </w:rPr>
      </w:pPr>
      <w:r w:rsidRPr="004D36C6">
        <w:rPr>
          <w:lang w:eastAsia="zh-CN"/>
        </w:rPr>
        <w:t>index_in_sentence [int]</w:t>
      </w:r>
      <w:r w:rsidRPr="004D36C6">
        <w:rPr>
          <w:rFonts w:hint="eastAsia"/>
          <w:lang w:eastAsia="zh-CN"/>
        </w:rPr>
        <w:t>：</w:t>
      </w:r>
      <w:r w:rsidRPr="004D36C6">
        <w:rPr>
          <w:lang w:eastAsia="zh-CN"/>
        </w:rPr>
        <w:t xml:space="preserve"> </w:t>
      </w:r>
      <w:r w:rsidRPr="004D36C6">
        <w:rPr>
          <w:lang w:eastAsia="zh-CN"/>
        </w:rPr>
        <w:t>该词在句子的位置，</w:t>
      </w:r>
      <w:r w:rsidRPr="004D36C6">
        <w:rPr>
          <w:lang w:eastAsia="zh-CN"/>
        </w:rPr>
        <w:t xml:space="preserve">LEFT-WALL </w:t>
      </w:r>
      <w:r w:rsidRPr="004D36C6">
        <w:rPr>
          <w:lang w:eastAsia="zh-CN"/>
        </w:rPr>
        <w:t>的位置为</w:t>
      </w:r>
      <w:r w:rsidRPr="004D36C6">
        <w:rPr>
          <w:lang w:eastAsia="zh-CN"/>
        </w:rPr>
        <w:t xml:space="preserve"> 0</w:t>
      </w:r>
      <w:r w:rsidRPr="004D36C6">
        <w:rPr>
          <w:lang w:eastAsia="zh-CN"/>
        </w:rPr>
        <w:t>，以此类推。</w:t>
      </w:r>
    </w:p>
    <w:p w:rsidR="000A3AD4" w:rsidRPr="004D36C6" w:rsidRDefault="000A3AD4" w:rsidP="000A3AD4">
      <w:pPr>
        <w:pStyle w:val="BodyText"/>
        <w:numPr>
          <w:ilvl w:val="0"/>
          <w:numId w:val="60"/>
        </w:numPr>
        <w:ind w:firstLineChars="0"/>
        <w:rPr>
          <w:lang w:eastAsia="zh-CN"/>
        </w:rPr>
      </w:pPr>
      <w:r w:rsidRPr="004D36C6">
        <w:rPr>
          <w:lang w:eastAsia="zh-CN"/>
        </w:rPr>
        <w:t>start_char [int]</w:t>
      </w:r>
      <w:r w:rsidRPr="004D36C6">
        <w:rPr>
          <w:rFonts w:hint="eastAsia"/>
          <w:lang w:eastAsia="zh-CN"/>
        </w:rPr>
        <w:t>：</w:t>
      </w:r>
      <w:r w:rsidRPr="004D36C6">
        <w:rPr>
          <w:lang w:eastAsia="zh-CN"/>
        </w:rPr>
        <w:t xml:space="preserve"> </w:t>
      </w:r>
      <w:r w:rsidRPr="004D36C6">
        <w:rPr>
          <w:lang w:eastAsia="zh-CN"/>
        </w:rPr>
        <w:t>该词的第一个字符在原句子中的位置。从</w:t>
      </w:r>
      <w:r w:rsidRPr="004D36C6">
        <w:rPr>
          <w:lang w:eastAsia="zh-CN"/>
        </w:rPr>
        <w:t xml:space="preserve"> 0 </w:t>
      </w:r>
      <w:r w:rsidRPr="004D36C6">
        <w:rPr>
          <w:lang w:eastAsia="zh-CN"/>
        </w:rPr>
        <w:t>开始计算。</w:t>
      </w:r>
    </w:p>
    <w:p w:rsidR="000A3AD4" w:rsidRPr="004D36C6" w:rsidRDefault="000A3AD4" w:rsidP="000A3AD4">
      <w:pPr>
        <w:pStyle w:val="BodyText"/>
        <w:numPr>
          <w:ilvl w:val="0"/>
          <w:numId w:val="60"/>
        </w:numPr>
        <w:ind w:firstLineChars="0"/>
        <w:rPr>
          <w:lang w:eastAsia="zh-CN"/>
        </w:rPr>
      </w:pPr>
      <w:r w:rsidRPr="004D36C6">
        <w:rPr>
          <w:lang w:eastAsia="zh-CN"/>
        </w:rPr>
        <w:t>end_char [int]</w:t>
      </w:r>
      <w:r w:rsidRPr="004D36C6">
        <w:rPr>
          <w:rFonts w:hint="eastAsia"/>
          <w:lang w:eastAsia="zh-CN"/>
        </w:rPr>
        <w:t>：</w:t>
      </w:r>
      <w:r w:rsidRPr="004D36C6">
        <w:rPr>
          <w:lang w:eastAsia="zh-CN"/>
        </w:rPr>
        <w:t xml:space="preserve"> </w:t>
      </w:r>
      <w:r w:rsidRPr="004D36C6">
        <w:rPr>
          <w:lang w:eastAsia="zh-CN"/>
        </w:rPr>
        <w:t>该词的最后一个字符的后一个字符在原句中的位置。</w:t>
      </w:r>
      <w:r w:rsidRPr="004D36C6">
        <w:rPr>
          <w:lang w:eastAsia="zh-CN"/>
        </w:rPr>
        <w:t xml:space="preserve">end_char - start_char = </w:t>
      </w:r>
      <w:r w:rsidRPr="004D36C6">
        <w:rPr>
          <w:lang w:eastAsia="zh-CN"/>
        </w:rPr>
        <w:t>字长</w:t>
      </w:r>
    </w:p>
    <w:p w:rsidR="000A3AD4" w:rsidRPr="004D36C6" w:rsidRDefault="000A3AD4" w:rsidP="000A3AD4">
      <w:pPr>
        <w:pStyle w:val="BodyText"/>
        <w:numPr>
          <w:ilvl w:val="0"/>
          <w:numId w:val="60"/>
        </w:numPr>
        <w:ind w:firstLineChars="0"/>
        <w:rPr>
          <w:lang w:eastAsia="zh-CN"/>
        </w:rPr>
      </w:pPr>
      <w:r w:rsidRPr="004D36C6">
        <w:rPr>
          <w:lang w:eastAsia="zh-CN"/>
        </w:rPr>
        <w:t>str [string]</w:t>
      </w:r>
      <w:r w:rsidRPr="004D36C6">
        <w:rPr>
          <w:rFonts w:hint="eastAsia"/>
          <w:lang w:eastAsia="zh-CN"/>
        </w:rPr>
        <w:t>：</w:t>
      </w:r>
      <w:r w:rsidRPr="004D36C6">
        <w:rPr>
          <w:lang w:eastAsia="zh-CN"/>
        </w:rPr>
        <w:t xml:space="preserve"> </w:t>
      </w:r>
      <w:r w:rsidRPr="004D36C6">
        <w:rPr>
          <w:lang w:eastAsia="zh-CN"/>
        </w:rPr>
        <w:t>该词的内容。该内容应该和从句子中取（</w:t>
      </w:r>
      <w:r w:rsidRPr="004D36C6">
        <w:rPr>
          <w:lang w:eastAsia="zh-CN"/>
        </w:rPr>
        <w:t>start_char, end_char</w:t>
      </w:r>
      <w:r w:rsidRPr="004D36C6">
        <w:rPr>
          <w:lang w:eastAsia="zh-CN"/>
        </w:rPr>
        <w:t>）之</w:t>
      </w:r>
      <w:r w:rsidRPr="004D36C6">
        <w:rPr>
          <w:lang w:eastAsia="zh-CN"/>
        </w:rPr>
        <w:t xml:space="preserve"> </w:t>
      </w:r>
      <w:r w:rsidRPr="004D36C6">
        <w:rPr>
          <w:lang w:eastAsia="zh-CN"/>
        </w:rPr>
        <w:t>间的子串得到的结果一致。</w:t>
      </w:r>
    </w:p>
    <w:p w:rsidR="000A3AD4" w:rsidRPr="004D36C6" w:rsidRDefault="000A3AD4" w:rsidP="000A3AD4">
      <w:pPr>
        <w:pStyle w:val="BodyText"/>
        <w:numPr>
          <w:ilvl w:val="0"/>
          <w:numId w:val="60"/>
        </w:numPr>
        <w:ind w:firstLineChars="0"/>
        <w:rPr>
          <w:lang w:eastAsia="zh-CN"/>
        </w:rPr>
      </w:pPr>
      <w:r w:rsidRPr="004D36C6">
        <w:rPr>
          <w:lang w:eastAsia="zh-CN"/>
        </w:rPr>
        <w:t>POS [string]</w:t>
      </w:r>
      <w:r w:rsidRPr="004D36C6">
        <w:rPr>
          <w:rFonts w:hint="eastAsia"/>
          <w:lang w:eastAsia="zh-CN"/>
        </w:rPr>
        <w:t>：</w:t>
      </w:r>
      <w:r w:rsidRPr="004D36C6">
        <w:rPr>
          <w:lang w:eastAsia="zh-CN"/>
        </w:rPr>
        <w:t xml:space="preserve"> </w:t>
      </w:r>
      <w:r w:rsidRPr="004D36C6">
        <w:rPr>
          <w:lang w:eastAsia="zh-CN"/>
        </w:rPr>
        <w:t>该词的词性。</w:t>
      </w:r>
    </w:p>
    <w:p w:rsidR="000A3AD4" w:rsidRPr="004D36C6" w:rsidRDefault="000A3AD4" w:rsidP="000A3AD4">
      <w:pPr>
        <w:pStyle w:val="BodyText"/>
        <w:numPr>
          <w:ilvl w:val="0"/>
          <w:numId w:val="60"/>
        </w:numPr>
        <w:ind w:firstLineChars="0"/>
        <w:rPr>
          <w:lang w:eastAsia="zh-CN"/>
        </w:rPr>
      </w:pPr>
      <w:r w:rsidRPr="004D36C6">
        <w:rPr>
          <w:lang w:eastAsia="zh-CN"/>
        </w:rPr>
        <w:t>num_left_links [int]</w:t>
      </w:r>
      <w:r w:rsidRPr="004D36C6">
        <w:rPr>
          <w:rFonts w:hint="eastAsia"/>
          <w:lang w:eastAsia="zh-CN"/>
        </w:rPr>
        <w:t>：</w:t>
      </w:r>
      <w:r w:rsidRPr="004D36C6">
        <w:rPr>
          <w:lang w:eastAsia="zh-CN"/>
        </w:rPr>
        <w:t xml:space="preserve"> </w:t>
      </w:r>
      <w:r w:rsidRPr="004D36C6">
        <w:rPr>
          <w:lang w:eastAsia="zh-CN"/>
        </w:rPr>
        <w:t>从该词出发指向左方向的链接个数。</w:t>
      </w:r>
    </w:p>
    <w:p w:rsidR="000A3AD4" w:rsidRPr="004D36C6" w:rsidRDefault="000A3AD4" w:rsidP="000A3AD4">
      <w:pPr>
        <w:pStyle w:val="BodyText"/>
        <w:numPr>
          <w:ilvl w:val="0"/>
          <w:numId w:val="60"/>
        </w:numPr>
        <w:ind w:firstLineChars="0"/>
        <w:rPr>
          <w:lang w:eastAsia="zh-CN"/>
        </w:rPr>
      </w:pPr>
      <w:r w:rsidRPr="004D36C6">
        <w:rPr>
          <w:lang w:eastAsia="zh-CN"/>
        </w:rPr>
        <w:t>num_right_links [int]</w:t>
      </w:r>
      <w:r w:rsidRPr="004D36C6">
        <w:rPr>
          <w:rFonts w:hint="eastAsia"/>
          <w:lang w:eastAsia="zh-CN"/>
        </w:rPr>
        <w:t>：</w:t>
      </w:r>
      <w:r w:rsidRPr="004D36C6">
        <w:rPr>
          <w:lang w:eastAsia="zh-CN"/>
        </w:rPr>
        <w:t xml:space="preserve"> </w:t>
      </w:r>
      <w:r w:rsidRPr="004D36C6">
        <w:rPr>
          <w:lang w:eastAsia="zh-CN"/>
        </w:rPr>
        <w:t>从该词出发指向右方向的链接个数。</w:t>
      </w:r>
    </w:p>
    <w:p w:rsidR="000A3AD4" w:rsidRPr="004D36C6" w:rsidRDefault="000A3AD4" w:rsidP="000A3AD4">
      <w:pPr>
        <w:pStyle w:val="BodyText"/>
        <w:numPr>
          <w:ilvl w:val="0"/>
          <w:numId w:val="60"/>
        </w:numPr>
        <w:ind w:firstLineChars="0"/>
        <w:rPr>
          <w:lang w:eastAsia="zh-CN"/>
        </w:rPr>
      </w:pPr>
      <w:r w:rsidRPr="004D36C6">
        <w:rPr>
          <w:lang w:eastAsia="zh-CN"/>
        </w:rPr>
        <w:t>linkL0 [node]</w:t>
      </w:r>
      <w:r w:rsidRPr="004D36C6">
        <w:rPr>
          <w:rFonts w:hint="eastAsia"/>
          <w:lang w:eastAsia="zh-CN"/>
        </w:rPr>
        <w:t>：</w:t>
      </w:r>
      <w:r w:rsidRPr="004D36C6">
        <w:rPr>
          <w:lang w:eastAsia="zh-CN"/>
        </w:rPr>
        <w:t xml:space="preserve"> </w:t>
      </w:r>
      <w:r w:rsidRPr="004D36C6">
        <w:rPr>
          <w:lang w:eastAsia="zh-CN"/>
        </w:rPr>
        <w:t>指向表示从该词出发指向左方向的链接的特征节点</w:t>
      </w:r>
    </w:p>
    <w:p w:rsidR="000A3AD4" w:rsidRPr="004D36C6" w:rsidRDefault="000A3AD4" w:rsidP="000A3AD4">
      <w:pPr>
        <w:pStyle w:val="BodyText"/>
        <w:numPr>
          <w:ilvl w:val="0"/>
          <w:numId w:val="60"/>
        </w:numPr>
        <w:ind w:firstLineChars="0"/>
        <w:rPr>
          <w:lang w:eastAsia="zh-CN"/>
        </w:rPr>
      </w:pPr>
      <w:r w:rsidRPr="004D36C6">
        <w:rPr>
          <w:lang w:eastAsia="zh-CN"/>
        </w:rPr>
        <w:t>linkL(1,2,3,...) [node]</w:t>
      </w:r>
      <w:r w:rsidRPr="004D36C6">
        <w:rPr>
          <w:rFonts w:hint="eastAsia"/>
          <w:lang w:eastAsia="zh-CN"/>
        </w:rPr>
        <w:t>：</w:t>
      </w:r>
      <w:r w:rsidRPr="004D36C6">
        <w:rPr>
          <w:lang w:eastAsia="zh-CN"/>
        </w:rPr>
        <w:t xml:space="preserve"> </w:t>
      </w:r>
      <w:r w:rsidRPr="004D36C6">
        <w:rPr>
          <w:lang w:eastAsia="zh-CN"/>
        </w:rPr>
        <w:t>指向表示从该词出发指向左方向的链接的特征节点（如果从该词出发指向左方向的链接个数超过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numPr>
          <w:ilvl w:val="0"/>
          <w:numId w:val="60"/>
        </w:numPr>
        <w:ind w:firstLineChars="0"/>
        <w:rPr>
          <w:lang w:eastAsia="zh-CN"/>
        </w:rPr>
      </w:pPr>
      <w:r w:rsidRPr="004D36C6">
        <w:rPr>
          <w:lang w:eastAsia="zh-CN"/>
        </w:rPr>
        <w:t>linkR0 [node]</w:t>
      </w:r>
      <w:r w:rsidRPr="004D36C6">
        <w:rPr>
          <w:rFonts w:hint="eastAsia"/>
          <w:lang w:eastAsia="zh-CN"/>
        </w:rPr>
        <w:t>：</w:t>
      </w:r>
      <w:r w:rsidRPr="004D36C6">
        <w:rPr>
          <w:lang w:eastAsia="zh-CN"/>
        </w:rPr>
        <w:t xml:space="preserve"> </w:t>
      </w:r>
      <w:r w:rsidRPr="004D36C6">
        <w:rPr>
          <w:lang w:eastAsia="zh-CN"/>
        </w:rPr>
        <w:t>指向表示从该词出发指向右方向的链接的特征节点</w:t>
      </w:r>
    </w:p>
    <w:p w:rsidR="000A3AD4" w:rsidRPr="004D36C6" w:rsidRDefault="000A3AD4" w:rsidP="000A3AD4">
      <w:pPr>
        <w:pStyle w:val="BodyText"/>
        <w:numPr>
          <w:ilvl w:val="0"/>
          <w:numId w:val="60"/>
        </w:numPr>
        <w:ind w:firstLineChars="0"/>
        <w:rPr>
          <w:lang w:eastAsia="zh-CN"/>
        </w:rPr>
      </w:pPr>
      <w:r w:rsidRPr="004D36C6">
        <w:rPr>
          <w:lang w:eastAsia="zh-CN"/>
        </w:rPr>
        <w:t>linkR(1,2,3,...) [node]</w:t>
      </w:r>
      <w:r w:rsidRPr="004D36C6">
        <w:rPr>
          <w:rFonts w:hint="eastAsia"/>
          <w:lang w:eastAsia="zh-CN"/>
        </w:rPr>
        <w:t>：</w:t>
      </w:r>
      <w:r w:rsidRPr="004D36C6">
        <w:rPr>
          <w:lang w:eastAsia="zh-CN"/>
        </w:rPr>
        <w:t xml:space="preserve"> </w:t>
      </w:r>
      <w:r w:rsidRPr="004D36C6">
        <w:rPr>
          <w:lang w:eastAsia="zh-CN"/>
        </w:rPr>
        <w:t>指向表示从该词出发指向右方向的链接的特征节点（如果从该词出发指向左方向的链接个数超过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ind w:firstLine="480"/>
        <w:rPr>
          <w:lang w:eastAsia="zh-CN"/>
        </w:rPr>
      </w:pPr>
      <w:r w:rsidRPr="004D36C6">
        <w:rPr>
          <w:lang w:eastAsia="zh-CN"/>
        </w:rPr>
        <w:t>类似地，链语法分析结构中的每个链接也被表示成一个特征节点，其中该节点包含以下特征：</w:t>
      </w:r>
    </w:p>
    <w:p w:rsidR="000A3AD4" w:rsidRDefault="000A3AD4" w:rsidP="000A3AD4">
      <w:pPr>
        <w:ind w:left="1047"/>
        <w:jc w:val="center"/>
        <w:rPr>
          <w:rFonts w:ascii="Times New Roman" w:hAnsi="Times New Roman" w:cs="Times New Roman"/>
          <w:sz w:val="20"/>
          <w:szCs w:val="20"/>
        </w:rPr>
      </w:pPr>
      <w:r>
        <w:rPr>
          <w:noProof/>
        </w:rPr>
        <w:drawing>
          <wp:inline distT="0" distB="0" distL="114300" distR="114300">
            <wp:extent cx="3590925" cy="2693194"/>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pic:cNvPicPr>
                  </pic:nvPicPr>
                  <pic:blipFill>
                    <a:blip r:embed="rId70"/>
                    <a:stretch>
                      <a:fillRect/>
                    </a:stretch>
                  </pic:blipFill>
                  <pic:spPr>
                    <a:xfrm>
                      <a:off x="0" y="0"/>
                      <a:ext cx="3616968" cy="2712726"/>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pPr>
      <w:bookmarkStart w:id="216" w:name="_bookmark74"/>
      <w:bookmarkEnd w:id="216"/>
      <w:r>
        <w:t>图</w:t>
      </w:r>
      <w:r>
        <w:t xml:space="preserve"> 5.3</w:t>
      </w:r>
      <w:r>
        <w:tab/>
      </w:r>
      <w:r>
        <w:t>初始特征结构图</w:t>
      </w:r>
    </w:p>
    <w:p w:rsidR="000A3AD4" w:rsidRDefault="000A3AD4" w:rsidP="000A3AD4">
      <w:pPr>
        <w:spacing w:line="200" w:lineRule="exact"/>
        <w:rPr>
          <w:sz w:val="20"/>
          <w:szCs w:val="20"/>
        </w:rPr>
      </w:pPr>
    </w:p>
    <w:p w:rsidR="000A3AD4" w:rsidRPr="004D36C6" w:rsidRDefault="000A3AD4" w:rsidP="000A3AD4">
      <w:pPr>
        <w:pStyle w:val="BodyText"/>
        <w:numPr>
          <w:ilvl w:val="0"/>
          <w:numId w:val="61"/>
        </w:numPr>
        <w:ind w:firstLineChars="0"/>
        <w:rPr>
          <w:lang w:eastAsia="zh-CN"/>
        </w:rPr>
      </w:pPr>
      <w:r w:rsidRPr="004D36C6">
        <w:rPr>
          <w:lang w:eastAsia="zh-CN"/>
        </w:rPr>
        <w:t>LAB [string]</w:t>
      </w:r>
      <w:r w:rsidRPr="004D36C6">
        <w:rPr>
          <w:rFonts w:hint="eastAsia"/>
          <w:lang w:eastAsia="zh-CN"/>
        </w:rPr>
        <w:t>：</w:t>
      </w:r>
      <w:r w:rsidRPr="004D36C6">
        <w:rPr>
          <w:lang w:eastAsia="zh-CN"/>
        </w:rPr>
        <w:t xml:space="preserve"> </w:t>
      </w:r>
      <w:r w:rsidRPr="004D36C6">
        <w:rPr>
          <w:lang w:eastAsia="zh-CN"/>
        </w:rPr>
        <w:t>该链接的名称</w:t>
      </w:r>
    </w:p>
    <w:p w:rsidR="000A3AD4" w:rsidRPr="004D36C6" w:rsidRDefault="000A3AD4" w:rsidP="000A3AD4">
      <w:pPr>
        <w:pStyle w:val="BodyText"/>
        <w:numPr>
          <w:ilvl w:val="0"/>
          <w:numId w:val="61"/>
        </w:numPr>
        <w:ind w:firstLineChars="0"/>
        <w:rPr>
          <w:lang w:eastAsia="zh-CN"/>
        </w:rPr>
      </w:pPr>
      <w:r w:rsidRPr="004D36C6">
        <w:rPr>
          <w:lang w:eastAsia="zh-CN"/>
        </w:rPr>
        <w:t>F_L[node]</w:t>
      </w:r>
      <w:r w:rsidRPr="004D36C6">
        <w:rPr>
          <w:rFonts w:hint="eastAsia"/>
          <w:lang w:eastAsia="zh-CN"/>
        </w:rPr>
        <w:t>：</w:t>
      </w:r>
      <w:r w:rsidRPr="004D36C6">
        <w:rPr>
          <w:lang w:eastAsia="zh-CN"/>
        </w:rPr>
        <w:t xml:space="preserve"> </w:t>
      </w:r>
      <w:r w:rsidRPr="004D36C6">
        <w:rPr>
          <w:lang w:eastAsia="zh-CN"/>
        </w:rPr>
        <w:t>指向表示该链接左边的词的节点</w:t>
      </w:r>
    </w:p>
    <w:p w:rsidR="000A3AD4" w:rsidRPr="004D36C6" w:rsidRDefault="000A3AD4" w:rsidP="000A3AD4">
      <w:pPr>
        <w:pStyle w:val="BodyText"/>
        <w:numPr>
          <w:ilvl w:val="0"/>
          <w:numId w:val="61"/>
        </w:numPr>
        <w:ind w:firstLineChars="0"/>
        <w:rPr>
          <w:lang w:eastAsia="zh-CN"/>
        </w:rPr>
      </w:pPr>
      <w:r w:rsidRPr="004D36C6">
        <w:rPr>
          <w:lang w:eastAsia="zh-CN"/>
        </w:rPr>
        <w:t>F_R[node]</w:t>
      </w:r>
      <w:r w:rsidRPr="004D36C6">
        <w:rPr>
          <w:rFonts w:hint="eastAsia"/>
          <w:lang w:eastAsia="zh-CN"/>
        </w:rPr>
        <w:t>：</w:t>
      </w:r>
      <w:r w:rsidRPr="004D36C6">
        <w:rPr>
          <w:lang w:eastAsia="zh-CN"/>
        </w:rPr>
        <w:t xml:space="preserve"> </w:t>
      </w:r>
      <w:r w:rsidRPr="004D36C6">
        <w:rPr>
          <w:lang w:eastAsia="zh-CN"/>
        </w:rPr>
        <w:t>指向表示该链接右边的词的节点</w:t>
      </w:r>
    </w:p>
    <w:p w:rsidR="000A3AD4" w:rsidRDefault="000A3AD4" w:rsidP="000A3AD4">
      <w:pPr>
        <w:pStyle w:val="BodyText"/>
        <w:ind w:firstLine="480"/>
        <w:rPr>
          <w:lang w:eastAsia="zh-CN"/>
        </w:rPr>
      </w:pPr>
      <w:r>
        <w:rPr>
          <w:lang w:eastAsia="zh-CN"/>
        </w:rPr>
        <w:t>不难发现，</w:t>
      </w:r>
      <w:r>
        <w:rPr>
          <w:lang w:eastAsia="zh-CN"/>
        </w:rPr>
        <w:t>RelEx</w:t>
      </w:r>
      <w:r>
        <w:rPr>
          <w:lang w:eastAsia="zh-CN"/>
        </w:rPr>
        <w:t>中的使用特征结构图非常复杂，为了能更形象地理解特征结构图，本文截取了上述例句的特征结构图的部分来进一步解释（参见图</w:t>
      </w:r>
      <w:r>
        <w:rPr>
          <w:rFonts w:hint="eastAsia"/>
          <w:lang w:eastAsia="zh-CN"/>
        </w:rPr>
        <w:t>5.3</w:t>
      </w:r>
      <w:r w:rsidR="00A14FB4">
        <w:fldChar w:fldCharType="begin"/>
      </w:r>
      <w:r>
        <w:rPr>
          <w:lang w:eastAsia="zh-CN"/>
        </w:rPr>
        <w:instrText>HYPERLINK\l"_bookmark74"</w:instrText>
      </w:r>
      <w:r w:rsidR="00A14FB4">
        <w:fldChar w:fldCharType="separate"/>
      </w:r>
      <w:r>
        <w:rPr>
          <w:lang w:eastAsia="zh-CN"/>
        </w:rPr>
        <w:t>5.3</w:t>
      </w:r>
      <w:r w:rsidR="00A14FB4">
        <w:fldChar w:fldCharType="end"/>
      </w:r>
      <w:r>
        <w:rPr>
          <w:lang w:eastAsia="zh-CN"/>
        </w:rPr>
        <w:t>）。</w:t>
      </w:r>
    </w:p>
    <w:p w:rsidR="000A3AD4" w:rsidRDefault="000A3AD4" w:rsidP="000A3AD4">
      <w:pPr>
        <w:pStyle w:val="BodyText"/>
        <w:ind w:firstLine="480"/>
        <w:rPr>
          <w:sz w:val="20"/>
          <w:szCs w:val="20"/>
          <w:lang w:eastAsia="zh-CN"/>
        </w:rPr>
      </w:pPr>
      <w:r>
        <w:rPr>
          <w:lang w:eastAsia="zh-CN"/>
        </w:rPr>
        <w:t>图</w:t>
      </w:r>
      <w:r>
        <w:rPr>
          <w:rFonts w:hint="eastAsia"/>
          <w:lang w:eastAsia="zh-CN"/>
        </w:rPr>
        <w:t>5.3</w:t>
      </w:r>
      <w:r w:rsidR="00A14FB4">
        <w:fldChar w:fldCharType="begin"/>
      </w:r>
      <w:r>
        <w:rPr>
          <w:lang w:eastAsia="zh-CN"/>
        </w:rPr>
        <w:instrText>HYPERLINK\l"_bookmark74"</w:instrText>
      </w:r>
      <w:r w:rsidR="00A14FB4">
        <w:fldChar w:fldCharType="separate"/>
      </w:r>
      <w:r>
        <w:rPr>
          <w:lang w:eastAsia="zh-CN"/>
        </w:rPr>
        <w:t>5.3</w:t>
      </w:r>
      <w:r w:rsidR="00A14FB4">
        <w:fldChar w:fldCharType="end"/>
      </w:r>
      <w:r>
        <w:rPr>
          <w:lang w:eastAsia="zh-CN"/>
        </w:rPr>
        <w:t>中，带</w:t>
      </w:r>
      <w:r>
        <w:rPr>
          <w:lang w:eastAsia="zh-CN"/>
        </w:rPr>
        <w:t>$</w:t>
      </w:r>
      <w:r>
        <w:rPr>
          <w:lang w:eastAsia="zh-CN"/>
        </w:rPr>
        <w:t>的节点可以表示代表句子中的某个词的特征节点，通过特征</w:t>
      </w:r>
      <w:r>
        <w:rPr>
          <w:lang w:eastAsia="zh-CN"/>
        </w:rPr>
        <w:t>str</w:t>
      </w:r>
      <w:r>
        <w:rPr>
          <w:lang w:eastAsia="zh-CN"/>
        </w:rPr>
        <w:t>指向词的内容；也可以表示代表某个链接的特征节点，通过特征</w:t>
      </w:r>
      <w:r>
        <w:rPr>
          <w:lang w:eastAsia="zh-CN"/>
        </w:rPr>
        <w:t>LAB</w:t>
      </w:r>
      <w:r>
        <w:rPr>
          <w:lang w:eastAsia="zh-CN"/>
        </w:rPr>
        <w:t>指向链接名称。从上图我们可以看出，</w:t>
      </w:r>
      <w:r>
        <w:rPr>
          <w:rFonts w:hint="eastAsia"/>
          <w:lang w:eastAsia="zh-CN"/>
        </w:rPr>
        <w:t>“</w:t>
      </w:r>
      <w:r>
        <w:rPr>
          <w:lang w:eastAsia="zh-CN"/>
        </w:rPr>
        <w:t>cat</w:t>
      </w:r>
      <w:r>
        <w:rPr>
          <w:rFonts w:hint="eastAsia"/>
          <w:lang w:eastAsia="zh-CN"/>
        </w:rPr>
        <w:t>”</w:t>
      </w:r>
      <w:r>
        <w:rPr>
          <w:lang w:eastAsia="zh-CN"/>
        </w:rPr>
        <w:t>和</w:t>
      </w:r>
      <w:r>
        <w:rPr>
          <w:rFonts w:hint="eastAsia"/>
          <w:lang w:eastAsia="zh-CN"/>
        </w:rPr>
        <w:t>“</w:t>
      </w:r>
      <w:r>
        <w:rPr>
          <w:lang w:eastAsia="zh-CN"/>
        </w:rPr>
        <w:t>snake</w:t>
      </w:r>
      <w:r>
        <w:rPr>
          <w:rFonts w:hint="eastAsia"/>
          <w:lang w:eastAsia="zh-CN"/>
        </w:rPr>
        <w:t>”</w:t>
      </w:r>
      <w:r>
        <w:rPr>
          <w:lang w:eastAsia="zh-CN"/>
        </w:rPr>
        <w:t>通过链接</w:t>
      </w:r>
      <w:r>
        <w:rPr>
          <w:lang w:eastAsia="zh-CN"/>
        </w:rPr>
        <w:t>Ss</w:t>
      </w:r>
      <w:r>
        <w:rPr>
          <w:lang w:eastAsia="zh-CN"/>
        </w:rPr>
        <w:t>相连。例句中的第二个个词节点的特征</w:t>
      </w:r>
      <w:r>
        <w:rPr>
          <w:lang w:eastAsia="zh-CN"/>
        </w:rPr>
        <w:t>str</w:t>
      </w:r>
      <w:r>
        <w:rPr>
          <w:lang w:eastAsia="zh-CN"/>
        </w:rPr>
        <w:t>表示该词的内容</w:t>
      </w:r>
      <w:r>
        <w:rPr>
          <w:rFonts w:hint="eastAsia"/>
          <w:lang w:eastAsia="zh-CN"/>
        </w:rPr>
        <w:t>“</w:t>
      </w:r>
      <w:r>
        <w:rPr>
          <w:lang w:eastAsia="zh-CN"/>
        </w:rPr>
        <w:t>cat</w:t>
      </w:r>
      <w:r>
        <w:rPr>
          <w:rFonts w:hint="eastAsia"/>
          <w:lang w:eastAsia="zh-CN"/>
        </w:rPr>
        <w:t>”</w:t>
      </w:r>
      <w:r>
        <w:rPr>
          <w:lang w:eastAsia="zh-CN"/>
        </w:rPr>
        <w:t>，特征</w:t>
      </w:r>
      <w:r>
        <w:rPr>
          <w:lang w:eastAsia="zh-CN"/>
        </w:rPr>
        <w:t>NEXT</w:t>
      </w:r>
      <w:r>
        <w:rPr>
          <w:lang w:eastAsia="zh-CN"/>
        </w:rPr>
        <w:t>指向表示下一个词的特征节点（即</w:t>
      </w:r>
      <w:r>
        <w:rPr>
          <w:lang w:eastAsia="zh-CN"/>
        </w:rPr>
        <w:t>str</w:t>
      </w:r>
      <w:r>
        <w:rPr>
          <w:lang w:eastAsia="zh-CN"/>
        </w:rPr>
        <w:t>为</w:t>
      </w:r>
      <w:r>
        <w:rPr>
          <w:rFonts w:hint="eastAsia"/>
          <w:lang w:eastAsia="zh-CN"/>
        </w:rPr>
        <w:t>“</w:t>
      </w:r>
      <w:r>
        <w:rPr>
          <w:lang w:eastAsia="zh-CN"/>
        </w:rPr>
        <w:t>chased</w:t>
      </w:r>
      <w:r>
        <w:rPr>
          <w:rFonts w:hint="eastAsia"/>
          <w:lang w:eastAsia="zh-CN"/>
        </w:rPr>
        <w:t>”</w:t>
      </w:r>
      <w:r>
        <w:rPr>
          <w:lang w:eastAsia="zh-CN"/>
        </w:rPr>
        <w:t>的节点），特征</w:t>
      </w:r>
      <w:r>
        <w:rPr>
          <w:lang w:eastAsia="zh-CN"/>
        </w:rPr>
        <w:t>F_L</w:t>
      </w:r>
      <w:r>
        <w:rPr>
          <w:lang w:eastAsia="zh-CN"/>
        </w:rPr>
        <w:t>表示该词是链接</w:t>
      </w:r>
      <w:r>
        <w:rPr>
          <w:rFonts w:hint="eastAsia"/>
          <w:lang w:eastAsia="zh-CN"/>
        </w:rPr>
        <w:t>“</w:t>
      </w:r>
      <w:r>
        <w:rPr>
          <w:lang w:eastAsia="zh-CN"/>
        </w:rPr>
        <w:t>Ss</w:t>
      </w:r>
      <w:r>
        <w:rPr>
          <w:rFonts w:hint="eastAsia"/>
          <w:lang w:eastAsia="zh-CN"/>
        </w:rPr>
        <w:t>”</w:t>
      </w:r>
      <w:r>
        <w:rPr>
          <w:lang w:eastAsia="zh-CN"/>
        </w:rPr>
        <w:t>的左右的词。</w:t>
      </w:r>
      <w:r>
        <w:rPr>
          <w:rFonts w:hint="eastAsia"/>
          <w:lang w:eastAsia="zh-CN"/>
        </w:rPr>
        <w:t>“</w:t>
      </w:r>
      <w:r>
        <w:rPr>
          <w:lang w:eastAsia="zh-CN"/>
        </w:rPr>
        <w:t>LinkR0</w:t>
      </w:r>
      <w:r>
        <w:rPr>
          <w:rFonts w:hint="eastAsia"/>
          <w:lang w:eastAsia="zh-CN"/>
        </w:rPr>
        <w:t>”</w:t>
      </w:r>
      <w:r>
        <w:rPr>
          <w:lang w:eastAsia="zh-CN"/>
        </w:rPr>
        <w:t>表示它指向的链接</w:t>
      </w:r>
      <w:r>
        <w:rPr>
          <w:lang w:eastAsia="zh-CN"/>
        </w:rPr>
        <w:t>Ss</w:t>
      </w:r>
      <w:r>
        <w:rPr>
          <w:lang w:eastAsia="zh-CN"/>
        </w:rPr>
        <w:t>是从该词</w:t>
      </w:r>
      <w:r>
        <w:rPr>
          <w:rFonts w:hint="eastAsia"/>
          <w:lang w:eastAsia="zh-CN"/>
        </w:rPr>
        <w:t>“</w:t>
      </w:r>
      <w:r>
        <w:rPr>
          <w:lang w:eastAsia="zh-CN"/>
        </w:rPr>
        <w:t>cat</w:t>
      </w:r>
      <w:r>
        <w:rPr>
          <w:rFonts w:hint="eastAsia"/>
          <w:lang w:eastAsia="zh-CN"/>
        </w:rPr>
        <w:t>”</w:t>
      </w:r>
      <w:r>
        <w:rPr>
          <w:lang w:eastAsia="zh-CN"/>
        </w:rPr>
        <w:t>出发指向右边的链接。以此类推，不难从上图中找出例句中第三个词节点的一系列相关特征。</w:t>
      </w:r>
    </w:p>
    <w:p w:rsidR="000A3AD4" w:rsidRPr="004D36C6" w:rsidRDefault="000A3AD4" w:rsidP="000A3AD4">
      <w:pPr>
        <w:pStyle w:val="BodyText"/>
        <w:ind w:firstLineChars="0" w:firstLine="0"/>
        <w:rPr>
          <w:b/>
          <w:bCs/>
          <w:lang w:eastAsia="zh-CN"/>
        </w:rPr>
      </w:pPr>
      <w:r w:rsidRPr="004D36C6">
        <w:rPr>
          <w:b/>
          <w:bCs/>
          <w:lang w:eastAsia="zh-CN"/>
        </w:rPr>
        <w:t>步骤</w:t>
      </w:r>
      <w:r w:rsidRPr="004D36C6">
        <w:rPr>
          <w:b/>
          <w:bCs/>
          <w:lang w:eastAsia="zh-CN"/>
        </w:rPr>
        <w:t>2</w:t>
      </w:r>
      <w:r w:rsidRPr="004D36C6">
        <w:rPr>
          <w:b/>
          <w:bCs/>
          <w:lang w:eastAsia="zh-CN"/>
        </w:rPr>
        <w:t>：执行包含一系列句子算法的句子算法应用器（</w:t>
      </w:r>
      <w:r w:rsidRPr="004D36C6">
        <w:rPr>
          <w:b/>
          <w:bCs/>
          <w:lang w:eastAsia="zh-CN"/>
        </w:rPr>
        <w:t>Sentence AlgorithmApplier</w:t>
      </w:r>
      <w:r w:rsidRPr="004D36C6">
        <w:rPr>
          <w:b/>
          <w:bCs/>
          <w:lang w:eastAsia="zh-CN"/>
        </w:rPr>
        <w:t>），对步骤</w:t>
      </w:r>
      <w:r w:rsidRPr="004D36C6">
        <w:rPr>
          <w:b/>
          <w:bCs/>
          <w:lang w:eastAsia="zh-CN"/>
        </w:rPr>
        <w:t>1</w:t>
      </w:r>
      <w:r w:rsidRPr="004D36C6">
        <w:rPr>
          <w:b/>
          <w:bCs/>
          <w:lang w:eastAsia="zh-CN"/>
        </w:rPr>
        <w:t>中得到的特征结构图进行相应的改写操作。</w:t>
      </w:r>
    </w:p>
    <w:p w:rsidR="000A3AD4" w:rsidRDefault="000A3AD4" w:rsidP="000A3AD4">
      <w:pPr>
        <w:pStyle w:val="BodyText"/>
        <w:ind w:firstLine="480"/>
        <w:rPr>
          <w:lang w:eastAsia="zh-CN"/>
        </w:rPr>
      </w:pPr>
      <w:r>
        <w:rPr>
          <w:lang w:eastAsia="zh-CN"/>
        </w:rPr>
        <w:t>句子算法应用器从句子算法的定义文件中导入一系列的句子算法，句子算法的执行顺序必须按照定义文件中句子算法的排序。当一个句子算法被执行时，</w:t>
      </w:r>
      <w:r>
        <w:rPr>
          <w:lang w:eastAsia="zh-CN"/>
        </w:rPr>
        <w:t>RelEx</w:t>
      </w:r>
      <w:r>
        <w:rPr>
          <w:lang w:eastAsia="zh-CN"/>
        </w:rPr>
        <w:t>不断迭代遍历特征结构图中的每一个特征节点，对每个节点都尝试执行该句子算法。句子算法的执行会导致特征结构图的修改，因此它们的操作顺序是很重要的。例如，假如前面的句子算法执行后，特征结构中的所有特征节点的词性（</w:t>
      </w:r>
      <w:r>
        <w:rPr>
          <w:lang w:eastAsia="zh-CN"/>
        </w:rPr>
        <w:t>POS</w:t>
      </w:r>
      <w:r>
        <w:rPr>
          <w:lang w:eastAsia="zh-CN"/>
        </w:rPr>
        <w:t>）特征都被删除，那么用于处理含有</w:t>
      </w:r>
      <w:r>
        <w:rPr>
          <w:lang w:eastAsia="zh-CN"/>
        </w:rPr>
        <w:t>POS</w:t>
      </w:r>
      <w:r>
        <w:rPr>
          <w:lang w:eastAsia="zh-CN"/>
        </w:rPr>
        <w:t>特征节点的句子算法将无法被执行。</w:t>
      </w:r>
    </w:p>
    <w:p w:rsidR="000A3AD4" w:rsidRDefault="000A3AD4" w:rsidP="000A3AD4">
      <w:pPr>
        <w:pStyle w:val="BodyText"/>
        <w:ind w:firstLine="480"/>
        <w:rPr>
          <w:lang w:eastAsia="zh-CN"/>
        </w:rPr>
      </w:pPr>
      <w:r>
        <w:rPr>
          <w:lang w:eastAsia="zh-CN"/>
        </w:rPr>
        <w:t>所有的句子算法都带有一个特定的标记（可以理解成该句子算法的名称），当某个句子算法被成功执行后，该算法会在被成功执行该算法的节点上添加一个特征</w:t>
      </w:r>
      <w:r>
        <w:rPr>
          <w:lang w:eastAsia="zh-CN"/>
        </w:rPr>
        <w:t>SIG</w:t>
      </w:r>
      <w:r>
        <w:rPr>
          <w:lang w:eastAsia="zh-CN"/>
        </w:rPr>
        <w:t>，并将其赋值为该句子算法名称。被句子算法添加的一个最重要的特征是指向表示词的特征节点的</w:t>
      </w:r>
      <w:r>
        <w:rPr>
          <w:lang w:eastAsia="zh-CN"/>
        </w:rPr>
        <w:t>ref</w:t>
      </w:r>
      <w:r>
        <w:rPr>
          <w:lang w:eastAsia="zh-CN"/>
        </w:rPr>
        <w:t>，</w:t>
      </w:r>
      <w:r>
        <w:rPr>
          <w:lang w:eastAsia="zh-CN"/>
        </w:rPr>
        <w:t>RelEx</w:t>
      </w:r>
      <w:r>
        <w:rPr>
          <w:lang w:eastAsia="zh-CN"/>
        </w:rPr>
        <w:t>使用</w:t>
      </w:r>
      <w:r>
        <w:rPr>
          <w:lang w:eastAsia="zh-CN"/>
        </w:rPr>
        <w:t>ref</w:t>
      </w:r>
      <w:r>
        <w:rPr>
          <w:lang w:eastAsia="zh-CN"/>
        </w:rPr>
        <w:t>特征来输出最后的关系集合。</w:t>
      </w:r>
    </w:p>
    <w:p w:rsidR="000A3AD4" w:rsidRDefault="000A3AD4" w:rsidP="000A3AD4">
      <w:pPr>
        <w:pStyle w:val="BodyText"/>
        <w:ind w:firstLine="480"/>
        <w:rPr>
          <w:lang w:eastAsia="zh-CN"/>
        </w:rPr>
      </w:pPr>
      <w:r>
        <w:rPr>
          <w:lang w:eastAsia="zh-CN"/>
        </w:rPr>
        <w:t>除了复杂的特征结构，</w:t>
      </w:r>
      <w:r>
        <w:rPr>
          <w:lang w:eastAsia="zh-CN"/>
        </w:rPr>
        <w:t>RelEx</w:t>
      </w:r>
      <w:r>
        <w:rPr>
          <w:lang w:eastAsia="zh-CN"/>
        </w:rPr>
        <w:t>的另一个核心部分是前文一直提到的句子算法。</w:t>
      </w:r>
      <w:r>
        <w:rPr>
          <w:lang w:eastAsia="zh-CN"/>
        </w:rPr>
        <w:t>RelEx</w:t>
      </w:r>
      <w:r>
        <w:rPr>
          <w:lang w:eastAsia="zh-CN"/>
        </w:rPr>
        <w:t>使用的句子算法也是很复杂的，可分为抽象的句子算法和需要实例化的句子算法。我们这里选择一个用的最广泛的通用句子算法</w:t>
      </w:r>
      <w:r>
        <w:rPr>
          <w:lang w:eastAsia="zh-CN"/>
        </w:rPr>
        <w:t>TemplateActionAlg</w:t>
      </w:r>
      <w:r>
        <w:rPr>
          <w:lang w:eastAsia="zh-CN"/>
        </w:rPr>
        <w:t>来进一步阐述。一个</w:t>
      </w:r>
      <w:r>
        <w:rPr>
          <w:lang w:eastAsia="zh-CN"/>
        </w:rPr>
        <w:t>TemplateActionAlg</w:t>
      </w:r>
      <w:r>
        <w:rPr>
          <w:lang w:eastAsia="zh-CN"/>
        </w:rPr>
        <w:t>实例能接受文本输入，第一行表示该实例的名称（不可重复），接下来是一个用于匹配的模板路径集合（</w:t>
      </w:r>
      <w:r>
        <w:rPr>
          <w:lang w:eastAsia="zh-CN"/>
        </w:rPr>
        <w:t>Template Paths</w:t>
      </w:r>
      <w:r>
        <w:rPr>
          <w:lang w:eastAsia="zh-CN"/>
        </w:rPr>
        <w:t>和行为路径集合（</w:t>
      </w:r>
      <w:r>
        <w:rPr>
          <w:lang w:eastAsia="zh-CN"/>
        </w:rPr>
        <w:t>Action Paths</w:t>
      </w:r>
      <w:r>
        <w:rPr>
          <w:lang w:eastAsia="zh-CN"/>
        </w:rPr>
        <w:t>），之间用</w:t>
      </w:r>
      <w:r>
        <w:rPr>
          <w:rFonts w:hint="eastAsia"/>
          <w:lang w:eastAsia="zh-CN"/>
        </w:rPr>
        <w:t>“</w:t>
      </w:r>
      <w:r>
        <w:rPr>
          <w:lang w:eastAsia="zh-CN"/>
        </w:rPr>
        <w:t>=</w:t>
      </w:r>
      <w:r>
        <w:rPr>
          <w:rFonts w:hint="eastAsia"/>
          <w:lang w:eastAsia="zh-CN"/>
        </w:rPr>
        <w:t>”</w:t>
      </w:r>
      <w:r>
        <w:rPr>
          <w:lang w:eastAsia="zh-CN"/>
        </w:rPr>
        <w:t>隔开。对于模板路径</w:t>
      </w:r>
      <w:r>
        <w:rPr>
          <w:lang w:eastAsia="zh-CN"/>
        </w:rPr>
        <w:t>&lt;x,y,z&gt;</w:t>
      </w:r>
      <w:r>
        <w:rPr>
          <w:lang w:eastAsia="zh-CN"/>
        </w:rPr>
        <w:t>，表示目标值按照</w:t>
      </w:r>
      <w:r>
        <w:rPr>
          <w:lang w:eastAsia="zh-CN"/>
        </w:rPr>
        <w:t>&lt;x,y,z&gt;</w:t>
      </w:r>
      <w:r>
        <w:rPr>
          <w:lang w:eastAsia="zh-CN"/>
        </w:rPr>
        <w:t>这样的路径来解析。对于操作路径</w:t>
      </w:r>
      <w:r>
        <w:rPr>
          <w:lang w:eastAsia="zh-CN"/>
        </w:rPr>
        <w:t>&lt;x,y,z&gt;</w:t>
      </w:r>
      <w:r>
        <w:rPr>
          <w:lang w:eastAsia="zh-CN"/>
        </w:rPr>
        <w:t>，表示目标值按照</w:t>
      </w:r>
      <w:r>
        <w:rPr>
          <w:lang w:eastAsia="zh-CN"/>
        </w:rPr>
        <w:t>&lt;x,y,z&gt;</w:t>
      </w:r>
      <w:r>
        <w:rPr>
          <w:lang w:eastAsia="zh-CN"/>
        </w:rPr>
        <w:t>这样的路径被赋值。例如，在如下的被实例化的</w:t>
      </w:r>
      <w:r>
        <w:rPr>
          <w:lang w:eastAsia="zh-CN"/>
        </w:rPr>
        <w:t>TemplateActionAlg</w:t>
      </w:r>
      <w:r>
        <w:rPr>
          <w:lang w:eastAsia="zh-CN"/>
        </w:rPr>
        <w:t>的句子算法中，</w:t>
      </w:r>
    </w:p>
    <w:p w:rsidR="000A3AD4" w:rsidRDefault="000A3AD4" w:rsidP="000A3AD4">
      <w:pPr>
        <w:rPr>
          <w:rFonts w:eastAsia="Lucida Console"/>
          <w:lang w:eastAsia="zh-CN"/>
        </w:rPr>
      </w:pPr>
      <w:r>
        <w:rPr>
          <w:rFonts w:eastAsia="Lucida Console"/>
          <w:lang w:eastAsia="zh-CN"/>
        </w:rPr>
        <w:t>#TemplateActionAlg SPECIAL-ADJ</w:t>
      </w:r>
    </w:p>
    <w:p w:rsidR="000A3AD4" w:rsidRDefault="000A3AD4" w:rsidP="000A3AD4">
      <w:pPr>
        <w:rPr>
          <w:rFonts w:eastAsia="Lucida Console"/>
          <w:lang w:eastAsia="zh-CN"/>
        </w:rPr>
      </w:pPr>
      <w:r>
        <w:rPr>
          <w:rFonts w:eastAsia="Lucida Console"/>
          <w:lang w:eastAsia="zh-CN"/>
        </w:rPr>
        <w:t>; Used for "easy to read."</w:t>
      </w:r>
    </w:p>
    <w:p w:rsidR="000A3AD4" w:rsidRDefault="000A3AD4" w:rsidP="000A3AD4">
      <w:pPr>
        <w:rPr>
          <w:rFonts w:eastAsia="Lucida Console"/>
        </w:rPr>
      </w:pPr>
      <w:r>
        <w:rPr>
          <w:rFonts w:eastAsia="Lucida Console"/>
          <w:lang w:eastAsia="zh-CN"/>
        </w:rPr>
        <w:t xml:space="preserve">; The B links back to the adjective. </w:t>
      </w:r>
      <w:r>
        <w:rPr>
          <w:rFonts w:eastAsia="Lucida Console"/>
        </w:rPr>
        <w:t>But it should really be</w:t>
      </w:r>
    </w:p>
    <w:p w:rsidR="000A3AD4" w:rsidRDefault="000A3AD4" w:rsidP="000A3AD4">
      <w:pPr>
        <w:rPr>
          <w:rFonts w:eastAsia="Lucida Console"/>
        </w:rPr>
      </w:pPr>
      <w:r>
        <w:rPr>
          <w:rFonts w:eastAsia="Lucida Console"/>
        </w:rPr>
        <w:t>; interpretted as linking back to the subject of the adjective</w:t>
      </w:r>
    </w:p>
    <w:p w:rsidR="000A3AD4" w:rsidRDefault="000A3AD4" w:rsidP="000A3AD4">
      <w:pPr>
        <w:rPr>
          <w:rFonts w:eastAsia="Lucida Console"/>
        </w:rPr>
      </w:pPr>
      <w:r>
        <w:rPr>
          <w:rFonts w:eastAsia="Lucida Console"/>
        </w:rPr>
        <w:t>&lt;LAB&gt; = \B\.*|\BW\.*</w:t>
      </w:r>
    </w:p>
    <w:p w:rsidR="000A3AD4" w:rsidRDefault="000A3AD4" w:rsidP="000A3AD4">
      <w:pPr>
        <w:rPr>
          <w:rFonts w:eastAsia="Lucida Console"/>
        </w:rPr>
      </w:pPr>
      <w:r>
        <w:rPr>
          <w:rFonts w:eastAsia="Lucida Console"/>
        </w:rPr>
        <w:t>&lt;F_L POS&gt; = adj</w:t>
      </w:r>
    </w:p>
    <w:p w:rsidR="000A3AD4" w:rsidRDefault="000A3AD4" w:rsidP="000A3AD4">
      <w:pPr>
        <w:rPr>
          <w:rFonts w:eastAsia="Lucida Console"/>
        </w:rPr>
      </w:pPr>
      <w:r>
        <w:rPr>
          <w:rFonts w:eastAsia="Lucida Console"/>
        </w:rPr>
        <w:t>=</w:t>
      </w:r>
    </w:p>
    <w:p w:rsidR="000A3AD4" w:rsidRDefault="000A3AD4" w:rsidP="000A3AD4">
      <w:pPr>
        <w:rPr>
          <w:sz w:val="20"/>
          <w:szCs w:val="20"/>
        </w:rPr>
      </w:pPr>
      <w:r>
        <w:rPr>
          <w:rFonts w:eastAsia="Lucida Console"/>
        </w:rPr>
        <w:t>&lt;F_R obj&gt; = %</w:t>
      </w:r>
    </w:p>
    <w:p w:rsidR="000A3AD4" w:rsidRDefault="000A3AD4" w:rsidP="000A3AD4">
      <w:pPr>
        <w:rPr>
          <w:rFonts w:eastAsia="Lucida Console"/>
        </w:rPr>
      </w:pPr>
      <w:r>
        <w:rPr>
          <w:rFonts w:eastAsia="Lucida Console"/>
        </w:rPr>
        <w:t>&lt;F_R obj&gt; = &lt;F_L subj&gt;</w:t>
      </w:r>
    </w:p>
    <w:p w:rsidR="000A3AD4" w:rsidRDefault="000A3AD4" w:rsidP="000A3AD4">
      <w:pPr>
        <w:rPr>
          <w:sz w:val="20"/>
          <w:szCs w:val="20"/>
        </w:rPr>
      </w:pPr>
      <w:r>
        <w:rPr>
          <w:rFonts w:eastAsia="Lucida Console"/>
        </w:rPr>
        <w:t>&lt;F_L ADJ-OBJ-FLAG&gt; = T</w:t>
      </w:r>
    </w:p>
    <w:p w:rsidR="000A3AD4" w:rsidRDefault="000A3AD4" w:rsidP="000A3AD4">
      <w:pPr>
        <w:spacing w:before="19" w:line="200" w:lineRule="exact"/>
        <w:rPr>
          <w:sz w:val="20"/>
          <w:szCs w:val="20"/>
        </w:rPr>
      </w:pPr>
    </w:p>
    <w:p w:rsidR="000A3AD4" w:rsidRPr="009A7C00" w:rsidRDefault="000A3AD4" w:rsidP="000A3AD4">
      <w:pPr>
        <w:pStyle w:val="BodyText"/>
        <w:ind w:firstLine="480"/>
        <w:rPr>
          <w:lang w:eastAsia="zh-CN"/>
        </w:rPr>
      </w:pPr>
      <w:r w:rsidRPr="009A7C00">
        <w:rPr>
          <w:lang w:eastAsia="zh-CN"/>
        </w:rPr>
        <w:t>在该句子算法中，模板就是：</w:t>
      </w:r>
    </w:p>
    <w:p w:rsidR="000A3AD4" w:rsidRDefault="000A3AD4" w:rsidP="000A3AD4">
      <w:pPr>
        <w:rPr>
          <w:rFonts w:eastAsia="Lucida Console"/>
          <w:lang w:eastAsia="zh-CN"/>
        </w:rPr>
      </w:pPr>
    </w:p>
    <w:p w:rsidR="000A3AD4" w:rsidRPr="009A7C00" w:rsidRDefault="000A3AD4" w:rsidP="000A3AD4">
      <w:pPr>
        <w:rPr>
          <w:rFonts w:eastAsia="Lucida Console"/>
          <w:lang w:eastAsia="zh-CN"/>
        </w:rPr>
      </w:pPr>
      <w:r w:rsidRPr="009A7C00">
        <w:rPr>
          <w:rFonts w:eastAsia="Lucida Console"/>
          <w:lang w:eastAsia="zh-CN"/>
        </w:rPr>
        <w:t>&lt;LAB&gt; = \B\.*|\BW\.*</w:t>
      </w:r>
    </w:p>
    <w:p w:rsidR="000A3AD4" w:rsidRDefault="000A3AD4" w:rsidP="000A3AD4">
      <w:pPr>
        <w:rPr>
          <w:rFonts w:eastAsia="Lucida Console"/>
          <w:lang w:eastAsia="zh-CN"/>
        </w:rPr>
      </w:pPr>
      <w:r w:rsidRPr="009A7C00">
        <w:rPr>
          <w:rFonts w:eastAsia="Lucida Console"/>
          <w:lang w:eastAsia="zh-CN"/>
        </w:rPr>
        <w:t>&lt;F_L POS&gt; = adj</w:t>
      </w:r>
    </w:p>
    <w:p w:rsidR="000A3AD4" w:rsidRPr="009A7C00" w:rsidRDefault="000A3AD4" w:rsidP="000A3AD4">
      <w:pPr>
        <w:rPr>
          <w:rFonts w:eastAsia="Lucida Console"/>
          <w:lang w:eastAsia="zh-CN"/>
        </w:rPr>
      </w:pPr>
    </w:p>
    <w:p w:rsidR="000A3AD4" w:rsidRDefault="000A3AD4" w:rsidP="000A3AD4">
      <w:pPr>
        <w:pStyle w:val="BodyText"/>
        <w:ind w:firstLine="480"/>
        <w:rPr>
          <w:lang w:eastAsia="zh-CN"/>
        </w:rPr>
      </w:pPr>
      <w:r>
        <w:rPr>
          <w:lang w:eastAsia="zh-CN"/>
        </w:rPr>
        <w:t>不难看出，第一行表示用于匹配那些表示链接名称</w:t>
      </w:r>
      <w:r>
        <w:rPr>
          <w:lang w:eastAsia="zh-CN"/>
        </w:rPr>
        <w:t>B</w:t>
      </w:r>
      <w:r>
        <w:rPr>
          <w:lang w:eastAsia="zh-CN"/>
        </w:rPr>
        <w:t>或者</w:t>
      </w:r>
      <w:r>
        <w:rPr>
          <w:lang w:eastAsia="zh-CN"/>
        </w:rPr>
        <w:t>BW</w:t>
      </w:r>
      <w:r>
        <w:rPr>
          <w:lang w:eastAsia="zh-CN"/>
        </w:rPr>
        <w:t>的特征节点，句子算法的表示使用了正则表达式，意味着，只要链接名称以</w:t>
      </w:r>
      <w:r>
        <w:rPr>
          <w:lang w:eastAsia="zh-CN"/>
        </w:rPr>
        <w:t>B</w:t>
      </w:r>
      <w:r>
        <w:rPr>
          <w:lang w:eastAsia="zh-CN"/>
        </w:rPr>
        <w:t>或者</w:t>
      </w:r>
      <w:r>
        <w:rPr>
          <w:lang w:eastAsia="zh-CN"/>
        </w:rPr>
        <w:t>BW</w:t>
      </w:r>
      <w:r>
        <w:rPr>
          <w:lang w:eastAsia="zh-CN"/>
        </w:rPr>
        <w:t>的特征节点都满足。除此之外，要想上面的句子算法能被执行，还要满足第二行，即该特征节点表示的链接左边的词必须是一个形容词。</w:t>
      </w:r>
    </w:p>
    <w:p w:rsidR="000A3AD4" w:rsidRDefault="000A3AD4" w:rsidP="000A3AD4">
      <w:pPr>
        <w:pStyle w:val="BodyText"/>
        <w:ind w:firstLine="480"/>
        <w:rPr>
          <w:sz w:val="20"/>
          <w:szCs w:val="20"/>
          <w:lang w:eastAsia="zh-CN"/>
        </w:rPr>
      </w:pPr>
      <w:r>
        <w:rPr>
          <w:lang w:eastAsia="zh-CN"/>
        </w:rPr>
        <w:t>如果上面的两条模板都匹配成功，那么下面的操作将会被执行：</w:t>
      </w:r>
    </w:p>
    <w:p w:rsidR="000A3AD4" w:rsidRPr="009A7C00" w:rsidRDefault="000A3AD4" w:rsidP="000C6FE5">
      <w:pPr>
        <w:ind w:leftChars="200" w:left="327"/>
        <w:rPr>
          <w:rFonts w:eastAsia="Lucida Console"/>
          <w:lang w:eastAsia="zh-CN"/>
        </w:rPr>
      </w:pPr>
      <w:r w:rsidRPr="009A7C00">
        <w:rPr>
          <w:rFonts w:eastAsia="Lucida Console"/>
          <w:lang w:eastAsia="zh-CN"/>
        </w:rPr>
        <w:t>&lt;F_R obj&gt; = %</w:t>
      </w:r>
    </w:p>
    <w:p w:rsidR="000A3AD4" w:rsidRPr="009A7C00" w:rsidRDefault="000A3AD4" w:rsidP="000C6FE5">
      <w:pPr>
        <w:ind w:leftChars="200" w:left="327"/>
        <w:rPr>
          <w:rFonts w:eastAsia="Lucida Console"/>
          <w:lang w:eastAsia="zh-CN"/>
        </w:rPr>
      </w:pPr>
      <w:r w:rsidRPr="009A7C00">
        <w:rPr>
          <w:rFonts w:eastAsia="Lucida Console"/>
          <w:lang w:eastAsia="zh-CN"/>
        </w:rPr>
        <w:t>&lt;F_R obj&gt; = &lt;F_L subj&gt;</w:t>
      </w:r>
    </w:p>
    <w:p w:rsidR="000A3AD4" w:rsidRPr="009A7C00" w:rsidRDefault="000A3AD4" w:rsidP="000C6FE5">
      <w:pPr>
        <w:ind w:leftChars="200" w:left="327"/>
        <w:rPr>
          <w:rFonts w:eastAsia="Lucida Console"/>
          <w:lang w:eastAsia="zh-CN"/>
        </w:rPr>
      </w:pPr>
      <w:r w:rsidRPr="009A7C00">
        <w:rPr>
          <w:rFonts w:eastAsia="Lucida Console"/>
          <w:lang w:eastAsia="zh-CN"/>
        </w:rPr>
        <w:t>&lt;F_L ADJ-OBJ-FLAG&gt; = T</w:t>
      </w:r>
    </w:p>
    <w:p w:rsidR="000A3AD4" w:rsidRDefault="000A3AD4" w:rsidP="000A3AD4">
      <w:pPr>
        <w:pStyle w:val="BodyText"/>
        <w:ind w:firstLine="480"/>
        <w:rPr>
          <w:lang w:eastAsia="zh-CN"/>
        </w:rPr>
      </w:pPr>
      <w:r>
        <w:rPr>
          <w:lang w:eastAsia="zh-CN"/>
        </w:rPr>
        <w:t>这些操作可被解释如下：第一行的操作表示该链接的右边的词所在的特征节点的</w:t>
      </w:r>
      <w:r>
        <w:rPr>
          <w:lang w:eastAsia="zh-CN"/>
        </w:rPr>
        <w:t>obj</w:t>
      </w:r>
      <w:r>
        <w:rPr>
          <w:lang w:eastAsia="zh-CN"/>
        </w:rPr>
        <w:t>特征会被清空。清空后，紧接着将该链接左边的词所在的特征节点的</w:t>
      </w:r>
      <w:r>
        <w:rPr>
          <w:lang w:eastAsia="zh-CN"/>
        </w:rPr>
        <w:t>sub</w:t>
      </w:r>
      <w:r>
        <w:rPr>
          <w:lang w:eastAsia="zh-CN"/>
        </w:rPr>
        <w:t>特征值赋给它。最后，将该链接的左边的词所在的特征节点的</w:t>
      </w:r>
      <w:r>
        <w:rPr>
          <w:lang w:eastAsia="zh-CN"/>
        </w:rPr>
        <w:t>ADJ-OBJ-FLAG</w:t>
      </w:r>
      <w:r>
        <w:rPr>
          <w:lang w:eastAsia="zh-CN"/>
        </w:rPr>
        <w:t>特征值设为</w:t>
      </w:r>
      <w:r>
        <w:rPr>
          <w:lang w:eastAsia="zh-CN"/>
        </w:rPr>
        <w:t>T</w:t>
      </w:r>
      <w:r>
        <w:rPr>
          <w:lang w:eastAsia="zh-CN"/>
        </w:rPr>
        <w:t>（真）。</w:t>
      </w:r>
    </w:p>
    <w:p w:rsidR="000A3AD4" w:rsidRDefault="000A3AD4" w:rsidP="000A3AD4">
      <w:pPr>
        <w:pStyle w:val="BodyText"/>
        <w:ind w:firstLine="480"/>
      </w:pPr>
      <w:r>
        <w:t>我们接着用上面的例句</w:t>
      </w:r>
      <w:r>
        <w:rPr>
          <w:rFonts w:hint="eastAsia"/>
          <w:lang w:eastAsia="zh-CN"/>
        </w:rPr>
        <w:t>“</w:t>
      </w:r>
      <w:r>
        <w:t>The cat chased a snake.</w:t>
      </w:r>
      <w:r>
        <w:rPr>
          <w:rFonts w:hint="eastAsia"/>
          <w:lang w:eastAsia="zh-CN"/>
        </w:rPr>
        <w:t>”</w:t>
      </w:r>
      <w:r>
        <w:t>，接下来两个图是图</w:t>
      </w:r>
      <w:fldSimple w:instr="HYPERLINK\l&quot;_bookmark75&quot;">
        <w:r>
          <w:t>5.4</w:t>
        </w:r>
      </w:fldSimple>
      <w:r>
        <w:t>的节选特征结构图，更直观地解释了，通过执行相关的句子算法后，被修改的结构特征图。</w:t>
      </w: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762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pic:cNvPicPr>
                  </pic:nvPicPr>
                  <pic:blipFill>
                    <a:blip r:embed="rId71"/>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7" w:name="_bookmark75"/>
      <w:bookmarkEnd w:id="217"/>
      <w:r>
        <w:rPr>
          <w:lang w:eastAsia="zh-CN"/>
        </w:rPr>
        <w:t>图</w:t>
      </w:r>
      <w:r>
        <w:rPr>
          <w:lang w:eastAsia="zh-CN"/>
        </w:rPr>
        <w:t xml:space="preserve"> 5.4</w:t>
      </w:r>
      <w:r>
        <w:rPr>
          <w:lang w:eastAsia="zh-CN"/>
        </w:rPr>
        <w:tab/>
      </w:r>
      <w:r>
        <w:rPr>
          <w:lang w:eastAsia="zh-CN"/>
        </w:rPr>
        <w:t>修改过的特征结构图</w:t>
      </w:r>
    </w:p>
    <w:p w:rsidR="000A3AD4" w:rsidRDefault="000A3AD4" w:rsidP="000A3AD4">
      <w:pPr>
        <w:spacing w:before="6" w:line="180" w:lineRule="exact"/>
        <w:rPr>
          <w:sz w:val="18"/>
          <w:szCs w:val="18"/>
          <w:lang w:eastAsia="zh-CN"/>
        </w:rPr>
      </w:pPr>
    </w:p>
    <w:p w:rsidR="000A3AD4" w:rsidRPr="00F011FB" w:rsidRDefault="000A3AD4" w:rsidP="000A3AD4">
      <w:pPr>
        <w:pStyle w:val="BodyText"/>
        <w:ind w:firstLine="480"/>
        <w:rPr>
          <w:lang w:eastAsia="zh-CN"/>
        </w:rPr>
      </w:pPr>
      <w:r w:rsidRPr="00F011FB">
        <w:rPr>
          <w:lang w:eastAsia="zh-CN"/>
        </w:rPr>
        <w:t>图</w:t>
      </w:r>
      <w:r>
        <w:rPr>
          <w:rFonts w:hint="eastAsia"/>
          <w:lang w:eastAsia="zh-CN"/>
        </w:rPr>
        <w:t>5.4</w:t>
      </w:r>
      <w:r w:rsidR="00A14FB4" w:rsidRPr="00F011FB">
        <w:fldChar w:fldCharType="begin"/>
      </w:r>
      <w:r w:rsidRPr="00F011FB">
        <w:rPr>
          <w:lang w:eastAsia="zh-CN"/>
        </w:rPr>
        <w:instrText>HYPERLINK\l"_bookmark75"</w:instrText>
      </w:r>
      <w:r w:rsidR="00A14FB4" w:rsidRPr="00F011FB">
        <w:fldChar w:fldCharType="separate"/>
      </w:r>
      <w:r w:rsidRPr="00F011FB">
        <w:rPr>
          <w:lang w:eastAsia="zh-CN"/>
        </w:rPr>
        <w:t>5.4</w:t>
      </w:r>
      <w:r w:rsidR="00A14FB4" w:rsidRPr="00F011FB">
        <w:fldChar w:fldCharType="end"/>
      </w:r>
      <w:r w:rsidRPr="00F011FB">
        <w:rPr>
          <w:lang w:eastAsia="zh-CN"/>
        </w:rPr>
        <w:t>中虚线部分是执行了下面的句子算法后特征结构图被修改的部分：</w:t>
      </w:r>
    </w:p>
    <w:p w:rsidR="000A3AD4" w:rsidRPr="009A7C00" w:rsidRDefault="000A3AD4" w:rsidP="000C6FE5">
      <w:pPr>
        <w:ind w:leftChars="200" w:left="327"/>
        <w:rPr>
          <w:rFonts w:eastAsia="Lucida Console"/>
          <w:lang w:eastAsia="zh-CN"/>
        </w:rPr>
      </w:pPr>
      <w:r w:rsidRPr="009A7C00">
        <w:rPr>
          <w:rFonts w:eastAsia="Lucida Console"/>
          <w:lang w:eastAsia="zh-CN"/>
        </w:rPr>
        <w:t xml:space="preserve">#TemplateActionAlg </w:t>
      </w:r>
    </w:p>
    <w:p w:rsidR="000A3AD4" w:rsidRPr="009A7C00" w:rsidRDefault="000A3AD4" w:rsidP="000C6FE5">
      <w:pPr>
        <w:ind w:leftChars="200" w:left="327"/>
        <w:rPr>
          <w:rFonts w:eastAsia="Lucida Console"/>
          <w:lang w:eastAsia="zh-CN"/>
        </w:rPr>
      </w:pPr>
      <w:r w:rsidRPr="009A7C00">
        <w:rPr>
          <w:rFonts w:eastAsia="Lucida Console"/>
          <w:lang w:eastAsia="zh-CN"/>
        </w:rPr>
        <w:t>BASIC_REF</w:t>
      </w:r>
    </w:p>
    <w:p w:rsidR="000A3AD4" w:rsidRPr="009A7C00" w:rsidRDefault="000A3AD4" w:rsidP="000C6FE5">
      <w:pPr>
        <w:ind w:leftChars="200" w:left="327"/>
        <w:rPr>
          <w:rFonts w:eastAsia="Lucida Console"/>
          <w:lang w:eastAsia="zh-CN"/>
        </w:rPr>
      </w:pPr>
      <w:r w:rsidRPr="009A7C00">
        <w:rPr>
          <w:rFonts w:eastAsia="Lucida Console"/>
          <w:lang w:eastAsia="zh-CN"/>
        </w:rPr>
        <w:t>&lt;str&gt; = $string</w:t>
      </w:r>
    </w:p>
    <w:p w:rsidR="000A3AD4" w:rsidRPr="009A7C00" w:rsidRDefault="000A3AD4" w:rsidP="000C6FE5">
      <w:pPr>
        <w:ind w:leftChars="200" w:left="327"/>
        <w:rPr>
          <w:rFonts w:eastAsia="Lucida Console"/>
          <w:lang w:eastAsia="zh-CN"/>
        </w:rPr>
      </w:pPr>
      <w:r w:rsidRPr="009A7C00">
        <w:rPr>
          <w:rFonts w:eastAsia="Lucida Console"/>
          <w:lang w:eastAsia="zh-CN"/>
        </w:rPr>
        <w:t>=</w:t>
      </w:r>
    </w:p>
    <w:p w:rsidR="000A3AD4" w:rsidRPr="009A7C00" w:rsidRDefault="000A3AD4" w:rsidP="000C6FE5">
      <w:pPr>
        <w:ind w:leftChars="200" w:left="327"/>
        <w:rPr>
          <w:rFonts w:eastAsia="Lucida Console"/>
          <w:lang w:eastAsia="zh-CN"/>
        </w:rPr>
      </w:pPr>
      <w:r w:rsidRPr="009A7C00">
        <w:rPr>
          <w:rFonts w:eastAsia="Lucida Console"/>
          <w:lang w:eastAsia="zh-CN"/>
        </w:rPr>
        <w:t>&lt;ref name&gt; = &lt;str&gt;</w:t>
      </w:r>
    </w:p>
    <w:p w:rsidR="000A3AD4" w:rsidRPr="009A7C00" w:rsidRDefault="000A3AD4" w:rsidP="000A3AD4">
      <w:pPr>
        <w:pStyle w:val="BodyText"/>
        <w:ind w:firstLine="480"/>
      </w:pPr>
      <w:r w:rsidRPr="009A7C00">
        <w:t>根据上面的句子算法，当模板</w:t>
      </w:r>
      <w:r w:rsidRPr="009A7C00">
        <w:rPr>
          <w:rFonts w:hint="eastAsia"/>
        </w:rPr>
        <w:t>“</w:t>
      </w:r>
      <w:r w:rsidRPr="009A7C00">
        <w:t>&lt;str&gt;    =    $string</w:t>
      </w:r>
      <w:r w:rsidRPr="009A7C00">
        <w:rPr>
          <w:rFonts w:hint="eastAsia"/>
        </w:rPr>
        <w:t>”</w:t>
      </w:r>
      <w:r w:rsidRPr="009A7C00">
        <w:t>被匹配时，会执行操作</w:t>
      </w:r>
      <w:r w:rsidRPr="009A7C00">
        <w:rPr>
          <w:rFonts w:hint="eastAsia"/>
        </w:rPr>
        <w:t>“</w:t>
      </w:r>
      <w:r w:rsidRPr="009A7C00">
        <w:t>&lt;ref name&gt;=&lt;str&gt;</w:t>
      </w:r>
      <w:r w:rsidRPr="009A7C00">
        <w:rPr>
          <w:rFonts w:hint="eastAsia"/>
        </w:rPr>
        <w:t>”</w:t>
      </w:r>
      <w:r w:rsidRPr="009A7C00">
        <w:t>，也就是，把该词的内容赋值给通过路径</w:t>
      </w:r>
      <w:r w:rsidRPr="009A7C00">
        <w:t>&lt;ref, name&gt;</w:t>
      </w:r>
      <w:r w:rsidRPr="009A7C00">
        <w:t>找到的节点。</w:t>
      </w:r>
    </w:p>
    <w:p w:rsidR="000A3AD4" w:rsidRDefault="000A3AD4" w:rsidP="000A3AD4">
      <w:pPr>
        <w:ind w:left="967"/>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297680" cy="3223260"/>
            <wp:effectExtent l="0" t="0" r="7620" b="158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pic:cNvPicPr>
                  </pic:nvPicPr>
                  <pic:blipFill>
                    <a:blip r:embed="rId72"/>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8" w:name="_bookmark76"/>
      <w:bookmarkEnd w:id="218"/>
      <w:r>
        <w:rPr>
          <w:lang w:eastAsia="zh-CN"/>
        </w:rPr>
        <w:t>图</w:t>
      </w:r>
      <w:r>
        <w:rPr>
          <w:lang w:eastAsia="zh-CN"/>
        </w:rPr>
        <w:t xml:space="preserve"> 5.5</w:t>
      </w:r>
      <w:r>
        <w:rPr>
          <w:lang w:eastAsia="zh-CN"/>
        </w:rPr>
        <w:tab/>
      </w:r>
      <w:r>
        <w:rPr>
          <w:lang w:eastAsia="zh-CN"/>
        </w:rPr>
        <w:t>修改过的特征结构图</w:t>
      </w:r>
    </w:p>
    <w:p w:rsidR="000A3AD4" w:rsidRPr="00F011FB" w:rsidRDefault="000A3AD4" w:rsidP="000A3AD4">
      <w:pPr>
        <w:pStyle w:val="BodyText"/>
        <w:ind w:firstLine="480"/>
      </w:pPr>
      <w:r w:rsidRPr="00F011FB">
        <w:rPr>
          <w:lang w:eastAsia="zh-CN"/>
        </w:rPr>
        <w:t>图</w:t>
      </w:r>
      <w:hyperlink w:anchor="_bookmark76" w:history="1">
        <w:r w:rsidRPr="00F011FB">
          <w:rPr>
            <w:lang w:eastAsia="zh-CN"/>
          </w:rPr>
          <w:t>5.5</w:t>
        </w:r>
      </w:hyperlink>
      <w:r w:rsidRPr="00F011FB">
        <w:rPr>
          <w:lang w:eastAsia="zh-CN"/>
        </w:rPr>
        <w:t>中，同样地，虚线部分表示执行相应的句子算法后特征结构图被修改的</w:t>
      </w:r>
      <w:r w:rsidRPr="00F011FB">
        <w:rPr>
          <w:lang w:eastAsia="zh-CN"/>
        </w:rPr>
        <w:t xml:space="preserve"> </w:t>
      </w:r>
      <w:r w:rsidRPr="00F011FB">
        <w:rPr>
          <w:lang w:eastAsia="zh-CN"/>
        </w:rPr>
        <w:t>部分。</w:t>
      </w:r>
      <w:r w:rsidRPr="00F011FB">
        <w:t>其中使用的句子算法有：</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0C6FE5">
      <w:pPr>
        <w:ind w:leftChars="300" w:left="490"/>
        <w:rPr>
          <w:rFonts w:eastAsia="Lucida Console"/>
          <w:lang w:eastAsia="zh-CN"/>
        </w:rPr>
      </w:pPr>
      <w:r w:rsidRPr="009A7C00">
        <w:rPr>
          <w:rFonts w:eastAsia="Lucida Console"/>
          <w:lang w:eastAsia="zh-CN"/>
        </w:rPr>
        <w:t>STANDARD_SUBJ</w:t>
      </w:r>
    </w:p>
    <w:p w:rsidR="000A3AD4" w:rsidRPr="009A7C00" w:rsidRDefault="000A3AD4" w:rsidP="000C6FE5">
      <w:pPr>
        <w:ind w:leftChars="300" w:left="490"/>
        <w:rPr>
          <w:rFonts w:eastAsia="Lucida Console"/>
          <w:lang w:eastAsia="zh-CN"/>
        </w:rPr>
      </w:pPr>
      <w:r w:rsidRPr="009A7C00">
        <w:rPr>
          <w:rFonts w:eastAsia="Lucida Console"/>
          <w:lang w:eastAsia="zh-CN"/>
        </w:rPr>
        <w:t>&lt;LAB&gt; = \S\.*|\SX\.*|\Mg\.*|\MX\.*</w:t>
      </w:r>
    </w:p>
    <w:p w:rsidR="000A3AD4" w:rsidRPr="009A7C00" w:rsidRDefault="000A3AD4" w:rsidP="000C6FE5">
      <w:pPr>
        <w:ind w:leftChars="300" w:left="490"/>
        <w:rPr>
          <w:rFonts w:eastAsia="Lucida Console"/>
          <w:lang w:eastAsia="zh-CN"/>
        </w:rPr>
      </w:pPr>
      <w:r w:rsidRPr="009A7C00">
        <w:rPr>
          <w:rFonts w:eastAsia="Lucida Console"/>
          <w:lang w:eastAsia="zh-CN"/>
        </w:rPr>
        <w:t>&lt;LAB&gt; != \MX.[rj]\.*</w:t>
      </w:r>
    </w:p>
    <w:p w:rsidR="000A3AD4" w:rsidRPr="009A7C00" w:rsidRDefault="000A3AD4" w:rsidP="000C6FE5">
      <w:pPr>
        <w:ind w:leftChars="300" w:left="490"/>
        <w:rPr>
          <w:rFonts w:eastAsia="Lucida Console"/>
          <w:lang w:eastAsia="zh-CN"/>
        </w:rPr>
      </w:pPr>
      <w:r w:rsidRPr="009A7C00">
        <w:rPr>
          <w:rFonts w:eastAsia="Lucida Console"/>
          <w:lang w:eastAsia="zh-CN"/>
        </w:rPr>
        <w:t>&lt;LAB&gt; != MX|MXs|MXp</w:t>
      </w:r>
    </w:p>
    <w:p w:rsidR="000A3AD4" w:rsidRPr="009A7C00" w:rsidRDefault="000A3AD4" w:rsidP="000C6FE5">
      <w:pPr>
        <w:ind w:leftChars="300" w:left="490"/>
        <w:rPr>
          <w:rFonts w:eastAsia="Lucida Console"/>
          <w:lang w:eastAsia="zh-CN"/>
        </w:rPr>
      </w:pPr>
      <w:r w:rsidRPr="009A7C00">
        <w:rPr>
          <w:rFonts w:eastAsia="Lucida Console"/>
          <w:lang w:eastAsia="zh-CN"/>
        </w:rPr>
        <w:t>=</w:t>
      </w:r>
    </w:p>
    <w:p w:rsidR="000A3AD4" w:rsidRPr="009A7C00" w:rsidRDefault="000A3AD4" w:rsidP="000C6FE5">
      <w:pPr>
        <w:ind w:leftChars="300" w:left="490"/>
        <w:rPr>
          <w:rFonts w:eastAsia="Lucida Console"/>
          <w:lang w:eastAsia="zh-CN"/>
        </w:rPr>
      </w:pPr>
      <w:r w:rsidRPr="009A7C00">
        <w:rPr>
          <w:rFonts w:eastAsia="Lucida Console"/>
          <w:lang w:eastAsia="zh-CN"/>
        </w:rPr>
        <w:t>&lt;IS_SUBJ_LINK&gt; = T</w:t>
      </w:r>
    </w:p>
    <w:p w:rsidR="000A3AD4" w:rsidRDefault="000A3AD4" w:rsidP="000A3AD4">
      <w:pPr>
        <w:spacing w:before="8" w:line="110" w:lineRule="exact"/>
        <w:rPr>
          <w:sz w:val="11"/>
          <w:szCs w:val="11"/>
        </w:rPr>
      </w:pPr>
    </w:p>
    <w:p w:rsidR="000A3AD4" w:rsidRPr="009A7C00" w:rsidRDefault="000A3AD4" w:rsidP="000A3AD4">
      <w:pPr>
        <w:pStyle w:val="BodyText"/>
        <w:ind w:firstLine="480"/>
      </w:pPr>
      <w:r w:rsidRPr="009A7C00">
        <w:t>如果找到连接主语的链接，那么创建一个名为</w:t>
      </w:r>
      <w:r w:rsidRPr="009A7C00">
        <w:t xml:space="preserve"> sub </w:t>
      </w:r>
      <w:r w:rsidRPr="009A7C00">
        <w:t>的依存关系：</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0C6FE5">
      <w:pPr>
        <w:ind w:leftChars="300" w:left="490"/>
        <w:rPr>
          <w:rFonts w:eastAsia="Lucida Console"/>
          <w:lang w:eastAsia="zh-CN"/>
        </w:rPr>
      </w:pPr>
      <w:r w:rsidRPr="009A7C00">
        <w:rPr>
          <w:rFonts w:eastAsia="Lucida Console"/>
          <w:lang w:eastAsia="zh-CN"/>
        </w:rPr>
        <w:t>MAKE_STANDARD_SUBJ</w:t>
      </w:r>
    </w:p>
    <w:p w:rsidR="000A3AD4" w:rsidRPr="009A7C00" w:rsidRDefault="000A3AD4" w:rsidP="000C6FE5">
      <w:pPr>
        <w:ind w:leftChars="300" w:left="490"/>
        <w:rPr>
          <w:rFonts w:eastAsia="Lucida Console"/>
          <w:lang w:eastAsia="zh-CN"/>
        </w:rPr>
      </w:pPr>
      <w:r w:rsidRPr="009A7C00">
        <w:rPr>
          <w:rFonts w:eastAsia="Lucida Console"/>
          <w:lang w:eastAsia="zh-CN"/>
        </w:rPr>
        <w:t>&lt;IS_SUBJ_LINK&gt; = T</w:t>
      </w:r>
    </w:p>
    <w:p w:rsidR="000A3AD4" w:rsidRPr="009A7C00" w:rsidRDefault="000A3AD4" w:rsidP="000C6FE5">
      <w:pPr>
        <w:ind w:leftChars="300" w:left="490"/>
        <w:rPr>
          <w:rFonts w:eastAsia="Lucida Console"/>
          <w:lang w:eastAsia="zh-CN"/>
        </w:rPr>
      </w:pPr>
      <w:r w:rsidRPr="009A7C00">
        <w:rPr>
          <w:rFonts w:eastAsia="Lucida Console"/>
          <w:lang w:eastAsia="zh-CN"/>
        </w:rPr>
        <w:t>&lt;F_L conj&gt; = %</w:t>
      </w:r>
    </w:p>
    <w:p w:rsidR="000A3AD4" w:rsidRPr="009A7C00" w:rsidRDefault="000A3AD4" w:rsidP="000C6FE5">
      <w:pPr>
        <w:ind w:leftChars="300" w:left="490"/>
        <w:rPr>
          <w:rFonts w:eastAsia="Lucida Console"/>
          <w:lang w:eastAsia="zh-CN"/>
        </w:rPr>
      </w:pPr>
      <w:r w:rsidRPr="009A7C00">
        <w:rPr>
          <w:rFonts w:eastAsia="Lucida Console"/>
          <w:lang w:eastAsia="zh-CN"/>
        </w:rPr>
        <w:t>=</w:t>
      </w:r>
    </w:p>
    <w:p w:rsidR="000A3AD4" w:rsidRPr="009A7C00" w:rsidRDefault="000A3AD4" w:rsidP="000C6FE5">
      <w:pPr>
        <w:ind w:leftChars="300" w:left="490"/>
        <w:rPr>
          <w:rFonts w:eastAsia="Lucida Console"/>
          <w:lang w:eastAsia="zh-CN"/>
        </w:rPr>
      </w:pPr>
      <w:r w:rsidRPr="009A7C00">
        <w:rPr>
          <w:rFonts w:eastAsia="Lucida Console"/>
          <w:lang w:eastAsia="zh-CN"/>
        </w:rPr>
        <w:t>&lt;F_R subj&gt; += &lt;F_L ref&gt;</w:t>
      </w:r>
    </w:p>
    <w:p w:rsidR="000A3AD4" w:rsidRPr="00F011FB" w:rsidRDefault="000A3AD4" w:rsidP="000A3AD4">
      <w:pPr>
        <w:pStyle w:val="BodyText"/>
        <w:ind w:firstLine="480"/>
        <w:rPr>
          <w:lang w:eastAsia="zh-CN"/>
        </w:rPr>
      </w:pPr>
      <w:r w:rsidRPr="00F011FB">
        <w:rPr>
          <w:lang w:eastAsia="zh-CN"/>
        </w:rPr>
        <w:t>第一个句子算法中表明，当找到一个特征节点的</w:t>
      </w:r>
      <w:r w:rsidRPr="00F011FB">
        <w:rPr>
          <w:rFonts w:hint="eastAsia"/>
          <w:lang w:eastAsia="zh-CN"/>
        </w:rPr>
        <w:t>“</w:t>
      </w:r>
      <w:r w:rsidRPr="00F011FB">
        <w:rPr>
          <w:lang w:eastAsia="zh-CN"/>
        </w:rPr>
        <w:t>LAB</w:t>
      </w:r>
      <w:r w:rsidRPr="00F011FB">
        <w:rPr>
          <w:rFonts w:hint="eastAsia"/>
          <w:lang w:eastAsia="zh-CN"/>
        </w:rPr>
        <w:t>”</w:t>
      </w:r>
      <w:r w:rsidRPr="00F011FB">
        <w:rPr>
          <w:lang w:eastAsia="zh-CN"/>
        </w:rPr>
        <w:t>特征满足这样的正则表达式</w:t>
      </w:r>
      <w:r w:rsidRPr="00F011FB">
        <w:rPr>
          <w:lang w:eastAsia="zh-CN"/>
        </w:rPr>
        <w:t>\S\.*|\SX\.*|\Mg\.*|\MX\.*</w:t>
      </w:r>
      <w:r w:rsidRPr="00F011FB">
        <w:rPr>
          <w:lang w:eastAsia="zh-CN"/>
        </w:rPr>
        <w:t>时，即图</w:t>
      </w:r>
      <w:r w:rsidR="00A14FB4" w:rsidRPr="00F011FB">
        <w:fldChar w:fldCharType="begin"/>
      </w:r>
      <w:r w:rsidRPr="00F011FB">
        <w:rPr>
          <w:lang w:eastAsia="zh-CN"/>
        </w:rPr>
        <w:instrText>HYPERLINK\l"_bookmark76"</w:instrText>
      </w:r>
      <w:r w:rsidR="00A14FB4" w:rsidRPr="00F011FB">
        <w:fldChar w:fldCharType="separate"/>
      </w:r>
      <w:r w:rsidRPr="00F011FB">
        <w:rPr>
          <w:lang w:eastAsia="zh-CN"/>
        </w:rPr>
        <w:t>5.5</w:t>
      </w:r>
      <w:r w:rsidR="00A14FB4" w:rsidRPr="00F011FB">
        <w:fldChar w:fldCharType="end"/>
      </w:r>
      <w:r w:rsidRPr="00F011FB">
        <w:rPr>
          <w:lang w:eastAsia="zh-CN"/>
        </w:rPr>
        <w:t>中最上面的特征节点的情况，那么会创建一个新的特征</w:t>
      </w:r>
      <w:r w:rsidRPr="00F011FB">
        <w:rPr>
          <w:lang w:eastAsia="zh-CN"/>
        </w:rPr>
        <w:t>IS_SUBJ_LINK</w:t>
      </w:r>
      <w:r w:rsidRPr="00F011FB">
        <w:rPr>
          <w:lang w:eastAsia="zh-CN"/>
        </w:rPr>
        <w:t>并赋值为</w:t>
      </w:r>
      <w:r w:rsidRPr="00F011FB">
        <w:rPr>
          <w:rFonts w:hint="eastAsia"/>
          <w:lang w:eastAsia="zh-CN"/>
        </w:rPr>
        <w:t>”</w:t>
      </w:r>
      <w:r w:rsidRPr="00F011FB">
        <w:rPr>
          <w:lang w:eastAsia="zh-CN"/>
        </w:rPr>
        <w:t>T</w:t>
      </w:r>
      <w:r w:rsidRPr="00F011FB">
        <w:rPr>
          <w:rFonts w:hint="eastAsia"/>
          <w:lang w:eastAsia="zh-CN"/>
        </w:rPr>
        <w:t>”</w:t>
      </w:r>
      <w:r w:rsidRPr="00F011FB">
        <w:rPr>
          <w:lang w:eastAsia="zh-CN"/>
        </w:rPr>
        <w:t>（真）。</w:t>
      </w:r>
      <w:r w:rsidRPr="00F011FB">
        <w:rPr>
          <w:lang w:eastAsia="zh-CN"/>
        </w:rPr>
        <w:t>IS_SUBJ_LINK</w:t>
      </w:r>
      <w:r w:rsidRPr="00F011FB">
        <w:rPr>
          <w:lang w:eastAsia="zh-CN"/>
        </w:rPr>
        <w:t>是一个临时特征，会在上面第二个句子算法中用到，类似地，在执行了第一个句子算法后，图中最上面的节点也满足了第二个句子算法的条件，于是会接着执行第二个句子算法，即执行</w:t>
      </w:r>
      <w:r w:rsidRPr="00F011FB">
        <w:rPr>
          <w:lang w:eastAsia="zh-CN"/>
        </w:rPr>
        <w:t>&lt;FR sub j&gt;+=&lt;FLre f&gt;</w:t>
      </w:r>
      <w:r w:rsidRPr="00F011FB">
        <w:rPr>
          <w:lang w:eastAsia="zh-CN"/>
        </w:rPr>
        <w:t>，这说明，系统会将</w:t>
      </w:r>
      <w:r w:rsidRPr="00F011FB">
        <w:rPr>
          <w:lang w:eastAsia="zh-CN"/>
        </w:rPr>
        <w:t>FLre f</w:t>
      </w:r>
      <w:r w:rsidRPr="00F011FB">
        <w:rPr>
          <w:lang w:eastAsia="zh-CN"/>
        </w:rPr>
        <w:t>的值传到通过路径</w:t>
      </w:r>
      <w:r w:rsidRPr="00F011FB">
        <w:rPr>
          <w:lang w:eastAsia="zh-CN"/>
        </w:rPr>
        <w:t>FR sub j</w:t>
      </w:r>
      <w:r w:rsidRPr="00F011FB">
        <w:rPr>
          <w:lang w:eastAsia="zh-CN"/>
        </w:rPr>
        <w:t>的相应特征上，也就是上图中最下面的虚线部分显示的。需要说明的是，操作符</w:t>
      </w:r>
      <w:r w:rsidRPr="00F011FB">
        <w:rPr>
          <w:rFonts w:hint="eastAsia"/>
          <w:lang w:eastAsia="zh-CN"/>
        </w:rPr>
        <w:t>”</w:t>
      </w:r>
      <w:r w:rsidRPr="00F011FB">
        <w:rPr>
          <w:lang w:eastAsia="zh-CN"/>
        </w:rPr>
        <w:t>+=</w:t>
      </w:r>
      <w:r w:rsidRPr="00F011FB">
        <w:rPr>
          <w:rFonts w:hint="eastAsia"/>
          <w:lang w:eastAsia="zh-CN"/>
        </w:rPr>
        <w:t>”</w:t>
      </w:r>
      <w:r w:rsidRPr="00F011FB">
        <w:rPr>
          <w:lang w:eastAsia="zh-CN"/>
        </w:rPr>
        <w:t>是指将该操作符右边的值</w:t>
      </w:r>
      <w:r w:rsidRPr="00F011FB">
        <w:rPr>
          <w:rFonts w:hint="eastAsia"/>
          <w:lang w:eastAsia="zh-CN"/>
        </w:rPr>
        <w:t>“</w:t>
      </w:r>
      <w:r w:rsidRPr="00F011FB">
        <w:rPr>
          <w:lang w:eastAsia="zh-CN"/>
        </w:rPr>
        <w:t>附加</w:t>
      </w:r>
      <w:r w:rsidRPr="00F011FB">
        <w:rPr>
          <w:rFonts w:hint="eastAsia"/>
          <w:lang w:eastAsia="zh-CN"/>
        </w:rPr>
        <w:t>”</w:t>
      </w:r>
      <w:r w:rsidRPr="00F011FB">
        <w:rPr>
          <w:lang w:eastAsia="zh-CN"/>
        </w:rPr>
        <w:t>到通过左边的路径得到的特征上。</w:t>
      </w:r>
    </w:p>
    <w:p w:rsidR="000A3AD4" w:rsidRPr="009A7C00" w:rsidRDefault="000A3AD4" w:rsidP="000A3AD4">
      <w:pPr>
        <w:pStyle w:val="BodyText"/>
        <w:ind w:firstLineChars="0" w:firstLine="0"/>
        <w:rPr>
          <w:b/>
          <w:bCs/>
          <w:lang w:eastAsia="zh-CN"/>
        </w:rPr>
      </w:pPr>
      <w:r w:rsidRPr="009A7C00">
        <w:rPr>
          <w:b/>
          <w:bCs/>
          <w:lang w:eastAsia="zh-CN"/>
        </w:rPr>
        <w:t>步骤</w:t>
      </w:r>
      <w:r w:rsidRPr="009A7C00">
        <w:rPr>
          <w:b/>
          <w:bCs/>
          <w:lang w:eastAsia="zh-CN"/>
        </w:rPr>
        <w:t>3</w:t>
      </w:r>
      <w:r w:rsidRPr="009A7C00">
        <w:rPr>
          <w:b/>
          <w:bCs/>
          <w:lang w:eastAsia="zh-CN"/>
        </w:rPr>
        <w:t>：遍历最后得到的特征结构图，输出最终的</w:t>
      </w:r>
      <w:r w:rsidRPr="009A7C00">
        <w:rPr>
          <w:b/>
          <w:bCs/>
          <w:lang w:eastAsia="zh-CN"/>
        </w:rPr>
        <w:t>RelEx</w:t>
      </w:r>
      <w:r w:rsidRPr="009A7C00">
        <w:rPr>
          <w:b/>
          <w:bCs/>
          <w:lang w:eastAsia="zh-CN"/>
        </w:rPr>
        <w:t>关系集合。</w:t>
      </w:r>
    </w:p>
    <w:p w:rsidR="000A3AD4" w:rsidRPr="009A7C00" w:rsidRDefault="000A3AD4" w:rsidP="000A3AD4">
      <w:pPr>
        <w:pStyle w:val="BodyText"/>
        <w:ind w:firstLine="480"/>
      </w:pPr>
      <w:r w:rsidRPr="009A7C00">
        <w:rPr>
          <w:lang w:eastAsia="zh-CN"/>
        </w:rPr>
        <w:t>当步骤</w:t>
      </w:r>
      <w:r w:rsidRPr="009A7C00">
        <w:rPr>
          <w:lang w:eastAsia="zh-CN"/>
        </w:rPr>
        <w:t>2</w:t>
      </w:r>
      <w:r w:rsidRPr="009A7C00">
        <w:rPr>
          <w:lang w:eastAsia="zh-CN"/>
        </w:rPr>
        <w:t>完成后，我们得到的结构特征图包含了很多</w:t>
      </w:r>
      <w:r w:rsidRPr="009A7C00">
        <w:rPr>
          <w:lang w:eastAsia="zh-CN"/>
        </w:rPr>
        <w:t>RelEx</w:t>
      </w:r>
      <w:r w:rsidRPr="009A7C00">
        <w:rPr>
          <w:lang w:eastAsia="zh-CN"/>
        </w:rPr>
        <w:t>句子算法中使用的临时特征，以及残留的句法特征，因此这一步骤主要是遍历步骤</w:t>
      </w:r>
      <w:r w:rsidRPr="009A7C00">
        <w:rPr>
          <w:lang w:eastAsia="zh-CN"/>
        </w:rPr>
        <w:t>2</w:t>
      </w:r>
      <w:r w:rsidRPr="009A7C00">
        <w:rPr>
          <w:lang w:eastAsia="zh-CN"/>
        </w:rPr>
        <w:t>得到的特征结构图并过滤掉这些不必要的特征，得到最终的简洁直观的</w:t>
      </w:r>
      <w:r w:rsidRPr="009A7C00">
        <w:rPr>
          <w:lang w:eastAsia="zh-CN"/>
        </w:rPr>
        <w:t>RelEx</w:t>
      </w:r>
      <w:r w:rsidRPr="009A7C00">
        <w:rPr>
          <w:lang w:eastAsia="zh-CN"/>
        </w:rPr>
        <w:t>关系树（图），最终抽取其中</w:t>
      </w:r>
      <w:r w:rsidRPr="009A7C00">
        <w:rPr>
          <w:lang w:eastAsia="zh-CN"/>
        </w:rPr>
        <w:t>RelEx</w:t>
      </w:r>
      <w:r w:rsidRPr="009A7C00">
        <w:rPr>
          <w:lang w:eastAsia="zh-CN"/>
        </w:rPr>
        <w:t>的依存关系和词语属性集合并输出。</w:t>
      </w:r>
      <w:r w:rsidRPr="009A7C00">
        <w:t>这里依然采用上面的例句</w:t>
      </w:r>
      <w:r w:rsidRPr="009A7C00">
        <w:rPr>
          <w:rFonts w:hint="eastAsia"/>
        </w:rPr>
        <w:t>“</w:t>
      </w:r>
      <w:r w:rsidRPr="009A7C00">
        <w:t>The cat chased a snake.</w:t>
      </w:r>
      <w:r w:rsidRPr="009A7C00">
        <w:rPr>
          <w:rFonts w:hint="eastAsia"/>
        </w:rPr>
        <w:t>”</w:t>
      </w:r>
      <w:r w:rsidRPr="009A7C00">
        <w:t>。当所有的句子算法都被遍历过后，再过滤掉临时的特征，可以得到一个精简的用于生成</w:t>
      </w:r>
      <w:r w:rsidRPr="009A7C00">
        <w:t>RelEx</w:t>
      </w:r>
      <w:r w:rsidRPr="009A7C00">
        <w:t>关系集合的特征结构图（图</w:t>
      </w:r>
      <w:r w:rsidR="00866044">
        <w:rPr>
          <w:rFonts w:hint="eastAsia"/>
        </w:rPr>
        <w:t>5</w:t>
      </w:r>
      <w:r w:rsidR="00866044">
        <w:rPr>
          <w:rFonts w:ascii="宋体" w:hAnsi="宋体" w:cs="宋体" w:hint="eastAsia"/>
        </w:rPr>
        <w:t>.6</w:t>
      </w:r>
      <w:fldSimple w:instr="HYPERLINK\l&quot;_bookmark77&quot;">
        <w:r w:rsidRPr="009A7C00">
          <w:t>5.6</w:t>
        </w:r>
      </w:fldSimple>
      <w:r w:rsidRPr="009A7C00">
        <w:t>）。</w:t>
      </w:r>
    </w:p>
    <w:p w:rsidR="000A3AD4" w:rsidRDefault="000A3AD4" w:rsidP="000A3AD4">
      <w:pPr>
        <w:ind w:left="1154" w:right="10206"/>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6985" b="1524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pic:cNvPicPr>
                  </pic:nvPicPr>
                  <pic:blipFill>
                    <a:blip r:embed="rId73"/>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9" w:name="_bookmark77"/>
      <w:bookmarkEnd w:id="219"/>
      <w:r>
        <w:rPr>
          <w:lang w:eastAsia="zh-CN"/>
        </w:rPr>
        <w:t>图</w:t>
      </w:r>
      <w:r>
        <w:rPr>
          <w:lang w:eastAsia="zh-CN"/>
        </w:rPr>
        <w:t xml:space="preserve"> 5.6</w:t>
      </w:r>
      <w:r>
        <w:rPr>
          <w:lang w:eastAsia="zh-CN"/>
        </w:rPr>
        <w:tab/>
      </w:r>
      <w:r>
        <w:rPr>
          <w:lang w:eastAsia="zh-CN"/>
        </w:rPr>
        <w:t>最终特征结构图</w:t>
      </w:r>
    </w:p>
    <w:p w:rsidR="000A3AD4" w:rsidRDefault="000A3AD4" w:rsidP="000A3AD4">
      <w:pPr>
        <w:pStyle w:val="BodyText"/>
        <w:ind w:firstLine="480"/>
        <w:rPr>
          <w:lang w:eastAsia="zh-CN"/>
        </w:rPr>
      </w:pPr>
      <w:r>
        <w:rPr>
          <w:lang w:eastAsia="zh-CN"/>
        </w:rPr>
        <w:t>其中特征节点</w:t>
      </w:r>
      <w:r>
        <w:rPr>
          <w:lang w:eastAsia="zh-CN"/>
        </w:rPr>
        <w:t>head</w:t>
      </w:r>
      <w:r>
        <w:rPr>
          <w:lang w:eastAsia="zh-CN"/>
        </w:rPr>
        <w:t>指向表示主句或所有从句中的中心词的特征节点。</w:t>
      </w:r>
      <w:r>
        <w:rPr>
          <w:lang w:eastAsia="zh-CN"/>
        </w:rPr>
        <w:t>RelEx</w:t>
      </w:r>
      <w:r>
        <w:rPr>
          <w:lang w:eastAsia="zh-CN"/>
        </w:rPr>
        <w:t>中与</w:t>
      </w:r>
      <w:r>
        <w:rPr>
          <w:lang w:eastAsia="zh-CN"/>
        </w:rPr>
        <w:t>head</w:t>
      </w:r>
      <w:r>
        <w:rPr>
          <w:lang w:eastAsia="zh-CN"/>
        </w:rPr>
        <w:t>对应的还有特征节点</w:t>
      </w:r>
      <w:r>
        <w:rPr>
          <w:lang w:eastAsia="zh-CN"/>
        </w:rPr>
        <w:t>background</w:t>
      </w:r>
      <w:r>
        <w:rPr>
          <w:lang w:eastAsia="zh-CN"/>
        </w:rPr>
        <w:t>（例句中没有），它是指向表示修辞词的节点，如形容词、副词等。</w:t>
      </w:r>
    </w:p>
    <w:p w:rsidR="000A3AD4" w:rsidRDefault="000A3AD4" w:rsidP="000A3AD4">
      <w:pPr>
        <w:pStyle w:val="BodyText"/>
        <w:ind w:firstLine="480"/>
        <w:rPr>
          <w:lang w:eastAsia="zh-CN"/>
        </w:rPr>
      </w:pPr>
      <w:r>
        <w:rPr>
          <w:lang w:eastAsia="zh-CN"/>
        </w:rPr>
        <w:t>根据上图，我们可以从以下的特征节点抽取出每个词的相关属性：</w:t>
      </w:r>
    </w:p>
    <w:p w:rsidR="000A3AD4" w:rsidRPr="009A7C00" w:rsidRDefault="000A3AD4" w:rsidP="000A3AD4">
      <w:pPr>
        <w:pStyle w:val="BodyText"/>
        <w:numPr>
          <w:ilvl w:val="0"/>
          <w:numId w:val="62"/>
        </w:numPr>
        <w:ind w:firstLineChars="0"/>
        <w:rPr>
          <w:lang w:eastAsia="zh-CN"/>
        </w:rPr>
      </w:pPr>
      <w:r w:rsidRPr="009A7C00">
        <w:rPr>
          <w:lang w:eastAsia="zh-CN"/>
        </w:rPr>
        <w:t>name</w:t>
      </w:r>
      <w:r w:rsidRPr="009A7C00">
        <w:rPr>
          <w:rFonts w:hint="eastAsia"/>
          <w:lang w:eastAsia="zh-CN"/>
        </w:rPr>
        <w:t>：</w:t>
      </w:r>
      <w:r w:rsidRPr="009A7C00">
        <w:rPr>
          <w:lang w:eastAsia="zh-CN"/>
        </w:rPr>
        <w:t>指向表示该词的名称的特征节点</w:t>
      </w:r>
    </w:p>
    <w:p w:rsidR="000A3AD4" w:rsidRPr="009A7C00" w:rsidRDefault="000A3AD4" w:rsidP="000A3AD4">
      <w:pPr>
        <w:pStyle w:val="BodyText"/>
        <w:numPr>
          <w:ilvl w:val="0"/>
          <w:numId w:val="62"/>
        </w:numPr>
        <w:ind w:firstLineChars="0"/>
        <w:rPr>
          <w:lang w:eastAsia="zh-CN"/>
        </w:rPr>
      </w:pPr>
      <w:r w:rsidRPr="009A7C00">
        <w:rPr>
          <w:lang w:eastAsia="zh-CN"/>
        </w:rPr>
        <w:t>pos</w:t>
      </w:r>
      <w:r w:rsidRPr="009A7C00">
        <w:rPr>
          <w:rFonts w:hint="eastAsia"/>
          <w:lang w:eastAsia="zh-CN"/>
        </w:rPr>
        <w:t>：</w:t>
      </w:r>
      <w:r w:rsidRPr="009A7C00">
        <w:rPr>
          <w:lang w:eastAsia="zh-CN"/>
        </w:rPr>
        <w:t>指向表示该词的词性标记的特征节点</w:t>
      </w:r>
    </w:p>
    <w:p w:rsidR="000A3AD4" w:rsidRPr="009A7C00" w:rsidRDefault="000A3AD4" w:rsidP="000A3AD4">
      <w:pPr>
        <w:pStyle w:val="BodyText"/>
        <w:numPr>
          <w:ilvl w:val="0"/>
          <w:numId w:val="62"/>
        </w:numPr>
        <w:ind w:firstLineChars="0"/>
        <w:rPr>
          <w:lang w:eastAsia="zh-CN"/>
        </w:rPr>
      </w:pPr>
      <w:r w:rsidRPr="009A7C00">
        <w:rPr>
          <w:lang w:eastAsia="zh-CN"/>
        </w:rPr>
        <w:t>tense</w:t>
      </w:r>
      <w:r w:rsidRPr="009A7C00">
        <w:rPr>
          <w:rFonts w:hint="eastAsia"/>
          <w:lang w:eastAsia="zh-CN"/>
        </w:rPr>
        <w:t>：</w:t>
      </w:r>
      <w:r w:rsidRPr="009A7C00">
        <w:rPr>
          <w:lang w:eastAsia="zh-CN"/>
        </w:rPr>
        <w:t>指向表示该词的时态的特征节点（针对动词）</w:t>
      </w:r>
    </w:p>
    <w:p w:rsidR="000A3AD4" w:rsidRPr="009A7C00" w:rsidRDefault="000A3AD4" w:rsidP="000A3AD4">
      <w:pPr>
        <w:pStyle w:val="BodyText"/>
        <w:numPr>
          <w:ilvl w:val="0"/>
          <w:numId w:val="62"/>
        </w:numPr>
        <w:ind w:firstLineChars="0"/>
        <w:rPr>
          <w:lang w:eastAsia="zh-CN"/>
        </w:rPr>
      </w:pPr>
      <w:r w:rsidRPr="009A7C00">
        <w:rPr>
          <w:lang w:eastAsia="zh-CN"/>
        </w:rPr>
        <w:t>deﬁnite-FLAG</w:t>
      </w:r>
      <w:r w:rsidRPr="009A7C00">
        <w:rPr>
          <w:rFonts w:hint="eastAsia"/>
          <w:lang w:eastAsia="zh-CN"/>
        </w:rPr>
        <w:t>：</w:t>
      </w:r>
      <w:r w:rsidRPr="009A7C00">
        <w:rPr>
          <w:lang w:eastAsia="zh-CN"/>
        </w:rPr>
        <w:t>指向一个值为</w:t>
      </w:r>
      <w:r w:rsidRPr="009A7C00">
        <w:rPr>
          <w:rFonts w:hint="eastAsia"/>
          <w:lang w:eastAsia="zh-CN"/>
        </w:rPr>
        <w:t>“</w:t>
      </w:r>
      <w:r w:rsidRPr="009A7C00">
        <w:rPr>
          <w:lang w:eastAsia="zh-CN"/>
        </w:rPr>
        <w:t>T</w:t>
      </w:r>
      <w:r w:rsidRPr="009A7C00">
        <w:rPr>
          <w:rFonts w:hint="eastAsia"/>
          <w:lang w:eastAsia="zh-CN"/>
        </w:rPr>
        <w:t>”</w:t>
      </w:r>
      <w:r w:rsidRPr="009A7C00">
        <w:rPr>
          <w:lang w:eastAsia="zh-CN"/>
        </w:rPr>
        <w:t>的特征节点，表明该名词受量词、定冠词等限定词约束，如</w:t>
      </w:r>
      <w:r w:rsidRPr="009A7C00">
        <w:rPr>
          <w:rFonts w:hint="eastAsia"/>
          <w:lang w:eastAsia="zh-CN"/>
        </w:rPr>
        <w:t>“</w:t>
      </w:r>
      <w:r w:rsidRPr="009A7C00">
        <w:rPr>
          <w:lang w:eastAsia="zh-CN"/>
        </w:rPr>
        <w:t>the</w:t>
      </w:r>
      <w:r w:rsidRPr="009A7C00">
        <w:rPr>
          <w:rFonts w:hint="eastAsia"/>
          <w:lang w:eastAsia="zh-CN"/>
        </w:rPr>
        <w:t>””</w:t>
      </w:r>
      <w:r w:rsidRPr="009A7C00">
        <w:rPr>
          <w:lang w:eastAsia="zh-CN"/>
        </w:rPr>
        <w:t>that</w:t>
      </w:r>
      <w:r w:rsidRPr="009A7C00">
        <w:rPr>
          <w:rFonts w:hint="eastAsia"/>
          <w:lang w:eastAsia="zh-CN"/>
        </w:rPr>
        <w:t>”</w:t>
      </w:r>
      <w:r w:rsidRPr="009A7C00">
        <w:rPr>
          <w:lang w:eastAsia="zh-CN"/>
        </w:rPr>
        <w:t>等（针对名词）</w:t>
      </w:r>
    </w:p>
    <w:p w:rsidR="000A3AD4" w:rsidRPr="009A7C00" w:rsidRDefault="000A3AD4" w:rsidP="000A3AD4">
      <w:pPr>
        <w:pStyle w:val="BodyText"/>
        <w:numPr>
          <w:ilvl w:val="0"/>
          <w:numId w:val="62"/>
        </w:numPr>
        <w:ind w:firstLineChars="0"/>
        <w:rPr>
          <w:lang w:eastAsia="zh-CN"/>
        </w:rPr>
      </w:pPr>
      <w:r w:rsidRPr="009A7C00">
        <w:rPr>
          <w:lang w:eastAsia="zh-CN"/>
        </w:rPr>
        <w:t>noun_number</w:t>
      </w:r>
      <w:r w:rsidRPr="009A7C00">
        <w:rPr>
          <w:rFonts w:hint="eastAsia"/>
          <w:lang w:eastAsia="zh-CN"/>
        </w:rPr>
        <w:t>：</w:t>
      </w:r>
      <w:r w:rsidRPr="009A7C00">
        <w:rPr>
          <w:lang w:eastAsia="zh-CN"/>
        </w:rPr>
        <w:t>指向表示该词的单复数形式的特征节点（针对名词）</w:t>
      </w:r>
    </w:p>
    <w:p w:rsidR="000A3AD4" w:rsidRPr="009A7C00" w:rsidRDefault="000A3AD4" w:rsidP="000A3AD4">
      <w:pPr>
        <w:pStyle w:val="BodyText"/>
        <w:ind w:firstLine="480"/>
        <w:rPr>
          <w:lang w:eastAsia="zh-CN"/>
        </w:rPr>
      </w:pPr>
      <w:r w:rsidRPr="009A7C00">
        <w:rPr>
          <w:lang w:eastAsia="zh-CN"/>
        </w:rPr>
        <w:t>类似，可以从以下的特征节点抽取出相关的依存关系：</w:t>
      </w:r>
    </w:p>
    <w:p w:rsidR="000A3AD4" w:rsidRPr="009A7C00" w:rsidRDefault="000A3AD4" w:rsidP="000A3AD4">
      <w:pPr>
        <w:pStyle w:val="BodyText"/>
        <w:numPr>
          <w:ilvl w:val="0"/>
          <w:numId w:val="63"/>
        </w:numPr>
        <w:ind w:firstLineChars="0"/>
        <w:rPr>
          <w:lang w:eastAsia="zh-CN"/>
        </w:rPr>
      </w:pPr>
      <w:r w:rsidRPr="009A7C00">
        <w:rPr>
          <w:lang w:eastAsia="zh-CN"/>
        </w:rPr>
        <w:t>links</w:t>
      </w:r>
      <w:r w:rsidRPr="009A7C00">
        <w:rPr>
          <w:rFonts w:hint="eastAsia"/>
          <w:lang w:eastAsia="zh-CN"/>
        </w:rPr>
        <w:t>：</w:t>
      </w:r>
      <w:r w:rsidRPr="009A7C00">
        <w:rPr>
          <w:lang w:eastAsia="zh-CN"/>
        </w:rPr>
        <w:t>指向表示以该节点为第一参数的依存关系的特征节点</w:t>
      </w:r>
    </w:p>
    <w:p w:rsidR="000A3AD4" w:rsidRPr="009A7C00" w:rsidRDefault="000A3AD4" w:rsidP="000A3AD4">
      <w:pPr>
        <w:pStyle w:val="BodyText"/>
        <w:numPr>
          <w:ilvl w:val="0"/>
          <w:numId w:val="63"/>
        </w:numPr>
        <w:ind w:firstLineChars="0"/>
        <w:rPr>
          <w:lang w:eastAsia="zh-CN"/>
        </w:rPr>
      </w:pPr>
      <w:r w:rsidRPr="009A7C00">
        <w:rPr>
          <w:lang w:eastAsia="zh-CN"/>
        </w:rPr>
        <w:t>_subj</w:t>
      </w:r>
      <w:r w:rsidRPr="009A7C00">
        <w:rPr>
          <w:rFonts w:hint="eastAsia"/>
          <w:lang w:eastAsia="zh-CN"/>
        </w:rPr>
        <w:t>：</w:t>
      </w:r>
      <w:r w:rsidRPr="009A7C00">
        <w:rPr>
          <w:lang w:eastAsia="zh-CN"/>
        </w:rPr>
        <w:t>指向表示依存关系</w:t>
      </w:r>
      <w:r w:rsidRPr="009A7C00">
        <w:rPr>
          <w:lang w:eastAsia="zh-CN"/>
        </w:rPr>
        <w:t>_subj</w:t>
      </w:r>
      <w:r w:rsidRPr="009A7C00">
        <w:rPr>
          <w:lang w:eastAsia="zh-CN"/>
        </w:rPr>
        <w:t>（主谓关系）的第二参数的特征节点</w:t>
      </w:r>
    </w:p>
    <w:p w:rsidR="000A3AD4" w:rsidRDefault="000A3AD4" w:rsidP="000A3AD4">
      <w:pPr>
        <w:pStyle w:val="BodyText"/>
        <w:numPr>
          <w:ilvl w:val="0"/>
          <w:numId w:val="63"/>
        </w:numPr>
        <w:ind w:firstLineChars="0"/>
        <w:rPr>
          <w:lang w:eastAsia="zh-CN"/>
        </w:rPr>
      </w:pPr>
      <w:r w:rsidRPr="009A7C00">
        <w:rPr>
          <w:lang w:eastAsia="zh-CN"/>
        </w:rPr>
        <w:t>_obj</w:t>
      </w:r>
      <w:r w:rsidRPr="009A7C00">
        <w:rPr>
          <w:rFonts w:hint="eastAsia"/>
          <w:lang w:eastAsia="zh-CN"/>
        </w:rPr>
        <w:t>：</w:t>
      </w:r>
      <w:r w:rsidRPr="009A7C00">
        <w:rPr>
          <w:lang w:eastAsia="zh-CN"/>
        </w:rPr>
        <w:t>指向表示依存关系</w:t>
      </w:r>
      <w:r w:rsidRPr="009A7C00">
        <w:rPr>
          <w:lang w:eastAsia="zh-CN"/>
        </w:rPr>
        <w:t>_obj</w:t>
      </w:r>
      <w:r w:rsidRPr="009A7C00">
        <w:rPr>
          <w:lang w:eastAsia="zh-CN"/>
        </w:rPr>
        <w:t>（动宾关系）的第二参数的特征节点</w:t>
      </w:r>
    </w:p>
    <w:p w:rsidR="000A3AD4" w:rsidRPr="009A7C00" w:rsidRDefault="000A3AD4" w:rsidP="000A3AD4">
      <w:pPr>
        <w:pStyle w:val="BodyText"/>
        <w:ind w:firstLine="480"/>
        <w:rPr>
          <w:lang w:eastAsia="zh-CN"/>
        </w:rPr>
      </w:pPr>
      <w:r w:rsidRPr="009A7C00">
        <w:rPr>
          <w:lang w:eastAsia="zh-CN"/>
        </w:rPr>
        <w:t>根据图</w:t>
      </w:r>
      <w:r>
        <w:rPr>
          <w:rFonts w:hint="eastAsia"/>
          <w:lang w:eastAsia="zh-CN"/>
        </w:rPr>
        <w:t>5.6</w:t>
      </w:r>
      <w:r w:rsidR="00A14FB4" w:rsidRPr="009A7C00">
        <w:fldChar w:fldCharType="begin"/>
      </w:r>
      <w:r w:rsidRPr="009A7C00">
        <w:rPr>
          <w:lang w:eastAsia="zh-CN"/>
        </w:rPr>
        <w:instrText>HYPERLINK\l"_bookmark77"</w:instrText>
      </w:r>
      <w:r w:rsidR="00A14FB4" w:rsidRPr="009A7C00">
        <w:fldChar w:fldCharType="separate"/>
      </w:r>
      <w:r w:rsidRPr="009A7C00">
        <w:rPr>
          <w:lang w:eastAsia="zh-CN"/>
        </w:rPr>
        <w:t>5.6</w:t>
      </w:r>
      <w:r w:rsidR="00A14FB4" w:rsidRPr="009A7C00">
        <w:fldChar w:fldCharType="end"/>
      </w:r>
      <w:r w:rsidRPr="009A7C00">
        <w:rPr>
          <w:lang w:eastAsia="zh-CN"/>
        </w:rPr>
        <w:t>中的信息，不难抽取最终的</w:t>
      </w:r>
      <w:r w:rsidRPr="009A7C00">
        <w:rPr>
          <w:lang w:eastAsia="zh-CN"/>
        </w:rPr>
        <w:t>RelEx</w:t>
      </w:r>
      <w:r w:rsidRPr="009A7C00">
        <w:rPr>
          <w:lang w:eastAsia="zh-CN"/>
        </w:rPr>
        <w:t>输出结果：</w:t>
      </w:r>
    </w:p>
    <w:p w:rsidR="000A3AD4" w:rsidRPr="009A7C00" w:rsidRDefault="000A3AD4" w:rsidP="000C6FE5">
      <w:pPr>
        <w:ind w:leftChars="300" w:left="490"/>
        <w:rPr>
          <w:rFonts w:eastAsia="Lucida Console"/>
          <w:lang w:eastAsia="zh-CN"/>
        </w:rPr>
      </w:pPr>
      <w:r w:rsidRPr="009A7C00">
        <w:rPr>
          <w:rFonts w:eastAsia="Lucida Console"/>
          <w:lang w:eastAsia="zh-CN"/>
        </w:rPr>
        <w:t>Dependency relations</w:t>
      </w:r>
      <w:r w:rsidRPr="009A7C00">
        <w:rPr>
          <w:rFonts w:ascii="宋体" w:eastAsia="宋体" w:hAnsi="宋体" w:cs="宋体" w:hint="eastAsia"/>
          <w:lang w:eastAsia="zh-CN"/>
        </w:rPr>
        <w:t>：</w:t>
      </w:r>
    </w:p>
    <w:p w:rsidR="000A3AD4" w:rsidRPr="009A7C00" w:rsidRDefault="000A3AD4" w:rsidP="000C6FE5">
      <w:pPr>
        <w:ind w:leftChars="300" w:left="490"/>
        <w:rPr>
          <w:rFonts w:eastAsia="Lucida Console"/>
          <w:lang w:eastAsia="zh-CN"/>
        </w:rPr>
      </w:pPr>
      <w:r w:rsidRPr="009A7C00">
        <w:rPr>
          <w:rFonts w:eastAsia="Lucida Console"/>
          <w:lang w:eastAsia="zh-CN"/>
        </w:rPr>
        <w:t>_obj(chase, snake)</w:t>
      </w:r>
    </w:p>
    <w:p w:rsidR="000A3AD4" w:rsidRPr="009A7C00" w:rsidRDefault="000A3AD4" w:rsidP="000C6FE5">
      <w:pPr>
        <w:ind w:leftChars="300" w:left="490"/>
        <w:rPr>
          <w:rFonts w:eastAsia="Lucida Console"/>
          <w:lang w:eastAsia="zh-CN"/>
        </w:rPr>
      </w:pPr>
      <w:r w:rsidRPr="009A7C00">
        <w:rPr>
          <w:rFonts w:eastAsia="Lucida Console"/>
          <w:lang w:eastAsia="zh-CN"/>
        </w:rPr>
        <w:t>_subj(chase, cat)</w:t>
      </w:r>
    </w:p>
    <w:p w:rsidR="000A3AD4" w:rsidRPr="009A7C00" w:rsidRDefault="000A3AD4" w:rsidP="000C6FE5">
      <w:pPr>
        <w:ind w:leftChars="300" w:left="490"/>
        <w:rPr>
          <w:rFonts w:eastAsia="Lucida Console"/>
          <w:lang w:eastAsia="zh-CN"/>
        </w:rPr>
      </w:pPr>
    </w:p>
    <w:p w:rsidR="000A3AD4" w:rsidRPr="009A7C00" w:rsidRDefault="000A3AD4" w:rsidP="000C6FE5">
      <w:pPr>
        <w:ind w:leftChars="300" w:left="490"/>
        <w:rPr>
          <w:rFonts w:eastAsia="Lucida Console"/>
          <w:lang w:eastAsia="zh-CN"/>
        </w:rPr>
      </w:pPr>
      <w:r w:rsidRPr="009A7C00">
        <w:rPr>
          <w:rFonts w:eastAsia="Lucida Console"/>
          <w:lang w:eastAsia="zh-CN"/>
        </w:rPr>
        <w:t>Attributes</w:t>
      </w:r>
      <w:r w:rsidRPr="009A7C00">
        <w:rPr>
          <w:rFonts w:ascii="宋体" w:eastAsia="宋体" w:hAnsi="宋体" w:cs="宋体" w:hint="eastAsia"/>
          <w:lang w:eastAsia="zh-CN"/>
        </w:rPr>
        <w:t>：</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tense(chase, past) </w:t>
      </w:r>
    </w:p>
    <w:p w:rsidR="000A3AD4" w:rsidRPr="009A7C00" w:rsidRDefault="000A3AD4" w:rsidP="000C6FE5">
      <w:pPr>
        <w:ind w:leftChars="300" w:left="490"/>
        <w:rPr>
          <w:rFonts w:eastAsia="Lucida Console"/>
          <w:lang w:eastAsia="zh-CN"/>
        </w:rPr>
      </w:pPr>
      <w:r w:rsidRPr="009A7C00">
        <w:rPr>
          <w:rFonts w:eastAsia="Lucida Console"/>
          <w:lang w:eastAsia="zh-CN"/>
        </w:rPr>
        <w:t>subscript-TAG(chase, .v-d)</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 pos(chase, verb)</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pos(., punctuation) </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subscript-TAG(snake, .n) </w:t>
      </w:r>
    </w:p>
    <w:p w:rsidR="000A3AD4" w:rsidRPr="009A7C00" w:rsidRDefault="000A3AD4" w:rsidP="000C6FE5">
      <w:pPr>
        <w:ind w:leftChars="300" w:left="490"/>
        <w:rPr>
          <w:rFonts w:eastAsia="Lucida Console"/>
          <w:lang w:eastAsia="zh-CN"/>
        </w:rPr>
      </w:pPr>
      <w:r w:rsidRPr="009A7C00">
        <w:rPr>
          <w:rFonts w:eastAsia="Lucida Console"/>
          <w:lang w:eastAsia="zh-CN"/>
        </w:rPr>
        <w:t>pos(snake, noun)</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noun_number(snake, singular) </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definite-FLAG(cat, T) </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subscript-TAG(cat, .n) </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pos(cat, noun) </w:t>
      </w:r>
    </w:p>
    <w:p w:rsidR="000A3AD4" w:rsidRPr="009A7C00" w:rsidRDefault="000A3AD4" w:rsidP="000C6FE5">
      <w:pPr>
        <w:ind w:leftChars="300" w:left="490"/>
        <w:rPr>
          <w:rFonts w:eastAsia="Lucida Console"/>
          <w:lang w:eastAsia="zh-CN"/>
        </w:rPr>
      </w:pPr>
      <w:r w:rsidRPr="009A7C00">
        <w:rPr>
          <w:rFonts w:eastAsia="Lucida Console"/>
          <w:lang w:eastAsia="zh-CN"/>
        </w:rPr>
        <w:t>noun_number(cat, singular)</w:t>
      </w:r>
    </w:p>
    <w:p w:rsidR="000A3AD4" w:rsidRPr="009A7C00" w:rsidRDefault="000A3AD4" w:rsidP="000C6FE5">
      <w:pPr>
        <w:ind w:leftChars="300" w:left="490"/>
        <w:rPr>
          <w:rFonts w:eastAsia="Lucida Console"/>
          <w:lang w:eastAsia="zh-CN"/>
        </w:rPr>
      </w:pPr>
      <w:r w:rsidRPr="009A7C00">
        <w:rPr>
          <w:rFonts w:eastAsia="Lucida Console"/>
          <w:lang w:eastAsia="zh-CN"/>
        </w:rPr>
        <w:t>pos(a, det)</w:t>
      </w:r>
    </w:p>
    <w:p w:rsidR="000A3AD4" w:rsidRPr="009A7C00" w:rsidRDefault="000A3AD4" w:rsidP="000C6FE5">
      <w:pPr>
        <w:ind w:leftChars="300" w:left="490"/>
        <w:rPr>
          <w:rFonts w:eastAsia="Lucida Console"/>
          <w:lang w:eastAsia="zh-CN"/>
        </w:rPr>
      </w:pPr>
      <w:r w:rsidRPr="009A7C00">
        <w:rPr>
          <w:rFonts w:eastAsia="Lucida Console"/>
          <w:lang w:eastAsia="zh-CN"/>
        </w:rPr>
        <w:t>pos(the, det)</w:t>
      </w:r>
    </w:p>
    <w:p w:rsidR="000A3AD4" w:rsidRDefault="000A3AD4" w:rsidP="000A3AD4">
      <w:pPr>
        <w:spacing w:before="9" w:line="140" w:lineRule="exact"/>
        <w:rPr>
          <w:sz w:val="14"/>
          <w:szCs w:val="14"/>
        </w:rPr>
      </w:pPr>
    </w:p>
    <w:p w:rsidR="000A3AD4" w:rsidRPr="009A7C00" w:rsidRDefault="000A3AD4" w:rsidP="000A3AD4">
      <w:pPr>
        <w:pStyle w:val="BodyText"/>
        <w:ind w:firstLine="480"/>
      </w:pPr>
      <w:r w:rsidRPr="009A7C00">
        <w:t>其中，依存关系（</w:t>
      </w:r>
      <w:r w:rsidRPr="009A7C00">
        <w:t>Dependency relations</w:t>
      </w:r>
      <w:r w:rsidRPr="009A7C00">
        <w:t>）可以理解成两个词之间语义角色关系，如主谓关系、动宾关系等</w:t>
      </w:r>
      <w:r w:rsidRPr="009A7C00">
        <w:rPr>
          <w:rStyle w:val="FootnoteReference"/>
          <w:vertAlign w:val="baseline"/>
        </w:rPr>
        <w:footnoteReference w:id="8"/>
      </w:r>
      <w:r w:rsidRPr="009A7C00">
        <w:t>。属性（</w:t>
      </w:r>
      <w:r w:rsidRPr="009A7C00">
        <w:t>Attributes</w:t>
      </w:r>
      <w:r w:rsidRPr="009A7C00">
        <w:t>）是值每个词的词态属性，如词性、时</w:t>
      </w:r>
      <w:bookmarkStart w:id="220" w:name="RelEx关系的形式化"/>
      <w:bookmarkEnd w:id="220"/>
      <w:r w:rsidRPr="009A7C00">
        <w:t>态、人称等</w:t>
      </w:r>
      <w:r w:rsidRPr="009A7C00">
        <w:rPr>
          <w:rStyle w:val="FootnoteReference"/>
          <w:vertAlign w:val="baseline"/>
        </w:rPr>
        <w:footnoteReference w:id="9"/>
      </w:r>
      <w:r w:rsidRPr="009A7C00">
        <w:t>。</w:t>
      </w:r>
    </w:p>
    <w:p w:rsidR="000A3AD4" w:rsidRPr="009A7C00" w:rsidRDefault="000A3AD4" w:rsidP="000A3AD4">
      <w:pPr>
        <w:pStyle w:val="Heading3"/>
        <w:numPr>
          <w:ilvl w:val="2"/>
          <w:numId w:val="76"/>
        </w:numPr>
      </w:pPr>
      <w:r w:rsidRPr="009A7C00">
        <w:rPr>
          <w:rFonts w:hint="eastAsia"/>
        </w:rPr>
        <w:t xml:space="preserve">  </w:t>
      </w:r>
      <w:bookmarkStart w:id="221" w:name="_Toc9188"/>
      <w:bookmarkStart w:id="222" w:name="_Toc453623408"/>
      <w:bookmarkStart w:id="223" w:name="_Toc327482470"/>
      <w:r w:rsidRPr="009A7C00">
        <w:t xml:space="preserve">RelEx </w:t>
      </w:r>
      <w:r w:rsidRPr="009A7C00">
        <w:rPr>
          <w:rFonts w:ascii="Yuanti TC Light" w:hAnsi="Yuanti TC Light" w:cs="Yuanti TC Light"/>
        </w:rPr>
        <w:t>关系的形式化</w:t>
      </w:r>
      <w:bookmarkEnd w:id="221"/>
      <w:bookmarkEnd w:id="222"/>
      <w:bookmarkEnd w:id="223"/>
    </w:p>
    <w:p w:rsidR="000A3AD4" w:rsidRPr="009A7C00" w:rsidRDefault="000A3AD4" w:rsidP="000A3AD4">
      <w:pPr>
        <w:pStyle w:val="BodyText"/>
        <w:ind w:firstLine="480"/>
        <w:rPr>
          <w:lang w:eastAsia="zh-CN"/>
        </w:rPr>
      </w:pPr>
      <w:r w:rsidRPr="009A7C00">
        <w:rPr>
          <w:lang w:eastAsia="zh-CN"/>
        </w:rPr>
        <w:t>如前所述，</w:t>
      </w:r>
      <w:r w:rsidRPr="009A7C00">
        <w:rPr>
          <w:lang w:eastAsia="zh-CN"/>
        </w:rPr>
        <w:t>RelEx</w:t>
      </w:r>
      <w:r w:rsidRPr="009A7C00">
        <w:rPr>
          <w:lang w:eastAsia="zh-CN"/>
        </w:rPr>
        <w:t>关系反射了词和词之间的依存关系，如主谓关系、动宾关系、</w:t>
      </w:r>
      <w:r w:rsidRPr="009A7C00">
        <w:rPr>
          <w:lang w:eastAsia="zh-CN"/>
        </w:rPr>
        <w:t xml:space="preserve"> </w:t>
      </w:r>
      <w:r w:rsidRPr="009A7C00">
        <w:rPr>
          <w:lang w:eastAsia="zh-CN"/>
        </w:rPr>
        <w:t>修饰和被修饰关系、所有格关系等等；除此之外，</w:t>
      </w:r>
      <w:r w:rsidRPr="009A7C00">
        <w:rPr>
          <w:lang w:eastAsia="zh-CN"/>
        </w:rPr>
        <w:t xml:space="preserve">RelEx       </w:t>
      </w:r>
      <w:r w:rsidRPr="009A7C00">
        <w:rPr>
          <w:lang w:eastAsia="zh-CN"/>
        </w:rPr>
        <w:t>也同样标注了词的各种</w:t>
      </w:r>
      <w:r w:rsidRPr="009A7C00">
        <w:rPr>
          <w:lang w:eastAsia="zh-CN"/>
        </w:rPr>
        <w:t xml:space="preserve"> </w:t>
      </w:r>
      <w:r w:rsidRPr="009A7C00">
        <w:rPr>
          <w:lang w:eastAsia="zh-CN"/>
        </w:rPr>
        <w:t>词态属性，如时态、词性、单复数等等。为了这些繁琐的关系有一个适合操作以</w:t>
      </w:r>
      <w:r w:rsidRPr="009A7C00">
        <w:rPr>
          <w:lang w:eastAsia="zh-CN"/>
        </w:rPr>
        <w:t xml:space="preserve"> </w:t>
      </w:r>
      <w:r w:rsidRPr="009A7C00">
        <w:rPr>
          <w:lang w:eastAsia="zh-CN"/>
        </w:rPr>
        <w:t>及后续处理的规范体系，本小节提出了一种基于巴克斯范式</w:t>
      </w:r>
      <w:r w:rsidRPr="009A7C00">
        <w:rPr>
          <w:lang w:eastAsia="zh-CN"/>
        </w:rPr>
        <w:t xml:space="preserve"> BNF(Backus Normal Form)</w:t>
      </w:r>
      <w:r w:rsidRPr="009A7C00">
        <w:rPr>
          <w:lang w:eastAsia="zh-CN"/>
        </w:rPr>
        <w:t>的对</w:t>
      </w:r>
      <w:r w:rsidRPr="009A7C00">
        <w:rPr>
          <w:lang w:eastAsia="zh-CN"/>
        </w:rPr>
        <w:t xml:space="preserve"> RelEx </w:t>
      </w:r>
      <w:r w:rsidRPr="009A7C00">
        <w:rPr>
          <w:lang w:eastAsia="zh-CN"/>
        </w:rPr>
        <w:t>关系进行了如下的形式化表示：</w:t>
      </w:r>
    </w:p>
    <w:p w:rsidR="000A3AD4" w:rsidRDefault="000A3AD4" w:rsidP="000A3AD4">
      <w:pPr>
        <w:spacing w:before="6" w:line="140" w:lineRule="exact"/>
        <w:rPr>
          <w:sz w:val="14"/>
          <w:szCs w:val="14"/>
          <w:lang w:eastAsia="zh-CN"/>
        </w:rPr>
      </w:pPr>
    </w:p>
    <w:p w:rsidR="000A3AD4" w:rsidRPr="009A7C00" w:rsidRDefault="000A3AD4" w:rsidP="000C6FE5">
      <w:pPr>
        <w:ind w:leftChars="300" w:left="490"/>
        <w:rPr>
          <w:rFonts w:eastAsia="Lucida Console"/>
          <w:lang w:eastAsia="zh-CN"/>
        </w:rPr>
      </w:pPr>
      <w:r w:rsidRPr="009A7C00">
        <w:rPr>
          <w:rFonts w:eastAsia="Lucida Console"/>
          <w:lang w:eastAsia="zh-CN"/>
        </w:rPr>
        <w:t>&lt;RelEx-rel&gt;</w:t>
      </w:r>
      <w:r w:rsidRPr="009A7C00">
        <w:rPr>
          <w:rFonts w:ascii="宋体" w:eastAsia="宋体" w:hAnsi="宋体" w:cs="宋体" w:hint="eastAsia"/>
          <w:lang w:eastAsia="zh-CN"/>
        </w:rPr>
        <w:t>：：</w:t>
      </w:r>
      <w:r w:rsidRPr="009A7C00">
        <w:rPr>
          <w:rFonts w:eastAsia="Lucida Console"/>
          <w:lang w:eastAsia="zh-CN"/>
        </w:rPr>
        <w:t>== &lt;dependency-rel&gt; | &lt;property-rel&gt;</w:t>
      </w:r>
    </w:p>
    <w:p w:rsidR="000A3AD4" w:rsidRPr="009A7C00" w:rsidRDefault="000A3AD4" w:rsidP="000C6FE5">
      <w:pPr>
        <w:ind w:leftChars="300" w:left="490"/>
        <w:rPr>
          <w:rFonts w:eastAsia="Lucida Console"/>
          <w:lang w:eastAsia="zh-CN"/>
        </w:rPr>
      </w:pPr>
      <w:r w:rsidRPr="009A7C00">
        <w:rPr>
          <w:rFonts w:eastAsia="Lucida Console"/>
          <w:lang w:eastAsia="zh-CN"/>
        </w:rPr>
        <w:t>&lt;dependency-rel&gt;</w:t>
      </w:r>
      <w:r w:rsidRPr="009A7C00">
        <w:rPr>
          <w:rFonts w:ascii="宋体" w:eastAsia="宋体" w:hAnsi="宋体" w:cs="宋体" w:hint="eastAsia"/>
          <w:lang w:eastAsia="zh-CN"/>
        </w:rPr>
        <w:t>：：</w:t>
      </w:r>
      <w:r w:rsidRPr="009A7C00">
        <w:rPr>
          <w:rFonts w:eastAsia="Lucida Console"/>
          <w:lang w:eastAsia="zh-CN"/>
        </w:rPr>
        <w:t>== &lt;dependency-type&gt; "(" &lt;word-instance&gt; ", " &lt;word-instance&gt;")"</w:t>
      </w:r>
    </w:p>
    <w:p w:rsidR="000A3AD4" w:rsidRPr="009A7C00" w:rsidRDefault="000A3AD4" w:rsidP="000C6FE5">
      <w:pPr>
        <w:ind w:leftChars="300" w:left="490"/>
        <w:rPr>
          <w:rFonts w:eastAsia="Lucida Console"/>
          <w:lang w:eastAsia="zh-CN"/>
        </w:rPr>
      </w:pPr>
      <w:r w:rsidRPr="009A7C00">
        <w:rPr>
          <w:rFonts w:eastAsia="Lucida Console"/>
          <w:lang w:eastAsia="zh-CN"/>
        </w:rPr>
        <w:t xml:space="preserve">&lt;property-rel&gt; </w:t>
      </w:r>
      <w:r w:rsidRPr="009A7C00">
        <w:rPr>
          <w:rFonts w:ascii="宋体" w:eastAsia="宋体" w:hAnsi="宋体" w:cs="宋体" w:hint="eastAsia"/>
          <w:lang w:eastAsia="zh-CN"/>
        </w:rPr>
        <w:t>：：</w:t>
      </w:r>
      <w:r w:rsidRPr="009A7C00">
        <w:rPr>
          <w:rFonts w:eastAsia="Lucida Console"/>
          <w:lang w:eastAsia="zh-CN"/>
        </w:rPr>
        <w:t>== &lt;property-type&gt; "(" &lt;word-instance&gt; ", "&lt;property-value&gt; ")"</w:t>
      </w:r>
    </w:p>
    <w:p w:rsidR="000A3AD4" w:rsidRPr="009A7C00" w:rsidRDefault="000A3AD4" w:rsidP="000C6FE5">
      <w:pPr>
        <w:ind w:leftChars="300" w:left="490"/>
        <w:outlineLvl w:val="0"/>
        <w:rPr>
          <w:rFonts w:eastAsia="Lucida Console"/>
          <w:lang w:eastAsia="zh-CN"/>
        </w:rPr>
      </w:pPr>
      <w:r w:rsidRPr="009A7C00">
        <w:rPr>
          <w:rFonts w:eastAsia="Lucida Console"/>
          <w:lang w:eastAsia="zh-CN"/>
        </w:rPr>
        <w:t xml:space="preserve">&lt;word-instance&gt; </w:t>
      </w:r>
      <w:r w:rsidRPr="009A7C00">
        <w:rPr>
          <w:rFonts w:ascii="宋体" w:eastAsia="宋体" w:hAnsi="宋体" w:cs="宋体" w:hint="eastAsia"/>
          <w:lang w:eastAsia="zh-CN"/>
        </w:rPr>
        <w:t>：：</w:t>
      </w:r>
      <w:r w:rsidRPr="009A7C00">
        <w:rPr>
          <w:rFonts w:eastAsia="Lucida Console"/>
          <w:lang w:eastAsia="zh-CN"/>
        </w:rPr>
        <w:t>== &lt;word&gt; &lt;instance&gt; | &lt;word&gt;</w:t>
      </w:r>
    </w:p>
    <w:p w:rsidR="000A3AD4" w:rsidRPr="009A7C00" w:rsidRDefault="000A3AD4" w:rsidP="000A3AD4">
      <w:pPr>
        <w:pStyle w:val="BodyText"/>
        <w:ind w:firstLine="480"/>
      </w:pPr>
      <w:r w:rsidRPr="009A7C00">
        <w:t>其中，</w:t>
      </w:r>
    </w:p>
    <w:p w:rsidR="000A3AD4" w:rsidRPr="009A7C00" w:rsidRDefault="000A3AD4" w:rsidP="000A3AD4">
      <w:pPr>
        <w:pStyle w:val="BodyText"/>
        <w:numPr>
          <w:ilvl w:val="0"/>
          <w:numId w:val="64"/>
        </w:numPr>
        <w:ind w:firstLineChars="0"/>
        <w:rPr>
          <w:lang w:eastAsia="zh-CN"/>
        </w:rPr>
      </w:pPr>
      <w:r w:rsidRPr="009A7C00">
        <w:rPr>
          <w:lang w:eastAsia="zh-CN"/>
        </w:rPr>
        <w:t>RelEx-rel</w:t>
      </w:r>
      <w:r w:rsidRPr="009A7C00">
        <w:rPr>
          <w:lang w:eastAsia="zh-CN"/>
        </w:rPr>
        <w:t>可以是</w:t>
      </w:r>
      <w:r w:rsidRPr="009A7C00">
        <w:rPr>
          <w:lang w:eastAsia="zh-CN"/>
        </w:rPr>
        <w:t>RelEx</w:t>
      </w:r>
      <w:r w:rsidRPr="009A7C00">
        <w:rPr>
          <w:lang w:eastAsia="zh-CN"/>
        </w:rPr>
        <w:t>中的表示两个词之间的依存关系，也可以表示单个词的本身属性和属性值之间的关系。</w:t>
      </w:r>
    </w:p>
    <w:p w:rsidR="000A3AD4" w:rsidRPr="009A7C00" w:rsidRDefault="000A3AD4" w:rsidP="000A3AD4">
      <w:pPr>
        <w:pStyle w:val="BodyText"/>
        <w:numPr>
          <w:ilvl w:val="0"/>
          <w:numId w:val="64"/>
        </w:numPr>
        <w:ind w:firstLineChars="0"/>
        <w:rPr>
          <w:lang w:eastAsia="zh-CN"/>
        </w:rPr>
      </w:pPr>
      <w:r w:rsidRPr="009A7C00">
        <w:rPr>
          <w:lang w:eastAsia="zh-CN"/>
        </w:rPr>
        <w:t>dependency-rel</w:t>
      </w:r>
      <w:r w:rsidRPr="009A7C00">
        <w:rPr>
          <w:lang w:eastAsia="zh-CN"/>
        </w:rPr>
        <w:t>表示</w:t>
      </w:r>
      <w:r w:rsidRPr="009A7C00">
        <w:rPr>
          <w:lang w:eastAsia="zh-CN"/>
        </w:rPr>
        <w:t>RelEx</w:t>
      </w:r>
      <w:r w:rsidRPr="009A7C00">
        <w:rPr>
          <w:lang w:eastAsia="zh-CN"/>
        </w:rPr>
        <w:t>中的依存关系，其中依次包含依存关系类型（即范式中使用的</w:t>
      </w:r>
      <w:r w:rsidRPr="009A7C00">
        <w:rPr>
          <w:lang w:eastAsia="zh-CN"/>
        </w:rPr>
        <w:t>dependency-type</w:t>
      </w:r>
      <w:r w:rsidRPr="009A7C00">
        <w:rPr>
          <w:lang w:eastAsia="zh-CN"/>
        </w:rPr>
        <w:t>），第一参数（一般是单词，有时候也可以是短语）以及第二参数（一般是单词，有时候也可以是短语）</w:t>
      </w:r>
    </w:p>
    <w:p w:rsidR="000A3AD4" w:rsidRPr="009A7C00" w:rsidRDefault="000A3AD4" w:rsidP="000A3AD4">
      <w:pPr>
        <w:pStyle w:val="BodyText"/>
        <w:numPr>
          <w:ilvl w:val="0"/>
          <w:numId w:val="64"/>
        </w:numPr>
        <w:ind w:firstLineChars="0"/>
        <w:rPr>
          <w:lang w:eastAsia="zh-CN"/>
        </w:rPr>
      </w:pPr>
      <w:r w:rsidRPr="009A7C00">
        <w:rPr>
          <w:lang w:eastAsia="zh-CN"/>
        </w:rPr>
        <w:t>property-rel</w:t>
      </w:r>
      <w:r w:rsidRPr="009A7C00">
        <w:rPr>
          <w:lang w:eastAsia="zh-CN"/>
        </w:rPr>
        <w:t>表示</w:t>
      </w:r>
      <w:r w:rsidRPr="009A7C00">
        <w:rPr>
          <w:lang w:eastAsia="zh-CN"/>
        </w:rPr>
        <w:t>RelEx</w:t>
      </w:r>
      <w:r w:rsidRPr="009A7C00">
        <w:rPr>
          <w:lang w:eastAsia="zh-CN"/>
        </w:rPr>
        <w:t>中对词的属性的标注，其中依次包含属性类型（即范式中使用的</w:t>
      </w:r>
      <w:r w:rsidRPr="009A7C00">
        <w:rPr>
          <w:lang w:eastAsia="zh-CN"/>
        </w:rPr>
        <w:t>property-type</w:t>
      </w:r>
      <w:r w:rsidRPr="009A7C00">
        <w:rPr>
          <w:lang w:eastAsia="zh-CN"/>
        </w:rPr>
        <w:t>），词或短语以及属性值。</w:t>
      </w:r>
    </w:p>
    <w:p w:rsidR="000A3AD4" w:rsidRPr="009A7C00" w:rsidRDefault="000A3AD4" w:rsidP="000A3AD4">
      <w:pPr>
        <w:pStyle w:val="BodyText"/>
        <w:numPr>
          <w:ilvl w:val="0"/>
          <w:numId w:val="64"/>
        </w:numPr>
        <w:ind w:firstLineChars="0"/>
        <w:rPr>
          <w:lang w:eastAsia="zh-CN"/>
        </w:rPr>
      </w:pPr>
      <w:r w:rsidRPr="009A7C00">
        <w:rPr>
          <w:lang w:eastAsia="zh-CN"/>
        </w:rPr>
        <w:t>word-instance</w:t>
      </w:r>
      <w:r w:rsidRPr="009A7C00">
        <w:rPr>
          <w:lang w:eastAsia="zh-CN"/>
        </w:rPr>
        <w:t>表示来自所分析的句子中的词，如果同一个词在同一个句子中出现</w:t>
      </w:r>
      <w:r w:rsidRPr="009A7C00">
        <w:rPr>
          <w:lang w:eastAsia="zh-CN"/>
        </w:rPr>
        <w:t>2</w:t>
      </w:r>
      <w:r w:rsidRPr="009A7C00">
        <w:rPr>
          <w:lang w:eastAsia="zh-CN"/>
        </w:rPr>
        <w:t>次或以上，通过在后面加上标记（用整数表示）来区分。</w:t>
      </w:r>
    </w:p>
    <w:p w:rsidR="000A3AD4" w:rsidRPr="009A7C00" w:rsidRDefault="000A3AD4" w:rsidP="0076773F">
      <w:pPr>
        <w:pStyle w:val="Heading2"/>
        <w:numPr>
          <w:ilvl w:val="2"/>
          <w:numId w:val="76"/>
        </w:numPr>
      </w:pPr>
      <w:bookmarkStart w:id="224" w:name="_Toc17189"/>
      <w:bookmarkStart w:id="225" w:name="_Toc453623409"/>
      <w:bookmarkStart w:id="226" w:name="_Toc327482471"/>
      <w:r w:rsidRPr="009A7C00">
        <w:rPr>
          <w:rFonts w:ascii="Yuanti TC Light" w:hAnsi="Yuanti TC Light" w:cs="Yuanti TC Light"/>
        </w:rPr>
        <w:t>基于涉身的指代消解</w:t>
      </w:r>
      <w:bookmarkEnd w:id="224"/>
      <w:bookmarkEnd w:id="225"/>
      <w:bookmarkEnd w:id="226"/>
    </w:p>
    <w:p w:rsidR="000A3AD4" w:rsidRPr="009A7C00" w:rsidRDefault="000A3AD4" w:rsidP="00F72E44">
      <w:pPr>
        <w:pStyle w:val="BodyText"/>
        <w:ind w:firstLine="480"/>
        <w:jc w:val="both"/>
        <w:rPr>
          <w:lang w:eastAsia="zh-CN"/>
        </w:rPr>
      </w:pPr>
      <w:r w:rsidRPr="009A7C00">
        <w:rPr>
          <w:lang w:eastAsia="zh-CN"/>
        </w:rPr>
        <w:t>RelEx</w:t>
      </w:r>
      <w:r w:rsidRPr="009A7C00">
        <w:rPr>
          <w:lang w:eastAsia="zh-CN"/>
        </w:rPr>
        <w:t>含有使用典型</w:t>
      </w:r>
      <w:r w:rsidRPr="009A7C00">
        <w:rPr>
          <w:lang w:eastAsia="zh-CN"/>
        </w:rPr>
        <w:t>Hobbs</w:t>
      </w:r>
      <w:r w:rsidRPr="009A7C00">
        <w:rPr>
          <w:lang w:eastAsia="zh-CN"/>
        </w:rPr>
        <w:t>算法实现了简单的指代消解</w:t>
      </w:r>
      <w:r w:rsidR="00A14FB4" w:rsidRPr="009A7C00">
        <w:fldChar w:fldCharType="begin"/>
      </w:r>
      <w:r w:rsidRPr="009A7C00">
        <w:rPr>
          <w:lang w:eastAsia="zh-CN"/>
        </w:rPr>
        <w:instrText>HYPERLINK\l"_bookmark231"</w:instrText>
      </w:r>
      <w:r w:rsidR="00A14FB4" w:rsidRPr="009A7C00">
        <w:fldChar w:fldCharType="separate"/>
      </w:r>
      <w:r w:rsidRPr="009A7C00">
        <w:rPr>
          <w:lang w:eastAsia="zh-CN"/>
        </w:rPr>
        <w:t>[112</w:t>
      </w:r>
      <w:r w:rsidR="00A14FB4" w:rsidRPr="009A7C00">
        <w:fldChar w:fldCharType="end"/>
      </w:r>
      <w:r w:rsidRPr="009A7C00">
        <w:rPr>
          <w:lang w:eastAsia="zh-CN"/>
        </w:rPr>
        <w:t>]</w:t>
      </w:r>
      <w:r w:rsidRPr="009A7C00">
        <w:rPr>
          <w:lang w:eastAsia="zh-CN"/>
        </w:rPr>
        <w:t>。概括地说，当识别出某语句中的</w:t>
      </w:r>
      <w:r w:rsidRPr="009A7C00">
        <w:rPr>
          <w:rFonts w:hint="eastAsia"/>
          <w:lang w:eastAsia="zh-CN"/>
        </w:rPr>
        <w:t>”</w:t>
      </w:r>
      <w:r w:rsidRPr="009A7C00">
        <w:rPr>
          <w:lang w:eastAsia="zh-CN"/>
        </w:rPr>
        <w:t>他</w:t>
      </w:r>
      <w:r w:rsidRPr="009A7C00">
        <w:rPr>
          <w:rFonts w:hint="eastAsia"/>
          <w:lang w:eastAsia="zh-CN"/>
        </w:rPr>
        <w:t>”</w:t>
      </w:r>
      <w:r w:rsidRPr="009A7C00">
        <w:rPr>
          <w:lang w:eastAsia="zh-CN"/>
        </w:rPr>
        <w:t>、</w:t>
      </w:r>
      <w:r w:rsidRPr="009A7C00">
        <w:rPr>
          <w:rFonts w:hint="eastAsia"/>
          <w:lang w:eastAsia="zh-CN"/>
        </w:rPr>
        <w:t>”</w:t>
      </w:r>
      <w:r w:rsidRPr="009A7C00">
        <w:rPr>
          <w:lang w:eastAsia="zh-CN"/>
        </w:rPr>
        <w:t>她</w:t>
      </w:r>
      <w:r w:rsidRPr="009A7C00">
        <w:rPr>
          <w:rFonts w:hint="eastAsia"/>
          <w:lang w:eastAsia="zh-CN"/>
        </w:rPr>
        <w:t>”</w:t>
      </w:r>
      <w:r w:rsidRPr="009A7C00">
        <w:rPr>
          <w:lang w:eastAsia="zh-CN"/>
        </w:rPr>
        <w:t>、</w:t>
      </w:r>
      <w:r w:rsidRPr="009A7C00">
        <w:rPr>
          <w:rFonts w:hint="eastAsia"/>
          <w:lang w:eastAsia="zh-CN"/>
        </w:rPr>
        <w:t>”</w:t>
      </w:r>
      <w:r w:rsidRPr="009A7C00">
        <w:rPr>
          <w:lang w:eastAsia="zh-CN"/>
        </w:rPr>
        <w:t>它</w:t>
      </w:r>
      <w:r w:rsidRPr="009A7C00">
        <w:rPr>
          <w:rFonts w:hint="eastAsia"/>
          <w:lang w:eastAsia="zh-CN"/>
        </w:rPr>
        <w:t>”</w:t>
      </w:r>
      <w:r w:rsidRPr="009A7C00">
        <w:rPr>
          <w:lang w:eastAsia="zh-CN"/>
        </w:rPr>
        <w:t>等代词，</w:t>
      </w:r>
      <w:r w:rsidRPr="009A7C00">
        <w:rPr>
          <w:lang w:eastAsia="zh-CN"/>
        </w:rPr>
        <w:t>Hobbs</w:t>
      </w:r>
      <w:r w:rsidRPr="009A7C00">
        <w:rPr>
          <w:lang w:eastAsia="zh-CN"/>
        </w:rPr>
        <w:t>算法就会在近期使用过的语句中进行搜索，并根据数字、性别和其他特征来找出匹配此代词的名词。</w:t>
      </w:r>
      <w:r w:rsidRPr="009A7C00">
        <w:rPr>
          <w:lang w:eastAsia="zh-CN"/>
        </w:rPr>
        <w:t>Hobbs</w:t>
      </w:r>
      <w:r w:rsidRPr="009A7C00">
        <w:rPr>
          <w:lang w:eastAsia="zh-CN"/>
        </w:rPr>
        <w:t>算法被用来建立一整列以近因排序的候选名词。</w:t>
      </w:r>
    </w:p>
    <w:p w:rsidR="000A3AD4" w:rsidRPr="009A7C00" w:rsidRDefault="003B72F0" w:rsidP="00F72E44">
      <w:pPr>
        <w:pStyle w:val="BodyText"/>
        <w:ind w:firstLine="480"/>
        <w:jc w:val="both"/>
        <w:rPr>
          <w:lang w:eastAsia="zh-CN"/>
        </w:rPr>
      </w:pPr>
      <w:r>
        <w:rPr>
          <w:rFonts w:hint="eastAsia"/>
          <w:lang w:eastAsia="zh-CN"/>
        </w:rPr>
        <w:t>本文</w:t>
      </w:r>
      <w:r w:rsidR="006159A8">
        <w:rPr>
          <w:rFonts w:ascii="宋体" w:hAnsi="宋体" w:cs="宋体" w:hint="eastAsia"/>
          <w:lang w:eastAsia="zh-CN"/>
        </w:rPr>
        <w:t>在超图知识库</w:t>
      </w:r>
      <w:r w:rsidR="000A3AD4" w:rsidRPr="009A7C00">
        <w:rPr>
          <w:lang w:eastAsia="zh-CN"/>
        </w:rPr>
        <w:t>Atomspace</w:t>
      </w:r>
      <w:r w:rsidR="000A3AD4" w:rsidRPr="009A7C00">
        <w:rPr>
          <w:lang w:eastAsia="zh-CN"/>
        </w:rPr>
        <w:t>中实现</w:t>
      </w:r>
      <w:r w:rsidR="006159A8">
        <w:rPr>
          <w:rFonts w:hint="eastAsia"/>
          <w:lang w:eastAsia="zh-CN"/>
        </w:rPr>
        <w:t>了</w:t>
      </w:r>
      <w:r w:rsidR="006159A8">
        <w:rPr>
          <w:rFonts w:ascii="宋体" w:hAnsi="宋体" w:cs="宋体" w:hint="eastAsia"/>
          <w:lang w:eastAsia="zh-CN"/>
        </w:rPr>
        <w:t>一个</w:t>
      </w:r>
      <w:r w:rsidR="00ED4FAA">
        <w:rPr>
          <w:rFonts w:ascii="宋体" w:hAnsi="宋体" w:cs="宋体" w:hint="eastAsia"/>
          <w:lang w:eastAsia="zh-CN"/>
        </w:rPr>
        <w:t>引入</w:t>
      </w:r>
      <w:r w:rsidR="006159A8">
        <w:rPr>
          <w:rFonts w:ascii="宋体" w:hAnsi="宋体" w:cs="宋体" w:hint="eastAsia"/>
          <w:lang w:eastAsia="zh-CN"/>
        </w:rPr>
        <w:t>涉身知识的指代消解</w:t>
      </w:r>
      <w:r w:rsidR="00ED4FAA">
        <w:rPr>
          <w:rFonts w:ascii="宋体" w:hAnsi="宋体" w:cs="宋体" w:hint="eastAsia"/>
          <w:lang w:eastAsia="zh-CN"/>
        </w:rPr>
        <w:t>系统</w:t>
      </w:r>
      <w:r w:rsidR="000A3AD4" w:rsidRPr="009A7C00">
        <w:rPr>
          <w:lang w:eastAsia="zh-CN"/>
        </w:rPr>
        <w:t>，</w:t>
      </w:r>
      <w:r w:rsidR="007A7E2C">
        <w:rPr>
          <w:rFonts w:hint="eastAsia"/>
          <w:lang w:eastAsia="zh-CN"/>
        </w:rPr>
        <w:t>该</w:t>
      </w:r>
      <w:r w:rsidR="007A7E2C">
        <w:rPr>
          <w:rFonts w:ascii="宋体" w:hAnsi="宋体" w:cs="宋体" w:hint="eastAsia"/>
          <w:lang w:eastAsia="zh-CN"/>
        </w:rPr>
        <w:t>系统</w:t>
      </w:r>
      <w:r w:rsidR="000A3AD4" w:rsidRPr="009A7C00">
        <w:rPr>
          <w:lang w:eastAsia="zh-CN"/>
        </w:rPr>
        <w:t>使用了类似</w:t>
      </w:r>
      <w:r w:rsidR="000A3AD4" w:rsidRPr="009A7C00">
        <w:rPr>
          <w:lang w:eastAsia="zh-CN"/>
        </w:rPr>
        <w:t>Hobbs</w:t>
      </w:r>
      <w:r w:rsidR="007A7E2C">
        <w:rPr>
          <w:lang w:eastAsia="zh-CN"/>
        </w:rPr>
        <w:t>算法中</w:t>
      </w:r>
      <w:r w:rsidR="000A3AD4" w:rsidRPr="009A7C00">
        <w:rPr>
          <w:lang w:eastAsia="zh-CN"/>
        </w:rPr>
        <w:t>的解决思路，但是使用了更灵活的</w:t>
      </w:r>
      <w:r w:rsidR="0094289B">
        <w:rPr>
          <w:rFonts w:hint="eastAsia"/>
          <w:lang w:eastAsia="zh-CN"/>
        </w:rPr>
        <w:t>超图</w:t>
      </w:r>
      <w:r w:rsidR="000A3AD4" w:rsidRPr="009A7C00">
        <w:rPr>
          <w:lang w:eastAsia="zh-CN"/>
        </w:rPr>
        <w:t>知识表示</w:t>
      </w:r>
      <w:r>
        <w:rPr>
          <w:rFonts w:hint="eastAsia"/>
          <w:lang w:eastAsia="zh-CN"/>
        </w:rPr>
        <w:t>Atomspace</w:t>
      </w:r>
      <w:r w:rsidR="000A3AD4" w:rsidRPr="009A7C00">
        <w:rPr>
          <w:lang w:eastAsia="zh-CN"/>
        </w:rPr>
        <w:t>，</w:t>
      </w:r>
      <w:r w:rsidR="00D77A05">
        <w:rPr>
          <w:rFonts w:hint="eastAsia"/>
          <w:lang w:eastAsia="zh-CN"/>
        </w:rPr>
        <w:t>因此能</w:t>
      </w:r>
      <w:r w:rsidR="00D77A05">
        <w:rPr>
          <w:rFonts w:ascii="宋体" w:hAnsi="宋体" w:cs="宋体" w:hint="eastAsia"/>
          <w:lang w:eastAsia="zh-CN"/>
        </w:rPr>
        <w:t>借助</w:t>
      </w:r>
      <w:r w:rsidR="007A7E2C">
        <w:rPr>
          <w:rFonts w:ascii="宋体" w:hAnsi="宋体" w:cs="宋体" w:hint="eastAsia"/>
          <w:lang w:eastAsia="zh-CN"/>
        </w:rPr>
        <w:t>超图中的语义链接</w:t>
      </w:r>
      <w:r w:rsidR="00D77A05">
        <w:rPr>
          <w:rFonts w:ascii="宋体" w:hAnsi="宋体" w:cs="宋体" w:hint="eastAsia"/>
          <w:lang w:eastAsia="zh-CN"/>
        </w:rPr>
        <w:t>将知识库中的非语言信息结合起来用于指代消解中</w:t>
      </w:r>
      <w:r w:rsidR="000A3AD4" w:rsidRPr="009A7C00">
        <w:rPr>
          <w:lang w:eastAsia="zh-CN"/>
        </w:rPr>
        <w:t>。</w:t>
      </w:r>
      <w:r w:rsidR="00AA78C2">
        <w:rPr>
          <w:rFonts w:hint="eastAsia"/>
          <w:lang w:eastAsia="zh-CN"/>
        </w:rPr>
        <w:t>该</w:t>
      </w:r>
      <w:r w:rsidR="00AA78C2">
        <w:rPr>
          <w:rFonts w:ascii="宋体" w:hAnsi="宋体" w:cs="宋体" w:hint="eastAsia"/>
          <w:lang w:eastAsia="zh-CN"/>
        </w:rPr>
        <w:t>算法在一个虚拟</w:t>
      </w:r>
      <w:r w:rsidR="007F29EE">
        <w:rPr>
          <w:rFonts w:ascii="宋体" w:hAnsi="宋体" w:cs="宋体" w:hint="eastAsia"/>
          <w:lang w:eastAsia="zh-CN"/>
        </w:rPr>
        <w:t>游戏</w:t>
      </w:r>
      <w:r w:rsidR="00AA78C2">
        <w:rPr>
          <w:rFonts w:ascii="宋体" w:hAnsi="宋体" w:cs="宋体" w:hint="eastAsia"/>
          <w:lang w:eastAsia="zh-CN"/>
        </w:rPr>
        <w:t>世界中实现</w:t>
      </w:r>
      <w:r w:rsidR="000A3AD4" w:rsidRPr="009A7C00">
        <w:rPr>
          <w:lang w:eastAsia="zh-CN"/>
        </w:rPr>
        <w:t>，</w:t>
      </w:r>
      <w:r w:rsidR="004D1CC7">
        <w:rPr>
          <w:rFonts w:hint="eastAsia"/>
          <w:lang w:eastAsia="zh-CN"/>
        </w:rPr>
        <w:t>假设</w:t>
      </w:r>
      <w:r w:rsidR="004D1CC7">
        <w:rPr>
          <w:lang w:eastAsia="zh-CN"/>
        </w:rPr>
        <w:t>智能体生活在</w:t>
      </w:r>
      <w:r w:rsidR="00DB0E50">
        <w:rPr>
          <w:rFonts w:hint="eastAsia"/>
          <w:lang w:eastAsia="zh-CN"/>
        </w:rPr>
        <w:t>一个</w:t>
      </w:r>
      <w:r w:rsidR="006207F5">
        <w:rPr>
          <w:rFonts w:ascii="宋体" w:hAnsi="宋体" w:cs="宋体" w:hint="eastAsia"/>
          <w:lang w:eastAsia="zh-CN"/>
        </w:rPr>
        <w:t>周围</w:t>
      </w:r>
      <w:r w:rsidR="00DB0E50">
        <w:rPr>
          <w:rFonts w:ascii="宋体" w:hAnsi="宋体" w:cs="宋体" w:hint="eastAsia"/>
          <w:lang w:eastAsia="zh-CN"/>
        </w:rPr>
        <w:t>有很多</w:t>
      </w:r>
      <w:r w:rsidR="000A3AD4" w:rsidRPr="009A7C00">
        <w:rPr>
          <w:lang w:eastAsia="zh-CN"/>
        </w:rPr>
        <w:t>物体的</w:t>
      </w:r>
      <w:r w:rsidR="004D1CC7">
        <w:rPr>
          <w:rFonts w:hint="eastAsia"/>
          <w:lang w:eastAsia="zh-CN"/>
        </w:rPr>
        <w:t>虚拟</w:t>
      </w:r>
      <w:r w:rsidR="000A3AD4" w:rsidRPr="009A7C00">
        <w:rPr>
          <w:lang w:eastAsia="zh-CN"/>
        </w:rPr>
        <w:t>环境</w:t>
      </w:r>
      <w:r w:rsidR="004D1CC7">
        <w:rPr>
          <w:rFonts w:hint="eastAsia"/>
          <w:lang w:eastAsia="zh-CN"/>
        </w:rPr>
        <w:t>中</w:t>
      </w:r>
      <w:r w:rsidR="000A3AD4" w:rsidRPr="009A7C00">
        <w:rPr>
          <w:lang w:eastAsia="zh-CN"/>
        </w:rPr>
        <w:t>，而每个物体都有它们自己的特性</w:t>
      </w:r>
      <w:r w:rsidR="00AC79C0">
        <w:rPr>
          <w:rFonts w:hint="eastAsia"/>
          <w:lang w:eastAsia="zh-CN"/>
        </w:rPr>
        <w:t>，包括</w:t>
      </w:r>
      <w:r w:rsidR="00AC79C0">
        <w:rPr>
          <w:rFonts w:ascii="宋体" w:hAnsi="宋体" w:cs="宋体" w:hint="eastAsia"/>
          <w:lang w:eastAsia="zh-CN"/>
        </w:rPr>
        <w:t>该物体的位置</w:t>
      </w:r>
      <w:r w:rsidR="006B336C">
        <w:rPr>
          <w:rFonts w:ascii="宋体" w:hAnsi="宋体" w:cs="宋体" w:hint="eastAsia"/>
          <w:lang w:eastAsia="zh-CN"/>
        </w:rPr>
        <w:t>、颜色、形状等属性，这样指代消解的任务就能根据上下文所描述的指代物体特性来完成</w:t>
      </w:r>
      <w:r w:rsidR="000A3AD4" w:rsidRPr="009A7C00">
        <w:rPr>
          <w:lang w:eastAsia="zh-CN"/>
        </w:rPr>
        <w:t>。</w:t>
      </w:r>
      <w:r w:rsidR="00E213A2">
        <w:rPr>
          <w:rFonts w:hint="eastAsia"/>
          <w:lang w:eastAsia="zh-CN"/>
        </w:rPr>
        <w:t>该</w:t>
      </w:r>
      <w:r w:rsidR="00E213A2">
        <w:rPr>
          <w:rFonts w:ascii="宋体" w:hAnsi="宋体" w:cs="宋体" w:hint="eastAsia"/>
          <w:lang w:eastAsia="zh-CN"/>
        </w:rPr>
        <w:t>实验结果</w:t>
      </w:r>
      <w:r w:rsidR="00344B4F">
        <w:rPr>
          <w:rFonts w:ascii="宋体" w:hAnsi="宋体" w:cs="宋体" w:hint="eastAsia"/>
          <w:lang w:eastAsia="zh-CN"/>
        </w:rPr>
        <w:t>在</w:t>
      </w:r>
      <w:r w:rsidR="000A3AD4" w:rsidRPr="009A7C00">
        <w:rPr>
          <w:lang w:eastAsia="zh-CN"/>
        </w:rPr>
        <w:t>一段视频</w:t>
      </w:r>
      <w:r w:rsidR="00344B4F">
        <w:rPr>
          <w:rFonts w:hint="eastAsia"/>
          <w:lang w:eastAsia="zh-CN"/>
        </w:rPr>
        <w:t>中</w:t>
      </w:r>
      <w:r w:rsidR="00344B4F">
        <w:rPr>
          <w:rFonts w:ascii="宋体" w:hAnsi="宋体" w:cs="宋体" w:hint="eastAsia"/>
          <w:lang w:eastAsia="zh-CN"/>
        </w:rPr>
        <w:t>展示</w:t>
      </w:r>
      <w:r w:rsidR="00F72E44">
        <w:rPr>
          <w:rStyle w:val="FootnoteReference"/>
          <w:lang w:eastAsia="zh-CN"/>
        </w:rPr>
        <w:footnoteReference w:id="10"/>
      </w:r>
      <w:r w:rsidR="000A3AD4" w:rsidRPr="009A7C00">
        <w:rPr>
          <w:lang w:eastAsia="zh-CN"/>
        </w:rPr>
        <w:t>。</w:t>
      </w:r>
    </w:p>
    <w:p w:rsidR="000A3AD4" w:rsidRPr="009A7C00" w:rsidRDefault="002E5C28" w:rsidP="00F72E44">
      <w:pPr>
        <w:pStyle w:val="BodyText"/>
        <w:ind w:firstLine="480"/>
        <w:jc w:val="both"/>
        <w:rPr>
          <w:lang w:eastAsia="zh-CN"/>
        </w:rPr>
      </w:pPr>
      <w:r>
        <w:rPr>
          <w:rFonts w:hint="eastAsia"/>
          <w:lang w:eastAsia="zh-CN"/>
        </w:rPr>
        <w:t>具体</w:t>
      </w:r>
      <w:r w:rsidR="000A3AD4" w:rsidRPr="009A7C00">
        <w:rPr>
          <w:lang w:eastAsia="zh-CN"/>
        </w:rPr>
        <w:t>来说，在一游戏世界中，我们可以有许多各种颜色和大小的球。我们运用多个节点将此呈现在</w:t>
      </w:r>
      <w:r w:rsidR="000A3AD4" w:rsidRPr="009A7C00">
        <w:rPr>
          <w:lang w:eastAsia="zh-CN"/>
        </w:rPr>
        <w:t>Atomspace</w:t>
      </w:r>
      <w:r w:rsidR="000A3AD4" w:rsidRPr="009A7C00">
        <w:rPr>
          <w:lang w:eastAsia="zh-CN"/>
        </w:rPr>
        <w:t>：表示</w:t>
      </w:r>
      <w:r w:rsidR="00304E6F">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的概念的单个</w:t>
      </w:r>
      <w:r w:rsidR="000A3AD4" w:rsidRPr="009A7C00">
        <w:rPr>
          <w:lang w:eastAsia="zh-CN"/>
        </w:rPr>
        <w:t>ConceptNode</w:t>
      </w:r>
      <w:r w:rsidR="000A3AD4" w:rsidRPr="009A7C00">
        <w:rPr>
          <w:lang w:eastAsia="zh-CN"/>
        </w:rPr>
        <w:t>、与</w:t>
      </w:r>
      <w:r w:rsidR="000A3AD4" w:rsidRPr="009A7C00">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相关联的一个</w:t>
      </w:r>
      <w:r w:rsidR="000A3AD4" w:rsidRPr="009A7C00">
        <w:rPr>
          <w:lang w:eastAsia="zh-CN"/>
        </w:rPr>
        <w:t>WordNode</w:t>
      </w:r>
      <w:r w:rsidR="000A3AD4" w:rsidRPr="009A7C00">
        <w:rPr>
          <w:lang w:eastAsia="zh-CN"/>
        </w:rPr>
        <w:t>、以及表示特定球的多个</w:t>
      </w:r>
      <w:r w:rsidR="000A3AD4" w:rsidRPr="009A7C00">
        <w:rPr>
          <w:lang w:eastAsia="zh-CN"/>
        </w:rPr>
        <w:t>ConceptNode</w:t>
      </w:r>
      <w:r w:rsidR="000A3AD4" w:rsidRPr="009A7C00">
        <w:rPr>
          <w:lang w:eastAsia="zh-CN"/>
        </w:rPr>
        <w:t>。当然有些</w:t>
      </w:r>
      <w:r w:rsidR="000A3AD4" w:rsidRPr="009A7C00">
        <w:rPr>
          <w:lang w:eastAsia="zh-CN"/>
        </w:rPr>
        <w:t>ConceptNode</w:t>
      </w:r>
      <w:r w:rsidR="000A3AD4" w:rsidRPr="009A7C00">
        <w:rPr>
          <w:lang w:eastAsia="zh-CN"/>
        </w:rPr>
        <w:t>也表达其他与球有关的概念，像是</w:t>
      </w:r>
      <w:r w:rsidR="000A3AD4" w:rsidRPr="009A7C00">
        <w:rPr>
          <w:rFonts w:hint="eastAsia"/>
          <w:lang w:eastAsia="zh-CN"/>
        </w:rPr>
        <w:t>”</w:t>
      </w:r>
      <w:r w:rsidR="000A3AD4" w:rsidRPr="009A7C00">
        <w:rPr>
          <w:lang w:eastAsia="zh-CN"/>
        </w:rPr>
        <w:t>又鼓又大、会发出咯吱声的球</w:t>
      </w:r>
      <w:r w:rsidR="000A3AD4" w:rsidRPr="009A7C00">
        <w:rPr>
          <w:rFonts w:hint="eastAsia"/>
          <w:lang w:eastAsia="zh-CN"/>
        </w:rPr>
        <w:t>”</w:t>
      </w:r>
      <w:r w:rsidR="000A3AD4" w:rsidRPr="009A7C00">
        <w:rPr>
          <w:lang w:eastAsia="zh-CN"/>
        </w:rPr>
        <w:t>、</w:t>
      </w:r>
      <w:r w:rsidR="000A3AD4" w:rsidRPr="009A7C00">
        <w:rPr>
          <w:rFonts w:hint="eastAsia"/>
          <w:lang w:eastAsia="zh-CN"/>
        </w:rPr>
        <w:t>”</w:t>
      </w:r>
      <w:r w:rsidR="000A3AD4" w:rsidRPr="009A7C00">
        <w:rPr>
          <w:lang w:eastAsia="zh-CN"/>
        </w:rPr>
        <w:t>可用球棒挥击的球</w:t>
      </w:r>
      <w:r w:rsidR="000A3AD4" w:rsidRPr="009A7C00">
        <w:rPr>
          <w:rFonts w:hint="eastAsia"/>
          <w:lang w:eastAsia="zh-CN"/>
        </w:rPr>
        <w:t>”</w:t>
      </w:r>
      <w:r w:rsidR="000A3AD4" w:rsidRPr="009A7C00">
        <w:rPr>
          <w:lang w:eastAsia="zh-CN"/>
        </w:rPr>
        <w:t>等不概述于任何自然语言字词的概念。</w:t>
      </w:r>
    </w:p>
    <w:p w:rsidR="000A3AD4" w:rsidRPr="009A7C00" w:rsidRDefault="000A3AD4" w:rsidP="000A3AD4">
      <w:pPr>
        <w:pStyle w:val="BodyText"/>
        <w:ind w:firstLine="480"/>
        <w:rPr>
          <w:lang w:eastAsia="zh-CN"/>
        </w:rPr>
      </w:pPr>
      <w:r w:rsidRPr="009A7C00">
        <w:rPr>
          <w:lang w:eastAsia="zh-CN"/>
        </w:rPr>
        <w:t>当智能体与世界互动时，它会通过感知来学到寻获物体的相关信息。关联某设定物体的感知会贮存为其他表示特定物体实例的节点。所有此信息会使用</w:t>
      </w:r>
      <w:r w:rsidRPr="009A7C00">
        <w:rPr>
          <w:lang w:eastAsia="zh-CN"/>
        </w:rPr>
        <w:t>RelEx2Logic</w:t>
      </w:r>
      <w:r w:rsidRPr="009A7C00">
        <w:rPr>
          <w:lang w:eastAsia="zh-CN"/>
        </w:rPr>
        <w:t>被呈现在</w:t>
      </w:r>
      <w:r w:rsidRPr="009A7C00">
        <w:rPr>
          <w:lang w:eastAsia="zh-CN"/>
        </w:rPr>
        <w:t>Atomspace</w:t>
      </w:r>
      <w:r w:rsidRPr="009A7C00">
        <w:rPr>
          <w:lang w:eastAsia="zh-CN"/>
        </w:rPr>
        <w:t>之中（这部分在下一节会举例说明）。</w:t>
      </w:r>
    </w:p>
    <w:p w:rsidR="000A3AD4" w:rsidRPr="009A7C00" w:rsidRDefault="000A3AD4" w:rsidP="000A3AD4">
      <w:pPr>
        <w:pStyle w:val="BodyText"/>
        <w:ind w:firstLine="480"/>
        <w:rPr>
          <w:lang w:eastAsia="zh-CN"/>
        </w:rPr>
      </w:pPr>
      <w:r w:rsidRPr="009A7C00">
        <w:rPr>
          <w:lang w:eastAsia="zh-CN"/>
        </w:rPr>
        <w:t>举例来说，当用户说</w:t>
      </w:r>
      <w:r w:rsidR="004E58DF">
        <w:rPr>
          <w:rFonts w:hint="eastAsia"/>
          <w:lang w:eastAsia="zh-CN"/>
        </w:rPr>
        <w:t>“</w:t>
      </w:r>
      <w:r w:rsidRPr="009A7C00">
        <w:rPr>
          <w:lang w:eastAsia="zh-CN"/>
        </w:rPr>
        <w:t>抓红色的球</w:t>
      </w:r>
      <w:r w:rsidRPr="009A7C00">
        <w:rPr>
          <w:rFonts w:hint="eastAsia"/>
          <w:lang w:eastAsia="zh-CN"/>
        </w:rPr>
        <w:t>”</w:t>
      </w:r>
      <w:r w:rsidRPr="009A7C00">
        <w:rPr>
          <w:lang w:eastAsia="zh-CN"/>
        </w:rPr>
        <w:t>(</w:t>
      </w:r>
      <w:r w:rsidR="004E58DF">
        <w:rPr>
          <w:rFonts w:hint="eastAsia"/>
          <w:lang w:eastAsia="zh-CN"/>
        </w:rPr>
        <w:t>“</w:t>
      </w:r>
      <w:r w:rsidRPr="009A7C00">
        <w:rPr>
          <w:lang w:eastAsia="zh-CN"/>
        </w:rPr>
        <w:t>Grab the red ball</w:t>
      </w:r>
      <w:r w:rsidRPr="009A7C00">
        <w:rPr>
          <w:rFonts w:hint="eastAsia"/>
          <w:lang w:eastAsia="zh-CN"/>
        </w:rPr>
        <w:t>”</w:t>
      </w:r>
      <w:r w:rsidRPr="009A7C00">
        <w:rPr>
          <w:lang w:eastAsia="zh-CN"/>
        </w:rPr>
        <w:t>)</w:t>
      </w:r>
      <w:r w:rsidRPr="009A7C00">
        <w:rPr>
          <w:lang w:eastAsia="zh-CN"/>
        </w:rPr>
        <w:t>，智能体就必须理解用户指的是那种球</w:t>
      </w:r>
      <w:r w:rsidRPr="009A7C00">
        <w:rPr>
          <w:lang w:eastAsia="zh-CN"/>
        </w:rPr>
        <w:t>–</w:t>
      </w:r>
      <w:r w:rsidRPr="009A7C00">
        <w:rPr>
          <w:lang w:eastAsia="zh-CN"/>
        </w:rPr>
        <w:t>例如它必须唤起参照消解程序。参照消解使用句中的信息来选择物件、和些许捷思规则。概括而言，参照消解是根据智能体通过感知获取关于世界的知识，将用户句中的名词对应到虚拟世界的实际物体。</w:t>
      </w:r>
    </w:p>
    <w:p w:rsidR="000A3AD4" w:rsidRPr="009A7C00" w:rsidRDefault="000A3AD4" w:rsidP="000A3AD4">
      <w:pPr>
        <w:pStyle w:val="BodyText"/>
        <w:ind w:firstLine="480"/>
        <w:rPr>
          <w:lang w:eastAsia="zh-CN"/>
        </w:rPr>
      </w:pPr>
      <w:r w:rsidRPr="009A7C00">
        <w:rPr>
          <w:lang w:eastAsia="zh-CN"/>
        </w:rPr>
        <w:t>在这个例子中，首先智能体会选择相关</w:t>
      </w:r>
      <w:r w:rsidR="00731E5F">
        <w:rPr>
          <w:rFonts w:hint="eastAsia"/>
          <w:lang w:eastAsia="zh-CN"/>
        </w:rPr>
        <w:t>“</w:t>
      </w:r>
      <w:r w:rsidRPr="009A7C00">
        <w:rPr>
          <w:lang w:eastAsia="zh-CN"/>
        </w:rPr>
        <w:t>球</w:t>
      </w:r>
      <w:r w:rsidRPr="009A7C00">
        <w:rPr>
          <w:rFonts w:hint="eastAsia"/>
          <w:lang w:eastAsia="zh-CN"/>
        </w:rPr>
        <w:t>”</w:t>
      </w:r>
      <w:r w:rsidRPr="009A7C00">
        <w:rPr>
          <w:lang w:eastAsia="zh-CN"/>
        </w:rPr>
        <w:t>字眼的</w:t>
      </w:r>
      <w:r w:rsidRPr="009A7C00">
        <w:rPr>
          <w:lang w:eastAsia="zh-CN"/>
        </w:rPr>
        <w:t>ConceptNode</w:t>
      </w:r>
      <w:r w:rsidRPr="009A7C00">
        <w:rPr>
          <w:lang w:eastAsia="zh-CN"/>
        </w:rPr>
        <w:t>，再利用句中的决定因素和其他适当的限制条件，检验所有与这些概念关联的个别实例（就此范例而已，决定因素为形容词</w:t>
      </w:r>
      <w:r w:rsidR="00731E5F">
        <w:rPr>
          <w:rFonts w:hint="eastAsia"/>
          <w:lang w:eastAsia="zh-CN"/>
        </w:rPr>
        <w:t>“</w:t>
      </w:r>
      <w:r w:rsidRPr="009A7C00">
        <w:rPr>
          <w:lang w:eastAsia="zh-CN"/>
        </w:rPr>
        <w:t>红色</w:t>
      </w:r>
      <w:r w:rsidRPr="009A7C00">
        <w:rPr>
          <w:rFonts w:hint="eastAsia"/>
          <w:lang w:eastAsia="zh-CN"/>
        </w:rPr>
        <w:t>”</w:t>
      </w:r>
      <w:r w:rsidRPr="009A7C00">
        <w:rPr>
          <w:lang w:eastAsia="zh-CN"/>
        </w:rPr>
        <w:t>；而由于动词为</w:t>
      </w:r>
      <w:r w:rsidR="00731E5F">
        <w:rPr>
          <w:rFonts w:hint="eastAsia"/>
          <w:lang w:eastAsia="zh-CN"/>
        </w:rPr>
        <w:t>“</w:t>
      </w:r>
      <w:r w:rsidRPr="009A7C00">
        <w:rPr>
          <w:lang w:eastAsia="zh-CN"/>
        </w:rPr>
        <w:t>抓</w:t>
      </w:r>
      <w:r w:rsidRPr="009A7C00">
        <w:rPr>
          <w:rFonts w:hint="eastAsia"/>
          <w:lang w:eastAsia="zh-CN"/>
        </w:rPr>
        <w:t>”</w:t>
      </w:r>
      <w:r w:rsidRPr="009A7C00">
        <w:rPr>
          <w:lang w:eastAsia="zh-CN"/>
        </w:rPr>
        <w:t>，因此它也会寻找可抓取的物体）。若它找到不止一个</w:t>
      </w:r>
      <w:r w:rsidR="00CA1B34">
        <w:rPr>
          <w:rFonts w:hint="eastAsia"/>
          <w:lang w:eastAsia="zh-CN"/>
        </w:rPr>
        <w:t>“</w:t>
      </w:r>
      <w:r w:rsidRPr="009A7C00">
        <w:rPr>
          <w:lang w:eastAsia="zh-CN"/>
        </w:rPr>
        <w:t>可抓取的红球</w:t>
      </w:r>
      <w:r w:rsidRPr="009A7C00">
        <w:rPr>
          <w:rFonts w:hint="eastAsia"/>
          <w:lang w:eastAsia="zh-CN"/>
        </w:rPr>
        <w:t>”</w:t>
      </w:r>
      <w:r w:rsidRPr="009A7C00">
        <w:rPr>
          <w:lang w:eastAsia="zh-CN"/>
        </w:rPr>
        <w:t>，就会使用捷思规则来选取一个（在这个情况，智能体会选择离自己最近的物体）。</w:t>
      </w:r>
    </w:p>
    <w:p w:rsidR="000A3AD4" w:rsidRPr="009A7C00" w:rsidRDefault="000A3AD4" w:rsidP="000A3AD4">
      <w:pPr>
        <w:pStyle w:val="BodyText"/>
        <w:ind w:firstLine="480"/>
        <w:rPr>
          <w:lang w:eastAsia="zh-CN"/>
        </w:rPr>
      </w:pPr>
      <w:r w:rsidRPr="009A7C00">
        <w:rPr>
          <w:lang w:eastAsia="zh-CN"/>
        </w:rPr>
        <w:t>智能体也须将句中的代词对应到虚拟世界的实际物体。例如，若用户说</w:t>
      </w:r>
      <w:r w:rsidR="00FD2B8E">
        <w:rPr>
          <w:rFonts w:hint="eastAsia"/>
          <w:lang w:eastAsia="zh-CN"/>
        </w:rPr>
        <w:t>“</w:t>
      </w:r>
      <w:r w:rsidRPr="009A7C00">
        <w:rPr>
          <w:lang w:eastAsia="zh-CN"/>
        </w:rPr>
        <w:t>我喜欢红色的球。抓起它</w:t>
      </w:r>
      <w:r w:rsidRPr="009A7C00">
        <w:rPr>
          <w:rFonts w:hint="eastAsia"/>
          <w:lang w:eastAsia="zh-CN"/>
        </w:rPr>
        <w:t>”</w:t>
      </w:r>
      <w:r w:rsidRPr="009A7C00">
        <w:rPr>
          <w:lang w:eastAsia="zh-CN"/>
        </w:rPr>
        <w:t>(</w:t>
      </w:r>
      <w:r w:rsidR="00FD2B8E">
        <w:rPr>
          <w:rFonts w:hint="eastAsia"/>
          <w:lang w:eastAsia="zh-CN"/>
        </w:rPr>
        <w:t>“</w:t>
      </w:r>
      <w:r w:rsidRPr="009A7C00">
        <w:rPr>
          <w:lang w:eastAsia="zh-CN"/>
        </w:rPr>
        <w:t>I like the red ball.Grab it</w:t>
      </w:r>
      <w:r w:rsidRPr="009A7C00">
        <w:rPr>
          <w:rFonts w:hint="eastAsia"/>
          <w:lang w:eastAsia="zh-CN"/>
        </w:rPr>
        <w:t>”</w:t>
      </w:r>
      <w:r w:rsidRPr="009A7C00">
        <w:rPr>
          <w:lang w:eastAsia="zh-CN"/>
        </w:rPr>
        <w:t>)</w:t>
      </w:r>
      <w:r w:rsidRPr="009A7C00">
        <w:rPr>
          <w:lang w:eastAsia="zh-CN"/>
        </w:rPr>
        <w:t>，智能体就必须将代词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对应到特定的红球。此程序分两个阶段执行：首先使用指代消解将代词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与先前听到的名词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联系；接着使用参照消解将名词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与实际物体联系在一起。</w:t>
      </w:r>
    </w:p>
    <w:p w:rsidR="000A3AD4" w:rsidRPr="009A7C00" w:rsidRDefault="000A3AD4" w:rsidP="000A3AD4">
      <w:pPr>
        <w:pStyle w:val="BodyText"/>
        <w:ind w:firstLine="480"/>
        <w:rPr>
          <w:lang w:eastAsia="zh-CN"/>
        </w:rPr>
      </w:pPr>
      <w:r w:rsidRPr="009A7C00">
        <w:rPr>
          <w:lang w:eastAsia="zh-CN"/>
        </w:rPr>
        <w:t>在此情境中，我们可使用智能体对世界的知识改良</w:t>
      </w:r>
      <w:r w:rsidRPr="009A7C00">
        <w:rPr>
          <w:lang w:eastAsia="zh-CN"/>
        </w:rPr>
        <w:t>Hobbs</w:t>
      </w:r>
      <w:r w:rsidRPr="009A7C00">
        <w:rPr>
          <w:lang w:eastAsia="zh-CN"/>
        </w:rPr>
        <w:t>演算的结果，以帮助选出最佳的候选名词。假设智能体听到这些句子：</w:t>
      </w:r>
    </w:p>
    <w:p w:rsidR="000A3AD4" w:rsidRPr="002D3D95" w:rsidRDefault="000A3AD4" w:rsidP="000C6FE5">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球是红色的。</w:t>
      </w:r>
      <w:r w:rsidRPr="002D3D95">
        <w:rPr>
          <w:rFonts w:ascii="仿宋" w:eastAsia="仿宋" w:hAnsi="仿宋"/>
          <w:lang w:eastAsia="zh-CN"/>
        </w:rPr>
        <w:t>"("The ball is red.")</w:t>
      </w:r>
    </w:p>
    <w:p w:rsidR="000A3AD4" w:rsidRPr="002D3D95" w:rsidRDefault="000A3AD4" w:rsidP="000C6FE5">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棍子是棕色的</w:t>
      </w:r>
      <w:r w:rsidRPr="002D3D95">
        <w:rPr>
          <w:rFonts w:ascii="仿宋" w:eastAsia="仿宋" w:hAnsi="仿宋"/>
          <w:lang w:eastAsia="zh-CN"/>
        </w:rPr>
        <w:t>"("The stick is brown.")</w:t>
      </w:r>
    </w:p>
    <w:p w:rsidR="000A3AD4" w:rsidRPr="002D3D95" w:rsidRDefault="000A3AD4" w:rsidP="000A3AD4">
      <w:pPr>
        <w:pStyle w:val="BodyText"/>
        <w:ind w:firstLine="480"/>
      </w:pPr>
      <w:r w:rsidRPr="002D3D95">
        <w:t>and then it receives a third sentence</w:t>
      </w:r>
    </w:p>
    <w:p w:rsidR="000A3AD4" w:rsidRPr="002D3D95" w:rsidRDefault="000A3AD4" w:rsidP="000C6FE5">
      <w:pPr>
        <w:ind w:leftChars="300" w:left="490"/>
        <w:rPr>
          <w:rFonts w:ascii="仿宋" w:eastAsia="仿宋" w:hAnsi="仿宋"/>
          <w:sz w:val="24"/>
          <w:szCs w:val="24"/>
          <w:lang w:eastAsia="zh-CN"/>
        </w:rPr>
      </w:pPr>
      <w:r w:rsidRPr="002D3D95">
        <w:rPr>
          <w:rFonts w:ascii="仿宋" w:eastAsia="仿宋" w:hAnsi="仿宋"/>
          <w:sz w:val="24"/>
          <w:szCs w:val="24"/>
          <w:lang w:eastAsia="zh-CN"/>
        </w:rPr>
        <w:t>"</w:t>
      </w:r>
      <w:r w:rsidRPr="002D3D95">
        <w:rPr>
          <w:rFonts w:ascii="宋体" w:eastAsia="宋体" w:hAnsi="宋体" w:cs="宋体" w:hint="eastAsia"/>
          <w:sz w:val="24"/>
          <w:szCs w:val="24"/>
          <w:lang w:eastAsia="zh-CN"/>
        </w:rPr>
        <w:t>抓它。</w:t>
      </w:r>
      <w:r w:rsidRPr="002D3D95">
        <w:rPr>
          <w:rFonts w:ascii="仿宋" w:eastAsia="仿宋" w:hAnsi="仿宋"/>
          <w:sz w:val="24"/>
          <w:szCs w:val="24"/>
          <w:lang w:eastAsia="zh-CN"/>
        </w:rPr>
        <w:t>"("Grab it.")</w:t>
      </w:r>
    </w:p>
    <w:p w:rsidR="000A3AD4" w:rsidRDefault="000A3AD4" w:rsidP="000A3AD4">
      <w:pPr>
        <w:pStyle w:val="BodyText"/>
        <w:ind w:firstLine="480"/>
        <w:rPr>
          <w:lang w:eastAsia="zh-CN"/>
        </w:rPr>
      </w:pPr>
      <w:r>
        <w:rPr>
          <w:lang w:eastAsia="zh-CN"/>
        </w:rPr>
        <w:t>指代消解器将构建一个列表，此列表包含针对第三个句子中代词</w:t>
      </w:r>
      <w:r>
        <w:rPr>
          <w:rFonts w:hint="eastAsia"/>
          <w:lang w:eastAsia="zh-CN"/>
        </w:rPr>
        <w:t>“</w:t>
      </w:r>
      <w:r>
        <w:rPr>
          <w:lang w:eastAsia="zh-CN"/>
        </w:rPr>
        <w:t>it</w:t>
      </w:r>
      <w:r>
        <w:rPr>
          <w:rFonts w:hint="eastAsia"/>
          <w:lang w:eastAsia="zh-CN"/>
        </w:rPr>
        <w:t>”</w:t>
      </w:r>
      <w:r>
        <w:rPr>
          <w:lang w:eastAsia="zh-CN"/>
        </w:rPr>
        <w:t>的两个</w:t>
      </w:r>
      <w:r>
        <w:rPr>
          <w:lang w:eastAsia="zh-CN"/>
        </w:rPr>
        <w:t xml:space="preserve"> </w:t>
      </w:r>
      <w:r>
        <w:rPr>
          <w:lang w:eastAsia="zh-CN"/>
        </w:rPr>
        <w:t>选项：</w:t>
      </w:r>
      <w:r>
        <w:rPr>
          <w:lang w:eastAsia="zh-CN"/>
        </w:rPr>
        <w:t xml:space="preserve">ball </w:t>
      </w:r>
      <w:r>
        <w:rPr>
          <w:lang w:eastAsia="zh-CN"/>
        </w:rPr>
        <w:t>和</w:t>
      </w:r>
      <w:r>
        <w:rPr>
          <w:lang w:eastAsia="zh-CN"/>
        </w:rPr>
        <w:t xml:space="preserve"> stick</w:t>
      </w:r>
      <w:r>
        <w:rPr>
          <w:lang w:eastAsia="zh-CN"/>
        </w:rPr>
        <w:t>。如果</w:t>
      </w:r>
      <w:r>
        <w:rPr>
          <w:lang w:eastAsia="zh-CN"/>
        </w:rPr>
        <w:t xml:space="preserve"> stick </w:t>
      </w:r>
      <w:r>
        <w:rPr>
          <w:lang w:eastAsia="zh-CN"/>
        </w:rPr>
        <w:t>是最近使用的名词，那么正如</w:t>
      </w:r>
      <w:r>
        <w:rPr>
          <w:lang w:eastAsia="zh-CN"/>
        </w:rPr>
        <w:t xml:space="preserve"> Hobbs </w:t>
      </w:r>
      <w:r>
        <w:rPr>
          <w:lang w:eastAsia="zh-CN"/>
        </w:rPr>
        <w:t>建议的那样，代</w:t>
      </w:r>
      <w:r>
        <w:rPr>
          <w:lang w:eastAsia="zh-CN"/>
        </w:rPr>
        <w:t xml:space="preserve"> </w:t>
      </w:r>
      <w:r>
        <w:rPr>
          <w:lang w:eastAsia="zh-CN"/>
        </w:rPr>
        <w:t>理将抓取</w:t>
      </w:r>
      <w:r>
        <w:rPr>
          <w:lang w:eastAsia="zh-CN"/>
        </w:rPr>
        <w:t xml:space="preserve"> stick</w:t>
      </w:r>
      <w:r>
        <w:rPr>
          <w:lang w:eastAsia="zh-CN"/>
        </w:rPr>
        <w:t>，而不是</w:t>
      </w:r>
      <w:r>
        <w:rPr>
          <w:lang w:eastAsia="zh-CN"/>
        </w:rPr>
        <w:t xml:space="preserve"> ball</w:t>
      </w:r>
      <w:r>
        <w:rPr>
          <w:lang w:eastAsia="zh-CN"/>
        </w:rPr>
        <w:t>。</w:t>
      </w:r>
    </w:p>
    <w:p w:rsidR="000A3AD4" w:rsidRDefault="000A3AD4" w:rsidP="000A3AD4">
      <w:pPr>
        <w:pStyle w:val="BodyText"/>
        <w:ind w:firstLine="480"/>
        <w:rPr>
          <w:lang w:eastAsia="zh-CN"/>
        </w:rPr>
      </w:pPr>
      <w:r>
        <w:rPr>
          <w:lang w:eastAsia="zh-CN"/>
        </w:rPr>
        <w:t>与此类似，如果智能体的历史包含</w:t>
      </w:r>
    </w:p>
    <w:p w:rsidR="000A3AD4" w:rsidRPr="00AA424C" w:rsidRDefault="000A3AD4" w:rsidP="000C6FE5">
      <w:pPr>
        <w:ind w:leftChars="300" w:left="490"/>
        <w:rPr>
          <w:rFonts w:ascii="仿宋" w:eastAsia="仿宋" w:hAnsi="仿宋"/>
          <w:lang w:eastAsia="zh-CN"/>
        </w:rPr>
      </w:pPr>
      <w:r w:rsidRPr="00AA424C">
        <w:rPr>
          <w:rFonts w:ascii="仿宋" w:eastAsia="仿宋" w:hAnsi="仿宋"/>
          <w:lang w:eastAsia="zh-CN"/>
        </w:rPr>
        <w:t xml:space="preserve">"From here I can see a tree and a ball." </w:t>
      </w:r>
    </w:p>
    <w:p w:rsidR="000A3AD4" w:rsidRPr="00AA424C" w:rsidRDefault="000A3AD4" w:rsidP="000C6FE5">
      <w:pPr>
        <w:ind w:leftChars="300" w:left="490"/>
        <w:rPr>
          <w:rFonts w:ascii="仿宋" w:eastAsia="仿宋" w:hAnsi="仿宋"/>
          <w:lang w:eastAsia="zh-CN"/>
        </w:rPr>
      </w:pPr>
      <w:r w:rsidRPr="00AA424C">
        <w:rPr>
          <w:rFonts w:ascii="仿宋" w:eastAsia="仿宋" w:hAnsi="仿宋"/>
          <w:lang w:eastAsia="zh-CN"/>
        </w:rPr>
        <w:t>"Grab it."</w:t>
      </w:r>
    </w:p>
    <w:p w:rsidR="000A3AD4" w:rsidRDefault="000A3AD4" w:rsidP="000A3AD4">
      <w:pPr>
        <w:spacing w:before="3" w:line="110" w:lineRule="exact"/>
        <w:rPr>
          <w:sz w:val="11"/>
          <w:szCs w:val="11"/>
        </w:rPr>
      </w:pPr>
    </w:p>
    <w:p w:rsidR="000A3AD4" w:rsidRPr="00AA424C" w:rsidRDefault="000A3AD4" w:rsidP="000A3AD4">
      <w:pPr>
        <w:pStyle w:val="BodyText"/>
        <w:ind w:firstLine="480"/>
      </w:pPr>
      <w:r w:rsidRPr="00AA424C">
        <w:t>那么</w:t>
      </w:r>
      <w:r w:rsidRPr="00AA424C">
        <w:t xml:space="preserve"> Hobbs </w:t>
      </w:r>
      <w:r w:rsidRPr="00AA424C">
        <w:t>的算法按顺序返回名词</w:t>
      </w:r>
      <w:r w:rsidRPr="00AA424C">
        <w:t xml:space="preserve"> tree </w:t>
      </w:r>
      <w:r w:rsidRPr="00AA424C">
        <w:t>和</w:t>
      </w:r>
      <w:r w:rsidRPr="00AA424C">
        <w:t xml:space="preserve"> ball </w:t>
      </w:r>
      <w:r w:rsidRPr="00AA424C">
        <w:t>作为候选。但是如果使用我们</w:t>
      </w:r>
      <w:r w:rsidRPr="00AA424C">
        <w:t xml:space="preserve"> </w:t>
      </w:r>
      <w:bookmarkStart w:id="227" w:name="RelEx2Logic：逻辑关系抽取"/>
      <w:bookmarkStart w:id="228" w:name="_bookmark82"/>
      <w:bookmarkEnd w:id="227"/>
      <w:bookmarkEnd w:id="228"/>
      <w:r w:rsidRPr="00AA424C">
        <w:t>的集成的指代消解处理，智能体将推断不能抓取</w:t>
      </w:r>
      <w:r w:rsidRPr="00AA424C">
        <w:t xml:space="preserve"> tree</w:t>
      </w:r>
      <w:r w:rsidRPr="00AA424C">
        <w:t>，所以仅选择</w:t>
      </w:r>
      <w:r w:rsidRPr="00AA424C">
        <w:t xml:space="preserve"> ball</w:t>
      </w:r>
      <w:r w:rsidRPr="00AA424C">
        <w:t>。</w:t>
      </w:r>
    </w:p>
    <w:p w:rsidR="000A3AD4" w:rsidRPr="00AA424C" w:rsidRDefault="000A3AD4" w:rsidP="000C6FE5">
      <w:pPr>
        <w:pStyle w:val="Heading2"/>
        <w:numPr>
          <w:ilvl w:val="1"/>
          <w:numId w:val="76"/>
        </w:numPr>
        <w:tabs>
          <w:tab w:val="left" w:pos="210"/>
        </w:tabs>
      </w:pPr>
      <w:bookmarkStart w:id="229" w:name="_Toc18284"/>
      <w:bookmarkStart w:id="230" w:name="_Toc453623410"/>
      <w:bookmarkStart w:id="231" w:name="_Toc327482472"/>
      <w:r w:rsidRPr="00AA424C">
        <w:t>RelEx2Logic</w:t>
      </w:r>
      <w:r w:rsidRPr="00AA424C">
        <w:rPr>
          <w:rFonts w:ascii="Yuanti TC Light" w:hAnsi="Yuanti TC Light" w:cs="Yuanti TC Light"/>
        </w:rPr>
        <w:t>：逻辑关系抽取</w:t>
      </w:r>
      <w:bookmarkEnd w:id="229"/>
      <w:bookmarkEnd w:id="230"/>
      <w:bookmarkEnd w:id="231"/>
    </w:p>
    <w:p w:rsidR="000A3AD4" w:rsidRPr="00AA424C" w:rsidRDefault="000A3AD4" w:rsidP="000A3AD4">
      <w:pPr>
        <w:pStyle w:val="BodyText"/>
        <w:ind w:firstLine="480"/>
        <w:rPr>
          <w:lang w:eastAsia="zh-CN"/>
        </w:rPr>
      </w:pPr>
      <w:r w:rsidRPr="00AA424C">
        <w:rPr>
          <w:lang w:eastAsia="zh-CN"/>
        </w:rPr>
        <w:t>本章节介绍我们的自然语言理解系统中最后的纯语言学阶段，即</w:t>
      </w:r>
      <w:r w:rsidRPr="00AA424C">
        <w:rPr>
          <w:lang w:eastAsia="zh-CN"/>
        </w:rPr>
        <w:t>RelEx2Logic</w:t>
      </w:r>
      <w:r w:rsidRPr="00AA424C">
        <w:rPr>
          <w:lang w:eastAsia="zh-CN"/>
        </w:rPr>
        <w:t>。</w:t>
      </w:r>
      <w:r w:rsidRPr="00AA424C">
        <w:rPr>
          <w:lang w:eastAsia="zh-CN"/>
        </w:rPr>
        <w:t>RelEx2Logic</w:t>
      </w:r>
      <w:r w:rsidRPr="00AA424C">
        <w:rPr>
          <w:lang w:eastAsia="zh-CN"/>
        </w:rPr>
        <w:t>是我们本文工作的一个关键组成部分，用于将</w:t>
      </w:r>
      <w:r w:rsidRPr="00AA424C">
        <w:rPr>
          <w:lang w:eastAsia="zh-CN"/>
        </w:rPr>
        <w:t>RelEx</w:t>
      </w:r>
      <w:r w:rsidRPr="00AA424C">
        <w:rPr>
          <w:lang w:eastAsia="zh-CN"/>
        </w:rPr>
        <w:t>生成的句法</w:t>
      </w:r>
      <w:r w:rsidRPr="00AA424C">
        <w:rPr>
          <w:lang w:eastAsia="zh-CN"/>
        </w:rPr>
        <w:t>-</w:t>
      </w:r>
      <w:r w:rsidRPr="00AA424C">
        <w:rPr>
          <w:lang w:eastAsia="zh-CN"/>
        </w:rPr>
        <w:t>语义关系转换成</w:t>
      </w:r>
      <w:r w:rsidRPr="00AA424C">
        <w:rPr>
          <w:lang w:eastAsia="zh-CN"/>
        </w:rPr>
        <w:t>PLN</w:t>
      </w:r>
      <w:r w:rsidRPr="00AA424C">
        <w:rPr>
          <w:lang w:eastAsia="zh-CN"/>
        </w:rPr>
        <w:t>和其它</w:t>
      </w:r>
      <w:r w:rsidRPr="00AA424C">
        <w:rPr>
          <w:lang w:eastAsia="zh-CN"/>
        </w:rPr>
        <w:t>OpenCog</w:t>
      </w:r>
      <w:r w:rsidRPr="00AA424C">
        <w:rPr>
          <w:lang w:eastAsia="zh-CN"/>
        </w:rPr>
        <w:t>认知组件可以使用的基于超图的逻辑表示形式，从而使得我们的自然语言理解系统可以与逻辑推理系统（例如</w:t>
      </w:r>
      <w:r w:rsidRPr="00AA424C">
        <w:rPr>
          <w:lang w:eastAsia="zh-CN"/>
        </w:rPr>
        <w:t>PLN</w:t>
      </w:r>
      <w:r w:rsidRPr="00AA424C">
        <w:rPr>
          <w:lang w:eastAsia="zh-CN"/>
        </w:rPr>
        <w:t>）、控制系统</w:t>
      </w:r>
      <w:bookmarkStart w:id="232" w:name="_bookmark83"/>
      <w:bookmarkStart w:id="233" w:name="RelEx2Logic"/>
      <w:bookmarkEnd w:id="232"/>
      <w:bookmarkEnd w:id="233"/>
      <w:r w:rsidRPr="00AA424C">
        <w:rPr>
          <w:lang w:eastAsia="zh-CN"/>
        </w:rPr>
        <w:t>（例如</w:t>
      </w:r>
      <w:r w:rsidRPr="00AA424C">
        <w:rPr>
          <w:lang w:eastAsia="zh-CN"/>
        </w:rPr>
        <w:t>OpenPsi</w:t>
      </w:r>
      <w:r w:rsidRPr="00AA424C">
        <w:rPr>
          <w:lang w:eastAsia="zh-CN"/>
        </w:rPr>
        <w:t>）和</w:t>
      </w:r>
      <w:r w:rsidRPr="00AA424C">
        <w:rPr>
          <w:lang w:eastAsia="zh-CN"/>
        </w:rPr>
        <w:t>OpenCog</w:t>
      </w:r>
      <w:r w:rsidRPr="00AA424C">
        <w:rPr>
          <w:lang w:eastAsia="zh-CN"/>
        </w:rPr>
        <w:t>的其它组件进行有效交互。</w:t>
      </w:r>
    </w:p>
    <w:p w:rsidR="000A3AD4" w:rsidRPr="002D3D95" w:rsidRDefault="000A3AD4" w:rsidP="000C6FE5">
      <w:pPr>
        <w:pStyle w:val="Heading3"/>
        <w:numPr>
          <w:ilvl w:val="2"/>
          <w:numId w:val="76"/>
        </w:numPr>
      </w:pPr>
      <w:bookmarkStart w:id="234" w:name="_Toc1446"/>
      <w:bookmarkStart w:id="235" w:name="_Toc453623411"/>
      <w:bookmarkStart w:id="236" w:name="_Toc327482473"/>
      <w:r w:rsidRPr="002D3D95">
        <w:t>RelEx2Logic</w:t>
      </w:r>
      <w:bookmarkEnd w:id="234"/>
      <w:bookmarkEnd w:id="235"/>
      <w:bookmarkEnd w:id="236"/>
    </w:p>
    <w:p w:rsidR="000A3AD4" w:rsidRDefault="000A3AD4" w:rsidP="000A3AD4">
      <w:pPr>
        <w:pStyle w:val="BodyText"/>
        <w:ind w:firstLine="480"/>
        <w:rPr>
          <w:lang w:eastAsia="zh-CN"/>
        </w:rPr>
      </w:pPr>
      <w:r>
        <w:rPr>
          <w:lang w:eastAsia="zh-CN"/>
        </w:rPr>
        <w:t>众所周知，自然语言的逻辑极其复杂，而且即使在给定的表示形式下，同一个句子可以用很多种不同的逻辑表达方式，而不影响该句子想要表达的语义。因此在我们的工作中，即通过</w:t>
      </w:r>
      <w:r w:rsidR="00426D3A">
        <w:rPr>
          <w:rFonts w:ascii="宋体" w:hAnsi="宋体" w:cs="宋体" w:hint="eastAsia"/>
          <w:lang w:eastAsia="zh-CN"/>
        </w:rPr>
        <w:t>第二章</w:t>
      </w:r>
      <w:r>
        <w:rPr>
          <w:lang w:eastAsia="zh-CN"/>
        </w:rPr>
        <w:t>中</w:t>
      </w:r>
      <w:r w:rsidR="00B56FC1">
        <w:rPr>
          <w:rFonts w:hint="eastAsia"/>
          <w:lang w:eastAsia="zh-CN"/>
        </w:rPr>
        <w:t>介绍</w:t>
      </w:r>
      <w:r>
        <w:rPr>
          <w:lang w:eastAsia="zh-CN"/>
        </w:rPr>
        <w:t>的</w:t>
      </w:r>
      <w:r>
        <w:rPr>
          <w:lang w:eastAsia="zh-CN"/>
        </w:rPr>
        <w:t>Atomspace</w:t>
      </w:r>
      <w:r>
        <w:rPr>
          <w:lang w:eastAsia="zh-CN"/>
        </w:rPr>
        <w:t>来表示自然语言的语义关系和结构，必须面对这个事实：即使对于一个简单地句子，也可以有很多种不同结构的基于</w:t>
      </w:r>
      <w:r>
        <w:rPr>
          <w:lang w:eastAsia="zh-CN"/>
        </w:rPr>
        <w:t>Atomspace</w:t>
      </w:r>
      <w:r>
        <w:rPr>
          <w:lang w:eastAsia="zh-CN"/>
        </w:rPr>
        <w:t>的逻辑形式来相同或等价的语义。</w:t>
      </w:r>
      <w:r>
        <w:rPr>
          <w:lang w:eastAsia="zh-CN"/>
        </w:rPr>
        <w:t>RelEx2Logic</w:t>
      </w:r>
      <w:r>
        <w:rPr>
          <w:lang w:eastAsia="zh-CN"/>
        </w:rPr>
        <w:t>系统的目标是以尽可能简单的方式将</w:t>
      </w:r>
      <w:r>
        <w:rPr>
          <w:lang w:eastAsia="zh-CN"/>
        </w:rPr>
        <w:t>RelEx</w:t>
      </w:r>
      <w:r>
        <w:rPr>
          <w:lang w:eastAsia="zh-CN"/>
        </w:rPr>
        <w:t>输出映射到</w:t>
      </w:r>
      <w:r>
        <w:rPr>
          <w:lang w:eastAsia="zh-CN"/>
        </w:rPr>
        <w:t>PLN</w:t>
      </w:r>
      <w:r>
        <w:rPr>
          <w:lang w:eastAsia="zh-CN"/>
        </w:rPr>
        <w:t>可以理解和推理的</w:t>
      </w:r>
      <w:r>
        <w:rPr>
          <w:lang w:eastAsia="zh-CN"/>
        </w:rPr>
        <w:t>AtomSpace</w:t>
      </w:r>
      <w:r>
        <w:rPr>
          <w:lang w:eastAsia="zh-CN"/>
        </w:rPr>
        <w:t>表示，生成可以获取相关表达所包含的大量含义的精确表示。</w:t>
      </w:r>
      <w:r>
        <w:rPr>
          <w:lang w:eastAsia="zh-CN"/>
        </w:rPr>
        <w:t>RelEx2Logic</w:t>
      </w:r>
      <w:r>
        <w:rPr>
          <w:lang w:eastAsia="zh-CN"/>
        </w:rPr>
        <w:t>不会试图消解</w:t>
      </w:r>
      <w:r>
        <w:rPr>
          <w:lang w:eastAsia="zh-CN"/>
        </w:rPr>
        <w:t>RelEx</w:t>
      </w:r>
      <w:r>
        <w:rPr>
          <w:lang w:eastAsia="zh-CN"/>
        </w:rPr>
        <w:t>输出中所有的语义歧义，而是专注于将这些语义歧义表达成一种易于发现和处理的方式，这样能使这些歧义义在整个认知体系结构的知识库上或者借助涉身相关的信息，通过简单的常识推理而得到解决。</w:t>
      </w:r>
    </w:p>
    <w:p w:rsidR="000A3AD4" w:rsidRPr="00AA424C" w:rsidRDefault="000A3AD4" w:rsidP="000A3AD4">
      <w:pPr>
        <w:pStyle w:val="BodyText"/>
        <w:ind w:firstLine="480"/>
        <w:rPr>
          <w:lang w:eastAsia="zh-CN"/>
        </w:rPr>
      </w:pPr>
      <w:r w:rsidRPr="00AA424C">
        <w:rPr>
          <w:lang w:eastAsia="zh-CN"/>
        </w:rPr>
        <w:t>具体实现上，</w:t>
      </w:r>
      <w:r w:rsidRPr="00AA424C">
        <w:rPr>
          <w:lang w:eastAsia="zh-CN"/>
        </w:rPr>
        <w:t>RelEx2Logic</w:t>
      </w:r>
      <w:r w:rsidRPr="00AA424C">
        <w:rPr>
          <w:lang w:eastAsia="zh-CN"/>
        </w:rPr>
        <w:t>的核心理念是通过应用一系列简单的重写规则以及较复杂的后处理规则（处理复杂句子和问题需要这些后处理规则，例如进行概念实例区分）把</w:t>
      </w:r>
      <w:r w:rsidRPr="00AA424C">
        <w:rPr>
          <w:lang w:eastAsia="zh-CN"/>
        </w:rPr>
        <w:t>RelEx</w:t>
      </w:r>
      <w:r w:rsidRPr="00AA424C">
        <w:rPr>
          <w:lang w:eastAsia="zh-CN"/>
        </w:rPr>
        <w:t>关系映射到语义解释（</w:t>
      </w:r>
      <w:r w:rsidR="00B421AB" w:rsidRPr="00AA424C">
        <w:rPr>
          <w:lang w:eastAsia="zh-CN"/>
        </w:rPr>
        <w:t xml:space="preserve"> </w:t>
      </w:r>
      <w:r w:rsidRPr="00AA424C">
        <w:rPr>
          <w:lang w:eastAsia="zh-CN"/>
        </w:rPr>
        <w:t>AtomSpace</w:t>
      </w:r>
      <w:r w:rsidRPr="00AA424C">
        <w:rPr>
          <w:lang w:eastAsia="zh-CN"/>
        </w:rPr>
        <w:t>表示）。</w:t>
      </w:r>
    </w:p>
    <w:p w:rsidR="000A3AD4" w:rsidRPr="00AA424C" w:rsidRDefault="000A3AD4" w:rsidP="000A3AD4">
      <w:pPr>
        <w:pStyle w:val="BodyText"/>
        <w:ind w:firstLine="480"/>
        <w:rPr>
          <w:lang w:eastAsia="zh-CN"/>
        </w:rPr>
      </w:pPr>
      <w:r w:rsidRPr="00AA424C">
        <w:rPr>
          <w:lang w:eastAsia="zh-CN"/>
        </w:rPr>
        <w:t>每个核心重写规则的输入是句法分析图中满足特定约束的子图，输出是一个原子（</w:t>
      </w:r>
      <w:r w:rsidRPr="00AA424C">
        <w:rPr>
          <w:lang w:eastAsia="zh-CN"/>
        </w:rPr>
        <w:t>Atom</w:t>
      </w:r>
      <w:r w:rsidRPr="00AA424C">
        <w:rPr>
          <w:lang w:eastAsia="zh-CN"/>
        </w:rPr>
        <w:t>）超图。在实践中，需要的规则通常采用成对标记</w:t>
      </w:r>
      <w:r w:rsidRPr="00AA424C">
        <w:rPr>
          <w:lang w:eastAsia="zh-CN"/>
        </w:rPr>
        <w:t>(G,A)</w:t>
      </w:r>
      <w:r w:rsidRPr="00AA424C">
        <w:rPr>
          <w:lang w:eastAsia="zh-CN"/>
        </w:rPr>
        <w:t>的形式，其中：</w:t>
      </w:r>
    </w:p>
    <w:p w:rsidR="000A3AD4" w:rsidRPr="002D3D95" w:rsidRDefault="000A3AD4" w:rsidP="000A3AD4">
      <w:pPr>
        <w:pStyle w:val="BodyText"/>
        <w:numPr>
          <w:ilvl w:val="0"/>
          <w:numId w:val="65"/>
        </w:numPr>
        <w:ind w:firstLineChars="0"/>
        <w:rPr>
          <w:lang w:eastAsia="zh-CN"/>
        </w:rPr>
      </w:pPr>
      <w:r w:rsidRPr="002D3D95">
        <w:rPr>
          <w:lang w:eastAsia="zh-CN"/>
        </w:rPr>
        <w:t>G</w:t>
      </w:r>
      <w:r w:rsidRPr="002D3D95">
        <w:rPr>
          <w:lang w:eastAsia="zh-CN"/>
        </w:rPr>
        <w:t>是一个图，其节点是单词或变量，其边是</w:t>
      </w:r>
      <w:r w:rsidRPr="002D3D95">
        <w:rPr>
          <w:lang w:eastAsia="zh-CN"/>
        </w:rPr>
        <w:t>RelEx</w:t>
      </w:r>
      <w:r w:rsidRPr="002D3D95">
        <w:rPr>
          <w:lang w:eastAsia="zh-CN"/>
        </w:rPr>
        <w:t>关系类型。</w:t>
      </w:r>
    </w:p>
    <w:p w:rsidR="000A3AD4" w:rsidRPr="002D3D95" w:rsidRDefault="000A3AD4" w:rsidP="000A3AD4">
      <w:pPr>
        <w:pStyle w:val="BodyText"/>
        <w:numPr>
          <w:ilvl w:val="0"/>
          <w:numId w:val="65"/>
        </w:numPr>
        <w:ind w:firstLineChars="0"/>
        <w:rPr>
          <w:lang w:eastAsia="zh-CN"/>
        </w:rPr>
      </w:pPr>
      <w:r w:rsidRPr="002D3D95">
        <w:rPr>
          <w:lang w:eastAsia="zh-CN"/>
        </w:rPr>
        <w:t>A</w:t>
      </w:r>
      <w:r w:rsidRPr="002D3D95">
        <w:rPr>
          <w:lang w:eastAsia="zh-CN"/>
        </w:rPr>
        <w:t>是一个超图，其节点是单词、变量或特殊的语言学节点（根据一个小型词汇表绘制），其超图链接是原子（</w:t>
      </w:r>
      <w:r w:rsidRPr="002D3D95">
        <w:rPr>
          <w:lang w:eastAsia="zh-CN"/>
        </w:rPr>
        <w:t>Atom</w:t>
      </w:r>
      <w:r w:rsidRPr="002D3D95">
        <w:rPr>
          <w:lang w:eastAsia="zh-CN"/>
        </w:rPr>
        <w:t>）类型（例如</w:t>
      </w:r>
      <w:r w:rsidRPr="002D3D95">
        <w:rPr>
          <w:lang w:eastAsia="zh-CN"/>
        </w:rPr>
        <w:t>InheritanceLink</w:t>
      </w:r>
      <w:r w:rsidRPr="002D3D95">
        <w:rPr>
          <w:lang w:eastAsia="zh-CN"/>
        </w:rPr>
        <w:t>和</w:t>
      </w:r>
      <w:r w:rsidRPr="002D3D95">
        <w:rPr>
          <w:lang w:eastAsia="zh-CN"/>
        </w:rPr>
        <w:t>EvaluationLink</w:t>
      </w:r>
      <w:r w:rsidRPr="002D3D95">
        <w:rPr>
          <w:lang w:eastAsia="zh-CN"/>
        </w:rPr>
        <w:t>）。</w:t>
      </w:r>
    </w:p>
    <w:p w:rsidR="000A3AD4" w:rsidRPr="002D3D95" w:rsidRDefault="000A3AD4" w:rsidP="000A3AD4">
      <w:pPr>
        <w:pStyle w:val="BodyText"/>
        <w:numPr>
          <w:ilvl w:val="0"/>
          <w:numId w:val="65"/>
        </w:numPr>
        <w:ind w:firstLineChars="0"/>
        <w:rPr>
          <w:lang w:eastAsia="zh-CN"/>
        </w:rPr>
      </w:pPr>
      <w:r w:rsidRPr="002D3D95">
        <w:rPr>
          <w:lang w:eastAsia="zh-CN"/>
        </w:rPr>
        <w:t>G</w:t>
      </w:r>
      <w:r w:rsidRPr="002D3D95">
        <w:rPr>
          <w:lang w:eastAsia="zh-CN"/>
        </w:rPr>
        <w:t>和</w:t>
      </w:r>
      <w:r w:rsidRPr="002D3D95">
        <w:rPr>
          <w:lang w:eastAsia="zh-CN"/>
        </w:rPr>
        <w:t>A</w:t>
      </w:r>
      <w:r w:rsidRPr="002D3D95">
        <w:rPr>
          <w:lang w:eastAsia="zh-CN"/>
        </w:rPr>
        <w:t>中的变量列表必须相同。</w:t>
      </w:r>
    </w:p>
    <w:p w:rsidR="000A3AD4" w:rsidRPr="002D3D95" w:rsidRDefault="000A3AD4" w:rsidP="000A3AD4">
      <w:pPr>
        <w:pStyle w:val="BodyText"/>
        <w:ind w:firstLine="480"/>
        <w:rPr>
          <w:lang w:eastAsia="zh-CN"/>
        </w:rPr>
      </w:pPr>
      <w:r w:rsidRPr="002D3D95">
        <w:rPr>
          <w:lang w:eastAsia="zh-CN"/>
        </w:rPr>
        <w:t>我们把符合这种说明的规则称为</w:t>
      </w:r>
      <w:r w:rsidRPr="002D3D95">
        <w:rPr>
          <w:rFonts w:hint="eastAsia"/>
          <w:lang w:eastAsia="zh-CN"/>
        </w:rPr>
        <w:t>“</w:t>
      </w:r>
      <w:r w:rsidRPr="002D3D95">
        <w:rPr>
          <w:lang w:eastAsia="zh-CN"/>
        </w:rPr>
        <w:t>简单映射规则</w:t>
      </w:r>
      <w:r w:rsidRPr="002D3D95">
        <w:rPr>
          <w:rFonts w:hint="eastAsia"/>
          <w:lang w:eastAsia="zh-CN"/>
        </w:rPr>
        <w:t>”</w:t>
      </w:r>
      <w:r w:rsidRPr="002D3D95">
        <w:rPr>
          <w:lang w:eastAsia="zh-CN"/>
        </w:rPr>
        <w:t>。对于处理人类语言真正需要的简单映射规则来讲，满足约束条件</w:t>
      </w:r>
      <w:r w:rsidRPr="002D3D95">
        <w:rPr>
          <w:lang w:eastAsia="zh-CN"/>
        </w:rPr>
        <w:t>G</w:t>
      </w:r>
      <w:r w:rsidRPr="002D3D95">
        <w:rPr>
          <w:lang w:eastAsia="zh-CN"/>
        </w:rPr>
        <w:t>中的每个边映射到</w:t>
      </w:r>
      <w:r w:rsidRPr="002D3D95">
        <w:rPr>
          <w:lang w:eastAsia="zh-CN"/>
        </w:rPr>
        <w:t>A</w:t>
      </w:r>
      <w:r w:rsidRPr="002D3D95">
        <w:rPr>
          <w:lang w:eastAsia="zh-CN"/>
        </w:rPr>
        <w:t>中的单个超图链接。从数学上讲，这个约束条件的后半部分意味着每个重写规则各自都是一个图同态</w:t>
      </w:r>
      <w:r w:rsidRPr="002D3D95">
        <w:rPr>
          <w:lang w:eastAsia="zh-CN"/>
        </w:rPr>
        <w:t>[</w:t>
      </w:r>
      <w:r w:rsidR="00A14FB4" w:rsidRPr="002D3D95">
        <w:fldChar w:fldCharType="begin"/>
      </w:r>
      <w:r w:rsidRPr="002D3D95">
        <w:rPr>
          <w:lang w:eastAsia="zh-CN"/>
        </w:rPr>
        <w:instrText>HYPERLINK\l"_bookmark232"</w:instrText>
      </w:r>
      <w:r w:rsidR="00A14FB4" w:rsidRPr="002D3D95">
        <w:fldChar w:fldCharType="separate"/>
      </w:r>
      <w:r w:rsidRPr="002D3D95">
        <w:rPr>
          <w:lang w:eastAsia="zh-CN"/>
        </w:rPr>
        <w:t>113</w:t>
      </w:r>
      <w:r w:rsidR="00A14FB4" w:rsidRPr="002D3D95">
        <w:fldChar w:fldCharType="end"/>
      </w:r>
      <w:r w:rsidRPr="002D3D95">
        <w:rPr>
          <w:lang w:eastAsia="zh-CN"/>
        </w:rPr>
        <w:t>]</w:t>
      </w:r>
      <w:r w:rsidRPr="002D3D95">
        <w:rPr>
          <w:lang w:eastAsia="zh-CN"/>
        </w:rPr>
        <w:t>，这进一步意味着一起应用的一系列重写规则也是一个图同态。</w:t>
      </w:r>
    </w:p>
    <w:p w:rsidR="000A3AD4" w:rsidRPr="002D3D95" w:rsidRDefault="000A3AD4" w:rsidP="000A3AD4">
      <w:pPr>
        <w:pStyle w:val="BodyText"/>
        <w:ind w:firstLine="480"/>
        <w:rPr>
          <w:lang w:eastAsia="zh-CN"/>
        </w:rPr>
      </w:pPr>
      <w:r w:rsidRPr="002D3D95">
        <w:rPr>
          <w:lang w:eastAsia="zh-CN"/>
        </w:rPr>
        <w:t>这种规则的一个简单例子是这样一个</w:t>
      </w:r>
      <w:r w:rsidRPr="002D3D95">
        <w:rPr>
          <w:lang w:eastAsia="zh-CN"/>
        </w:rPr>
        <w:t>(G,A)</w:t>
      </w:r>
      <w:r w:rsidRPr="002D3D95">
        <w:rPr>
          <w:lang w:eastAsia="zh-CN"/>
        </w:rPr>
        <w:t>，其中</w:t>
      </w:r>
    </w:p>
    <w:p w:rsidR="000A3AD4" w:rsidRDefault="000A3AD4" w:rsidP="000A3AD4">
      <w:pPr>
        <w:ind w:left="41"/>
        <w:jc w:val="center"/>
        <w:rPr>
          <w:rFonts w:ascii="Lucida Sans Unicode" w:eastAsia="Lucida Sans Unicode" w:hAnsi="Lucida Sans Unicode" w:cs="Lucida Sans Unicode"/>
          <w:sz w:val="24"/>
          <w:szCs w:val="24"/>
        </w:rPr>
      </w:pPr>
      <w:r>
        <w:rPr>
          <w:rFonts w:ascii="Times New Roman" w:hAnsi="Times New Roman" w:cs="Times New Roman"/>
          <w:i/>
          <w:w w:val="105"/>
          <w:sz w:val="24"/>
          <w:szCs w:val="24"/>
        </w:rPr>
        <w:t>G</w:t>
      </w:r>
      <w:r>
        <w:rPr>
          <w:rFonts w:ascii="Times New Roman" w:hAnsi="Times New Roman" w:cs="Times New Roman"/>
          <w:i/>
          <w:spacing w:val="-20"/>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22"/>
          <w:w w:val="105"/>
          <w:sz w:val="24"/>
          <w:szCs w:val="24"/>
        </w:rPr>
        <w:t xml:space="preserve"> </w:t>
      </w:r>
      <w:r>
        <w:rPr>
          <w:rFonts w:ascii="Lucida Sans Unicode" w:eastAsia="Lucida Sans Unicode" w:hAnsi="Lucida Sans Unicode" w:cs="Lucida Sans Unicode"/>
          <w:spacing w:val="-2"/>
          <w:w w:val="105"/>
          <w:sz w:val="24"/>
          <w:szCs w:val="24"/>
        </w:rPr>
        <w:t>{</w:t>
      </w:r>
      <w:r>
        <w:rPr>
          <w:rFonts w:ascii="Times New Roman" w:hAnsi="Times New Roman" w:cs="Times New Roman"/>
          <w:i/>
          <w:w w:val="105"/>
          <w:sz w:val="24"/>
          <w:szCs w:val="24"/>
        </w:rPr>
        <w:t>S</w:t>
      </w:r>
      <w:r>
        <w:rPr>
          <w:rFonts w:ascii="Times New Roman" w:hAnsi="Times New Roman" w:cs="Times New Roman"/>
          <w:i/>
          <w:spacing w:val="-42"/>
          <w:w w:val="105"/>
          <w:sz w:val="24"/>
          <w:szCs w:val="24"/>
        </w:rPr>
        <w:t xml:space="preserve"> </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spacing w:val="-39"/>
          <w:w w:val="105"/>
          <w:sz w:val="24"/>
          <w:szCs w:val="24"/>
        </w:rPr>
        <w:t xml:space="preserve"> </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2</w:t>
      </w:r>
      <w:r>
        <w:rPr>
          <w:rFonts w:ascii="Times New Roman" w:hAnsi="Times New Roman" w:cs="Times New Roman"/>
          <w:w w:val="105"/>
          <w:sz w:val="24"/>
          <w:szCs w:val="24"/>
        </w:rPr>
        <w:t>),</w:t>
      </w:r>
      <w:r>
        <w:rPr>
          <w:rFonts w:ascii="Times New Roman" w:hAnsi="Times New Roman" w:cs="Times New Roman"/>
          <w:spacing w:val="-3"/>
          <w:w w:val="105"/>
          <w:sz w:val="24"/>
          <w:szCs w:val="24"/>
        </w:rPr>
        <w:t xml:space="preserve"> </w:t>
      </w:r>
      <w:r>
        <w:rPr>
          <w:rFonts w:ascii="Times New Roman" w:hAnsi="Times New Roman" w:cs="Times New Roman"/>
          <w:i/>
          <w:w w:val="105"/>
          <w:sz w:val="24"/>
          <w:szCs w:val="24"/>
        </w:rPr>
        <w:t>O</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spacing w:val="-39"/>
          <w:w w:val="105"/>
          <w:sz w:val="24"/>
          <w:szCs w:val="24"/>
        </w:rPr>
        <w:t xml:space="preserve"> </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r>
        <w:rPr>
          <w:rFonts w:ascii="Lucida Sans Unicode" w:eastAsia="Lucida Sans Unicode" w:hAnsi="Lucida Sans Unicode" w:cs="Lucida Sans Unicode"/>
          <w:w w:val="105"/>
          <w:sz w:val="24"/>
          <w:szCs w:val="24"/>
        </w:rPr>
        <w:t>}</w:t>
      </w:r>
    </w:p>
    <w:p w:rsidR="000A3AD4" w:rsidRDefault="000A3AD4" w:rsidP="000A3AD4">
      <w:pPr>
        <w:ind w:left="52"/>
        <w:jc w:val="center"/>
        <w:rPr>
          <w:rFonts w:ascii="Times New Roman" w:hAnsi="Times New Roman" w:cs="Times New Roman"/>
          <w:sz w:val="24"/>
          <w:szCs w:val="24"/>
        </w:rPr>
      </w:pPr>
      <w:r>
        <w:rPr>
          <w:rFonts w:ascii="Times New Roman" w:hAnsi="Times New Roman" w:cs="Times New Roman"/>
          <w:i/>
          <w:w w:val="105"/>
          <w:sz w:val="24"/>
          <w:szCs w:val="24"/>
        </w:rPr>
        <w:t>A</w:t>
      </w:r>
      <w:r>
        <w:rPr>
          <w:rFonts w:ascii="Times New Roman" w:hAnsi="Times New Roman" w:cs="Times New Roman"/>
          <w:i/>
          <w:spacing w:val="-10"/>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10"/>
          <w:w w:val="105"/>
          <w:sz w:val="24"/>
          <w:szCs w:val="24"/>
        </w:rPr>
        <w:t xml:space="preserve"> </w:t>
      </w:r>
      <w:r>
        <w:rPr>
          <w:rFonts w:ascii="Times New Roman" w:hAnsi="Times New Roman" w:cs="Times New Roman"/>
          <w:spacing w:val="5"/>
          <w:w w:val="105"/>
          <w:sz w:val="24"/>
          <w:szCs w:val="24"/>
        </w:rPr>
        <w:t>(</w:t>
      </w:r>
      <w:r>
        <w:rPr>
          <w:rFonts w:ascii="Times New Roman" w:hAnsi="Times New Roman" w:cs="Times New Roman"/>
          <w:i/>
          <w:spacing w:val="11"/>
          <w:w w:val="105"/>
          <w:sz w:val="24"/>
          <w:szCs w:val="24"/>
        </w:rPr>
        <w:t>E</w:t>
      </w:r>
      <w:r>
        <w:rPr>
          <w:rFonts w:ascii="Times New Roman" w:hAnsi="Times New Roman" w:cs="Times New Roman"/>
          <w:i/>
          <w:w w:val="105"/>
          <w:sz w:val="24"/>
          <w:szCs w:val="24"/>
        </w:rPr>
        <w:t>valua</w:t>
      </w:r>
      <w:r>
        <w:rPr>
          <w:rFonts w:ascii="Times New Roman" w:hAnsi="Times New Roman" w:cs="Times New Roman"/>
          <w:i/>
          <w:spacing w:val="4"/>
          <w:w w:val="105"/>
          <w:sz w:val="24"/>
          <w:szCs w:val="24"/>
        </w:rPr>
        <w:t>t</w:t>
      </w:r>
      <w:r>
        <w:rPr>
          <w:rFonts w:ascii="Times New Roman" w:hAnsi="Times New Roman" w:cs="Times New Roman"/>
          <w:i/>
          <w:w w:val="105"/>
          <w:sz w:val="24"/>
          <w:szCs w:val="24"/>
        </w:rPr>
        <w:t>io</w:t>
      </w:r>
      <w:r>
        <w:rPr>
          <w:rFonts w:ascii="Times New Roman" w:hAnsi="Times New Roman" w:cs="Times New Roman"/>
          <w:i/>
          <w:spacing w:val="5"/>
          <w:w w:val="105"/>
          <w:sz w:val="24"/>
          <w:szCs w:val="24"/>
        </w:rPr>
        <w:t>n</w:t>
      </w:r>
      <w:r>
        <w:rPr>
          <w:rFonts w:ascii="Times New Roman" w:hAnsi="Times New Roman" w:cs="Times New Roman"/>
          <w:i/>
          <w:w w:val="105"/>
          <w:sz w:val="24"/>
          <w:szCs w:val="24"/>
        </w:rPr>
        <w:t>Link</w:t>
      </w:r>
      <w:r>
        <w:rPr>
          <w:rFonts w:ascii="Times New Roman" w:hAnsi="Times New Roman" w:cs="Times New Roman"/>
          <w:i/>
          <w:spacing w:val="-12"/>
          <w:w w:val="105"/>
          <w:sz w:val="24"/>
          <w:szCs w:val="24"/>
        </w:rPr>
        <w:t xml:space="preserve"> </w:t>
      </w:r>
      <w:r>
        <w:rPr>
          <w:rFonts w:ascii="Times New Roman" w:hAnsi="Times New Roman" w:cs="Times New Roman"/>
          <w:i/>
          <w:w w:val="105"/>
          <w:sz w:val="24"/>
          <w:szCs w:val="24"/>
        </w:rPr>
        <w:t>v</w:t>
      </w:r>
      <w:r>
        <w:rPr>
          <w:rFonts w:ascii="Times New Roman" w:hAnsi="Times New Roman" w:cs="Times New Roman"/>
          <w:w w:val="105"/>
          <w:position w:val="-3"/>
          <w:sz w:val="16"/>
          <w:szCs w:val="16"/>
        </w:rPr>
        <w:t>1</w:t>
      </w:r>
      <w:r>
        <w:rPr>
          <w:rFonts w:ascii="Times New Roman" w:hAnsi="Times New Roman" w:cs="Times New Roman"/>
          <w:spacing w:val="14"/>
          <w:w w:val="105"/>
          <w:position w:val="-3"/>
          <w:sz w:val="16"/>
          <w:szCs w:val="16"/>
        </w:rPr>
        <w:t xml:space="preserve"> </w:t>
      </w:r>
      <w:r>
        <w:rPr>
          <w:rFonts w:ascii="Times New Roman" w:hAnsi="Times New Roman" w:cs="Times New Roman"/>
          <w:i/>
          <w:w w:val="105"/>
          <w:sz w:val="24"/>
          <w:szCs w:val="24"/>
        </w:rPr>
        <w:t>v</w:t>
      </w:r>
      <w:r>
        <w:rPr>
          <w:rFonts w:ascii="Times New Roman" w:hAnsi="Times New Roman" w:cs="Times New Roman"/>
          <w:w w:val="105"/>
          <w:position w:val="-3"/>
          <w:sz w:val="16"/>
          <w:szCs w:val="16"/>
        </w:rPr>
        <w:t>2</w:t>
      </w:r>
      <w:r>
        <w:rPr>
          <w:rFonts w:ascii="Times New Roman" w:hAnsi="Times New Roman" w:cs="Times New Roman"/>
          <w:spacing w:val="14"/>
          <w:w w:val="105"/>
          <w:position w:val="-3"/>
          <w:sz w:val="16"/>
          <w:szCs w:val="16"/>
        </w:rPr>
        <w:t xml:space="preserve"> </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p>
    <w:p w:rsidR="000A3AD4" w:rsidRPr="00AA424C" w:rsidRDefault="000A3AD4" w:rsidP="000A3AD4">
      <w:pPr>
        <w:pStyle w:val="BodyText"/>
        <w:ind w:firstLine="480"/>
        <w:rPr>
          <w:lang w:eastAsia="zh-CN"/>
        </w:rPr>
      </w:pPr>
      <w:r w:rsidRPr="00AA424C">
        <w:rPr>
          <w:lang w:eastAsia="zh-CN"/>
        </w:rPr>
        <w:t>这把主语为</w:t>
      </w:r>
      <w:r w:rsidRPr="00AA424C">
        <w:rPr>
          <w:lang w:eastAsia="zh-CN"/>
        </w:rPr>
        <w:t>v2</w:t>
      </w:r>
      <w:r w:rsidRPr="00AA424C">
        <w:rPr>
          <w:lang w:eastAsia="zh-CN"/>
        </w:rPr>
        <w:t>，宾语为</w:t>
      </w:r>
      <w:r w:rsidRPr="00AA424C">
        <w:rPr>
          <w:lang w:eastAsia="zh-CN"/>
        </w:rPr>
        <w:t>v3</w:t>
      </w:r>
      <w:r w:rsidRPr="00AA424C">
        <w:rPr>
          <w:lang w:eastAsia="zh-CN"/>
        </w:rPr>
        <w:t>的动词</w:t>
      </w:r>
      <w:r w:rsidRPr="00AA424C">
        <w:rPr>
          <w:lang w:eastAsia="zh-CN"/>
        </w:rPr>
        <w:t>v1</w:t>
      </w:r>
      <w:r w:rsidRPr="00AA424C">
        <w:rPr>
          <w:lang w:eastAsia="zh-CN"/>
        </w:rPr>
        <w:t>映射到一个</w:t>
      </w:r>
      <w:r w:rsidRPr="00AA424C">
        <w:rPr>
          <w:lang w:eastAsia="zh-CN"/>
        </w:rPr>
        <w:t>v1</w:t>
      </w:r>
      <w:r w:rsidRPr="00AA424C">
        <w:rPr>
          <w:lang w:eastAsia="zh-CN"/>
        </w:rPr>
        <w:t>为谓语，</w:t>
      </w:r>
      <w:r w:rsidRPr="00AA424C">
        <w:rPr>
          <w:lang w:eastAsia="zh-CN"/>
        </w:rPr>
        <w:t>(v2,v3)</w:t>
      </w:r>
      <w:r w:rsidRPr="00AA424C">
        <w:rPr>
          <w:lang w:eastAsia="zh-CN"/>
        </w:rPr>
        <w:t>为参数列表的</w:t>
      </w:r>
      <w:r w:rsidRPr="00AA424C">
        <w:rPr>
          <w:lang w:eastAsia="zh-CN"/>
        </w:rPr>
        <w:t>EvaluationLink</w:t>
      </w:r>
      <w:r w:rsidRPr="00AA424C">
        <w:rPr>
          <w:lang w:eastAsia="zh-CN"/>
        </w:rPr>
        <w:t>。例如，</w:t>
      </w:r>
      <w:r w:rsidRPr="00AA424C">
        <w:rPr>
          <w:lang w:eastAsia="zh-CN"/>
        </w:rPr>
        <w:t>S</w:t>
      </w:r>
      <w:r w:rsidRPr="00AA424C">
        <w:rPr>
          <w:rFonts w:ascii="Monaco" w:hAnsi="Monaco" w:cs="Monaco"/>
          <w:lang w:eastAsia="zh-CN"/>
        </w:rPr>
        <w:t>∗</w:t>
      </w:r>
      <w:r w:rsidRPr="00AA424C">
        <w:rPr>
          <w:lang w:eastAsia="zh-CN"/>
        </w:rPr>
        <w:t>指任何</w:t>
      </w:r>
      <w:r w:rsidRPr="00AA424C">
        <w:rPr>
          <w:lang w:eastAsia="zh-CN"/>
        </w:rPr>
        <w:t>S</w:t>
      </w:r>
      <w:r w:rsidRPr="00AA424C">
        <w:rPr>
          <w:lang w:eastAsia="zh-CN"/>
        </w:rPr>
        <w:t>的链路分析器子类型。当然，大部分规则都比这个例子复杂。</w:t>
      </w:r>
    </w:p>
    <w:p w:rsidR="000A3AD4" w:rsidRPr="00AA424C" w:rsidRDefault="000A3AD4" w:rsidP="000A3AD4">
      <w:pPr>
        <w:pStyle w:val="BodyText"/>
        <w:ind w:firstLine="480"/>
        <w:rPr>
          <w:lang w:eastAsia="zh-CN"/>
        </w:rPr>
      </w:pPr>
      <w:r w:rsidRPr="00AA424C">
        <w:rPr>
          <w:lang w:eastAsia="zh-CN"/>
        </w:rPr>
        <w:t>在具体操作中，由于自然语言的复杂性，仍然有一些这种形式的</w:t>
      </w:r>
      <w:r w:rsidRPr="00AA424C">
        <w:rPr>
          <w:lang w:eastAsia="zh-CN"/>
        </w:rPr>
        <w:t>RelEx2Logic</w:t>
      </w:r>
      <w:r w:rsidRPr="00AA424C">
        <w:rPr>
          <w:lang w:eastAsia="zh-CN"/>
        </w:rPr>
        <w:t>规则无法处理的语言现象。所以，为了获取句子正确的逻辑表示而不影响其含义，我们向</w:t>
      </w:r>
      <w:r w:rsidRPr="00AA424C">
        <w:rPr>
          <w:lang w:eastAsia="zh-CN"/>
        </w:rPr>
        <w:t>RelEx2Logic</w:t>
      </w:r>
      <w:r w:rsidRPr="00AA424C">
        <w:rPr>
          <w:lang w:eastAsia="zh-CN"/>
        </w:rPr>
        <w:t>框架添加一个后处理步骤，这个步骤主要包含下列部分：</w:t>
      </w:r>
    </w:p>
    <w:p w:rsidR="000A3AD4" w:rsidRPr="002D3D95" w:rsidRDefault="000A3AD4" w:rsidP="000A3AD4">
      <w:pPr>
        <w:pStyle w:val="BodyText"/>
        <w:numPr>
          <w:ilvl w:val="0"/>
          <w:numId w:val="66"/>
        </w:numPr>
        <w:ind w:firstLineChars="0"/>
        <w:rPr>
          <w:lang w:eastAsia="zh-CN"/>
        </w:rPr>
      </w:pPr>
      <w:r w:rsidRPr="002D3D95">
        <w:rPr>
          <w:lang w:eastAsia="zh-CN"/>
        </w:rPr>
        <w:t>处理</w:t>
      </w:r>
      <w:r w:rsidRPr="002D3D95">
        <w:rPr>
          <w:lang w:eastAsia="zh-CN"/>
        </w:rPr>
        <w:t>Atomspace</w:t>
      </w:r>
      <w:r w:rsidRPr="002D3D95">
        <w:rPr>
          <w:lang w:eastAsia="zh-CN"/>
        </w:rPr>
        <w:t>中的实例。根据输入的自然语言的含义，将通用概念或谓语与特定概念或谓语进行区分。</w:t>
      </w:r>
    </w:p>
    <w:p w:rsidR="000A3AD4" w:rsidRPr="002D3D95" w:rsidRDefault="000A3AD4" w:rsidP="000A3AD4">
      <w:pPr>
        <w:pStyle w:val="BodyText"/>
        <w:numPr>
          <w:ilvl w:val="0"/>
          <w:numId w:val="66"/>
        </w:numPr>
        <w:ind w:firstLineChars="0"/>
        <w:rPr>
          <w:lang w:eastAsia="zh-CN"/>
        </w:rPr>
      </w:pPr>
      <w:r w:rsidRPr="002D3D95">
        <w:rPr>
          <w:lang w:eastAsia="zh-CN"/>
        </w:rPr>
        <w:t>估计模糊谓语或概念的概率。例如，如果句子是</w:t>
      </w:r>
      <w:r w:rsidRPr="002D3D95">
        <w:rPr>
          <w:rFonts w:hint="eastAsia"/>
          <w:lang w:eastAsia="zh-CN"/>
        </w:rPr>
        <w:t>“</w:t>
      </w:r>
      <w:r w:rsidRPr="002D3D95">
        <w:rPr>
          <w:lang w:eastAsia="zh-CN"/>
        </w:rPr>
        <w:t>Maybe the cat chased a snake.</w:t>
      </w:r>
      <w:r w:rsidRPr="002D3D95">
        <w:rPr>
          <w:rFonts w:hint="eastAsia"/>
          <w:lang w:eastAsia="zh-CN"/>
        </w:rPr>
        <w:t>”</w:t>
      </w:r>
      <w:r w:rsidRPr="002D3D95">
        <w:rPr>
          <w:lang w:eastAsia="zh-CN"/>
        </w:rPr>
        <w:t>，那么我们需要给最后的逻辑表示指定相较于句子</w:t>
      </w:r>
      <w:r w:rsidRPr="002D3D95">
        <w:rPr>
          <w:rFonts w:hint="eastAsia"/>
          <w:lang w:eastAsia="zh-CN"/>
        </w:rPr>
        <w:t>“</w:t>
      </w:r>
      <w:r w:rsidRPr="002D3D95">
        <w:rPr>
          <w:lang w:eastAsia="zh-CN"/>
        </w:rPr>
        <w:t>the cat chased a snake.</w:t>
      </w:r>
      <w:r w:rsidRPr="002D3D95">
        <w:rPr>
          <w:rFonts w:hint="eastAsia"/>
          <w:lang w:eastAsia="zh-CN"/>
        </w:rPr>
        <w:t>”</w:t>
      </w:r>
      <w:r w:rsidRPr="002D3D95">
        <w:rPr>
          <w:lang w:eastAsia="zh-CN"/>
        </w:rPr>
        <w:t>较低的概率。</w:t>
      </w:r>
    </w:p>
    <w:p w:rsidR="000A3AD4" w:rsidRPr="002D3D95" w:rsidRDefault="000A3AD4" w:rsidP="000A3AD4">
      <w:pPr>
        <w:pStyle w:val="BodyText"/>
        <w:numPr>
          <w:ilvl w:val="0"/>
          <w:numId w:val="66"/>
        </w:numPr>
        <w:ind w:firstLineChars="0"/>
        <w:rPr>
          <w:lang w:eastAsia="zh-CN"/>
        </w:rPr>
      </w:pPr>
      <w:r w:rsidRPr="002D3D95">
        <w:rPr>
          <w:lang w:eastAsia="zh-CN"/>
        </w:rPr>
        <w:t>正确处理量词。众所周知，自然语言中的量词十分复杂。不可能创建一个通用规则而以通用方式获取所有量词的正确抽象表示。而且，我们想要使得我们的规则更加通用，所以我们不想为每个量词使用单独的规则，这需要以简化的方式编写量词规则，而不是极力利用后处理方法允许的更大灵活性。</w:t>
      </w:r>
    </w:p>
    <w:p w:rsidR="000A3AD4" w:rsidRDefault="000A3AD4" w:rsidP="000A3AD4">
      <w:pPr>
        <w:pStyle w:val="BodyText"/>
        <w:ind w:firstLine="480"/>
        <w:rPr>
          <w:lang w:eastAsia="zh-CN"/>
        </w:rPr>
      </w:pPr>
      <w:r>
        <w:rPr>
          <w:lang w:eastAsia="zh-CN"/>
        </w:rPr>
        <w:t>下面进一步将解释后处理的一些处理细节。需要说明的是，在我们的知识表示体系</w:t>
      </w:r>
      <w:r>
        <w:rPr>
          <w:lang w:eastAsia="zh-CN"/>
        </w:rPr>
        <w:t>Atomspace</w:t>
      </w:r>
      <w:r>
        <w:rPr>
          <w:lang w:eastAsia="zh-CN"/>
        </w:rPr>
        <w:t>中，系统会为每个节点随机产生一个唯一的序列号，以便用于检索和区分具有相同节点内容的不同节点。由于篇幅关系，我们这里给出的实验结果简化了每个节点的序列号，如系统产生的节点为</w:t>
      </w:r>
      <w:r>
        <w:rPr>
          <w:rFonts w:hint="eastAsia"/>
          <w:lang w:eastAsia="zh-CN"/>
        </w:rPr>
        <w:t>“</w:t>
      </w:r>
      <w:r>
        <w:rPr>
          <w:lang w:eastAsia="zh-CN"/>
        </w:rPr>
        <w:t>chased@64f680a3-d076-4ae1-814c-0152c3f3c8f8</w:t>
      </w:r>
      <w:r>
        <w:rPr>
          <w:rFonts w:hint="eastAsia"/>
          <w:lang w:eastAsia="zh-CN"/>
        </w:rPr>
        <w:t>”</w:t>
      </w:r>
      <w:r>
        <w:rPr>
          <w:lang w:eastAsia="zh-CN"/>
        </w:rPr>
        <w:t>，在本文中会被简化为</w:t>
      </w:r>
      <w:r>
        <w:rPr>
          <w:rFonts w:hint="eastAsia"/>
          <w:lang w:eastAsia="zh-CN"/>
        </w:rPr>
        <w:t>“</w:t>
      </w:r>
      <w:r>
        <w:rPr>
          <w:lang w:eastAsia="zh-CN"/>
        </w:rPr>
        <w:t>chased@64f</w:t>
      </w:r>
      <w:r>
        <w:rPr>
          <w:rFonts w:hint="eastAsia"/>
          <w:lang w:eastAsia="zh-CN"/>
        </w:rPr>
        <w:t>”</w:t>
      </w:r>
      <w:r>
        <w:rPr>
          <w:lang w:eastAsia="zh-CN"/>
        </w:rPr>
        <w:t>。</w:t>
      </w:r>
    </w:p>
    <w:p w:rsidR="000A3AD4" w:rsidRDefault="000A3AD4" w:rsidP="000A3AD4">
      <w:pPr>
        <w:pStyle w:val="BodyText"/>
        <w:ind w:firstLine="480"/>
        <w:rPr>
          <w:sz w:val="28"/>
          <w:szCs w:val="28"/>
        </w:rPr>
      </w:pPr>
      <w:r>
        <w:t>将我们当前的简单映射规则应用于上述的例句</w:t>
      </w:r>
      <w:r>
        <w:rPr>
          <w:rFonts w:hint="eastAsia"/>
          <w:lang w:eastAsia="zh-CN"/>
        </w:rPr>
        <w:t>“</w:t>
      </w:r>
      <w:r>
        <w:t>The cat chased a snake.</w:t>
      </w:r>
      <w:r>
        <w:rPr>
          <w:rFonts w:hint="eastAsia"/>
          <w:lang w:eastAsia="zh-CN"/>
        </w:rPr>
        <w:t>”</w:t>
      </w:r>
      <w:r>
        <w:t>，会生成以下基本输出：</w:t>
      </w:r>
    </w:p>
    <w:p w:rsidR="000A3AD4" w:rsidRPr="002D3D95" w:rsidRDefault="000A3AD4" w:rsidP="000C6FE5">
      <w:pPr>
        <w:ind w:leftChars="300" w:left="490"/>
        <w:rPr>
          <w:rFonts w:eastAsia="Lucida Console"/>
          <w:lang w:eastAsia="zh-CN"/>
        </w:rPr>
      </w:pPr>
      <w:r w:rsidRPr="002D3D95">
        <w:rPr>
          <w:rFonts w:eastAsia="Lucida Console"/>
          <w:lang w:eastAsia="zh-CN"/>
        </w:rPr>
        <w:t>EvaluationLink</w:t>
      </w:r>
    </w:p>
    <w:p w:rsidR="000A3AD4" w:rsidRPr="002D3D95" w:rsidRDefault="000A3AD4" w:rsidP="000C6FE5">
      <w:pPr>
        <w:ind w:leftChars="300" w:left="490"/>
        <w:rPr>
          <w:rFonts w:eastAsia="Lucida Console"/>
          <w:lang w:eastAsia="zh-CN"/>
        </w:rPr>
      </w:pPr>
      <w:r w:rsidRPr="002D3D95">
        <w:rPr>
          <w:rFonts w:eastAsia="Lucida Console"/>
          <w:lang w:eastAsia="zh-CN"/>
        </w:rPr>
        <w:t xml:space="preserve">PredicateNode chased@64f </w:t>
      </w:r>
    </w:p>
    <w:p w:rsidR="000A3AD4" w:rsidRPr="002D3D95" w:rsidRDefault="000A3AD4" w:rsidP="000C6FE5">
      <w:pPr>
        <w:ind w:leftChars="300" w:left="490"/>
        <w:rPr>
          <w:rFonts w:eastAsia="Lucida Console"/>
          <w:lang w:eastAsia="zh-CN"/>
        </w:rPr>
      </w:pPr>
      <w:r w:rsidRPr="002D3D95">
        <w:rPr>
          <w:rFonts w:eastAsia="Lucida Console"/>
          <w:lang w:eastAsia="zh-CN"/>
        </w:rPr>
        <w:t>ListLink</w:t>
      </w:r>
    </w:p>
    <w:p w:rsidR="000A3AD4" w:rsidRPr="002D3D95" w:rsidRDefault="000A3AD4" w:rsidP="000C6FE5">
      <w:pPr>
        <w:ind w:leftChars="642" w:left="1049" w:firstLine="90"/>
        <w:rPr>
          <w:rFonts w:eastAsia="Lucida Console"/>
          <w:lang w:eastAsia="zh-CN"/>
        </w:rPr>
      </w:pPr>
      <w:r w:rsidRPr="002D3D95">
        <w:rPr>
          <w:rFonts w:eastAsia="Lucida Console"/>
          <w:lang w:eastAsia="zh-CN"/>
        </w:rPr>
        <w:t>ConceptNode cat@3a1</w:t>
      </w:r>
    </w:p>
    <w:p w:rsidR="000A3AD4" w:rsidRPr="002D3D95" w:rsidRDefault="000A3AD4" w:rsidP="000C6FE5">
      <w:pPr>
        <w:ind w:leftChars="599" w:left="978" w:firstLine="90"/>
        <w:rPr>
          <w:rFonts w:eastAsia="Lucida Console"/>
          <w:lang w:eastAsia="zh-CN"/>
        </w:rPr>
      </w:pPr>
      <w:r w:rsidRPr="002D3D95">
        <w:rPr>
          <w:rFonts w:eastAsia="Lucida Console"/>
          <w:lang w:eastAsia="zh-CN"/>
        </w:rPr>
        <w:t>ConceptNode snake@b8a</w:t>
      </w:r>
    </w:p>
    <w:p w:rsidR="000A3AD4" w:rsidRPr="002D3D95" w:rsidRDefault="000A3AD4" w:rsidP="000A3AD4">
      <w:pPr>
        <w:pStyle w:val="BodyText"/>
        <w:ind w:firstLine="480"/>
        <w:rPr>
          <w:lang w:eastAsia="zh-CN"/>
        </w:rPr>
      </w:pPr>
      <w:r w:rsidRPr="002D3D95">
        <w:rPr>
          <w:lang w:eastAsia="zh-CN"/>
        </w:rPr>
        <w:t>这些</w:t>
      </w:r>
      <w:r w:rsidRPr="002D3D95">
        <w:rPr>
          <w:rFonts w:hint="eastAsia"/>
          <w:lang w:eastAsia="zh-CN"/>
        </w:rPr>
        <w:t>“</w:t>
      </w:r>
      <w:r w:rsidRPr="002D3D95">
        <w:rPr>
          <w:lang w:eastAsia="zh-CN"/>
        </w:rPr>
        <w:t>基本输出</w:t>
      </w:r>
      <w:r w:rsidRPr="002D3D95">
        <w:rPr>
          <w:rFonts w:hint="eastAsia"/>
          <w:lang w:eastAsia="zh-CN"/>
        </w:rPr>
        <w:t>”</w:t>
      </w:r>
      <w:r w:rsidRPr="002D3D95">
        <w:rPr>
          <w:lang w:eastAsia="zh-CN"/>
        </w:rPr>
        <w:t>仅仅是这个句子解释后</w:t>
      </w:r>
      <w:r w:rsidRPr="002D3D95">
        <w:rPr>
          <w:lang w:eastAsia="zh-CN"/>
        </w:rPr>
        <w:t>Atomspace</w:t>
      </w:r>
      <w:r w:rsidRPr="002D3D95">
        <w:rPr>
          <w:lang w:eastAsia="zh-CN"/>
        </w:rPr>
        <w:t>中所创建的完整原子（</w:t>
      </w:r>
      <w:r w:rsidRPr="002D3D95">
        <w:rPr>
          <w:lang w:eastAsia="zh-CN"/>
        </w:rPr>
        <w:t>Atom</w:t>
      </w:r>
      <w:r w:rsidRPr="002D3D95">
        <w:rPr>
          <w:lang w:eastAsia="zh-CN"/>
        </w:rPr>
        <w:t>）集合的一小部分。一个更完整的列表是</w:t>
      </w:r>
    </w:p>
    <w:p w:rsidR="000A3AD4" w:rsidRPr="002D3D95" w:rsidRDefault="000A3AD4" w:rsidP="000C6FE5">
      <w:pPr>
        <w:ind w:left="197"/>
        <w:outlineLvl w:val="0"/>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(ReferenceLin</w:t>
      </w:r>
      <w:r w:rsidRPr="002D3D95">
        <w:rPr>
          <w:rFonts w:ascii="Times New Roman" w:eastAsia="Lucida Console" w:hAnsi="Times New Roman" w:cs="Times New Roman"/>
          <w:szCs w:val="21"/>
          <w:lang w:eastAsia="zh-CN"/>
        </w:rPr>
        <w:t>k</w:t>
      </w:r>
    </w:p>
    <w:p w:rsidR="000A3AD4" w:rsidRPr="002D3D95" w:rsidRDefault="000A3AD4" w:rsidP="000A3AD4">
      <w:pPr>
        <w:spacing w:line="474" w:lineRule="auto"/>
        <w:ind w:left="511" w:right="210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(InterpretationNod</w:t>
      </w:r>
      <w:r w:rsidRPr="002D3D95">
        <w:rPr>
          <w:rFonts w:ascii="Times New Roman" w:eastAsia="Lucida Console" w:hAnsi="Times New Roman" w:cs="Times New Roman"/>
          <w:szCs w:val="21"/>
          <w:lang w:eastAsia="zh-CN"/>
        </w:rPr>
        <w:t xml:space="preserve">e </w:t>
      </w:r>
      <w:r w:rsidRPr="002D3D95">
        <w:rPr>
          <w:rFonts w:ascii="Times New Roman" w:eastAsia="Lucida Console" w:hAnsi="Times New Roman" w:cs="Times New Roman"/>
          <w:spacing w:val="21"/>
          <w:szCs w:val="21"/>
          <w:lang w:eastAsia="zh-CN"/>
        </w:rPr>
        <w:t xml:space="preserve"> </w:t>
      </w:r>
      <w:r w:rsidRPr="002D3D95">
        <w:rPr>
          <w:rFonts w:ascii="Times New Roman" w:eastAsia="Lucida Console" w:hAnsi="Times New Roman" w:cs="Times New Roman"/>
          <w:spacing w:val="-1"/>
          <w:szCs w:val="21"/>
          <w:lang w:eastAsia="zh-CN"/>
        </w:rPr>
        <w:t>"sentence@f20_parse_0_interpretation_$X"</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w w:val="102"/>
          <w:szCs w:val="21"/>
          <w:lang w:eastAsia="zh-CN"/>
        </w:rPr>
        <w:t xml:space="preserve"> </w:t>
      </w:r>
      <w:r w:rsidRPr="002D3D95">
        <w:rPr>
          <w:rFonts w:ascii="Times New Roman" w:eastAsia="Lucida Console" w:hAnsi="Times New Roman" w:cs="Times New Roman"/>
          <w:spacing w:val="-1"/>
          <w:szCs w:val="21"/>
          <w:lang w:eastAsia="zh-CN"/>
        </w:rPr>
        <w:t>(SetLin</w:t>
      </w:r>
      <w:r w:rsidRPr="002D3D95">
        <w:rPr>
          <w:rFonts w:ascii="Times New Roman" w:eastAsia="Lucida Console" w:hAnsi="Times New Roman" w:cs="Times New Roman"/>
          <w:szCs w:val="21"/>
          <w:lang w:eastAsia="zh-CN"/>
        </w:rPr>
        <w:t>k</w:t>
      </w:r>
    </w:p>
    <w:p w:rsidR="000A3AD4" w:rsidRPr="002D3D95" w:rsidRDefault="000A3AD4" w:rsidP="000C6FE5">
      <w:pPr>
        <w:spacing w:line="170" w:lineRule="exact"/>
        <w:ind w:left="825"/>
        <w:outlineLvl w:val="0"/>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(ImplicationLin</w:t>
      </w:r>
      <w:r w:rsidRPr="002D3D95">
        <w:rPr>
          <w:rFonts w:ascii="Times New Roman" w:eastAsia="Lucida Console" w:hAnsi="Times New Roman" w:cs="Times New Roman"/>
          <w:szCs w:val="21"/>
          <w:lang w:eastAsia="zh-CN"/>
        </w:rPr>
        <w:t>k</w:t>
      </w:r>
    </w:p>
    <w:p w:rsidR="000A3AD4" w:rsidRPr="002D3D95" w:rsidRDefault="000A3AD4" w:rsidP="000A3AD4">
      <w:pPr>
        <w:spacing w:line="474" w:lineRule="auto"/>
        <w:ind w:left="1139" w:right="3563"/>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56"/>
          <w:szCs w:val="21"/>
          <w:lang w:eastAsia="zh-CN"/>
        </w:rPr>
        <w:t xml:space="preserve"> </w:t>
      </w:r>
      <w:r w:rsidRPr="002D3D95">
        <w:rPr>
          <w:rFonts w:ascii="Times New Roman" w:eastAsia="Lucida Console" w:hAnsi="Times New Roman" w:cs="Times New Roman"/>
          <w:spacing w:val="-1"/>
          <w:szCs w:val="21"/>
          <w:lang w:eastAsia="zh-CN"/>
        </w:rPr>
        <w:t>"chased@64f"</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w w:val="102"/>
          <w:szCs w:val="21"/>
          <w:lang w:eastAsia="zh-CN"/>
        </w:rPr>
        <w:t xml:space="preserve"> </w:t>
      </w: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pacing w:val="-1"/>
          <w:szCs w:val="21"/>
          <w:lang w:eastAsia="zh-CN"/>
        </w:rPr>
        <w:t>"chase</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pacing w:val="-1"/>
          <w:szCs w:val="21"/>
          <w:lang w:eastAsia="zh-CN"/>
        </w:rPr>
        <w:t>(pt</w:t>
      </w:r>
      <w:r w:rsidRPr="002D3D95">
        <w:rPr>
          <w:rFonts w:ascii="Times New Roman" w:eastAsia="Lucida Console" w:hAnsi="Times New Roman" w:cs="Times New Roman"/>
          <w:szCs w:val="21"/>
          <w:lang w:eastAsia="zh-CN"/>
        </w:rPr>
        <w:t>v</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zCs w:val="21"/>
          <w:lang w:eastAsia="zh-CN"/>
        </w:rPr>
        <w:t>1</w:t>
      </w:r>
      <w:r w:rsidRPr="002D3D95">
        <w:rPr>
          <w:rFonts w:ascii="Times New Roman" w:eastAsia="Lucida Console" w:hAnsi="Times New Roman" w:cs="Times New Roman"/>
          <w:spacing w:val="14"/>
          <w:szCs w:val="21"/>
          <w:lang w:eastAsia="zh-CN"/>
        </w:rPr>
        <w:t xml:space="preserve"> </w:t>
      </w:r>
      <w:r w:rsidRPr="002D3D95">
        <w:rPr>
          <w:rFonts w:ascii="Times New Roman" w:eastAsia="Lucida Console" w:hAnsi="Times New Roman" w:cs="Times New Roman"/>
          <w:szCs w:val="21"/>
          <w:lang w:eastAsia="zh-CN"/>
        </w:rPr>
        <w:t>0</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pacing w:val="-1"/>
          <w:szCs w:val="21"/>
          <w:lang w:eastAsia="zh-CN"/>
        </w:rPr>
        <w:t>1)</w:t>
      </w:r>
      <w:r w:rsidRPr="002D3D95">
        <w:rPr>
          <w:rFonts w:ascii="Times New Roman" w:eastAsia="Lucida Console" w:hAnsi="Times New Roman" w:cs="Times New Roman"/>
          <w:szCs w:val="21"/>
          <w:lang w:eastAsia="zh-CN"/>
        </w:rPr>
        <w:t>)</w:t>
      </w:r>
    </w:p>
    <w:p w:rsidR="000A3AD4" w:rsidRPr="002D3D95" w:rsidRDefault="000A3AD4" w:rsidP="000A3AD4">
      <w:pPr>
        <w:ind w:left="825"/>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spacing w:line="474" w:lineRule="auto"/>
        <w:ind w:left="1139" w:right="5356" w:hanging="31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(InheritanceLin</w:t>
      </w:r>
      <w:r w:rsidRPr="002D3D95">
        <w:rPr>
          <w:rFonts w:ascii="Times New Roman" w:eastAsia="Lucida Console" w:hAnsi="Times New Roman" w:cs="Times New Roman"/>
          <w:szCs w:val="21"/>
          <w:lang w:eastAsia="zh-CN"/>
        </w:rPr>
        <w:t>k</w:t>
      </w:r>
      <w:r w:rsidRPr="002D3D95">
        <w:rPr>
          <w:rFonts w:ascii="Times New Roman" w:eastAsia="Lucida Console" w:hAnsi="Times New Roman" w:cs="Times New Roman"/>
          <w:w w:val="102"/>
          <w:szCs w:val="21"/>
          <w:lang w:eastAsia="zh-CN"/>
        </w:rPr>
        <w:t xml:space="preserve"> </w:t>
      </w:r>
      <w:r w:rsidRPr="002D3D95">
        <w:rPr>
          <w:rFonts w:ascii="Times New Roman" w:eastAsia="Lucida Console" w:hAnsi="Times New Roman" w:cs="Times New Roman"/>
          <w:spacing w:val="-1"/>
          <w:szCs w:val="21"/>
          <w:lang w:eastAsia="zh-CN"/>
        </w:rPr>
        <w:t>(ConceptNod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46"/>
          <w:szCs w:val="21"/>
          <w:lang w:eastAsia="zh-CN"/>
        </w:rPr>
        <w:t xml:space="preserve"> </w:t>
      </w:r>
      <w:r w:rsidRPr="002D3D95">
        <w:rPr>
          <w:rFonts w:ascii="Times New Roman" w:eastAsia="Lucida Console" w:hAnsi="Times New Roman" w:cs="Times New Roman"/>
          <w:spacing w:val="-1"/>
          <w:szCs w:val="21"/>
          <w:lang w:eastAsia="zh-CN"/>
        </w:rPr>
        <w:t>"cat@3a1"</w:t>
      </w:r>
      <w:r w:rsidRPr="002D3D95">
        <w:rPr>
          <w:rFonts w:ascii="Times New Roman" w:eastAsia="Lucida Console" w:hAnsi="Times New Roman" w:cs="Times New Roman"/>
          <w:szCs w:val="21"/>
          <w:lang w:eastAsia="zh-CN"/>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1"/>
          <w:szCs w:val="21"/>
        </w:rPr>
        <w:t xml:space="preserve"> </w:t>
      </w:r>
      <w:r w:rsidRPr="002D3D95">
        <w:rPr>
          <w:rFonts w:ascii="Times New Roman" w:eastAsia="Lucida Console" w:hAnsi="Times New Roman" w:cs="Times New Roman"/>
          <w:spacing w:val="-1"/>
          <w:szCs w:val="21"/>
        </w:rPr>
        <w:t>"cat</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zCs w:val="21"/>
        </w:rPr>
        <w:t>1</w:t>
      </w:r>
      <w:r w:rsidRPr="002D3D95">
        <w:rPr>
          <w:rFonts w:ascii="Times New Roman" w:eastAsia="Lucida Console" w:hAnsi="Times New Roman" w:cs="Times New Roman"/>
          <w:spacing w:val="11"/>
          <w:szCs w:val="21"/>
        </w:rPr>
        <w:t xml:space="preserve"> </w:t>
      </w:r>
      <w:r w:rsidRPr="002D3D95">
        <w:rPr>
          <w:rFonts w:ascii="Times New Roman" w:eastAsia="Lucida Console" w:hAnsi="Times New Roman" w:cs="Times New Roman"/>
          <w:szCs w:val="21"/>
        </w:rPr>
        <w:t>0</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139" w:right="5247"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0"/>
          <w:szCs w:val="21"/>
        </w:rPr>
        <w:t xml:space="preserve"> </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"snake</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w:t>
      </w:r>
      <w:r w:rsidRPr="002D3D95">
        <w:rPr>
          <w:rFonts w:ascii="Times New Roman" w:eastAsia="Lucida Console" w:hAnsi="Times New Roman" w:cs="Times New Roman"/>
          <w:spacing w:val="13"/>
          <w:szCs w:val="21"/>
        </w:rPr>
        <w:t xml:space="preserve"> </w:t>
      </w:r>
      <w:r w:rsidRPr="002D3D95">
        <w:rPr>
          <w:rFonts w:ascii="Times New Roman" w:eastAsia="Lucida Console" w:hAnsi="Times New Roman" w:cs="Times New Roman"/>
          <w:szCs w:val="21"/>
        </w:rPr>
        <w:t>1</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zCs w:val="21"/>
        </w:rPr>
        <w:t>0</w:t>
      </w:r>
      <w:r w:rsidRPr="002D3D95">
        <w:rPr>
          <w:rFonts w:ascii="Times New Roman" w:eastAsia="Lucida Console" w:hAnsi="Times New Roman" w:cs="Times New Roman"/>
          <w:spacing w:val="13"/>
          <w:szCs w:val="21"/>
        </w:rPr>
        <w:t xml:space="preserve"> </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p>
    <w:p w:rsidR="000A3AD4" w:rsidRPr="002D3D95" w:rsidRDefault="000A3AD4" w:rsidP="000C6FE5">
      <w:pPr>
        <w:spacing w:line="474" w:lineRule="auto"/>
        <w:ind w:left="1139" w:right="4071"/>
        <w:outlineLvl w:val="0"/>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6"/>
          <w:szCs w:val="21"/>
        </w:rPr>
        <w:t xml:space="preserve"> </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spacing w:line="474" w:lineRule="auto"/>
        <w:ind w:left="1453" w:right="4071"/>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46"/>
          <w:szCs w:val="21"/>
        </w:rPr>
        <w:t xml:space="preserve"> </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0"/>
          <w:szCs w:val="21"/>
        </w:rPr>
        <w:t xml:space="preserve"> </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4526"/>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6"/>
          <w:szCs w:val="21"/>
        </w:rPr>
        <w:t xml:space="preserve"> </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39"/>
          <w:szCs w:val="21"/>
        </w:rPr>
        <w:t xml:space="preserve"> </w:t>
      </w:r>
      <w:r w:rsidRPr="002D3D95">
        <w:rPr>
          <w:rFonts w:ascii="Times New Roman" w:eastAsia="Lucida Console" w:hAnsi="Times New Roman" w:cs="Times New Roman"/>
          <w:spacing w:val="-1"/>
          <w:szCs w:val="21"/>
        </w:rPr>
        <w:t>"past"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30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(InterpretationNod</w:t>
      </w:r>
      <w:r w:rsidRPr="002D3D95">
        <w:rPr>
          <w:rFonts w:ascii="Times New Roman" w:eastAsia="Lucida Console" w:hAnsi="Times New Roman" w:cs="Times New Roman"/>
          <w:szCs w:val="21"/>
        </w:rPr>
        <w:t xml:space="preserve">e </w:t>
      </w:r>
      <w:r w:rsidRPr="002D3D95">
        <w:rPr>
          <w:rFonts w:ascii="Times New Roman" w:eastAsia="Lucida Console" w:hAnsi="Times New Roman" w:cs="Times New Roman"/>
          <w:spacing w:val="21"/>
          <w:szCs w:val="21"/>
        </w:rPr>
        <w:t xml:space="preserve"> </w:t>
      </w:r>
      <w:r w:rsidRPr="002D3D95">
        <w:rPr>
          <w:rFonts w:ascii="Times New Roman" w:eastAsia="Lucida Console" w:hAnsi="Times New Roman" w:cs="Times New Roman"/>
          <w:spacing w:val="-1"/>
          <w:szCs w:val="21"/>
        </w:rPr>
        <w:t>"sentence@f20_parse_0_interpretation_$X"</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72"/>
          <w:szCs w:val="21"/>
        </w:rPr>
        <w:t xml:space="preserve"> </w:t>
      </w:r>
      <w:r w:rsidRPr="002D3D95">
        <w:rPr>
          <w:rFonts w:ascii="Times New Roman" w:eastAsia="Lucida Console" w:hAnsi="Times New Roman" w:cs="Times New Roman"/>
          <w:spacing w:val="-1"/>
          <w:szCs w:val="21"/>
        </w:rPr>
        <w:t>"DeclarativeSpeechAct"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246" w:right="5095"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2"/>
          <w:szCs w:val="21"/>
        </w:rPr>
        <w:t xml:space="preserve"> </w:t>
      </w:r>
      <w:r w:rsidRPr="002D3D95">
        <w:rPr>
          <w:rFonts w:ascii="Times New Roman" w:eastAsia="Lucida Console" w:hAnsi="Times New Roman" w:cs="Times New Roman"/>
          <w:spacing w:val="-1"/>
          <w:szCs w:val="21"/>
        </w:rPr>
        <w:t>"definite"</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ind w:left="1560"/>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46"/>
          <w:szCs w:val="21"/>
        </w:rPr>
        <w:t xml:space="preserve"> </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p>
    <w:p w:rsidR="000A3AD4" w:rsidRPr="002D3D95" w:rsidRDefault="000A3AD4" w:rsidP="000A3AD4">
      <w:pPr>
        <w:ind w:left="1246"/>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932"/>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618"/>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304"/>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Default="000A3AD4" w:rsidP="000A3AD4">
      <w:pPr>
        <w:pStyle w:val="BodyText"/>
        <w:ind w:firstLine="480"/>
        <w:rPr>
          <w:lang w:eastAsia="zh-CN"/>
        </w:rPr>
      </w:pPr>
      <w:r>
        <w:rPr>
          <w:lang w:eastAsia="zh-CN"/>
        </w:rPr>
        <w:t>本节最后会给出更多映射例子以及所涉及原子（</w:t>
      </w:r>
      <w:r>
        <w:rPr>
          <w:lang w:eastAsia="zh-CN"/>
        </w:rPr>
        <w:t>Atom</w:t>
      </w:r>
      <w:r>
        <w:rPr>
          <w:lang w:eastAsia="zh-CN"/>
        </w:rPr>
        <w:t>）类型的解释。</w:t>
      </w:r>
    </w:p>
    <w:p w:rsidR="000A3AD4" w:rsidRDefault="000A3AD4" w:rsidP="000A3AD4">
      <w:pPr>
        <w:pStyle w:val="BodyText"/>
        <w:ind w:firstLine="480"/>
        <w:rPr>
          <w:lang w:eastAsia="zh-CN"/>
        </w:rPr>
      </w:pPr>
      <w:r>
        <w:rPr>
          <w:lang w:eastAsia="zh-CN"/>
        </w:rPr>
        <w:t>如果链路分析器给出多个分析选项，</w:t>
      </w:r>
      <w:r>
        <w:rPr>
          <w:lang w:eastAsia="zh-CN"/>
        </w:rPr>
        <w:t xml:space="preserve">RelEx2Logic      </w:t>
      </w:r>
      <w:r>
        <w:rPr>
          <w:lang w:eastAsia="zh-CN"/>
        </w:rPr>
        <w:t>规则将为每个分析选项提供</w:t>
      </w:r>
      <w:r>
        <w:rPr>
          <w:lang w:eastAsia="zh-CN"/>
        </w:rPr>
        <w:t xml:space="preserve"> </w:t>
      </w:r>
      <w:r>
        <w:rPr>
          <w:lang w:eastAsia="zh-CN"/>
        </w:rPr>
        <w:t>一个逻辑解释。目前已经实现基于语料库进行统计启发来排列多个分析的可信性，</w:t>
      </w:r>
      <w:r>
        <w:rPr>
          <w:lang w:eastAsia="zh-CN"/>
        </w:rPr>
        <w:t xml:space="preserve"> </w:t>
      </w:r>
      <w:r>
        <w:rPr>
          <w:lang w:eastAsia="zh-CN"/>
        </w:rPr>
        <w:t>当然这并不完美。一些情况中，会向</w:t>
      </w:r>
      <w:r>
        <w:rPr>
          <w:lang w:eastAsia="zh-CN"/>
        </w:rPr>
        <w:t xml:space="preserve">   OpenCog    </w:t>
      </w:r>
      <w:r>
        <w:rPr>
          <w:lang w:eastAsia="zh-CN"/>
        </w:rPr>
        <w:t>提供多个逻辑输出选项，并且必须</w:t>
      </w:r>
      <w:r>
        <w:rPr>
          <w:lang w:eastAsia="zh-CN"/>
        </w:rPr>
        <w:t xml:space="preserve"> </w:t>
      </w:r>
      <w:r>
        <w:rPr>
          <w:lang w:eastAsia="zh-CN"/>
        </w:rPr>
        <w:t>基于更高层次的上下文推断在这些选项之间进行选择，这是当前研究的一个难题和</w:t>
      </w:r>
      <w:r>
        <w:rPr>
          <w:lang w:eastAsia="zh-CN"/>
        </w:rPr>
        <w:t xml:space="preserve"> </w:t>
      </w:r>
      <w:bookmarkStart w:id="237" w:name="RelEx2Logic所使用的规则"/>
      <w:bookmarkEnd w:id="237"/>
      <w:r>
        <w:rPr>
          <w:lang w:eastAsia="zh-CN"/>
        </w:rPr>
        <w:t>主题。</w:t>
      </w:r>
    </w:p>
    <w:p w:rsidR="000A3AD4" w:rsidRPr="002D3D95" w:rsidRDefault="000A3AD4" w:rsidP="000A3AD4">
      <w:pPr>
        <w:pStyle w:val="Heading3"/>
        <w:numPr>
          <w:ilvl w:val="2"/>
          <w:numId w:val="76"/>
        </w:numPr>
      </w:pPr>
      <w:r w:rsidRPr="002D3D95">
        <w:rPr>
          <w:rFonts w:hint="eastAsia"/>
          <w:lang w:eastAsia="zh-CN"/>
        </w:rPr>
        <w:t xml:space="preserve">  </w:t>
      </w:r>
      <w:bookmarkStart w:id="238" w:name="_Toc22071"/>
      <w:bookmarkStart w:id="239" w:name="_Toc453623412"/>
      <w:bookmarkStart w:id="240" w:name="_Toc327482474"/>
      <w:r w:rsidRPr="002D3D95">
        <w:t xml:space="preserve">RelEx2Logic </w:t>
      </w:r>
      <w:r w:rsidRPr="002D3D95">
        <w:rPr>
          <w:rFonts w:ascii="Yuanti TC Light" w:hAnsi="Yuanti TC Light" w:cs="Yuanti TC Light"/>
        </w:rPr>
        <w:t>所使用的规则</w:t>
      </w:r>
      <w:bookmarkEnd w:id="238"/>
      <w:bookmarkEnd w:id="239"/>
      <w:bookmarkEnd w:id="240"/>
    </w:p>
    <w:p w:rsidR="000A3AD4" w:rsidRDefault="000A3AD4" w:rsidP="000A3AD4">
      <w:pPr>
        <w:pStyle w:val="BodyText"/>
        <w:ind w:firstLine="480"/>
      </w:pPr>
      <w:r>
        <w:t>为了将</w:t>
      </w:r>
      <w:r>
        <w:t>RelEx</w:t>
      </w:r>
      <w:r>
        <w:t>关系转换成抽象的</w:t>
      </w:r>
      <w:r>
        <w:t>OpenCog AtomSpace</w:t>
      </w:r>
      <w:r>
        <w:t>逻辑表示，我们引入一系列</w:t>
      </w:r>
      <w:r>
        <w:t>RelEx2Logic</w:t>
      </w:r>
      <w:r>
        <w:t>规则。</w:t>
      </w:r>
      <w:r>
        <w:t>RelEx2Logic</w:t>
      </w:r>
      <w:r>
        <w:t>规则（以前称为</w:t>
      </w:r>
      <w:r>
        <w:t>Link2Atom</w:t>
      </w:r>
      <w:r>
        <w:t>和</w:t>
      </w:r>
      <w:r>
        <w:t>Syn2Sem</w:t>
      </w:r>
      <w:r>
        <w:t>规则</w:t>
      </w:r>
      <w:r>
        <w:t>[</w:t>
      </w:r>
      <w:fldSimple w:instr="HYPERLINK\l&quot;_bookmark233&quot;">
        <w:r>
          <w:t>114</w:t>
        </w:r>
      </w:fldSimple>
      <w:r>
        <w:t>]</w:t>
      </w:r>
      <w:r>
        <w:t>）是一系列人工编码的规则，用于把</w:t>
      </w:r>
      <w:r>
        <w:t>RelEx</w:t>
      </w:r>
      <w:r>
        <w:t>的输出映射到</w:t>
      </w:r>
      <w:r>
        <w:t>OpenCog</w:t>
      </w:r>
      <w:r>
        <w:t>原子（</w:t>
      </w:r>
      <w:r>
        <w:t>Atom</w:t>
      </w:r>
      <w:r>
        <w:t>）表示的形式，这种表示更适合于由</w:t>
      </w:r>
      <w:r>
        <w:t>PLN</w:t>
      </w:r>
      <w:r>
        <w:t>和其它工具进行自动化推断。</w:t>
      </w:r>
      <w:r>
        <w:rPr>
          <w:lang w:eastAsia="zh-CN"/>
        </w:rPr>
        <w:t>本节总结性地阐述规则集合并给出一些规则例子。</w:t>
      </w:r>
      <w:r>
        <w:t>可以在</w:t>
      </w:r>
      <w:r>
        <w:t>opencog/nlp/scm/relex-to-logic.scm</w:t>
      </w:r>
      <w:r>
        <w:t>在线找到所有规则。</w:t>
      </w:r>
    </w:p>
    <w:p w:rsidR="000A3AD4" w:rsidRDefault="000A3AD4" w:rsidP="000A3AD4">
      <w:pPr>
        <w:pStyle w:val="BodyText"/>
        <w:ind w:firstLine="480"/>
      </w:pPr>
      <w:r>
        <w:t>RelEx2Logic</w:t>
      </w:r>
      <w:r>
        <w:t>规则有多个目标：</w:t>
      </w:r>
    </w:p>
    <w:p w:rsidR="000A3AD4" w:rsidRPr="002D3D95" w:rsidRDefault="000A3AD4" w:rsidP="000A3AD4">
      <w:pPr>
        <w:pStyle w:val="BodyText"/>
        <w:numPr>
          <w:ilvl w:val="0"/>
          <w:numId w:val="66"/>
        </w:numPr>
        <w:ind w:firstLineChars="0"/>
        <w:rPr>
          <w:lang w:eastAsia="zh-CN"/>
        </w:rPr>
      </w:pPr>
      <w:r w:rsidRPr="002D3D95">
        <w:rPr>
          <w:lang w:eastAsia="zh-CN"/>
        </w:rPr>
        <w:t>作为运行的</w:t>
      </w:r>
      <w:r w:rsidRPr="002D3D95">
        <w:rPr>
          <w:lang w:eastAsia="zh-CN"/>
        </w:rPr>
        <w:t>OpenCog</w:t>
      </w:r>
      <w:r w:rsidRPr="002D3D95">
        <w:rPr>
          <w:lang w:eastAsia="zh-CN"/>
        </w:rPr>
        <w:t>自然语言处理系统的一部分，其潜在用途包括文本分析和自然语言对话。</w:t>
      </w:r>
    </w:p>
    <w:p w:rsidR="000A3AD4" w:rsidRPr="002D3D95" w:rsidRDefault="000A3AD4" w:rsidP="000A3AD4">
      <w:pPr>
        <w:pStyle w:val="BodyText"/>
        <w:numPr>
          <w:ilvl w:val="0"/>
          <w:numId w:val="66"/>
        </w:numPr>
        <w:ind w:firstLineChars="0"/>
        <w:rPr>
          <w:lang w:eastAsia="zh-CN"/>
        </w:rPr>
      </w:pPr>
      <w:r w:rsidRPr="002D3D95">
        <w:rPr>
          <w:lang w:eastAsia="zh-CN"/>
        </w:rPr>
        <w:t>作为概念研究工具，帮助我们理解句法</w:t>
      </w:r>
      <w:r w:rsidRPr="002D3D95">
        <w:rPr>
          <w:lang w:eastAsia="zh-CN"/>
        </w:rPr>
        <w:t>-</w:t>
      </w:r>
      <w:r w:rsidRPr="002D3D95">
        <w:rPr>
          <w:lang w:eastAsia="zh-CN"/>
        </w:rPr>
        <w:t>语义输出（例如</w:t>
      </w:r>
      <w:r w:rsidRPr="002D3D95">
        <w:rPr>
          <w:lang w:eastAsia="zh-CN"/>
        </w:rPr>
        <w:t>RelEx</w:t>
      </w:r>
      <w:r w:rsidRPr="002D3D95">
        <w:rPr>
          <w:lang w:eastAsia="zh-CN"/>
        </w:rPr>
        <w:t>生成的句法</w:t>
      </w:r>
      <w:r w:rsidRPr="002D3D95">
        <w:rPr>
          <w:lang w:eastAsia="zh-CN"/>
        </w:rPr>
        <w:t>-</w:t>
      </w:r>
      <w:r w:rsidRPr="002D3D95">
        <w:rPr>
          <w:lang w:eastAsia="zh-CN"/>
        </w:rPr>
        <w:t>语义输出）映射到更抽象的逻辑关系（例如</w:t>
      </w:r>
      <w:r w:rsidRPr="002D3D95">
        <w:rPr>
          <w:lang w:eastAsia="zh-CN"/>
        </w:rPr>
        <w:t>PLN</w:t>
      </w:r>
      <w:r w:rsidRPr="002D3D95">
        <w:rPr>
          <w:lang w:eastAsia="zh-CN"/>
        </w:rPr>
        <w:t>采用的逻辑关系）的问题。</w:t>
      </w:r>
    </w:p>
    <w:p w:rsidR="000A3AD4" w:rsidRPr="002D3D95" w:rsidRDefault="000A3AD4" w:rsidP="000A3AD4">
      <w:pPr>
        <w:pStyle w:val="BodyText"/>
        <w:numPr>
          <w:ilvl w:val="0"/>
          <w:numId w:val="66"/>
        </w:numPr>
        <w:ind w:firstLineChars="0"/>
        <w:rPr>
          <w:lang w:eastAsia="zh-CN"/>
        </w:rPr>
      </w:pPr>
      <w:r w:rsidRPr="002D3D95">
        <w:rPr>
          <w:lang w:eastAsia="zh-CN"/>
        </w:rPr>
        <w:t>作为工具来帮助生成成对（链路分析和抽象的</w:t>
      </w:r>
      <w:r w:rsidRPr="002D3D95">
        <w:rPr>
          <w:lang w:eastAsia="zh-CN"/>
        </w:rPr>
        <w:t>PLN</w:t>
      </w:r>
      <w:r w:rsidRPr="002D3D95">
        <w:rPr>
          <w:lang w:eastAsia="zh-CN"/>
        </w:rPr>
        <w:t>形式的原子）的语料库，然后可以自动分析此语料库来产生语言理解和生成规则（更多信息请参见</w:t>
      </w:r>
      <w:r w:rsidRPr="002D3D95">
        <w:rPr>
          <w:lang w:eastAsia="zh-CN"/>
        </w:rPr>
        <w:t>Syn2Sem</w:t>
      </w:r>
      <w:r w:rsidRPr="002D3D95">
        <w:rPr>
          <w:lang w:eastAsia="zh-CN"/>
        </w:rPr>
        <w:t>）。</w:t>
      </w:r>
    </w:p>
    <w:p w:rsidR="000A3AD4" w:rsidRPr="00936C15" w:rsidRDefault="000A3AD4" w:rsidP="000A3AD4">
      <w:pPr>
        <w:pStyle w:val="PlainText"/>
        <w:rPr>
          <w:b/>
          <w:lang w:eastAsia="zh-CN"/>
        </w:rPr>
      </w:pPr>
      <w:bookmarkStart w:id="241" w:name="_Toc15736"/>
      <w:r w:rsidRPr="00936C15">
        <w:rPr>
          <w:b/>
          <w:lang w:eastAsia="zh-CN"/>
        </w:rPr>
        <w:t>示例规则（Tense规则）</w:t>
      </w:r>
      <w:bookmarkEnd w:id="241"/>
    </w:p>
    <w:p w:rsidR="000A3AD4" w:rsidRDefault="000A3AD4" w:rsidP="000A3AD4">
      <w:pPr>
        <w:pStyle w:val="BodyText"/>
        <w:ind w:firstLine="480"/>
        <w:rPr>
          <w:lang w:eastAsia="zh-CN"/>
        </w:rPr>
      </w:pPr>
      <w:r>
        <w:rPr>
          <w:lang w:eastAsia="zh-CN"/>
        </w:rPr>
        <w:t>为了方便阐述剩下的内容，我们从一个非常简单的</w:t>
      </w:r>
      <w:r>
        <w:rPr>
          <w:lang w:eastAsia="zh-CN"/>
        </w:rPr>
        <w:t>RelEx2Logic</w:t>
      </w:r>
      <w:r>
        <w:rPr>
          <w:lang w:eastAsia="zh-CN"/>
        </w:rPr>
        <w:t>规则例子开始。当然，大部分规则比这个例子复杂。此处，为了方便人理解，采用</w:t>
      </w:r>
      <w:r>
        <w:rPr>
          <w:lang w:eastAsia="zh-CN"/>
        </w:rPr>
        <w:t>RelEx SFF</w:t>
      </w:r>
      <w:r>
        <w:rPr>
          <w:lang w:eastAsia="zh-CN"/>
        </w:rPr>
        <w:t>格式（</w:t>
      </w:r>
      <w:r>
        <w:rPr>
          <w:lang w:eastAsia="zh-CN"/>
        </w:rPr>
        <w:t>RelEx</w:t>
      </w:r>
      <w:r>
        <w:rPr>
          <w:lang w:eastAsia="zh-CN"/>
        </w:rPr>
        <w:t>许多输出格式中的一种）来说明规则输入。</w:t>
      </w:r>
    </w:p>
    <w:p w:rsidR="000A3AD4" w:rsidRPr="002D3D95" w:rsidRDefault="000A3AD4" w:rsidP="000A3AD4">
      <w:pPr>
        <w:pStyle w:val="BodyText"/>
        <w:ind w:firstLine="480"/>
        <w:rPr>
          <w:lang w:eastAsia="zh-CN"/>
        </w:rPr>
      </w:pPr>
      <w:r w:rsidRPr="002D3D95">
        <w:rPr>
          <w:lang w:eastAsia="zh-CN"/>
        </w:rPr>
        <w:t>为了用便于阅读的方式说明</w:t>
      </w:r>
      <w:r w:rsidRPr="002D3D95">
        <w:rPr>
          <w:lang w:eastAsia="zh-CN"/>
        </w:rPr>
        <w:t>RelEx2Logic</w:t>
      </w:r>
      <w:r w:rsidRPr="002D3D95">
        <w:rPr>
          <w:lang w:eastAsia="zh-CN"/>
        </w:rPr>
        <w:t>规则，我们在此使用类似以下的格式：</w:t>
      </w:r>
    </w:p>
    <w:p w:rsidR="000A3AD4" w:rsidRPr="00840A21" w:rsidRDefault="000A3AD4" w:rsidP="000C6FE5">
      <w:pPr>
        <w:pStyle w:val="BodyText"/>
        <w:ind w:leftChars="200" w:left="327" w:firstLineChars="0" w:firstLine="0"/>
        <w:rPr>
          <w:rFonts w:eastAsia="仿宋" w:cs="Times New Roman"/>
          <w:sz w:val="21"/>
          <w:szCs w:val="21"/>
        </w:rPr>
      </w:pPr>
      <w:r w:rsidRPr="00840A21">
        <w:rPr>
          <w:rFonts w:ascii="Yuanti TC Light" w:eastAsia="仿宋" w:hAnsi="Yuanti TC Light" w:cs="Yuanti TC Light"/>
          <w:sz w:val="21"/>
          <w:szCs w:val="21"/>
        </w:rPr>
        <w:t>规则输入：</w:t>
      </w:r>
      <w:r w:rsidRPr="00840A21">
        <w:rPr>
          <w:rFonts w:eastAsia="仿宋" w:cs="Times New Roman"/>
          <w:sz w:val="21"/>
          <w:szCs w:val="21"/>
        </w:rPr>
        <w:t xml:space="preserve"> </w:t>
      </w:r>
    </w:p>
    <w:p w:rsidR="000A3AD4" w:rsidRPr="00840A21" w:rsidRDefault="000A3AD4" w:rsidP="000C6FE5">
      <w:pPr>
        <w:pStyle w:val="BodyText"/>
        <w:ind w:leftChars="200" w:left="327" w:firstLineChars="0" w:firstLine="0"/>
        <w:rPr>
          <w:rFonts w:eastAsia="仿宋" w:cs="Times New Roman"/>
          <w:w w:val="102"/>
          <w:sz w:val="21"/>
          <w:szCs w:val="21"/>
        </w:rPr>
      </w:pPr>
      <w:r w:rsidRPr="00840A21">
        <w:rPr>
          <w:rFonts w:eastAsia="仿宋" w:cs="Times New Roman"/>
          <w:sz w:val="21"/>
          <w:szCs w:val="21"/>
        </w:rPr>
        <w:t>tense(W,</w:t>
      </w:r>
      <w:r w:rsidRPr="00840A21">
        <w:rPr>
          <w:rFonts w:eastAsia="仿宋" w:cs="Times New Roman"/>
          <w:spacing w:val="30"/>
          <w:sz w:val="21"/>
          <w:szCs w:val="21"/>
        </w:rPr>
        <w:t xml:space="preserve"> </w:t>
      </w:r>
      <w:r w:rsidRPr="00840A21">
        <w:rPr>
          <w:rFonts w:eastAsia="仿宋" w:cs="Times New Roman"/>
          <w:sz w:val="21"/>
          <w:szCs w:val="21"/>
        </w:rPr>
        <w:t>Tense)</w:t>
      </w:r>
      <w:r w:rsidRPr="00840A21">
        <w:rPr>
          <w:rFonts w:eastAsia="仿宋" w:cs="Times New Roman"/>
          <w:w w:val="102"/>
          <w:sz w:val="21"/>
          <w:szCs w:val="21"/>
        </w:rPr>
        <w:t xml:space="preserve"> </w:t>
      </w:r>
      <w:r w:rsidRPr="00840A21">
        <w:rPr>
          <w:rFonts w:eastAsia="仿宋" w:cs="Times New Roman"/>
          <w:sz w:val="21"/>
          <w:szCs w:val="21"/>
        </w:rPr>
        <w:t>pos(W,</w:t>
      </w:r>
      <w:r w:rsidRPr="00840A21">
        <w:rPr>
          <w:rFonts w:eastAsia="仿宋" w:cs="Times New Roman"/>
          <w:spacing w:val="24"/>
          <w:sz w:val="21"/>
          <w:szCs w:val="21"/>
        </w:rPr>
        <w:t xml:space="preserve"> </w:t>
      </w:r>
      <w:r w:rsidRPr="00840A21">
        <w:rPr>
          <w:rFonts w:eastAsia="仿宋" w:cs="Times New Roman"/>
          <w:sz w:val="21"/>
          <w:szCs w:val="21"/>
        </w:rPr>
        <w:t>verb)</w:t>
      </w:r>
      <w:r w:rsidRPr="00840A21">
        <w:rPr>
          <w:rFonts w:eastAsia="仿宋" w:cs="Times New Roman"/>
          <w:w w:val="102"/>
          <w:sz w:val="21"/>
          <w:szCs w:val="21"/>
        </w:rPr>
        <w:t xml:space="preserve"> </w:t>
      </w:r>
    </w:p>
    <w:p w:rsidR="000A3AD4" w:rsidRPr="00840A21" w:rsidRDefault="000A3AD4" w:rsidP="000C6FE5">
      <w:pPr>
        <w:pStyle w:val="BodyText"/>
        <w:ind w:leftChars="200" w:left="327" w:firstLineChars="0" w:firstLine="0"/>
        <w:rPr>
          <w:rFonts w:eastAsia="仿宋" w:cs="Times New Roman"/>
          <w:spacing w:val="-3"/>
          <w:sz w:val="21"/>
          <w:szCs w:val="21"/>
        </w:rPr>
      </w:pPr>
      <w:r w:rsidRPr="00840A21">
        <w:rPr>
          <w:rFonts w:ascii="Yuanti TC Light" w:eastAsia="仿宋" w:hAnsi="Yuanti TC Light" w:cs="Yuanti TC Light"/>
          <w:spacing w:val="-3"/>
          <w:sz w:val="21"/>
          <w:szCs w:val="21"/>
        </w:rPr>
        <w:t>规则输出：</w:t>
      </w:r>
    </w:p>
    <w:p w:rsidR="000A3AD4" w:rsidRPr="00840A21" w:rsidRDefault="000A3AD4" w:rsidP="000C6FE5">
      <w:pPr>
        <w:ind w:leftChars="200" w:left="327"/>
        <w:rPr>
          <w:rFonts w:ascii="Times New Roman" w:eastAsia="仿宋" w:hAnsi="Times New Roman" w:cs="Times New Roman"/>
          <w:szCs w:val="21"/>
        </w:rPr>
      </w:pPr>
      <w:r w:rsidRPr="00840A21">
        <w:rPr>
          <w:rFonts w:ascii="Times New Roman" w:eastAsia="仿宋" w:hAnsi="Times New Roman" w:cs="Times New Roman"/>
          <w:szCs w:val="21"/>
        </w:rPr>
        <w:t>(tense-rule</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W</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(get_instance_name</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W</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word_index</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sentence_index)</w:t>
      </w:r>
      <w:r w:rsidRPr="00840A21">
        <w:rPr>
          <w:rFonts w:ascii="Times New Roman" w:eastAsia="仿宋" w:hAnsi="Times New Roman" w:cs="Times New Roman"/>
          <w:spacing w:val="24"/>
          <w:szCs w:val="21"/>
        </w:rPr>
        <w:t xml:space="preserve"> </w:t>
      </w:r>
      <w:r w:rsidRPr="00840A21">
        <w:rPr>
          <w:rFonts w:ascii="Times New Roman" w:eastAsia="仿宋" w:hAnsi="Times New Roman" w:cs="Times New Roman"/>
          <w:szCs w:val="21"/>
        </w:rPr>
        <w:t>Tense)</w:t>
      </w:r>
    </w:p>
    <w:p w:rsidR="000A3AD4" w:rsidRPr="00F12013" w:rsidRDefault="000A3AD4" w:rsidP="000A3AD4">
      <w:pPr>
        <w:pStyle w:val="BodyText"/>
        <w:ind w:firstLine="480"/>
        <w:rPr>
          <w:lang w:eastAsia="zh-CN"/>
        </w:rPr>
      </w:pPr>
      <w:r w:rsidRPr="00F12013">
        <w:rPr>
          <w:lang w:eastAsia="zh-CN"/>
        </w:rPr>
        <w:t>在</w:t>
      </w:r>
      <w:r w:rsidRPr="00F12013">
        <w:rPr>
          <w:lang w:eastAsia="zh-CN"/>
        </w:rPr>
        <w:t>OpenCog</w:t>
      </w:r>
      <w:r w:rsidRPr="00F12013">
        <w:rPr>
          <w:lang w:eastAsia="zh-CN"/>
        </w:rPr>
        <w:t>中运行此规则，规则的输出将启动一个帮助函数（</w:t>
      </w:r>
      <w:r w:rsidRPr="00F12013">
        <w:rPr>
          <w:lang w:eastAsia="zh-CN"/>
        </w:rPr>
        <w:t>helper function</w:t>
      </w:r>
      <w:r w:rsidRPr="00F12013">
        <w:rPr>
          <w:lang w:eastAsia="zh-CN"/>
        </w:rPr>
        <w:t>，用</w:t>
      </w:r>
      <w:r w:rsidRPr="00F12013">
        <w:rPr>
          <w:lang w:eastAsia="zh-CN"/>
        </w:rPr>
        <w:t>Scheme</w:t>
      </w:r>
      <w:r w:rsidRPr="00F12013">
        <w:rPr>
          <w:lang w:eastAsia="zh-CN"/>
        </w:rPr>
        <w:t>语言编写）。下面会列出这个帮助函数。然后帮助函数将最终生成最后的</w:t>
      </w:r>
      <w:r w:rsidRPr="00F12013">
        <w:rPr>
          <w:lang w:eastAsia="zh-CN"/>
        </w:rPr>
        <w:t>OpenCog Atomspace</w:t>
      </w:r>
      <w:r w:rsidRPr="00F12013">
        <w:rPr>
          <w:lang w:eastAsia="zh-CN"/>
        </w:rPr>
        <w:t>表示。</w:t>
      </w:r>
    </w:p>
    <w:p w:rsidR="000A3AD4" w:rsidRDefault="000A3AD4" w:rsidP="000A3AD4">
      <w:pPr>
        <w:pStyle w:val="BodyText"/>
        <w:ind w:firstLine="480"/>
        <w:rPr>
          <w:sz w:val="20"/>
          <w:szCs w:val="20"/>
          <w:lang w:eastAsia="zh-CN"/>
        </w:rPr>
      </w:pPr>
      <w:r>
        <w:rPr>
          <w:lang w:eastAsia="zh-CN"/>
        </w:rPr>
        <w:t>如同上一小节中所述，在我们软件实现中，我们使用诸如</w:t>
      </w:r>
      <w:r>
        <w:rPr>
          <w:lang w:eastAsia="zh-CN"/>
        </w:rPr>
        <w:t>(ImplicationLink PG PA)</w:t>
      </w:r>
      <w:r>
        <w:rPr>
          <w:lang w:eastAsia="zh-CN"/>
        </w:rPr>
        <w:t>这样的格式来表示</w:t>
      </w:r>
      <w:r>
        <w:rPr>
          <w:lang w:eastAsia="zh-CN"/>
        </w:rPr>
        <w:t>RelEx2Logic</w:t>
      </w:r>
      <w:r>
        <w:rPr>
          <w:lang w:eastAsia="zh-CN"/>
        </w:rPr>
        <w:t>规则，从而使得</w:t>
      </w:r>
      <w:r>
        <w:rPr>
          <w:lang w:eastAsia="zh-CN"/>
        </w:rPr>
        <w:t>RelEx2Logic</w:t>
      </w:r>
      <w:r>
        <w:rPr>
          <w:lang w:eastAsia="zh-CN"/>
        </w:rPr>
        <w:t>与</w:t>
      </w:r>
      <w:r>
        <w:rPr>
          <w:lang w:eastAsia="zh-CN"/>
        </w:rPr>
        <w:t>OpenCog</w:t>
      </w:r>
      <w:r>
        <w:rPr>
          <w:lang w:eastAsia="zh-CN"/>
        </w:rPr>
        <w:t>系统的其余组件保持一致。例如，这种格式意味着规则可以由</w:t>
      </w:r>
      <w:r>
        <w:rPr>
          <w:lang w:eastAsia="zh-CN"/>
        </w:rPr>
        <w:t>OpenCog</w:t>
      </w:r>
      <w:r>
        <w:rPr>
          <w:lang w:eastAsia="zh-CN"/>
        </w:rPr>
        <w:t>模式匹配器来执行（</w:t>
      </w:r>
      <w:r>
        <w:rPr>
          <w:lang w:eastAsia="zh-CN"/>
        </w:rPr>
        <w:t>OpenCog</w:t>
      </w:r>
      <w:r>
        <w:rPr>
          <w:lang w:eastAsia="zh-CN"/>
        </w:rPr>
        <w:t>模式匹配器用来在</w:t>
      </w:r>
      <w:r>
        <w:rPr>
          <w:lang w:eastAsia="zh-CN"/>
        </w:rPr>
        <w:t>OpenCog Atomspace</w:t>
      </w:r>
      <w:r>
        <w:rPr>
          <w:lang w:eastAsia="zh-CN"/>
        </w:rPr>
        <w:t>中搜索原子的特定模式、排列或</w:t>
      </w:r>
      <w:r>
        <w:rPr>
          <w:rFonts w:hint="eastAsia"/>
          <w:lang w:eastAsia="zh-CN"/>
        </w:rPr>
        <w:t>“</w:t>
      </w:r>
      <w:r>
        <w:rPr>
          <w:lang w:eastAsia="zh-CN"/>
        </w:rPr>
        <w:t>模板</w:t>
      </w:r>
      <w:r>
        <w:rPr>
          <w:rFonts w:hint="eastAsia"/>
          <w:lang w:eastAsia="zh-CN"/>
        </w:rPr>
        <w:t>”</w:t>
      </w:r>
      <w:r>
        <w:rPr>
          <w:lang w:eastAsia="zh-CN"/>
        </w:rPr>
        <w:t>）。所以上述简单的</w:t>
      </w:r>
      <w:r>
        <w:rPr>
          <w:lang w:eastAsia="zh-CN"/>
        </w:rPr>
        <w:t>RelEx2Logic</w:t>
      </w:r>
      <w:r>
        <w:rPr>
          <w:lang w:eastAsia="zh-CN"/>
        </w:rPr>
        <w:t>规则在当前系统中将被如下表示：</w:t>
      </w:r>
    </w:p>
    <w:p w:rsidR="000A3AD4" w:rsidRDefault="000A3AD4" w:rsidP="000C6FE5">
      <w:pPr>
        <w:outlineLvl w:val="0"/>
        <w:rPr>
          <w:rFonts w:eastAsia="Lucida Console"/>
          <w:lang w:eastAsia="zh-CN"/>
        </w:rPr>
      </w:pPr>
      <w:r>
        <w:rPr>
          <w:rFonts w:eastAsia="Lucida Console"/>
          <w:lang w:eastAsia="zh-CN"/>
        </w:rPr>
        <w:t>ImplicationLink</w:t>
      </w:r>
    </w:p>
    <w:p w:rsidR="000A3AD4" w:rsidRDefault="000A3AD4" w:rsidP="000A3AD4">
      <w:pPr>
        <w:ind w:firstLine="720"/>
        <w:rPr>
          <w:rFonts w:eastAsia="Lucida Console"/>
          <w:lang w:eastAsia="zh-CN"/>
        </w:rPr>
      </w:pPr>
      <w:r>
        <w:rPr>
          <w:rFonts w:eastAsia="Lucida Console"/>
          <w:lang w:eastAsia="zh-CN"/>
        </w:rPr>
        <w:t>EvaluationLink</w:t>
      </w:r>
    </w:p>
    <w:p w:rsidR="000A3AD4" w:rsidRDefault="000A3AD4" w:rsidP="000A3AD4">
      <w:pPr>
        <w:ind w:left="720" w:firstLine="720"/>
        <w:rPr>
          <w:rFonts w:eastAsia="Lucida Console"/>
        </w:rPr>
      </w:pPr>
      <w:r>
        <w:rPr>
          <w:rFonts w:eastAsia="Lucida Console"/>
        </w:rPr>
        <w:t xml:space="preserve">PredicateNode "tense"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 xml:space="preserve">WordNode W </w:t>
      </w:r>
    </w:p>
    <w:p w:rsidR="000A3AD4" w:rsidRDefault="000A3AD4" w:rsidP="000A3AD4">
      <w:pPr>
        <w:ind w:left="1440" w:firstLine="720"/>
        <w:rPr>
          <w:rFonts w:eastAsia="Lucida Console"/>
        </w:rPr>
      </w:pPr>
      <w:r>
        <w:rPr>
          <w:rFonts w:eastAsia="Lucida Console"/>
        </w:rPr>
        <w:t>ConceptNode Tense</w:t>
      </w:r>
    </w:p>
    <w:p w:rsidR="000A3AD4" w:rsidRDefault="000A3AD4" w:rsidP="000A3AD4">
      <w:pPr>
        <w:ind w:firstLine="720"/>
        <w:rPr>
          <w:rFonts w:eastAsia="Lucida Console"/>
        </w:rPr>
      </w:pPr>
      <w:r>
        <w:rPr>
          <w:rFonts w:eastAsia="Lucida Console"/>
        </w:rPr>
        <w:t>ExecutionOutputLink</w:t>
      </w:r>
    </w:p>
    <w:p w:rsidR="000A3AD4" w:rsidRDefault="000A3AD4" w:rsidP="000A3AD4">
      <w:pPr>
        <w:ind w:left="720" w:firstLine="720"/>
        <w:rPr>
          <w:rFonts w:eastAsia="Lucida Console"/>
        </w:rPr>
      </w:pPr>
      <w:r>
        <w:rPr>
          <w:rFonts w:eastAsia="Lucida Console"/>
        </w:rPr>
        <w:t xml:space="preserve">GroundedSchemNode "r2l/tense-rule.scm"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WordNode</w:t>
      </w:r>
      <w:r>
        <w:rPr>
          <w:rFonts w:eastAsia="Lucida Console"/>
          <w:spacing w:val="20"/>
        </w:rPr>
        <w:t xml:space="preserve"> </w:t>
      </w:r>
      <w:r>
        <w:rPr>
          <w:rFonts w:eastAsia="Lucida Console"/>
        </w:rPr>
        <w:t>W</w:t>
      </w:r>
    </w:p>
    <w:p w:rsidR="000A3AD4" w:rsidRDefault="000A3AD4" w:rsidP="000A3AD4">
      <w:pPr>
        <w:ind w:left="1440" w:firstLine="720"/>
        <w:rPr>
          <w:rFonts w:eastAsia="Lucida Console"/>
          <w:w w:val="102"/>
        </w:rPr>
      </w:pPr>
      <w:r>
        <w:rPr>
          <w:rFonts w:eastAsia="Lucida Console"/>
        </w:rPr>
        <w:t>ConceptNode</w:t>
      </w:r>
      <w:r>
        <w:rPr>
          <w:rFonts w:eastAsia="Lucida Console"/>
          <w:spacing w:val="34"/>
        </w:rPr>
        <w:t xml:space="preserve"> </w:t>
      </w:r>
      <w:r>
        <w:rPr>
          <w:rFonts w:eastAsia="Lucida Console"/>
        </w:rPr>
        <w:t>Tense</w:t>
      </w:r>
      <w:r>
        <w:rPr>
          <w:rFonts w:eastAsia="Lucida Console"/>
          <w:w w:val="102"/>
        </w:rPr>
        <w:t xml:space="preserve"> </w:t>
      </w:r>
    </w:p>
    <w:p w:rsidR="000A3AD4" w:rsidRDefault="000A3AD4" w:rsidP="000A3AD4">
      <w:pPr>
        <w:ind w:left="1440" w:firstLine="720"/>
        <w:rPr>
          <w:rFonts w:eastAsia="Lucida Console"/>
          <w:w w:val="102"/>
        </w:rPr>
      </w:pPr>
      <w:r>
        <w:rPr>
          <w:rFonts w:eastAsia="Lucida Console"/>
        </w:rPr>
        <w:t>NumberNode</w:t>
      </w:r>
      <w:r>
        <w:rPr>
          <w:rFonts w:eastAsia="Lucida Console"/>
          <w:spacing w:val="43"/>
        </w:rPr>
        <w:t xml:space="preserve"> </w:t>
      </w:r>
      <w:r>
        <w:rPr>
          <w:rFonts w:eastAsia="Lucida Console"/>
        </w:rPr>
        <w:t>word_index</w:t>
      </w:r>
      <w:r>
        <w:rPr>
          <w:rFonts w:eastAsia="Lucida Console"/>
          <w:w w:val="102"/>
        </w:rPr>
        <w:t xml:space="preserve"> </w:t>
      </w:r>
    </w:p>
    <w:p w:rsidR="000A3AD4" w:rsidRDefault="000A3AD4" w:rsidP="000A3AD4">
      <w:pPr>
        <w:ind w:left="1440" w:firstLine="720"/>
        <w:rPr>
          <w:sz w:val="20"/>
          <w:szCs w:val="20"/>
        </w:rPr>
      </w:pPr>
      <w:r>
        <w:rPr>
          <w:rFonts w:eastAsia="Lucida Console"/>
        </w:rPr>
        <w:t>NumberNode</w:t>
      </w:r>
      <w:r>
        <w:rPr>
          <w:rFonts w:eastAsia="Lucida Console"/>
          <w:spacing w:val="51"/>
        </w:rPr>
        <w:t xml:space="preserve"> </w:t>
      </w:r>
      <w:r>
        <w:rPr>
          <w:rFonts w:eastAsia="Lucida Console"/>
        </w:rPr>
        <w:t>sentence_index</w:t>
      </w:r>
    </w:p>
    <w:p w:rsidR="000A3AD4" w:rsidRPr="00AA424C" w:rsidRDefault="000A3AD4" w:rsidP="000A3AD4">
      <w:pPr>
        <w:pStyle w:val="BodyText"/>
        <w:ind w:firstLine="480"/>
        <w:rPr>
          <w:lang w:eastAsia="zh-CN"/>
        </w:rPr>
      </w:pPr>
      <w:r w:rsidRPr="00AA424C">
        <w:rPr>
          <w:lang w:eastAsia="zh-CN"/>
        </w:rPr>
        <w:t>对应于上述</w:t>
      </w:r>
      <w:r w:rsidRPr="00AA424C">
        <w:rPr>
          <w:lang w:eastAsia="zh-CN"/>
        </w:rPr>
        <w:t xml:space="preserve"> RelEx2Logic </w:t>
      </w:r>
      <w:r w:rsidRPr="00AA424C">
        <w:rPr>
          <w:lang w:eastAsia="zh-CN"/>
        </w:rPr>
        <w:t>规则的提供后处理所需要的相应的辅助函数为：</w:t>
      </w:r>
    </w:p>
    <w:p w:rsidR="000A3AD4" w:rsidRPr="00AA424C" w:rsidRDefault="000A3AD4" w:rsidP="000A3AD4">
      <w:pPr>
        <w:rPr>
          <w:rFonts w:eastAsia="仿宋"/>
        </w:rPr>
      </w:pPr>
      <w:r w:rsidRPr="00AA424C">
        <w:rPr>
          <w:rFonts w:ascii="Yuanti TC Light" w:eastAsia="仿宋" w:hAnsi="Yuanti TC Light" w:cs="Yuanti TC Light"/>
        </w:rPr>
        <w:t>辅助函数为：</w:t>
      </w:r>
    </w:p>
    <w:p w:rsidR="000A3AD4" w:rsidRPr="00AA424C" w:rsidRDefault="000A3AD4" w:rsidP="000A3AD4">
      <w:pPr>
        <w:rPr>
          <w:rFonts w:eastAsia="仿宋" w:cs="Lucida Console"/>
        </w:rPr>
      </w:pPr>
      <w:r w:rsidRPr="00AA424C">
        <w:rPr>
          <w:rFonts w:eastAsia="仿宋" w:cs="Lucida Console"/>
        </w:rPr>
        <w:t>(define</w:t>
      </w:r>
      <w:r w:rsidRPr="00AA424C">
        <w:rPr>
          <w:rFonts w:eastAsia="仿宋" w:cs="Lucida Console"/>
          <w:spacing w:val="20"/>
        </w:rPr>
        <w:t xml:space="preserve"> </w:t>
      </w:r>
      <w:r w:rsidRPr="00AA424C">
        <w:rPr>
          <w:rFonts w:eastAsia="仿宋" w:cs="Lucida Console"/>
        </w:rPr>
        <w:t>(tense-rule</w:t>
      </w:r>
      <w:r w:rsidRPr="00AA424C">
        <w:rPr>
          <w:rFonts w:eastAsia="仿宋" w:cs="Lucida Console"/>
          <w:spacing w:val="20"/>
        </w:rPr>
        <w:t xml:space="preserve"> </w:t>
      </w:r>
      <w:r w:rsidRPr="00AA424C">
        <w:rPr>
          <w:rFonts w:eastAsia="仿宋" w:cs="Lucida Console"/>
        </w:rPr>
        <w:t>verb</w:t>
      </w:r>
      <w:r w:rsidRPr="00AA424C">
        <w:rPr>
          <w:rFonts w:eastAsia="仿宋" w:cs="Lucida Console"/>
          <w:spacing w:val="21"/>
        </w:rPr>
        <w:t xml:space="preserve"> </w:t>
      </w:r>
      <w:r w:rsidRPr="00AA424C">
        <w:rPr>
          <w:rFonts w:eastAsia="仿宋" w:cs="Lucida Console"/>
        </w:rPr>
        <w:t>instance</w:t>
      </w:r>
      <w:r w:rsidRPr="00AA424C">
        <w:rPr>
          <w:rFonts w:eastAsia="仿宋" w:cs="Lucida Console"/>
          <w:spacing w:val="20"/>
        </w:rPr>
        <w:t xml:space="preserve"> </w:t>
      </w:r>
      <w:r w:rsidRPr="00AA424C">
        <w:rPr>
          <w:rFonts w:eastAsia="仿宋" w:cs="Lucida Console"/>
        </w:rPr>
        <w:t>tense)</w:t>
      </w:r>
    </w:p>
    <w:p w:rsidR="000A3AD4" w:rsidRDefault="000A3AD4" w:rsidP="000C6FE5">
      <w:pPr>
        <w:ind w:firstLineChars="100" w:firstLine="138"/>
        <w:rPr>
          <w:rFonts w:eastAsia="仿宋" w:cs="Lucida Console"/>
          <w:w w:val="102"/>
        </w:rPr>
      </w:pPr>
      <w:r w:rsidRPr="00AA424C">
        <w:rPr>
          <w:rFonts w:eastAsia="仿宋" w:cs="Lucida Console"/>
        </w:rPr>
        <w:t>(define</w:t>
      </w:r>
      <w:r w:rsidRPr="00AA424C">
        <w:rPr>
          <w:rFonts w:eastAsia="仿宋" w:cs="Lucida Console"/>
          <w:spacing w:val="32"/>
        </w:rPr>
        <w:t xml:space="preserve"> </w:t>
      </w:r>
      <w:r w:rsidRPr="00AA424C">
        <w:rPr>
          <w:rFonts w:eastAsia="仿宋" w:cs="Lucida Console"/>
        </w:rPr>
        <w:t>new_predicate</w:t>
      </w:r>
      <w:r w:rsidRPr="00AA424C">
        <w:rPr>
          <w:rFonts w:eastAsia="仿宋" w:cs="Lucida Console"/>
          <w:spacing w:val="32"/>
        </w:rPr>
        <w:t xml:space="preserve"> </w:t>
      </w:r>
      <w:r w:rsidRPr="00AA424C">
        <w:rPr>
          <w:rFonts w:eastAsia="仿宋" w:cs="Lucida Console"/>
        </w:rPr>
        <w:t>(PredicateNode</w:t>
      </w:r>
      <w:r w:rsidRPr="00AA424C">
        <w:rPr>
          <w:rFonts w:eastAsia="仿宋" w:cs="Lucida Console"/>
          <w:spacing w:val="32"/>
        </w:rPr>
        <w:t xml:space="preserve"> </w:t>
      </w:r>
      <w:r w:rsidRPr="00AA424C">
        <w:rPr>
          <w:rFonts w:eastAsia="仿宋" w:cs="Lucida Console"/>
        </w:rPr>
        <w:t>instance))</w:t>
      </w:r>
      <w:r w:rsidRPr="00AA424C">
        <w:rPr>
          <w:rFonts w:eastAsia="仿宋" w:cs="Lucida Console"/>
          <w:w w:val="102"/>
        </w:rPr>
        <w:t xml:space="preserve"> </w:t>
      </w:r>
    </w:p>
    <w:p w:rsidR="000A3AD4" w:rsidRPr="00AA424C" w:rsidRDefault="000A3AD4" w:rsidP="000C6FE5">
      <w:pPr>
        <w:ind w:firstLineChars="100" w:firstLine="138"/>
        <w:rPr>
          <w:rFonts w:eastAsia="仿宋" w:cs="Lucida Console"/>
        </w:rPr>
      </w:pPr>
      <w:r w:rsidRPr="00AA424C">
        <w:rPr>
          <w:rFonts w:eastAsia="仿宋" w:cs="Lucida Console"/>
        </w:rPr>
        <w:t>(define</w:t>
      </w:r>
      <w:r w:rsidRPr="00AA424C">
        <w:rPr>
          <w:rFonts w:eastAsia="仿宋" w:cs="Lucida Console"/>
          <w:spacing w:val="26"/>
        </w:rPr>
        <w:t xml:space="preserve"> </w:t>
      </w:r>
      <w:r w:rsidRPr="00AA424C">
        <w:rPr>
          <w:rFonts w:eastAsia="仿宋" w:cs="Lucida Console"/>
        </w:rPr>
        <w:t>verb_node</w:t>
      </w:r>
      <w:r w:rsidRPr="00AA424C">
        <w:rPr>
          <w:rFonts w:eastAsia="仿宋" w:cs="Lucida Console"/>
          <w:spacing w:val="27"/>
        </w:rPr>
        <w:t xml:space="preserve"> </w:t>
      </w:r>
      <w:r w:rsidRPr="00AA424C">
        <w:rPr>
          <w:rFonts w:eastAsia="仿宋" w:cs="Lucida Console"/>
        </w:rPr>
        <w:t>(PredicateNode</w:t>
      </w:r>
      <w:r w:rsidRPr="00AA424C">
        <w:rPr>
          <w:rFonts w:eastAsia="仿宋" w:cs="Lucida Console"/>
          <w:spacing w:val="26"/>
        </w:rPr>
        <w:t xml:space="preserve"> </w:t>
      </w:r>
      <w:r w:rsidRPr="00AA424C">
        <w:rPr>
          <w:rFonts w:eastAsia="仿宋" w:cs="Lucida Console"/>
        </w:rPr>
        <w:t>verb))</w:t>
      </w:r>
    </w:p>
    <w:p w:rsidR="000A3AD4" w:rsidRDefault="000A3AD4" w:rsidP="000C6FE5">
      <w:pPr>
        <w:ind w:firstLineChars="100" w:firstLine="138"/>
        <w:rPr>
          <w:rFonts w:eastAsia="仿宋" w:cs="Lucida Console"/>
          <w:w w:val="102"/>
        </w:rPr>
      </w:pPr>
      <w:r w:rsidRPr="00AA424C">
        <w:rPr>
          <w:rFonts w:eastAsia="仿宋" w:cs="Lucida Console"/>
        </w:rPr>
        <w:t>(define</w:t>
      </w:r>
      <w:r w:rsidRPr="00AA424C">
        <w:rPr>
          <w:rFonts w:eastAsia="仿宋" w:cs="Lucida Console"/>
          <w:spacing w:val="26"/>
        </w:rPr>
        <w:t xml:space="preserve"> </w:t>
      </w:r>
      <w:r w:rsidRPr="00AA424C">
        <w:rPr>
          <w:rFonts w:eastAsia="仿宋" w:cs="Lucida Console"/>
        </w:rPr>
        <w:t>tense_node</w:t>
      </w:r>
      <w:r w:rsidRPr="00AA424C">
        <w:rPr>
          <w:rFonts w:eastAsia="仿宋" w:cs="Lucida Console"/>
          <w:spacing w:val="27"/>
        </w:rPr>
        <w:t xml:space="preserve"> </w:t>
      </w:r>
      <w:r w:rsidRPr="00AA424C">
        <w:rPr>
          <w:rFonts w:eastAsia="仿宋" w:cs="Lucida Console"/>
        </w:rPr>
        <w:t>(ConceptNode</w:t>
      </w:r>
      <w:r w:rsidRPr="00AA424C">
        <w:rPr>
          <w:rFonts w:eastAsia="仿宋" w:cs="Lucida Console"/>
          <w:spacing w:val="26"/>
        </w:rPr>
        <w:t xml:space="preserve"> </w:t>
      </w:r>
      <w:r w:rsidRPr="00AA424C">
        <w:rPr>
          <w:rFonts w:eastAsia="仿宋" w:cs="Lucida Console"/>
        </w:rPr>
        <w:t>tense))</w:t>
      </w:r>
      <w:r w:rsidRPr="00AA424C">
        <w:rPr>
          <w:rFonts w:eastAsia="仿宋" w:cs="Lucida Console"/>
          <w:w w:val="102"/>
        </w:rPr>
        <w:t xml:space="preserve"> </w:t>
      </w:r>
    </w:p>
    <w:p w:rsidR="000A3AD4" w:rsidRPr="00AA424C" w:rsidRDefault="000A3AD4" w:rsidP="000C6FE5">
      <w:pPr>
        <w:ind w:firstLineChars="100" w:firstLine="138"/>
        <w:rPr>
          <w:rFonts w:eastAsia="仿宋" w:cs="Lucida Console"/>
        </w:rPr>
      </w:pPr>
      <w:r w:rsidRPr="00AA424C">
        <w:rPr>
          <w:rFonts w:eastAsia="仿宋" w:cs="Lucida Console"/>
        </w:rPr>
        <w:t>(list</w:t>
      </w:r>
    </w:p>
    <w:p w:rsidR="000A3AD4" w:rsidRDefault="000A3AD4" w:rsidP="000C6FE5">
      <w:pPr>
        <w:ind w:firstLineChars="200" w:firstLine="276"/>
        <w:rPr>
          <w:rFonts w:eastAsia="仿宋" w:cs="Lucida Console"/>
          <w:w w:val="102"/>
        </w:rPr>
      </w:pPr>
      <w:r w:rsidRPr="00AA424C">
        <w:rPr>
          <w:rFonts w:eastAsia="仿宋" w:cs="Lucida Console"/>
        </w:rPr>
        <w:t>(InheritanceLink</w:t>
      </w:r>
      <w:r w:rsidRPr="00AA424C">
        <w:rPr>
          <w:rFonts w:eastAsia="仿宋" w:cs="Lucida Console"/>
          <w:spacing w:val="41"/>
        </w:rPr>
        <w:t xml:space="preserve"> </w:t>
      </w:r>
      <w:r w:rsidRPr="00AA424C">
        <w:rPr>
          <w:rFonts w:eastAsia="仿宋" w:cs="Lucida Console"/>
        </w:rPr>
        <w:t>new_predicate</w:t>
      </w:r>
      <w:r w:rsidRPr="00AA424C">
        <w:rPr>
          <w:rFonts w:eastAsia="仿宋" w:cs="Lucida Console"/>
          <w:spacing w:val="42"/>
        </w:rPr>
        <w:t xml:space="preserve"> </w:t>
      </w:r>
      <w:r w:rsidRPr="00AA424C">
        <w:rPr>
          <w:rFonts w:eastAsia="仿宋" w:cs="Lucida Console"/>
        </w:rPr>
        <w:t>verb_node)</w:t>
      </w:r>
      <w:r w:rsidRPr="00AA424C">
        <w:rPr>
          <w:rFonts w:eastAsia="仿宋" w:cs="Lucida Console"/>
          <w:w w:val="102"/>
        </w:rPr>
        <w:t xml:space="preserve"> </w:t>
      </w:r>
    </w:p>
    <w:p w:rsidR="000A3AD4" w:rsidRPr="00AA424C" w:rsidRDefault="000A3AD4" w:rsidP="000C6FE5">
      <w:pPr>
        <w:ind w:firstLineChars="200" w:firstLine="276"/>
        <w:rPr>
          <w:rFonts w:eastAsia="仿宋" w:cs="Lucida Console"/>
        </w:rPr>
      </w:pPr>
      <w:r w:rsidRPr="00AA424C">
        <w:rPr>
          <w:rFonts w:eastAsia="仿宋" w:cs="Lucida Console"/>
        </w:rPr>
        <w:t>(InheritanceLink</w:t>
      </w:r>
      <w:r w:rsidRPr="00AA424C">
        <w:rPr>
          <w:rFonts w:eastAsia="仿宋" w:cs="Lucida Console"/>
          <w:spacing w:val="43"/>
        </w:rPr>
        <w:t xml:space="preserve"> </w:t>
      </w:r>
      <w:r w:rsidRPr="00AA424C">
        <w:rPr>
          <w:rFonts w:eastAsia="仿宋" w:cs="Lucida Console"/>
        </w:rPr>
        <w:t>new_predicate</w:t>
      </w:r>
      <w:r w:rsidRPr="00AA424C">
        <w:rPr>
          <w:rFonts w:eastAsia="仿宋" w:cs="Lucida Console"/>
          <w:spacing w:val="43"/>
        </w:rPr>
        <w:t xml:space="preserve"> </w:t>
      </w:r>
      <w:r w:rsidRPr="00AA424C">
        <w:rPr>
          <w:rFonts w:eastAsia="仿宋" w:cs="Lucida Console"/>
        </w:rPr>
        <w:t>tense_node)</w:t>
      </w:r>
    </w:p>
    <w:p w:rsidR="000A3AD4" w:rsidRPr="00AA424C" w:rsidRDefault="000A3AD4" w:rsidP="000C6FE5">
      <w:pPr>
        <w:ind w:firstLineChars="100" w:firstLine="138"/>
        <w:rPr>
          <w:rFonts w:eastAsia="仿宋" w:cs="Lucida Console"/>
        </w:rPr>
      </w:pPr>
      <w:r w:rsidRPr="00AA424C">
        <w:rPr>
          <w:rFonts w:eastAsia="仿宋" w:cs="Lucida Console"/>
        </w:rPr>
        <w:t>)</w:t>
      </w:r>
    </w:p>
    <w:p w:rsidR="000A3AD4" w:rsidRPr="00AA424C" w:rsidRDefault="000A3AD4" w:rsidP="000A3AD4">
      <w:pPr>
        <w:rPr>
          <w:rFonts w:eastAsia="仿宋" w:cs="Lucida Console"/>
        </w:rPr>
      </w:pPr>
      <w:r w:rsidRPr="00AA424C">
        <w:rPr>
          <w:rFonts w:eastAsia="仿宋" w:cs="Lucida Console"/>
        </w:rPr>
        <w:t>)</w:t>
      </w:r>
    </w:p>
    <w:p w:rsidR="000A3AD4" w:rsidRPr="00AA424C" w:rsidRDefault="000A3AD4" w:rsidP="000A3AD4">
      <w:pPr>
        <w:rPr>
          <w:rFonts w:eastAsia="仿宋"/>
        </w:rPr>
      </w:pPr>
      <w:r w:rsidRPr="00AA424C">
        <w:rPr>
          <w:rFonts w:ascii="Yuanti TC Light" w:eastAsia="仿宋" w:hAnsi="Yuanti TC Light" w:cs="Yuanti TC Light"/>
        </w:rPr>
        <w:t>例如：</w:t>
      </w:r>
      <w:r w:rsidRPr="00AA424C">
        <w:rPr>
          <w:rFonts w:eastAsia="仿宋"/>
        </w:rPr>
        <w:t xml:space="preserve"> </w:t>
      </w:r>
    </w:p>
    <w:p w:rsidR="000A3AD4" w:rsidRPr="00AA424C" w:rsidRDefault="000A3AD4" w:rsidP="000A3AD4">
      <w:pPr>
        <w:rPr>
          <w:rFonts w:eastAsia="仿宋" w:cs="Lucida Console"/>
          <w:spacing w:val="-1"/>
        </w:rPr>
      </w:pPr>
      <w:r w:rsidRPr="00AA424C">
        <w:rPr>
          <w:rFonts w:eastAsia="仿宋" w:cs="Lucida Console"/>
          <w:spacing w:val="-1"/>
        </w:rPr>
        <w:t>tense(chase, Past) pos(chase, verb)</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(tense-rule "chase" "chased@64f" "Past")</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 xml:space="preserve">(InheritanceLink "chased@64f" chase) </w:t>
      </w:r>
    </w:p>
    <w:p w:rsidR="000A3AD4" w:rsidRPr="00AA424C" w:rsidRDefault="000A3AD4" w:rsidP="000A3AD4">
      <w:pPr>
        <w:rPr>
          <w:rFonts w:eastAsia="仿宋" w:cs="Lucida Console"/>
          <w:spacing w:val="-1"/>
        </w:rPr>
      </w:pPr>
      <w:r w:rsidRPr="00AA424C">
        <w:rPr>
          <w:rFonts w:eastAsia="仿宋" w:cs="Lucida Console"/>
          <w:spacing w:val="-1"/>
        </w:rPr>
        <w:t>(InheritanceLink "chased@64f" Past)</w:t>
      </w:r>
    </w:p>
    <w:p w:rsidR="000A3AD4" w:rsidRPr="00936C15" w:rsidRDefault="000A3AD4" w:rsidP="000A3AD4">
      <w:pPr>
        <w:pStyle w:val="BodyText"/>
        <w:ind w:firstLine="480"/>
        <w:rPr>
          <w:lang w:eastAsia="zh-CN"/>
        </w:rPr>
      </w:pPr>
      <w:r w:rsidRPr="00936C15">
        <w:t>注意：这个例子使用了额外的帮助函数</w:t>
      </w:r>
      <w:r w:rsidRPr="00936C15">
        <w:t>get_instance_name</w:t>
      </w:r>
      <w:r w:rsidRPr="00936C15">
        <w:t>。下面解释这个帮助函数。本质上，这个函数只是为概念的实例选择一个在给出的</w:t>
      </w:r>
      <w:r w:rsidRPr="00936C15">
        <w:t>AtomSpace</w:t>
      </w:r>
      <w:r w:rsidRPr="00936C15">
        <w:t>中唯一的名字（例如，它可能为</w:t>
      </w:r>
      <w:r w:rsidRPr="00936C15">
        <w:t>chair</w:t>
      </w:r>
      <w:r w:rsidRPr="00936C15">
        <w:t>的实例选择名字</w:t>
      </w:r>
      <w:r w:rsidRPr="00936C15">
        <w:t>chair77</w:t>
      </w:r>
      <w:r w:rsidRPr="00936C15">
        <w:t>）。</w:t>
      </w:r>
      <w:r w:rsidRPr="00936C15">
        <w:rPr>
          <w:lang w:eastAsia="zh-CN"/>
        </w:rPr>
        <w:t>如果单词</w:t>
      </w:r>
      <w:r w:rsidRPr="00936C15">
        <w:rPr>
          <w:lang w:eastAsia="zh-CN"/>
        </w:rPr>
        <w:t>W</w:t>
      </w:r>
      <w:r w:rsidRPr="00936C15">
        <w:rPr>
          <w:lang w:eastAsia="zh-CN"/>
        </w:rPr>
        <w:t>在句子中是第</w:t>
      </w:r>
      <w:r w:rsidRPr="00936C15">
        <w:rPr>
          <w:lang w:eastAsia="zh-CN"/>
        </w:rPr>
        <w:t>K</w:t>
      </w:r>
      <w:r w:rsidRPr="00936C15">
        <w:rPr>
          <w:lang w:eastAsia="zh-CN"/>
        </w:rPr>
        <w:t>次出现，那么单词序号为</w:t>
      </w:r>
      <w:r w:rsidRPr="00936C15">
        <w:rPr>
          <w:lang w:eastAsia="zh-CN"/>
        </w:rPr>
        <w:t>K</w:t>
      </w:r>
      <w:r w:rsidRPr="00936C15">
        <w:rPr>
          <w:lang w:eastAsia="zh-CN"/>
        </w:rPr>
        <w:t>。句子序号是该句子区别于</w:t>
      </w:r>
      <w:bookmarkStart w:id="242" w:name="RelEx2Logic的后处理过程"/>
      <w:bookmarkEnd w:id="242"/>
      <w:r w:rsidRPr="00936C15">
        <w:rPr>
          <w:lang w:eastAsia="zh-CN"/>
        </w:rPr>
        <w:t>其它句子的一个标识符。</w:t>
      </w:r>
    </w:p>
    <w:p w:rsidR="000A3AD4" w:rsidRPr="00936C15" w:rsidRDefault="000A3AD4" w:rsidP="000A3AD4">
      <w:pPr>
        <w:pStyle w:val="Heading3"/>
        <w:numPr>
          <w:ilvl w:val="2"/>
          <w:numId w:val="76"/>
        </w:numPr>
      </w:pPr>
      <w:r w:rsidRPr="00936C15">
        <w:rPr>
          <w:rFonts w:hint="eastAsia"/>
          <w:lang w:eastAsia="zh-CN"/>
        </w:rPr>
        <w:t xml:space="preserve">  </w:t>
      </w:r>
      <w:bookmarkStart w:id="243" w:name="_Toc19659"/>
      <w:bookmarkStart w:id="244" w:name="_Toc453623413"/>
      <w:bookmarkStart w:id="245" w:name="_Toc327482475"/>
      <w:r w:rsidRPr="00936C15">
        <w:t>RelEx2Logic</w:t>
      </w:r>
      <w:r w:rsidRPr="00936C15">
        <w:rPr>
          <w:rFonts w:ascii="Yuanti TC Light" w:hAnsi="Yuanti TC Light" w:cs="Yuanti TC Light"/>
        </w:rPr>
        <w:t>的后处理过程</w:t>
      </w:r>
      <w:bookmarkEnd w:id="243"/>
      <w:bookmarkEnd w:id="244"/>
      <w:bookmarkEnd w:id="245"/>
    </w:p>
    <w:p w:rsidR="000A3AD4" w:rsidRPr="00936C15" w:rsidRDefault="000A3AD4" w:rsidP="000A3AD4">
      <w:pPr>
        <w:pStyle w:val="BodyText"/>
        <w:ind w:firstLine="480"/>
        <w:rPr>
          <w:lang w:eastAsia="zh-CN"/>
        </w:rPr>
      </w:pPr>
      <w:r w:rsidRPr="00936C15">
        <w:rPr>
          <w:lang w:eastAsia="zh-CN"/>
        </w:rPr>
        <w:t>RelEx2Logic</w:t>
      </w:r>
      <w:r w:rsidRPr="00936C15">
        <w:rPr>
          <w:lang w:eastAsia="zh-CN"/>
        </w:rPr>
        <w:t>最初的设计意图是如同上述例子那样通过直接的逻辑含义进行所有需要的处理。但是随着工作的进展，我们认识到这样做在许多情况中会非常麻烦，同时我们发现引入一些更精巧的后处理方法是最直接的解决办法。此处我们阐述这些后处理规则的基本类型。</w:t>
      </w:r>
    </w:p>
    <w:p w:rsidR="000A3AD4" w:rsidRPr="00936C15" w:rsidRDefault="000A3AD4" w:rsidP="000A3AD4">
      <w:pPr>
        <w:pStyle w:val="BodyText"/>
        <w:ind w:firstLine="480"/>
        <w:rPr>
          <w:lang w:eastAsia="zh-CN"/>
        </w:rPr>
      </w:pPr>
      <w:r w:rsidRPr="00936C15">
        <w:rPr>
          <w:lang w:eastAsia="zh-CN"/>
        </w:rPr>
        <w:t>现阶段，我们已经实现的后处理规则包括下列类别：</w:t>
      </w:r>
    </w:p>
    <w:p w:rsidR="000A3AD4" w:rsidRPr="00936C15" w:rsidRDefault="000A3AD4" w:rsidP="000A3AD4">
      <w:pPr>
        <w:pStyle w:val="BodyText"/>
        <w:numPr>
          <w:ilvl w:val="0"/>
          <w:numId w:val="66"/>
        </w:numPr>
        <w:ind w:firstLineChars="0"/>
        <w:rPr>
          <w:lang w:eastAsia="zh-CN"/>
        </w:rPr>
      </w:pPr>
      <w:r w:rsidRPr="00936C15">
        <w:rPr>
          <w:lang w:eastAsia="zh-CN"/>
        </w:rPr>
        <w:t>量词：为带有量词的单词引入变量并通过使用相应的链路限定变量的范围，同时给链路指定一些真值。</w:t>
      </w:r>
    </w:p>
    <w:p w:rsidR="000A3AD4" w:rsidRPr="00936C15" w:rsidRDefault="000A3AD4" w:rsidP="000A3AD4">
      <w:pPr>
        <w:pStyle w:val="BodyText"/>
        <w:numPr>
          <w:ilvl w:val="0"/>
          <w:numId w:val="66"/>
        </w:numPr>
        <w:ind w:firstLineChars="0"/>
        <w:rPr>
          <w:lang w:eastAsia="zh-CN"/>
        </w:rPr>
      </w:pPr>
      <w:r w:rsidRPr="00936C15">
        <w:rPr>
          <w:lang w:eastAsia="zh-CN"/>
        </w:rPr>
        <w:t>模糊情态动词：为模糊情态动词发生过修改的谓语指定一些置信下限。例如</w:t>
      </w:r>
      <w:r w:rsidRPr="00936C15">
        <w:rPr>
          <w:rFonts w:hint="eastAsia"/>
          <w:lang w:eastAsia="zh-CN"/>
        </w:rPr>
        <w:t>“</w:t>
      </w:r>
      <w:r w:rsidRPr="00936C15">
        <w:rPr>
          <w:lang w:eastAsia="zh-CN"/>
        </w:rPr>
        <w:t>Maybe dogs likeﬁsh.</w:t>
      </w:r>
      <w:r w:rsidRPr="00936C15">
        <w:rPr>
          <w:rFonts w:hint="eastAsia"/>
          <w:lang w:eastAsia="zh-CN"/>
        </w:rPr>
        <w:t>”</w:t>
      </w:r>
      <w:r w:rsidRPr="00936C15">
        <w:rPr>
          <w:lang w:eastAsia="zh-CN"/>
        </w:rPr>
        <w:t>，这表示</w:t>
      </w:r>
      <w:r w:rsidRPr="00936C15">
        <w:rPr>
          <w:rFonts w:hint="eastAsia"/>
          <w:lang w:eastAsia="zh-CN"/>
        </w:rPr>
        <w:t>“</w:t>
      </w:r>
      <w:r w:rsidRPr="00936C15">
        <w:rPr>
          <w:lang w:eastAsia="zh-CN"/>
        </w:rPr>
        <w:t>dogs likeﬁsh</w:t>
      </w:r>
      <w:r w:rsidRPr="00936C15">
        <w:rPr>
          <w:rFonts w:hint="eastAsia"/>
          <w:lang w:eastAsia="zh-CN"/>
        </w:rPr>
        <w:t>”</w:t>
      </w:r>
      <w:r w:rsidRPr="00936C15">
        <w:rPr>
          <w:lang w:eastAsia="zh-CN"/>
        </w:rPr>
        <w:t>的置信度不是很高，所以我们把</w:t>
      </w:r>
      <w:r w:rsidRPr="00936C15">
        <w:rPr>
          <w:rFonts w:hint="eastAsia"/>
          <w:lang w:eastAsia="zh-CN"/>
        </w:rPr>
        <w:t>“</w:t>
      </w:r>
      <w:r w:rsidRPr="00936C15">
        <w:rPr>
          <w:lang w:eastAsia="zh-CN"/>
        </w:rPr>
        <w:t>he is a genius.</w:t>
      </w:r>
      <w:r w:rsidRPr="00936C15">
        <w:rPr>
          <w:rFonts w:hint="eastAsia"/>
          <w:lang w:eastAsia="zh-CN"/>
        </w:rPr>
        <w:t>”</w:t>
      </w:r>
      <w:r w:rsidRPr="00936C15">
        <w:rPr>
          <w:lang w:eastAsia="zh-CN"/>
        </w:rPr>
        <w:t>的置信度从默认的</w:t>
      </w:r>
      <w:r w:rsidRPr="00936C15">
        <w:rPr>
          <w:lang w:eastAsia="zh-CN"/>
        </w:rPr>
        <w:t>0.99</w:t>
      </w:r>
      <w:r w:rsidRPr="00936C15">
        <w:rPr>
          <w:lang w:eastAsia="zh-CN"/>
        </w:rPr>
        <w:t>调整为</w:t>
      </w:r>
      <w:r w:rsidRPr="00936C15">
        <w:rPr>
          <w:lang w:eastAsia="zh-CN"/>
        </w:rPr>
        <w:t>0.5</w:t>
      </w:r>
      <w:r w:rsidRPr="00936C15">
        <w:rPr>
          <w:lang w:eastAsia="zh-CN"/>
        </w:rPr>
        <w:t>。</w:t>
      </w:r>
    </w:p>
    <w:p w:rsidR="000A3AD4" w:rsidRPr="00936C15" w:rsidRDefault="000A3AD4" w:rsidP="000A3AD4">
      <w:pPr>
        <w:pStyle w:val="BodyText"/>
        <w:numPr>
          <w:ilvl w:val="0"/>
          <w:numId w:val="66"/>
        </w:numPr>
        <w:ind w:firstLineChars="0"/>
        <w:rPr>
          <w:lang w:eastAsia="zh-CN"/>
        </w:rPr>
      </w:pPr>
      <w:r w:rsidRPr="00936C15">
        <w:rPr>
          <w:lang w:eastAsia="zh-CN"/>
        </w:rPr>
        <w:t>冗余实例清理：为可以从句法分析知道的通用概念清理实例号。例如</w:t>
      </w:r>
      <w:r w:rsidRPr="00936C15">
        <w:rPr>
          <w:rFonts w:hint="eastAsia"/>
          <w:lang w:eastAsia="zh-CN"/>
        </w:rPr>
        <w:t>“</w:t>
      </w:r>
      <w:r w:rsidRPr="00936C15">
        <w:rPr>
          <w:lang w:eastAsia="zh-CN"/>
        </w:rPr>
        <w:t>Dogs like meat.</w:t>
      </w:r>
      <w:r w:rsidRPr="00936C15">
        <w:rPr>
          <w:rFonts w:hint="eastAsia"/>
          <w:lang w:eastAsia="zh-CN"/>
        </w:rPr>
        <w:t>”</w:t>
      </w:r>
      <w:r w:rsidRPr="00936C15">
        <w:rPr>
          <w:lang w:eastAsia="zh-CN"/>
        </w:rPr>
        <w:t>，没有为</w:t>
      </w:r>
      <w:r w:rsidRPr="00936C15">
        <w:rPr>
          <w:lang w:eastAsia="zh-CN"/>
        </w:rPr>
        <w:t>dogs</w:t>
      </w:r>
      <w:r w:rsidRPr="00936C15">
        <w:rPr>
          <w:lang w:eastAsia="zh-CN"/>
        </w:rPr>
        <w:t>和</w:t>
      </w:r>
      <w:r w:rsidRPr="00936C15">
        <w:rPr>
          <w:lang w:eastAsia="zh-CN"/>
        </w:rPr>
        <w:t>meat</w:t>
      </w:r>
      <w:r w:rsidRPr="00936C15">
        <w:rPr>
          <w:lang w:eastAsia="zh-CN"/>
        </w:rPr>
        <w:t>指定任何明确的冠词、修饰语或代词，并且也没有意指任何其它概念，所以我们认为</w:t>
      </w:r>
      <w:r w:rsidRPr="00936C15">
        <w:rPr>
          <w:lang w:eastAsia="zh-CN"/>
        </w:rPr>
        <w:t>dogs</w:t>
      </w:r>
      <w:r w:rsidRPr="00936C15">
        <w:rPr>
          <w:lang w:eastAsia="zh-CN"/>
        </w:rPr>
        <w:t>和</w:t>
      </w:r>
      <w:r w:rsidRPr="00936C15">
        <w:rPr>
          <w:lang w:eastAsia="zh-CN"/>
        </w:rPr>
        <w:t>meat</w:t>
      </w:r>
      <w:r w:rsidRPr="00936C15">
        <w:rPr>
          <w:lang w:eastAsia="zh-CN"/>
        </w:rPr>
        <w:t>指通用概念</w:t>
      </w:r>
      <w:r w:rsidRPr="00936C15">
        <w:rPr>
          <w:lang w:eastAsia="zh-CN"/>
        </w:rPr>
        <w:t>dog</w:t>
      </w:r>
      <w:r w:rsidRPr="00936C15">
        <w:rPr>
          <w:lang w:eastAsia="zh-CN"/>
        </w:rPr>
        <w:t>和</w:t>
      </w:r>
      <w:r w:rsidRPr="00936C15">
        <w:rPr>
          <w:lang w:eastAsia="zh-CN"/>
        </w:rPr>
        <w:t>meat</w:t>
      </w:r>
      <w:r w:rsidRPr="00936C15">
        <w:rPr>
          <w:lang w:eastAsia="zh-CN"/>
        </w:rPr>
        <w:t>，而不是某些特定概念（特定概念需要指定实例号）。</w:t>
      </w:r>
    </w:p>
    <w:p w:rsidR="000A3AD4" w:rsidRPr="00936C15" w:rsidRDefault="000A3AD4" w:rsidP="000A3AD4">
      <w:pPr>
        <w:pStyle w:val="BodyText"/>
        <w:ind w:firstLine="480"/>
        <w:rPr>
          <w:lang w:eastAsia="zh-CN"/>
        </w:rPr>
      </w:pPr>
      <w:r w:rsidRPr="00936C15">
        <w:rPr>
          <w:lang w:eastAsia="zh-CN"/>
        </w:rPr>
        <w:t>下面更详细地阐述我们怎样为上面列出的每种类别实现后处理。</w:t>
      </w:r>
    </w:p>
    <w:p w:rsidR="000A3AD4" w:rsidRPr="00936C15" w:rsidRDefault="000A3AD4" w:rsidP="000A3AD4">
      <w:pPr>
        <w:pStyle w:val="BodyText"/>
        <w:ind w:firstLine="519"/>
        <w:rPr>
          <w:lang w:eastAsia="zh-CN"/>
        </w:rPr>
      </w:pPr>
      <w:r w:rsidRPr="00936C15">
        <w:rPr>
          <w:rFonts w:hint="eastAsia"/>
          <w:b/>
          <w:lang w:eastAsia="zh-CN"/>
        </w:rPr>
        <w:t>量词：</w:t>
      </w:r>
      <w:r w:rsidRPr="00936C15">
        <w:rPr>
          <w:rFonts w:hint="eastAsia"/>
          <w:lang w:eastAsia="zh-CN"/>
        </w:rPr>
        <w:t>在前面的阶段，我们使用量词记号来标记需要进行后处理的量词。例如“</w:t>
      </w:r>
      <w:r w:rsidRPr="00936C15">
        <w:rPr>
          <w:lang w:eastAsia="zh-CN"/>
        </w:rPr>
        <w:t>All dogs like meat.</w:t>
      </w:r>
      <w:r w:rsidRPr="00936C15">
        <w:rPr>
          <w:rFonts w:hint="eastAsia"/>
          <w:lang w:eastAsia="zh-CN"/>
        </w:rPr>
        <w:t>”，</w:t>
      </w:r>
      <w:r w:rsidRPr="00936C15">
        <w:rPr>
          <w:lang w:eastAsia="zh-CN"/>
        </w:rPr>
        <w:t xml:space="preserve"> </w:t>
      </w:r>
      <w:r w:rsidRPr="00936C15">
        <w:rPr>
          <w:rFonts w:hint="eastAsia"/>
          <w:lang w:eastAsia="zh-CN"/>
        </w:rPr>
        <w:t>在应用量词</w:t>
      </w:r>
      <w:r w:rsidRPr="00936C15">
        <w:rPr>
          <w:lang w:eastAsia="zh-CN"/>
        </w:rPr>
        <w:t>RelEx2Logic</w:t>
      </w:r>
      <w:r w:rsidRPr="00936C15">
        <w:rPr>
          <w:rFonts w:hint="eastAsia"/>
          <w:lang w:eastAsia="zh-CN"/>
        </w:rPr>
        <w:t>规则期间创建</w:t>
      </w:r>
      <w:r w:rsidRPr="00936C15">
        <w:rPr>
          <w:lang w:eastAsia="zh-CN"/>
        </w:rPr>
        <w:t xml:space="preserve"> </w:t>
      </w:r>
      <w:r w:rsidRPr="00936C15">
        <w:rPr>
          <w:rFonts w:hint="eastAsia"/>
          <w:lang w:eastAsia="zh-CN"/>
        </w:rPr>
        <w:t>“</w:t>
      </w:r>
      <w:r w:rsidRPr="00936C15">
        <w:rPr>
          <w:lang w:eastAsia="zh-CN"/>
        </w:rPr>
        <w:t>allmarker</w:t>
      </w:r>
      <w:r w:rsidRPr="00936C15">
        <w:rPr>
          <w:rFonts w:hint="eastAsia"/>
          <w:lang w:eastAsia="zh-CN"/>
        </w:rPr>
        <w:t>”并生成下列结果。</w:t>
      </w:r>
      <w:r w:rsidRPr="00936C15">
        <w:rPr>
          <w:lang w:eastAsia="zh-CN"/>
        </w:rPr>
        <w:t xml:space="preserve"> </w:t>
      </w:r>
    </w:p>
    <w:p w:rsidR="000A3AD4" w:rsidRDefault="000A3AD4" w:rsidP="000C6FE5">
      <w:pPr>
        <w:ind w:leftChars="500" w:left="817"/>
        <w:rPr>
          <w:rFonts w:eastAsia="Lucida Console"/>
          <w:lang w:eastAsia="zh-CN"/>
        </w:rPr>
      </w:pPr>
      <w:r>
        <w:rPr>
          <w:rFonts w:eastAsia="Lucida Console"/>
          <w:lang w:eastAsia="zh-CN"/>
        </w:rPr>
        <w:t>EvaluationLink</w:t>
      </w:r>
    </w:p>
    <w:p w:rsidR="000A3AD4" w:rsidRDefault="000A3AD4" w:rsidP="000C6FE5">
      <w:pPr>
        <w:ind w:leftChars="500" w:left="817" w:firstLine="720"/>
        <w:rPr>
          <w:rFonts w:eastAsia="Lucida Console"/>
          <w:w w:val="102"/>
          <w:lang w:eastAsia="zh-CN"/>
        </w:rPr>
      </w:pPr>
      <w:r>
        <w:rPr>
          <w:rFonts w:eastAsia="Lucida Console"/>
          <w:lang w:eastAsia="zh-CN"/>
        </w:rPr>
        <w:t>PredicateNode</w:t>
      </w:r>
      <w:r>
        <w:rPr>
          <w:rFonts w:eastAsia="Lucida Console"/>
          <w:spacing w:val="51"/>
          <w:lang w:eastAsia="zh-CN"/>
        </w:rPr>
        <w:t xml:space="preserve"> </w:t>
      </w:r>
      <w:r>
        <w:rPr>
          <w:rFonts w:eastAsia="Lucida Console"/>
          <w:lang w:eastAsia="zh-CN"/>
        </w:rPr>
        <w:t>"allmarker"</w:t>
      </w:r>
      <w:r>
        <w:rPr>
          <w:rFonts w:eastAsia="Lucida Console"/>
          <w:w w:val="102"/>
          <w:lang w:eastAsia="zh-CN"/>
        </w:rPr>
        <w:t xml:space="preserve"> </w:t>
      </w:r>
    </w:p>
    <w:p w:rsidR="000A3AD4" w:rsidRDefault="000A3AD4" w:rsidP="000C6FE5">
      <w:pPr>
        <w:ind w:leftChars="500" w:left="817" w:firstLine="720"/>
        <w:rPr>
          <w:rFonts w:eastAsia="Lucida Console"/>
          <w:lang w:eastAsia="zh-CN"/>
        </w:rPr>
      </w:pPr>
      <w:r>
        <w:rPr>
          <w:rFonts w:eastAsia="Lucida Console"/>
          <w:lang w:eastAsia="zh-CN"/>
        </w:rPr>
        <w:t>ListLink</w:t>
      </w:r>
    </w:p>
    <w:p w:rsidR="000A3AD4" w:rsidRDefault="000A3AD4" w:rsidP="000C6FE5">
      <w:pPr>
        <w:ind w:leftChars="579" w:left="946" w:firstLine="720"/>
        <w:rPr>
          <w:rFonts w:eastAsia="Lucida Console"/>
          <w:lang w:eastAsia="zh-CN"/>
        </w:rPr>
      </w:pPr>
      <w:r>
        <w:rPr>
          <w:rFonts w:eastAsia="Lucida Console"/>
          <w:lang w:eastAsia="zh-CN"/>
        </w:rPr>
        <w:t>ConceptNode</w:t>
      </w:r>
      <w:r>
        <w:rPr>
          <w:rFonts w:eastAsia="Lucida Console"/>
          <w:spacing w:val="47"/>
          <w:lang w:eastAsia="zh-CN"/>
        </w:rPr>
        <w:t xml:space="preserve"> </w:t>
      </w:r>
      <w:r>
        <w:rPr>
          <w:rFonts w:eastAsia="Lucida Console"/>
          <w:lang w:eastAsia="zh-CN"/>
        </w:rPr>
        <w:t>"dog@13456"</w:t>
      </w:r>
    </w:p>
    <w:p w:rsidR="000A3AD4" w:rsidRPr="00936C15" w:rsidRDefault="000A3AD4" w:rsidP="000A3AD4">
      <w:pPr>
        <w:pStyle w:val="BodyText"/>
        <w:ind w:firstLine="480"/>
      </w:pPr>
      <w:r w:rsidRPr="00936C15">
        <w:t>本例中，在后处理阶段，我们为量词</w:t>
      </w:r>
      <w:r w:rsidRPr="00936C15">
        <w:rPr>
          <w:rFonts w:hint="eastAsia"/>
        </w:rPr>
        <w:t>“</w:t>
      </w:r>
      <w:r w:rsidRPr="00936C15">
        <w:t>all</w:t>
      </w:r>
      <w:r w:rsidRPr="00936C15">
        <w:rPr>
          <w:rFonts w:hint="eastAsia"/>
        </w:rPr>
        <w:t>”</w:t>
      </w:r>
      <w:r w:rsidRPr="00936C15">
        <w:t>引入</w:t>
      </w:r>
      <w:r w:rsidRPr="00936C15">
        <w:rPr>
          <w:rFonts w:hint="eastAsia"/>
        </w:rPr>
        <w:t>“</w:t>
      </w:r>
      <w:r w:rsidRPr="00936C15">
        <w:t>ForAllLink</w:t>
      </w:r>
      <w:r w:rsidRPr="00936C15">
        <w:rPr>
          <w:rFonts w:hint="eastAsia"/>
        </w:rPr>
        <w:t>”</w:t>
      </w:r>
      <w:r w:rsidRPr="00936C15">
        <w:t>（它代表</w:t>
      </w:r>
      <w:r w:rsidRPr="00936C15">
        <w:t>OpenCog Atomspace</w:t>
      </w:r>
      <w:r w:rsidRPr="00936C15">
        <w:t>中的通用量化）和变量节点</w:t>
      </w:r>
      <w:r w:rsidRPr="00936C15">
        <w:rPr>
          <w:rFonts w:hint="eastAsia"/>
        </w:rPr>
        <w:t>“</w:t>
      </w:r>
      <w:r w:rsidRPr="00936C15">
        <w:t>$X</w:t>
      </w:r>
      <w:r w:rsidRPr="00936C15">
        <w:rPr>
          <w:rFonts w:hint="eastAsia"/>
        </w:rPr>
        <w:t>”</w:t>
      </w:r>
      <w:r w:rsidRPr="00936C15">
        <w:t>来限定范围包含所有含有</w:t>
      </w:r>
      <w:r w:rsidRPr="00936C15">
        <w:t>dog@13456</w:t>
      </w:r>
      <w:r w:rsidRPr="00936C15">
        <w:t>的链路。然后，每个</w:t>
      </w:r>
      <w:r w:rsidRPr="00936C15">
        <w:t>dog@13456</w:t>
      </w:r>
      <w:r w:rsidRPr="00936C15">
        <w:t>都将被替换为</w:t>
      </w:r>
      <w:r w:rsidRPr="00936C15">
        <w:t>VariableNode</w:t>
      </w:r>
      <w:r w:rsidRPr="00936C15">
        <w:rPr>
          <w:rFonts w:hint="eastAsia"/>
        </w:rPr>
        <w:t>“</w:t>
      </w:r>
      <w:r w:rsidRPr="00936C15">
        <w:t>$X</w:t>
      </w:r>
      <w:r w:rsidRPr="00936C15">
        <w:rPr>
          <w:rFonts w:hint="eastAsia"/>
        </w:rPr>
        <w:t>”</w:t>
      </w:r>
      <w:r w:rsidRPr="00936C15">
        <w:t>。</w:t>
      </w:r>
      <w:r w:rsidRPr="00936C15">
        <w:rPr>
          <w:rFonts w:hint="eastAsia"/>
        </w:rPr>
        <w:t>“</w:t>
      </w:r>
      <w:r w:rsidRPr="00936C15">
        <w:t>allmarker</w:t>
      </w:r>
      <w:r w:rsidRPr="00936C15">
        <w:rPr>
          <w:rFonts w:hint="eastAsia"/>
        </w:rPr>
        <w:t>”</w:t>
      </w:r>
      <w:r w:rsidRPr="00936C15">
        <w:t>将在后处理后被删除。所以，在后处理结束后，将创建：</w:t>
      </w:r>
    </w:p>
    <w:p w:rsidR="000A3AD4" w:rsidRPr="00936C15" w:rsidRDefault="000A3AD4" w:rsidP="000C6FE5">
      <w:pPr>
        <w:ind w:left="1460"/>
        <w:outlineLvl w:val="0"/>
        <w:rPr>
          <w:rFonts w:ascii="Times New Roman" w:eastAsia="Lucida Console" w:hAnsi="Times New Roman" w:cs="Times New Roman"/>
          <w:szCs w:val="21"/>
        </w:rPr>
      </w:pPr>
      <w:r w:rsidRPr="00936C15">
        <w:rPr>
          <w:rFonts w:ascii="Times New Roman" w:eastAsia="Lucida Console" w:hAnsi="Times New Roman" w:cs="Times New Roman"/>
          <w:szCs w:val="21"/>
        </w:rPr>
        <w:t>ForAllLink</w:t>
      </w:r>
    </w:p>
    <w:p w:rsidR="000A3AD4" w:rsidRPr="00936C15" w:rsidRDefault="000A3AD4" w:rsidP="000A3AD4">
      <w:pPr>
        <w:ind w:left="2090" w:right="3863"/>
        <w:rPr>
          <w:rFonts w:ascii="Times New Roman" w:eastAsia="Lucida Console" w:hAnsi="Times New Roman" w:cs="Times New Roman"/>
          <w:szCs w:val="21"/>
        </w:rPr>
      </w:pPr>
      <w:r w:rsidRPr="00936C15">
        <w:rPr>
          <w:rFonts w:ascii="Times New Roman" w:eastAsia="Lucida Console" w:hAnsi="Times New Roman" w:cs="Times New Roman"/>
          <w:szCs w:val="21"/>
        </w:rPr>
        <w:t>VariableNode</w:t>
      </w:r>
      <w:r w:rsidRPr="00936C15">
        <w:rPr>
          <w:rFonts w:ascii="Times New Roman" w:eastAsia="Lucida Console" w:hAnsi="Times New Roman" w:cs="Times New Roman"/>
          <w:spacing w:val="34"/>
          <w:szCs w:val="21"/>
        </w:rPr>
        <w:t xml:space="preserve"> </w:t>
      </w:r>
      <w:r w:rsidRPr="00936C15">
        <w:rPr>
          <w:rFonts w:ascii="Times New Roman" w:eastAsia="Lucida Console" w:hAnsi="Times New Roman" w:cs="Times New Roman"/>
          <w:szCs w:val="21"/>
        </w:rPr>
        <w:t>"$X"</w:t>
      </w:r>
      <w:r w:rsidRPr="00936C15">
        <w:rPr>
          <w:rFonts w:ascii="Times New Roman" w:eastAsia="Lucida Console" w:hAnsi="Times New Roman" w:cs="Times New Roman"/>
          <w:w w:val="102"/>
          <w:szCs w:val="21"/>
        </w:rPr>
        <w:t xml:space="preserve"> </w:t>
      </w:r>
      <w:r w:rsidRPr="00936C15">
        <w:rPr>
          <w:rFonts w:ascii="Times New Roman" w:eastAsia="Lucida Console" w:hAnsi="Times New Roman" w:cs="Times New Roman"/>
          <w:szCs w:val="21"/>
        </w:rPr>
        <w:t>ImplicationLink</w:t>
      </w:r>
    </w:p>
    <w:p w:rsidR="000A3AD4" w:rsidRPr="00936C15" w:rsidRDefault="000A3AD4" w:rsidP="000C6FE5">
      <w:pPr>
        <w:ind w:left="2826"/>
        <w:outlineLvl w:val="0"/>
        <w:rPr>
          <w:rFonts w:ascii="Times New Roman" w:eastAsia="Lucida Console" w:hAnsi="Times New Roman" w:cs="Times New Roman"/>
          <w:szCs w:val="21"/>
        </w:rPr>
      </w:pPr>
      <w:r w:rsidRPr="00936C15">
        <w:rPr>
          <w:rFonts w:ascii="Times New Roman" w:eastAsia="Lucida Console" w:hAnsi="Times New Roman" w:cs="Times New Roman"/>
          <w:szCs w:val="21"/>
        </w:rPr>
        <w:t>InheritanceLink</w:t>
      </w:r>
      <w:r w:rsidRPr="00936C15">
        <w:rPr>
          <w:rFonts w:ascii="Times New Roman" w:eastAsia="Lucida Console" w:hAnsi="Times New Roman" w:cs="Times New Roman"/>
          <w:spacing w:val="34"/>
          <w:szCs w:val="21"/>
        </w:rPr>
        <w:t xml:space="preserve"> </w:t>
      </w:r>
      <w:r w:rsidRPr="00936C15">
        <w:rPr>
          <w:rFonts w:ascii="Times New Roman" w:eastAsia="Lucida Console" w:hAnsi="Times New Roman" w:cs="Times New Roman"/>
          <w:szCs w:val="21"/>
        </w:rPr>
        <w:t>"$X"</w:t>
      </w:r>
      <w:r w:rsidRPr="00936C15">
        <w:rPr>
          <w:rFonts w:ascii="Times New Roman" w:eastAsia="Lucida Console" w:hAnsi="Times New Roman" w:cs="Times New Roman"/>
          <w:spacing w:val="35"/>
          <w:szCs w:val="21"/>
        </w:rPr>
        <w:t xml:space="preserve"> </w:t>
      </w:r>
      <w:r w:rsidRPr="00936C15">
        <w:rPr>
          <w:rFonts w:ascii="Times New Roman" w:eastAsia="Lucida Console" w:hAnsi="Times New Roman" w:cs="Times New Roman"/>
          <w:szCs w:val="21"/>
        </w:rPr>
        <w:t>noun_instance</w:t>
      </w:r>
    </w:p>
    <w:p w:rsidR="000A3AD4" w:rsidRPr="00936C15" w:rsidRDefault="000A3AD4" w:rsidP="000A3AD4">
      <w:pPr>
        <w:ind w:left="2826"/>
        <w:rPr>
          <w:rFonts w:ascii="Times New Roman" w:eastAsia="Lucida Console" w:hAnsi="Times New Roman" w:cs="Times New Roman"/>
          <w:szCs w:val="21"/>
        </w:rPr>
      </w:pPr>
      <w:r w:rsidRPr="00936C15">
        <w:rPr>
          <w:rFonts w:ascii="Times New Roman" w:eastAsia="Lucida Console" w:hAnsi="Times New Roman" w:cs="Times New Roman"/>
          <w:szCs w:val="21"/>
        </w:rPr>
        <w:t>AndLink</w:t>
      </w:r>
    </w:p>
    <w:p w:rsidR="000A3AD4" w:rsidRPr="00936C15" w:rsidRDefault="000A3AD4" w:rsidP="000C6FE5">
      <w:pPr>
        <w:ind w:left="3246"/>
        <w:outlineLvl w:val="0"/>
        <w:rPr>
          <w:rFonts w:ascii="Times New Roman" w:hAnsi="Times New Roman" w:cs="Times New Roman"/>
          <w:szCs w:val="21"/>
        </w:rPr>
      </w:pPr>
      <w:r w:rsidRPr="00936C15">
        <w:rPr>
          <w:rFonts w:ascii="Times New Roman" w:eastAsia="Lucida Console" w:hAnsi="Times New Roman" w:cs="Times New Roman"/>
          <w:szCs w:val="21"/>
        </w:rPr>
        <w:t>**</w:t>
      </w:r>
      <w:r w:rsidRPr="00936C15">
        <w:rPr>
          <w:rFonts w:ascii="Times New Roman" w:eastAsia="Lucida Console" w:hAnsi="Times New Roman" w:cs="Times New Roman"/>
          <w:spacing w:val="16"/>
          <w:szCs w:val="21"/>
        </w:rPr>
        <w:t xml:space="preserve"> </w:t>
      </w:r>
      <w:r w:rsidRPr="00936C15">
        <w:rPr>
          <w:rFonts w:ascii="Times New Roman" w:eastAsia="Lucida Console" w:hAnsi="Times New Roman" w:cs="Times New Roman"/>
          <w:szCs w:val="21"/>
        </w:rPr>
        <w:t>links</w:t>
      </w:r>
      <w:r w:rsidRPr="00936C15">
        <w:rPr>
          <w:rFonts w:ascii="Times New Roman" w:eastAsia="Lucida Console" w:hAnsi="Times New Roman" w:cs="Times New Roman"/>
          <w:spacing w:val="17"/>
          <w:szCs w:val="21"/>
        </w:rPr>
        <w:t xml:space="preserve"> </w:t>
      </w:r>
      <w:r w:rsidRPr="00936C15">
        <w:rPr>
          <w:rFonts w:ascii="Times New Roman" w:eastAsia="Lucida Console" w:hAnsi="Times New Roman" w:cs="Times New Roman"/>
          <w:szCs w:val="21"/>
        </w:rPr>
        <w:t>involving</w:t>
      </w:r>
      <w:r w:rsidRPr="00936C15">
        <w:rPr>
          <w:rFonts w:ascii="Times New Roman" w:eastAsia="Lucida Console" w:hAnsi="Times New Roman" w:cs="Times New Roman"/>
          <w:spacing w:val="17"/>
          <w:szCs w:val="21"/>
        </w:rPr>
        <w:t xml:space="preserve"> </w:t>
      </w:r>
      <w:r w:rsidRPr="00936C15">
        <w:rPr>
          <w:rFonts w:ascii="Times New Roman" w:eastAsia="Lucida Console" w:hAnsi="Times New Roman" w:cs="Times New Roman"/>
          <w:szCs w:val="21"/>
        </w:rPr>
        <w:t>"dog@13456"</w:t>
      </w:r>
      <w:r w:rsidRPr="00936C15">
        <w:rPr>
          <w:rFonts w:ascii="Times New Roman" w:eastAsia="Lucida Console" w:hAnsi="Times New Roman" w:cs="Times New Roman"/>
          <w:spacing w:val="17"/>
          <w:szCs w:val="21"/>
        </w:rPr>
        <w:t xml:space="preserve"> </w:t>
      </w:r>
      <w:r w:rsidRPr="00936C15">
        <w:rPr>
          <w:rFonts w:ascii="Times New Roman" w:eastAsia="Lucida Console" w:hAnsi="Times New Roman" w:cs="Times New Roman"/>
          <w:szCs w:val="21"/>
        </w:rPr>
        <w:t>**</w:t>
      </w:r>
    </w:p>
    <w:p w:rsidR="000A3AD4" w:rsidRPr="00936C15" w:rsidRDefault="000A3AD4" w:rsidP="000A3AD4">
      <w:pPr>
        <w:pStyle w:val="BodyText"/>
        <w:ind w:firstLine="519"/>
      </w:pPr>
      <w:r w:rsidRPr="00936C15">
        <w:rPr>
          <w:b/>
        </w:rPr>
        <w:t>模糊情态动词</w:t>
      </w:r>
      <w:r w:rsidRPr="00936C15">
        <w:rPr>
          <w:rFonts w:hint="eastAsia"/>
          <w:b/>
        </w:rPr>
        <w:t>：</w:t>
      </w:r>
      <w:r w:rsidRPr="00936C15">
        <w:t>模糊情态动词后处理类似于量词后处理，我们在应用相关</w:t>
      </w:r>
      <w:r w:rsidRPr="00936C15">
        <w:t xml:space="preserve"> </w:t>
      </w:r>
      <w:r w:rsidRPr="00936C15">
        <w:t>的</w:t>
      </w:r>
      <w:r w:rsidRPr="00936C15">
        <w:t xml:space="preserve"> RelEx2Logic </w:t>
      </w:r>
      <w:r w:rsidRPr="00936C15">
        <w:t>规则期间使用相应的记号来标记模糊情态动词。例如，对于句子</w:t>
      </w:r>
      <w:r w:rsidRPr="00936C15">
        <w:t xml:space="preserve"> </w:t>
      </w:r>
      <w:r w:rsidRPr="00936C15">
        <w:rPr>
          <w:rFonts w:hint="eastAsia"/>
        </w:rPr>
        <w:t>“</w:t>
      </w:r>
      <w:r w:rsidRPr="00936C15">
        <w:t>Maybe dogs like ﬁsh.</w:t>
      </w:r>
      <w:r w:rsidRPr="00936C15">
        <w:rPr>
          <w:rFonts w:hint="eastAsia"/>
        </w:rPr>
        <w:t>”</w:t>
      </w:r>
      <w:r w:rsidRPr="00936C15">
        <w:t>，在应用</w:t>
      </w:r>
      <w:r w:rsidRPr="00936C15">
        <w:t xml:space="preserve"> Maybe RelEx2Logic </w:t>
      </w:r>
      <w:r w:rsidRPr="00936C15">
        <w:t>规则后生成下列表示：</w:t>
      </w:r>
    </w:p>
    <w:p w:rsidR="000A3AD4" w:rsidRPr="00936C15" w:rsidRDefault="000A3AD4" w:rsidP="000C6FE5">
      <w:pPr>
        <w:ind w:left="1460"/>
        <w:outlineLvl w:val="0"/>
        <w:rPr>
          <w:rFonts w:ascii="Times New Roman" w:eastAsia="Lucida Console" w:hAnsi="Times New Roman" w:cs="Times New Roman"/>
          <w:szCs w:val="21"/>
        </w:rPr>
      </w:pPr>
      <w:r w:rsidRPr="00936C15">
        <w:rPr>
          <w:rFonts w:ascii="Times New Roman" w:eastAsia="Lucida Console" w:hAnsi="Times New Roman" w:cs="Times New Roman"/>
          <w:szCs w:val="21"/>
        </w:rPr>
        <w:t>EvaluationLink</w:t>
      </w:r>
    </w:p>
    <w:p w:rsidR="000A3AD4" w:rsidRPr="00936C15" w:rsidRDefault="000A3AD4" w:rsidP="000A3AD4">
      <w:pPr>
        <w:spacing w:line="474" w:lineRule="auto"/>
        <w:ind w:left="2195" w:right="3108"/>
        <w:rPr>
          <w:rFonts w:ascii="Times New Roman" w:eastAsia="Lucida Console" w:hAnsi="Times New Roman" w:cs="Times New Roman"/>
          <w:szCs w:val="21"/>
        </w:rPr>
      </w:pPr>
      <w:r w:rsidRPr="00936C15">
        <w:rPr>
          <w:rFonts w:ascii="Times New Roman" w:eastAsia="Lucida Console" w:hAnsi="Times New Roman" w:cs="Times New Roman"/>
          <w:szCs w:val="21"/>
        </w:rPr>
        <w:t>PredicateNode</w:t>
      </w:r>
      <w:r w:rsidRPr="00936C15">
        <w:rPr>
          <w:rFonts w:ascii="Times New Roman" w:eastAsia="Lucida Console" w:hAnsi="Times New Roman" w:cs="Times New Roman"/>
          <w:spacing w:val="55"/>
          <w:szCs w:val="21"/>
        </w:rPr>
        <w:t xml:space="preserve"> </w:t>
      </w:r>
      <w:r w:rsidRPr="00936C15">
        <w:rPr>
          <w:rFonts w:ascii="Times New Roman" w:eastAsia="Lucida Console" w:hAnsi="Times New Roman" w:cs="Times New Roman"/>
          <w:szCs w:val="21"/>
        </w:rPr>
        <w:t>"maybemarker"</w:t>
      </w:r>
      <w:r w:rsidRPr="00936C15">
        <w:rPr>
          <w:rFonts w:ascii="Times New Roman" w:eastAsia="Lucida Console" w:hAnsi="Times New Roman" w:cs="Times New Roman"/>
          <w:w w:val="102"/>
          <w:szCs w:val="21"/>
        </w:rPr>
        <w:t xml:space="preserve"> </w:t>
      </w:r>
      <w:r w:rsidRPr="00936C15">
        <w:rPr>
          <w:rFonts w:ascii="Times New Roman" w:eastAsia="Lucida Console" w:hAnsi="Times New Roman" w:cs="Times New Roman"/>
          <w:szCs w:val="21"/>
        </w:rPr>
        <w:t>ListLink</w:t>
      </w:r>
    </w:p>
    <w:p w:rsidR="000A3AD4" w:rsidRPr="00936C15" w:rsidRDefault="000A3AD4" w:rsidP="000C6FE5">
      <w:pPr>
        <w:ind w:left="2826"/>
        <w:outlineLvl w:val="0"/>
        <w:rPr>
          <w:rFonts w:ascii="Times New Roman" w:eastAsia="Lucida Console" w:hAnsi="Times New Roman" w:cs="Times New Roman"/>
          <w:szCs w:val="21"/>
        </w:rPr>
      </w:pPr>
      <w:r w:rsidRPr="00936C15">
        <w:rPr>
          <w:rFonts w:ascii="Times New Roman" w:eastAsia="Lucida Console" w:hAnsi="Times New Roman" w:cs="Times New Roman"/>
          <w:szCs w:val="21"/>
        </w:rPr>
        <w:t>PredicateNode</w:t>
      </w:r>
      <w:r w:rsidRPr="00936C15">
        <w:rPr>
          <w:rFonts w:ascii="Times New Roman" w:eastAsia="Lucida Console" w:hAnsi="Times New Roman" w:cs="Times New Roman"/>
          <w:spacing w:val="51"/>
          <w:szCs w:val="21"/>
        </w:rPr>
        <w:t xml:space="preserve"> </w:t>
      </w:r>
      <w:r w:rsidRPr="00936C15">
        <w:rPr>
          <w:rFonts w:ascii="Times New Roman" w:eastAsia="Lucida Console" w:hAnsi="Times New Roman" w:cs="Times New Roman"/>
          <w:szCs w:val="21"/>
        </w:rPr>
        <w:t>"like@9768"</w:t>
      </w:r>
    </w:p>
    <w:p w:rsidR="000A3AD4" w:rsidRPr="00936C15" w:rsidRDefault="000A3AD4" w:rsidP="000A3AD4">
      <w:pPr>
        <w:pStyle w:val="BodyText"/>
        <w:ind w:firstLine="480"/>
      </w:pPr>
      <w:r w:rsidRPr="00936C15">
        <w:t>然后，用于后处理的</w:t>
      </w:r>
      <w:r w:rsidRPr="00936C15">
        <w:t>maybemarker</w:t>
      </w:r>
      <w:r w:rsidRPr="00936C15">
        <w:t>帮助函数将查找所有包含</w:t>
      </w:r>
      <w:r w:rsidRPr="00936C15">
        <w:rPr>
          <w:rFonts w:hint="eastAsia"/>
        </w:rPr>
        <w:t>“</w:t>
      </w:r>
      <w:r w:rsidRPr="00936C15">
        <w:t>like@9768</w:t>
      </w:r>
      <w:r w:rsidRPr="00936C15">
        <w:rPr>
          <w:rFonts w:hint="eastAsia"/>
        </w:rPr>
        <w:t>”</w:t>
      </w:r>
      <w:r w:rsidRPr="00936C15">
        <w:t>的根链路，并将置信度从默认的</w:t>
      </w:r>
      <w:r w:rsidRPr="00936C15">
        <w:t>0.99</w:t>
      </w:r>
      <w:r w:rsidRPr="00936C15">
        <w:t>调整为</w:t>
      </w:r>
      <w:r w:rsidRPr="00936C15">
        <w:t>0.5</w:t>
      </w:r>
      <w:r w:rsidRPr="00936C15">
        <w:t>。</w:t>
      </w:r>
    </w:p>
    <w:p w:rsidR="000A3AD4" w:rsidRPr="00BA7E6C" w:rsidRDefault="000A3AD4" w:rsidP="000A3AD4">
      <w:pPr>
        <w:pStyle w:val="BodyText"/>
        <w:ind w:firstLine="519"/>
      </w:pPr>
      <w:bookmarkStart w:id="246" w:name="实验结果及分析"/>
      <w:bookmarkEnd w:id="246"/>
      <w:r w:rsidRPr="00BA7E6C">
        <w:rPr>
          <w:b/>
          <w:lang w:eastAsia="zh-CN"/>
        </w:rPr>
        <w:t>冗余实例清理</w:t>
      </w:r>
      <w:r>
        <w:rPr>
          <w:rFonts w:hint="eastAsia"/>
          <w:b/>
          <w:lang w:eastAsia="zh-CN"/>
        </w:rPr>
        <w:t>：</w:t>
      </w:r>
      <w:r w:rsidRPr="00BA7E6C">
        <w:rPr>
          <w:lang w:eastAsia="zh-CN"/>
        </w:rPr>
        <w:t>因为不想在句子转换成抽象语义表示期间丢失任何来自句法层面的信息，我们在后处理阶段设立</w:t>
      </w:r>
      <w:r w:rsidRPr="00BA7E6C">
        <w:rPr>
          <w:rFonts w:hint="eastAsia"/>
          <w:lang w:eastAsia="zh-CN"/>
        </w:rPr>
        <w:t>“</w:t>
      </w:r>
      <w:r w:rsidRPr="00BA7E6C">
        <w:rPr>
          <w:lang w:eastAsia="zh-CN"/>
        </w:rPr>
        <w:t>实例清理</w:t>
      </w:r>
      <w:r w:rsidRPr="00BA7E6C">
        <w:rPr>
          <w:rFonts w:hint="eastAsia"/>
          <w:lang w:eastAsia="zh-CN"/>
        </w:rPr>
        <w:t>”</w:t>
      </w:r>
      <w:r w:rsidRPr="00BA7E6C">
        <w:rPr>
          <w:lang w:eastAsia="zh-CN"/>
        </w:rPr>
        <w:t>步骤。在当前方法中，我们为句子中每个非组合单词创建一个单独的实例节点。但是，在很多情况中，这会生成许多不必要的实例节点。</w:t>
      </w:r>
      <w:r w:rsidRPr="00BA7E6C">
        <w:t>例如，在句子</w:t>
      </w:r>
      <w:r w:rsidRPr="00BA7E6C">
        <w:rPr>
          <w:rFonts w:hint="eastAsia"/>
        </w:rPr>
        <w:t>“</w:t>
      </w:r>
      <w:r w:rsidRPr="00BA7E6C">
        <w:t>Dogs like yummy meat.</w:t>
      </w:r>
      <w:r w:rsidRPr="00BA7E6C">
        <w:rPr>
          <w:rFonts w:hint="eastAsia"/>
        </w:rPr>
        <w:t>”</w:t>
      </w:r>
      <w:r w:rsidRPr="00BA7E6C">
        <w:t>中，无需创建诸如</w:t>
      </w:r>
      <w:r w:rsidRPr="00BA7E6C">
        <w:t>yummy@1765</w:t>
      </w:r>
      <w:r w:rsidRPr="00BA7E6C">
        <w:t>和</w:t>
      </w:r>
      <w:r w:rsidRPr="00BA7E6C">
        <w:t>dog@2593</w:t>
      </w:r>
      <w:r w:rsidRPr="00BA7E6C">
        <w:t>的实例节点，因为这个句子没有指定特定的</w:t>
      </w:r>
      <w:r w:rsidRPr="00BA7E6C">
        <w:rPr>
          <w:rFonts w:hint="eastAsia"/>
        </w:rPr>
        <w:t>“</w:t>
      </w:r>
      <w:r w:rsidRPr="00BA7E6C">
        <w:t>dog</w:t>
      </w:r>
      <w:r w:rsidRPr="00BA7E6C">
        <w:rPr>
          <w:rFonts w:hint="eastAsia"/>
        </w:rPr>
        <w:t>”</w:t>
      </w:r>
      <w:r w:rsidRPr="00BA7E6C">
        <w:t>和特殊的</w:t>
      </w:r>
      <w:r w:rsidRPr="00BA7E6C">
        <w:rPr>
          <w:rFonts w:hint="eastAsia"/>
        </w:rPr>
        <w:t>“</w:t>
      </w:r>
      <w:r w:rsidRPr="00BA7E6C">
        <w:t>yummy</w:t>
      </w:r>
      <w:r w:rsidRPr="00BA7E6C">
        <w:rPr>
          <w:rFonts w:hint="eastAsia"/>
        </w:rPr>
        <w:t>”</w:t>
      </w:r>
      <w:r w:rsidRPr="00BA7E6C">
        <w:t>。所以只创建类似以下的链路就已足够：</w:t>
      </w:r>
    </w:p>
    <w:p w:rsidR="000A3AD4" w:rsidRPr="00BA7E6C" w:rsidRDefault="000A3AD4" w:rsidP="000C6FE5">
      <w:pPr>
        <w:ind w:left="1063"/>
        <w:outlineLvl w:val="0"/>
        <w:rPr>
          <w:rFonts w:ascii="Times New Roman" w:eastAsia="Lucida Console" w:hAnsi="Times New Roman" w:cs="Times New Roman"/>
          <w:szCs w:val="21"/>
        </w:rPr>
      </w:pPr>
      <w:r w:rsidRPr="00BA7E6C">
        <w:rPr>
          <w:rFonts w:ascii="Times New Roman" w:eastAsia="Lucida Console" w:hAnsi="Times New Roman" w:cs="Times New Roman"/>
          <w:szCs w:val="21"/>
        </w:rPr>
        <w:t>InheritanceLink</w:t>
      </w:r>
    </w:p>
    <w:p w:rsidR="000A3AD4" w:rsidRPr="00BA7E6C" w:rsidRDefault="000A3AD4" w:rsidP="000A3AD4">
      <w:pPr>
        <w:tabs>
          <w:tab w:val="left" w:pos="3479"/>
        </w:tabs>
        <w:ind w:left="2008" w:right="4290"/>
        <w:rPr>
          <w:rFonts w:ascii="Times New Roman"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zCs w:val="21"/>
        </w:rPr>
        <w:tab/>
        <w:t>"meat@3976"</w:t>
      </w:r>
      <w:r w:rsidRPr="00BA7E6C">
        <w:rPr>
          <w:rFonts w:ascii="Times New Roman" w:eastAsia="Lucida Console" w:hAnsi="Times New Roman" w:cs="Times New Roman"/>
          <w:w w:val="102"/>
          <w:szCs w:val="21"/>
        </w:rPr>
        <w:t xml:space="preserve"> </w:t>
      </w: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zCs w:val="21"/>
        </w:rPr>
        <w:tab/>
        <w:t>"yummy"</w:t>
      </w:r>
    </w:p>
    <w:p w:rsidR="000A3AD4" w:rsidRPr="00BA7E6C" w:rsidRDefault="000A3AD4" w:rsidP="000C6FE5">
      <w:pPr>
        <w:ind w:left="1063"/>
        <w:outlineLvl w:val="0"/>
        <w:rPr>
          <w:rFonts w:ascii="Times New Roman" w:eastAsia="Lucida Console" w:hAnsi="Times New Roman" w:cs="Times New Roman"/>
          <w:szCs w:val="21"/>
        </w:rPr>
      </w:pPr>
      <w:r w:rsidRPr="00BA7E6C">
        <w:rPr>
          <w:rFonts w:ascii="Times New Roman" w:eastAsia="Lucida Console" w:hAnsi="Times New Roman" w:cs="Times New Roman"/>
          <w:szCs w:val="21"/>
        </w:rPr>
        <w:t>EvaluationLink</w:t>
      </w:r>
    </w:p>
    <w:p w:rsidR="000A3AD4" w:rsidRPr="00BA7E6C" w:rsidRDefault="000A3AD4" w:rsidP="000A3AD4">
      <w:pPr>
        <w:ind w:left="2008" w:right="4028"/>
        <w:rPr>
          <w:rFonts w:ascii="Times New Roman" w:eastAsia="Lucida Console" w:hAnsi="Times New Roman" w:cs="Times New Roman"/>
          <w:szCs w:val="21"/>
        </w:rPr>
      </w:pPr>
      <w:r w:rsidRPr="00BA7E6C">
        <w:rPr>
          <w:rFonts w:ascii="Times New Roman" w:eastAsia="Lucida Console" w:hAnsi="Times New Roman" w:cs="Times New Roman"/>
          <w:szCs w:val="21"/>
        </w:rPr>
        <w:t>PredicateNode</w:t>
      </w:r>
      <w:r w:rsidRPr="00BA7E6C">
        <w:rPr>
          <w:rFonts w:ascii="Times New Roman" w:eastAsia="Lucida Console" w:hAnsi="Times New Roman" w:cs="Times New Roman"/>
          <w:spacing w:val="40"/>
          <w:szCs w:val="21"/>
        </w:rPr>
        <w:t xml:space="preserve"> </w:t>
      </w:r>
      <w:r w:rsidRPr="00BA7E6C">
        <w:rPr>
          <w:rFonts w:ascii="Times New Roman" w:eastAsia="Lucida Console" w:hAnsi="Times New Roman" w:cs="Times New Roman"/>
          <w:szCs w:val="21"/>
        </w:rPr>
        <w:t>"like"</w:t>
      </w:r>
      <w:r w:rsidRPr="00BA7E6C">
        <w:rPr>
          <w:rFonts w:ascii="Times New Roman" w:eastAsia="Lucida Console" w:hAnsi="Times New Roman" w:cs="Times New Roman"/>
          <w:w w:val="102"/>
          <w:szCs w:val="21"/>
        </w:rPr>
        <w:t xml:space="preserve"> </w:t>
      </w:r>
      <w:r w:rsidRPr="00BA7E6C">
        <w:rPr>
          <w:rFonts w:ascii="Times New Roman" w:eastAsia="Lucida Console" w:hAnsi="Times New Roman" w:cs="Times New Roman"/>
          <w:szCs w:val="21"/>
        </w:rPr>
        <w:t>ListLink</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pacing w:val="34"/>
          <w:szCs w:val="21"/>
        </w:rPr>
        <w:t xml:space="preserve"> </w:t>
      </w:r>
      <w:r w:rsidRPr="00BA7E6C">
        <w:rPr>
          <w:rFonts w:ascii="Times New Roman" w:eastAsia="Lucida Console" w:hAnsi="Times New Roman" w:cs="Times New Roman"/>
          <w:szCs w:val="21"/>
        </w:rPr>
        <w:t>"dog"</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pacing w:val="47"/>
          <w:szCs w:val="21"/>
        </w:rPr>
        <w:t xml:space="preserve"> </w:t>
      </w:r>
      <w:r w:rsidRPr="00BA7E6C">
        <w:rPr>
          <w:rFonts w:ascii="Times New Roman" w:eastAsia="Lucida Console" w:hAnsi="Times New Roman" w:cs="Times New Roman"/>
          <w:szCs w:val="21"/>
        </w:rPr>
        <w:t>"meat@3976"</w:t>
      </w:r>
    </w:p>
    <w:p w:rsidR="000A3AD4" w:rsidRDefault="000A3AD4" w:rsidP="000A3AD4">
      <w:pPr>
        <w:pStyle w:val="BodyText"/>
        <w:ind w:firstLine="480"/>
        <w:rPr>
          <w:lang w:eastAsia="zh-CN"/>
        </w:rPr>
      </w:pPr>
      <w:r>
        <w:t>但是，一个诸如</w:t>
      </w:r>
      <w:r>
        <w:rPr>
          <w:rFonts w:hint="eastAsia"/>
          <w:lang w:eastAsia="zh-CN"/>
        </w:rPr>
        <w:t>“</w:t>
      </w:r>
      <w:r>
        <w:t>meat@3976</w:t>
      </w:r>
      <w:r>
        <w:rPr>
          <w:rFonts w:hint="eastAsia"/>
          <w:lang w:eastAsia="zh-CN"/>
        </w:rPr>
        <w:t>”</w:t>
      </w:r>
      <w:r>
        <w:t>的实例节点更加有用。</w:t>
      </w:r>
      <w:r>
        <w:rPr>
          <w:lang w:eastAsia="zh-CN"/>
        </w:rPr>
        <w:t>因为在这个句子中，它仅陈述</w:t>
      </w:r>
      <w:r>
        <w:rPr>
          <w:rFonts w:hint="eastAsia"/>
          <w:lang w:eastAsia="zh-CN"/>
        </w:rPr>
        <w:t>“</w:t>
      </w:r>
      <w:r>
        <w:rPr>
          <w:lang w:eastAsia="zh-CN"/>
        </w:rPr>
        <w:t>Dogs like’YUMMY’meat</w:t>
      </w:r>
      <w:r>
        <w:rPr>
          <w:rFonts w:hint="eastAsia"/>
          <w:lang w:eastAsia="zh-CN"/>
        </w:rPr>
        <w:t>”</w:t>
      </w:r>
      <w:r>
        <w:rPr>
          <w:lang w:eastAsia="zh-CN"/>
        </w:rPr>
        <w:t>，而并非一般的</w:t>
      </w:r>
      <w:r>
        <w:rPr>
          <w:rFonts w:hint="eastAsia"/>
          <w:lang w:eastAsia="zh-CN"/>
        </w:rPr>
        <w:t>“</w:t>
      </w:r>
      <w:r>
        <w:rPr>
          <w:lang w:eastAsia="zh-CN"/>
        </w:rPr>
        <w:t>meat</w:t>
      </w:r>
      <w:r>
        <w:rPr>
          <w:rFonts w:hint="eastAsia"/>
          <w:lang w:eastAsia="zh-CN"/>
        </w:rPr>
        <w:t>”</w:t>
      </w:r>
      <w:r>
        <w:rPr>
          <w:lang w:eastAsia="zh-CN"/>
        </w:rPr>
        <w:t>。</w:t>
      </w:r>
    </w:p>
    <w:p w:rsidR="000A3AD4" w:rsidRDefault="000A3AD4" w:rsidP="000A3AD4">
      <w:pPr>
        <w:pStyle w:val="BodyText"/>
        <w:ind w:firstLine="480"/>
      </w:pPr>
      <w:r>
        <w:rPr>
          <w:lang w:eastAsia="zh-CN"/>
        </w:rPr>
        <w:t>要想知道哪些单词真正需要实例节点，必须在一定程度上理解句子的结构。当前，我们使用一些常识性的规则开始这个过程。确切地讲，如果一个单词没有被修改（名词被形容词修改或者动词被副词修改），或者没有被定冠词限定，或者使用代词，那么此单词的实例节点为</w:t>
      </w:r>
      <w:r>
        <w:rPr>
          <w:rFonts w:hint="eastAsia"/>
          <w:lang w:eastAsia="zh-CN"/>
        </w:rPr>
        <w:t>“</w:t>
      </w:r>
      <w:r>
        <w:rPr>
          <w:lang w:eastAsia="zh-CN"/>
        </w:rPr>
        <w:t>冗余</w:t>
      </w:r>
      <w:r>
        <w:rPr>
          <w:rFonts w:hint="eastAsia"/>
          <w:lang w:eastAsia="zh-CN"/>
        </w:rPr>
        <w:t>”</w:t>
      </w:r>
      <w:r>
        <w:rPr>
          <w:lang w:eastAsia="zh-CN"/>
        </w:rPr>
        <w:t>。</w:t>
      </w:r>
      <w:r>
        <w:t>清理实例的后处理进行以下工作：</w:t>
      </w:r>
    </w:p>
    <w:p w:rsidR="000A3AD4" w:rsidRPr="00BA7E6C" w:rsidRDefault="000A3AD4" w:rsidP="000A3AD4">
      <w:pPr>
        <w:pStyle w:val="BodyText"/>
        <w:numPr>
          <w:ilvl w:val="0"/>
          <w:numId w:val="66"/>
        </w:numPr>
        <w:ind w:firstLineChars="0"/>
        <w:rPr>
          <w:lang w:eastAsia="zh-CN"/>
        </w:rPr>
      </w:pPr>
      <w:r w:rsidRPr="00BA7E6C">
        <w:rPr>
          <w:lang w:eastAsia="zh-CN"/>
        </w:rPr>
        <w:t>在</w:t>
      </w:r>
      <w:r w:rsidRPr="00BA7E6C">
        <w:rPr>
          <w:lang w:eastAsia="zh-CN"/>
        </w:rPr>
        <w:t>Atomspace</w:t>
      </w:r>
      <w:r w:rsidRPr="00BA7E6C">
        <w:rPr>
          <w:lang w:eastAsia="zh-CN"/>
        </w:rPr>
        <w:t>中（或者仅在</w:t>
      </w:r>
      <w:r w:rsidRPr="00BA7E6C">
        <w:rPr>
          <w:lang w:eastAsia="zh-CN"/>
        </w:rPr>
        <w:t>RelEx2Logic</w:t>
      </w:r>
      <w:r w:rsidRPr="00BA7E6C">
        <w:rPr>
          <w:lang w:eastAsia="zh-CN"/>
        </w:rPr>
        <w:t>规则的本地输出中）检查是否存在任何此名字的原子为</w:t>
      </w:r>
      <w:r w:rsidRPr="00BA7E6C">
        <w:rPr>
          <w:rFonts w:hint="eastAsia"/>
          <w:lang w:eastAsia="zh-CN"/>
        </w:rPr>
        <w:t>“</w:t>
      </w:r>
      <w:r w:rsidRPr="00BA7E6C">
        <w:rPr>
          <w:lang w:eastAsia="zh-CN"/>
        </w:rPr>
        <w:t>冗余</w:t>
      </w:r>
      <w:r w:rsidRPr="00BA7E6C">
        <w:rPr>
          <w:rFonts w:hint="eastAsia"/>
          <w:lang w:eastAsia="zh-CN"/>
        </w:rPr>
        <w:t>”</w:t>
      </w:r>
      <w:r w:rsidRPr="00BA7E6C">
        <w:rPr>
          <w:lang w:eastAsia="zh-CN"/>
        </w:rPr>
        <w:t>。</w:t>
      </w:r>
    </w:p>
    <w:p w:rsidR="000A3AD4" w:rsidRPr="00BA7E6C" w:rsidRDefault="000A3AD4" w:rsidP="000A3AD4">
      <w:pPr>
        <w:pStyle w:val="BodyText"/>
        <w:numPr>
          <w:ilvl w:val="0"/>
          <w:numId w:val="66"/>
        </w:numPr>
        <w:ind w:firstLineChars="0"/>
        <w:rPr>
          <w:lang w:eastAsia="zh-CN"/>
        </w:rPr>
      </w:pPr>
      <w:r w:rsidRPr="00BA7E6C">
        <w:rPr>
          <w:lang w:eastAsia="zh-CN"/>
        </w:rPr>
        <w:t>如果找到冗余原子，那么将其删除并将它的链路移至其父概念。</w:t>
      </w:r>
    </w:p>
    <w:p w:rsidR="000A3AD4" w:rsidRDefault="000A3AD4" w:rsidP="000C6FE5">
      <w:pPr>
        <w:pStyle w:val="Heading2"/>
        <w:numPr>
          <w:ilvl w:val="1"/>
          <w:numId w:val="76"/>
        </w:numPr>
        <w:tabs>
          <w:tab w:val="left" w:pos="210"/>
        </w:tabs>
        <w:ind w:left="873"/>
      </w:pPr>
      <w:bookmarkStart w:id="247" w:name="_Toc29584"/>
      <w:bookmarkStart w:id="248" w:name="_Toc453623414"/>
      <w:bookmarkStart w:id="249" w:name="_Toc327482476"/>
      <w:r>
        <w:rPr>
          <w:rFonts w:ascii="Yuanti TC Light" w:hAnsi="Yuanti TC Light" w:cs="Yuanti TC Light"/>
        </w:rPr>
        <w:t>实验结果及分析</w:t>
      </w:r>
      <w:bookmarkEnd w:id="247"/>
      <w:bookmarkEnd w:id="248"/>
      <w:bookmarkEnd w:id="249"/>
    </w:p>
    <w:p w:rsidR="000A3AD4" w:rsidRPr="00BA7E6C" w:rsidRDefault="000A3AD4" w:rsidP="000A3AD4">
      <w:pPr>
        <w:pStyle w:val="BodyText"/>
        <w:ind w:firstLine="480"/>
        <w:rPr>
          <w:lang w:eastAsia="zh-CN"/>
        </w:rPr>
      </w:pPr>
      <w:r w:rsidRPr="00BA7E6C">
        <w:rPr>
          <w:lang w:eastAsia="zh-CN"/>
        </w:rPr>
        <w:t>本节中给出更多例子来解释我们的语言理解的理解管道，包含前面阐述的所有部分：</w:t>
      </w:r>
      <w:r w:rsidRPr="00BA7E6C">
        <w:rPr>
          <w:lang w:eastAsia="zh-CN"/>
        </w:rPr>
        <w:t>Link Parser</w:t>
      </w:r>
      <w:r w:rsidRPr="00BA7E6C">
        <w:rPr>
          <w:lang w:eastAsia="zh-CN"/>
        </w:rPr>
        <w:t>、</w:t>
      </w:r>
      <w:r w:rsidRPr="00BA7E6C">
        <w:rPr>
          <w:lang w:eastAsia="zh-CN"/>
        </w:rPr>
        <w:t>RelEx</w:t>
      </w:r>
      <w:r w:rsidRPr="00BA7E6C">
        <w:rPr>
          <w:lang w:eastAsia="zh-CN"/>
        </w:rPr>
        <w:t>和</w:t>
      </w:r>
      <w:r w:rsidRPr="00BA7E6C">
        <w:rPr>
          <w:lang w:eastAsia="zh-CN"/>
        </w:rPr>
        <w:t>RelEx2Logic</w:t>
      </w:r>
      <w:r w:rsidRPr="00BA7E6C">
        <w:rPr>
          <w:lang w:eastAsia="zh-CN"/>
        </w:rPr>
        <w:t>。在后面的章节中，这些特定例子也会在下一章中用来阐述基于自然语言的推理。</w:t>
      </w:r>
    </w:p>
    <w:p w:rsidR="000A3AD4" w:rsidRPr="005804DA" w:rsidRDefault="000A3AD4" w:rsidP="000A3AD4">
      <w:pPr>
        <w:pStyle w:val="BodyText"/>
        <w:ind w:firstLine="519"/>
        <w:rPr>
          <w:rFonts w:asciiTheme="minorEastAsia" w:eastAsiaTheme="minorEastAsia" w:hAnsiTheme="minorEastAsia"/>
          <w:b/>
        </w:rPr>
      </w:pPr>
      <w:r w:rsidRPr="005804DA">
        <w:rPr>
          <w:rFonts w:asciiTheme="minorEastAsia" w:eastAsiaTheme="minorEastAsia" w:hAnsiTheme="minorEastAsia" w:hint="eastAsia"/>
          <w:b/>
          <w:lang w:eastAsia="zh-CN"/>
        </w:rPr>
        <w:t xml:space="preserve">  </w:t>
      </w:r>
      <w:bookmarkStart w:id="250" w:name="_Toc25549"/>
      <w:r w:rsidRPr="005804DA">
        <w:rPr>
          <w:rFonts w:asciiTheme="minorEastAsia" w:eastAsiaTheme="minorEastAsia" w:hAnsiTheme="minorEastAsia"/>
          <w:b/>
        </w:rPr>
        <w:t>例1：Socrates is a man</w:t>
      </w:r>
      <w:bookmarkEnd w:id="250"/>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6"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09110" cy="1062990"/>
            <wp:effectExtent l="0" t="0" r="1524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pic:cNvPicPr>
                  </pic:nvPicPr>
                  <pic:blipFill>
                    <a:blip r:embed="rId74"/>
                    <a:stretch>
                      <a:fillRect/>
                    </a:stretch>
                  </pic:blipFill>
                  <pic:spPr>
                    <a:xfrm>
                      <a:off x="0" y="0"/>
                      <a:ext cx="4309110" cy="1062990"/>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pos(Socrates,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Default="000A3AD4" w:rsidP="000A3AD4">
      <w:pPr>
        <w:spacing w:line="200" w:lineRule="exact"/>
        <w:rPr>
          <w:sz w:val="20"/>
          <w:szCs w:val="20"/>
        </w:rPr>
      </w:pPr>
    </w:p>
    <w:p w:rsidR="000A3AD4" w:rsidRPr="005804DA" w:rsidRDefault="000A3AD4" w:rsidP="000C6FE5">
      <w:pPr>
        <w:pStyle w:val="BodyText"/>
        <w:ind w:left="304" w:firstLine="513"/>
        <w:outlineLvl w:val="0"/>
        <w:rPr>
          <w:b/>
          <w:sz w:val="14"/>
          <w:szCs w:val="14"/>
        </w:rPr>
      </w:pPr>
      <w:r w:rsidRPr="005804DA">
        <w:rPr>
          <w:rFonts w:cs="Times New Roman" w:hint="eastAsia"/>
          <w:b/>
          <w:spacing w:val="-3"/>
          <w:lang w:eastAsia="zh-CN"/>
        </w:rPr>
        <w:t xml:space="preserve"> </w:t>
      </w:r>
      <w:r w:rsidRPr="005804DA">
        <w:rPr>
          <w:rFonts w:cs="Times New Roman"/>
          <w:b/>
          <w:spacing w:val="-3"/>
        </w:rPr>
        <w:t xml:space="preserve">RelEx2Logic </w:t>
      </w:r>
      <w:r w:rsidRPr="005804DA">
        <w:rPr>
          <w:rFonts w:cs="Times New Roman"/>
          <w:b/>
          <w:spacing w:val="-3"/>
        </w:rPr>
        <w:t>输出</w:t>
      </w:r>
      <w:r w:rsidRPr="005804DA">
        <w:rPr>
          <w:rFonts w:cs="Times New Roman" w:hint="eastAsia"/>
          <w:b/>
          <w:spacing w:val="-3"/>
          <w:lang w:eastAsia="zh-CN"/>
        </w:rPr>
        <w:t>：</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C6FE5">
      <w:pPr>
        <w:spacing w:line="474" w:lineRule="auto"/>
        <w:ind w:left="431" w:right="1383"/>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170" w:lineRule="exact"/>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before="5" w:line="130" w:lineRule="exact"/>
        <w:rPr>
          <w:sz w:val="13"/>
          <w:szCs w:val="13"/>
        </w:rPr>
      </w:pPr>
    </w:p>
    <w:p w:rsidR="000A3AD4" w:rsidRPr="005804DA" w:rsidRDefault="000A3AD4" w:rsidP="000A3AD4">
      <w:pPr>
        <w:pStyle w:val="BodyText"/>
        <w:ind w:firstLine="519"/>
        <w:rPr>
          <w:rFonts w:asciiTheme="minorEastAsia" w:eastAsiaTheme="minorEastAsia" w:hAnsiTheme="minorEastAsia"/>
          <w:b/>
        </w:rPr>
      </w:pPr>
      <w:r w:rsidRPr="005804DA">
        <w:rPr>
          <w:rFonts w:asciiTheme="minorEastAsia" w:eastAsiaTheme="minorEastAsia" w:hAnsiTheme="minorEastAsia" w:hint="eastAsia"/>
          <w:b/>
          <w:lang w:eastAsia="zh-CN"/>
        </w:rPr>
        <w:t xml:space="preserve"> </w:t>
      </w:r>
      <w:bookmarkStart w:id="251" w:name="_Toc6885"/>
      <w:r w:rsidRPr="005804DA">
        <w:rPr>
          <w:rFonts w:asciiTheme="minorEastAsia" w:eastAsiaTheme="minorEastAsia" w:hAnsiTheme="minorEastAsia"/>
          <w:b/>
        </w:rPr>
        <w:t>例 2</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rPr>
        <w:t xml:space="preserve">  Men breathe air</w:t>
      </w:r>
      <w:bookmarkEnd w:id="251"/>
    </w:p>
    <w:p w:rsidR="000A3AD4" w:rsidRPr="005804DA" w:rsidRDefault="000A3AD4" w:rsidP="000A3AD4">
      <w:pPr>
        <w:pStyle w:val="BodyText"/>
        <w:ind w:firstLine="480"/>
      </w:pPr>
      <w:r w:rsidRPr="005804DA">
        <w:t>链语法分析器输出：</w:t>
      </w:r>
    </w:p>
    <w:p w:rsidR="000A3AD4" w:rsidRDefault="000A3AD4" w:rsidP="000A3AD4">
      <w:pPr>
        <w:spacing w:line="150" w:lineRule="exact"/>
        <w:rPr>
          <w:sz w:val="15"/>
          <w:szCs w:val="15"/>
        </w:rPr>
      </w:pPr>
    </w:p>
    <w:p w:rsidR="000A3AD4" w:rsidRDefault="000A3AD4" w:rsidP="000A3AD4">
      <w:pPr>
        <w:ind w:left="782" w:right="10206"/>
        <w:rPr>
          <w:rFonts w:ascii="Times New Roman" w:hAnsi="Times New Roman" w:cs="Times New Roman"/>
          <w:sz w:val="20"/>
          <w:szCs w:val="20"/>
        </w:rPr>
      </w:pPr>
      <w:r>
        <w:rPr>
          <w:noProof/>
        </w:rPr>
        <w:drawing>
          <wp:inline distT="0" distB="0" distL="114300" distR="114300">
            <wp:extent cx="4365625" cy="983615"/>
            <wp:effectExtent l="0" t="0" r="15875" b="698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pic:cNvPicPr>
                  </pic:nvPicPr>
                  <pic:blipFill>
                    <a:blip r:embed="rId75"/>
                    <a:stretch>
                      <a:fillRect/>
                    </a:stretch>
                  </pic:blipFill>
                  <pic:spPr>
                    <a:xfrm>
                      <a:off x="0" y="0"/>
                      <a:ext cx="4365625" cy="983615"/>
                    </a:xfrm>
                    <a:prstGeom prst="rect">
                      <a:avLst/>
                    </a:prstGeom>
                    <a:noFill/>
                    <a:ln w="9525">
                      <a:noFill/>
                    </a:ln>
                  </pic:spPr>
                </pic:pic>
              </a:graphicData>
            </a:graphic>
          </wp:inline>
        </w:drawing>
      </w:r>
    </w:p>
    <w:p w:rsidR="000A3AD4" w:rsidRPr="005804DA" w:rsidRDefault="000A3AD4" w:rsidP="000A3AD4">
      <w:pPr>
        <w:pStyle w:val="BodyText"/>
        <w:ind w:firstLine="480"/>
      </w:pPr>
      <w:r w:rsidRPr="005804DA">
        <w:t xml:space="preserve">RelEx </w:t>
      </w:r>
      <w:r w:rsidRPr="005804DA">
        <w:t>输出：</w:t>
      </w:r>
    </w:p>
    <w:p w:rsidR="000A3AD4" w:rsidRDefault="000A3AD4" w:rsidP="000A3AD4">
      <w:pPr>
        <w:spacing w:before="3" w:line="160" w:lineRule="exact"/>
        <w:rPr>
          <w:sz w:val="16"/>
          <w:szCs w:val="16"/>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man)</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subscript-TAG(breathe,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noun_number(man, plural)</w:t>
      </w:r>
    </w:p>
    <w:p w:rsidR="000A3AD4" w:rsidRPr="005804DA" w:rsidRDefault="000A3AD4" w:rsidP="000A3AD4">
      <w:pPr>
        <w:pStyle w:val="BodyText"/>
        <w:ind w:firstLine="480"/>
      </w:pPr>
      <w:r w:rsidRPr="005804DA">
        <w:t xml:space="preserve">RelEx2Logic </w:t>
      </w:r>
      <w:r w:rsidRPr="005804DA">
        <w:t>输出：</w:t>
      </w:r>
    </w:p>
    <w:p w:rsidR="000A3AD4" w:rsidRPr="00F12013" w:rsidRDefault="000A3AD4" w:rsidP="000C6FE5">
      <w:pPr>
        <w:ind w:left="304"/>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C6FE5">
      <w:pPr>
        <w:ind w:left="938" w:right="6322"/>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ind w:left="1246"/>
        <w:rPr>
          <w:rFonts w:ascii="Times New Roman"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8"/>
          <w:szCs w:val="21"/>
        </w:rPr>
        <w:t xml:space="preserve"> </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C6FE5">
      <w:pPr>
        <w:spacing w:line="474" w:lineRule="auto"/>
        <w:ind w:left="1059" w:right="3968"/>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8"/>
          <w:szCs w:val="21"/>
        </w:rPr>
        <w:t xml:space="preserve"> </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96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8"/>
          <w:szCs w:val="21"/>
        </w:rPr>
        <w:t xml:space="preserve"> </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0A3AD4">
      <w:pPr>
        <w:pStyle w:val="BodyText"/>
        <w:ind w:firstLine="519"/>
        <w:rPr>
          <w:rFonts w:asciiTheme="minorEastAsia" w:eastAsiaTheme="minorEastAsia" w:hAnsiTheme="minorEastAsia"/>
          <w:b/>
          <w:lang w:eastAsia="zh-CN"/>
        </w:rPr>
      </w:pPr>
      <w:r w:rsidRPr="005804DA">
        <w:rPr>
          <w:rFonts w:asciiTheme="minorEastAsia" w:eastAsiaTheme="minorEastAsia" w:hAnsiTheme="minorEastAsia" w:hint="eastAsia"/>
          <w:b/>
          <w:lang w:eastAsia="zh-CN"/>
        </w:rPr>
        <w:t xml:space="preserve">  </w:t>
      </w:r>
      <w:bookmarkStart w:id="252" w:name="_Toc15715"/>
      <w:r w:rsidRPr="005804DA">
        <w:rPr>
          <w:rFonts w:asciiTheme="minorEastAsia" w:eastAsiaTheme="minorEastAsia" w:hAnsiTheme="minorEastAsia"/>
          <w:b/>
          <w:lang w:eastAsia="zh-CN"/>
        </w:rPr>
        <w:t>例 3</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Socrates breathes air</w:t>
      </w:r>
      <w:bookmarkEnd w:id="252"/>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ight="8906"/>
        <w:rPr>
          <w:rFonts w:ascii="Times New Roman" w:hAnsi="Times New Roman" w:cs="Times New Roman"/>
          <w:sz w:val="20"/>
          <w:szCs w:val="20"/>
        </w:rPr>
      </w:pPr>
      <w:r>
        <w:rPr>
          <w:noProof/>
        </w:rPr>
        <w:drawing>
          <wp:inline distT="0" distB="0" distL="114300" distR="114300">
            <wp:extent cx="4270375" cy="859790"/>
            <wp:effectExtent l="0" t="0" r="15875" b="165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pic:cNvPicPr>
                  </pic:nvPicPr>
                  <pic:blipFill>
                    <a:blip r:embed="rId76"/>
                    <a:stretch>
                      <a:fillRect/>
                    </a:stretch>
                  </pic:blipFill>
                  <pic:spPr>
                    <a:xfrm>
                      <a:off x="0" y="0"/>
                      <a:ext cx="4270375" cy="859790"/>
                    </a:xfrm>
                    <a:prstGeom prst="rect">
                      <a:avLst/>
                    </a:prstGeom>
                    <a:noFill/>
                    <a:ln w="9525">
                      <a:noFill/>
                    </a:ln>
                  </pic:spPr>
                </pic:pic>
              </a:graphicData>
            </a:graphic>
          </wp:inline>
        </w:drawing>
      </w:r>
    </w:p>
    <w:p w:rsidR="000A3AD4" w:rsidRDefault="000A3AD4" w:rsidP="000A3AD4">
      <w:pPr>
        <w:spacing w:before="6" w:line="130" w:lineRule="exact"/>
        <w:rPr>
          <w:sz w:val="13"/>
          <w:szCs w:val="13"/>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subscript-TAG(breathe, .v)</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Default="000A3AD4" w:rsidP="000A3AD4">
      <w:pPr>
        <w:spacing w:before="6" w:line="100" w:lineRule="exact"/>
        <w:rPr>
          <w:sz w:val="10"/>
          <w:szCs w:val="1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Pr="00F12013" w:rsidRDefault="000A3AD4" w:rsidP="000C6FE5">
      <w:pPr>
        <w:ind w:left="304"/>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C6FE5">
      <w:pPr>
        <w:ind w:left="938" w:right="6322"/>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16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C6FE5">
      <w:pPr>
        <w:spacing w:line="474" w:lineRule="auto"/>
        <w:ind w:left="1059" w:right="3863"/>
        <w:outlineLvl w:val="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8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Pr="005804DA" w:rsidRDefault="000A3AD4" w:rsidP="000A3AD4">
      <w:pPr>
        <w:pStyle w:val="BodyText"/>
        <w:ind w:firstLine="519"/>
        <w:rPr>
          <w:rFonts w:asciiTheme="minorEastAsia" w:eastAsiaTheme="minorEastAsia" w:hAnsiTheme="minorEastAsia"/>
          <w:b/>
          <w:lang w:eastAsia="zh-CN"/>
        </w:rPr>
      </w:pPr>
      <w:r w:rsidRPr="005804DA">
        <w:rPr>
          <w:rFonts w:asciiTheme="minorEastAsia" w:eastAsiaTheme="minorEastAsia" w:hAnsiTheme="minorEastAsia" w:hint="eastAsia"/>
          <w:b/>
          <w:lang w:eastAsia="zh-CN"/>
        </w:rPr>
        <w:t xml:space="preserve">  </w:t>
      </w:r>
      <w:bookmarkStart w:id="253" w:name="_Toc8457"/>
      <w:r w:rsidRPr="005804DA">
        <w:rPr>
          <w:rFonts w:asciiTheme="minorEastAsia" w:eastAsiaTheme="minorEastAsia" w:hAnsiTheme="minorEastAsia"/>
          <w:b/>
          <w:lang w:eastAsia="zh-CN"/>
        </w:rPr>
        <w:t>例 4</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I think Socrates is a man</w:t>
      </w:r>
      <w:bookmarkEnd w:id="253"/>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93870" cy="809625"/>
            <wp:effectExtent l="0" t="0" r="11430" b="952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pic:cNvPicPr>
                  </pic:nvPicPr>
                  <pic:blipFill>
                    <a:blip r:embed="rId77"/>
                    <a:stretch>
                      <a:fillRect/>
                    </a:stretch>
                  </pic:blipFill>
                  <pic:spPr>
                    <a:xfrm>
                      <a:off x="0" y="0"/>
                      <a:ext cx="4293870" cy="809625"/>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I)</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tense(be, present)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pos(think,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pronoun-FLAG(I,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gender(I, person)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subscript-TAG(I,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pos(I,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noun_number(I, singular)</w:t>
      </w:r>
    </w:p>
    <w:p w:rsidR="000A3AD4" w:rsidRDefault="000A3AD4" w:rsidP="000A3AD4">
      <w:pPr>
        <w:pStyle w:val="BodyText"/>
        <w:ind w:left="304" w:firstLine="474"/>
        <w:rPr>
          <w:sz w:val="20"/>
          <w:szCs w:val="20"/>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4850" w:hanging="315"/>
        <w:rPr>
          <w:rFonts w:ascii="Times New Roman"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2"/>
          <w:szCs w:val="21"/>
        </w:rPr>
        <w:t xml:space="preserve"> </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0"/>
          <w:szCs w:val="21"/>
        </w:rPr>
        <w:t xml:space="preserve"> </w:t>
      </w:r>
      <w:r w:rsidRPr="00F12013">
        <w:rPr>
          <w:rFonts w:ascii="Times New Roman" w:eastAsia="Lucida Console" w:hAnsi="Times New Roman" w:cs="Times New Roman"/>
          <w:spacing w:val="-1"/>
          <w:szCs w:val="21"/>
        </w:rPr>
        <w:t>"I</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2"/>
          <w:szCs w:val="21"/>
        </w:rPr>
        <w:t xml:space="preserve"> </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0"/>
          <w:szCs w:val="21"/>
        </w:rPr>
        <w:t xml:space="preserve"> </w:t>
      </w:r>
      <w:r w:rsidRPr="00F12013">
        <w:rPr>
          <w:rFonts w:ascii="Times New Roman" w:eastAsia="Lucida Console" w:hAnsi="Times New Roman" w:cs="Times New Roman"/>
          <w:spacing w:val="-1"/>
          <w:szCs w:val="21"/>
        </w:rPr>
        <w:t>"is@14df"</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4"/>
          <w:szCs w:val="21"/>
        </w:rPr>
        <w:t xml:space="preserve"> </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3)</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2"/>
          <w:szCs w:val="21"/>
        </w:rPr>
        <w:t xml:space="preserve"> </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618"/>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Default="000A3AD4" w:rsidP="000A3AD4">
      <w:pPr>
        <w:spacing w:before="12" w:line="240" w:lineRule="exact"/>
        <w:rPr>
          <w:sz w:val="24"/>
          <w:szCs w:val="24"/>
        </w:rPr>
      </w:pPr>
    </w:p>
    <w:p w:rsidR="000A3AD4" w:rsidRPr="005804DA" w:rsidRDefault="000A3AD4" w:rsidP="000A3AD4">
      <w:pPr>
        <w:pStyle w:val="BodyText"/>
        <w:ind w:firstLine="519"/>
        <w:rPr>
          <w:rFonts w:asciiTheme="minorEastAsia" w:eastAsiaTheme="minorEastAsia" w:hAnsiTheme="minorEastAsia"/>
          <w:b/>
          <w:lang w:eastAsia="zh-CN"/>
        </w:rPr>
      </w:pPr>
      <w:r w:rsidRPr="005804DA">
        <w:rPr>
          <w:rFonts w:asciiTheme="minorEastAsia" w:eastAsiaTheme="minorEastAsia" w:hAnsiTheme="minorEastAsia" w:hint="eastAsia"/>
          <w:b/>
          <w:lang w:eastAsia="zh-CN"/>
        </w:rPr>
        <w:t xml:space="preserve">  </w:t>
      </w:r>
      <w:bookmarkStart w:id="254" w:name="_Toc28011"/>
      <w:r w:rsidRPr="005804DA">
        <w:rPr>
          <w:rFonts w:asciiTheme="minorEastAsia" w:eastAsiaTheme="minorEastAsia" w:hAnsiTheme="minorEastAsia"/>
          <w:b/>
          <w:lang w:eastAsia="zh-CN"/>
        </w:rPr>
        <w:t>例 5</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Bob thinks Socrates is a woman</w:t>
      </w:r>
      <w:bookmarkEnd w:id="254"/>
    </w:p>
    <w:p w:rsidR="000A3AD4" w:rsidRDefault="000A3AD4" w:rsidP="000A3AD4">
      <w:pPr>
        <w:spacing w:before="8"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2"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34510" cy="697865"/>
            <wp:effectExtent l="0" t="0" r="8890" b="698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pic:cNvPicPr>
                  </pic:nvPicPr>
                  <pic:blipFill>
                    <a:blip r:embed="rId78"/>
                    <a:stretch>
                      <a:fillRect/>
                    </a:stretch>
                  </pic:blipFill>
                  <pic:spPr>
                    <a:xfrm>
                      <a:off x="0" y="0"/>
                      <a:ext cx="4334510" cy="697865"/>
                    </a:xfrm>
                    <a:prstGeom prst="rect">
                      <a:avLst/>
                    </a:prstGeom>
                    <a:noFill/>
                    <a:ln w="9525">
                      <a:noFill/>
                    </a:ln>
                  </pic:spPr>
                </pic:pic>
              </a:graphicData>
            </a:graphic>
          </wp:inline>
        </w:drawing>
      </w:r>
    </w:p>
    <w:p w:rsidR="000A3AD4" w:rsidRDefault="000A3AD4" w:rsidP="000A3AD4">
      <w:pPr>
        <w:spacing w:before="10" w:line="260" w:lineRule="exact"/>
        <w:rPr>
          <w:sz w:val="26"/>
          <w:szCs w:val="26"/>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Default="000A3AD4" w:rsidP="000A3AD4">
      <w:pPr>
        <w:spacing w:before="18" w:line="200" w:lineRule="exact"/>
        <w:rPr>
          <w:sz w:val="20"/>
          <w:szCs w:val="20"/>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hAnsi="Times New Roman" w:cs="Times New Roman"/>
          <w:szCs w:val="21"/>
        </w:rPr>
      </w:pPr>
      <w:r w:rsidRPr="00F12013">
        <w:rPr>
          <w:rFonts w:ascii="Times New Roman" w:eastAsia="Lucida Console" w:hAnsi="Times New Roman" w:cs="Times New Roman"/>
          <w:spacing w:val="-1"/>
          <w:szCs w:val="21"/>
        </w:rPr>
        <w:t>_obj(be, woman)</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Bob)</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subscript-TAG(woman, .n)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pos(woman,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noun_number(woman, singular)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C6FE5">
      <w:pPr>
        <w:ind w:left="2160" w:firstLine="720"/>
        <w:outlineLvl w:val="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pos(think,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gender(Bob, masculine)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person-FLAG(Bob,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subscript-TAG(Bob, .m)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pos(Bob,</w:t>
      </w:r>
      <w:r w:rsidRPr="00F12013">
        <w:rPr>
          <w:rFonts w:ascii="Times New Roman" w:eastAsia="Lucida Console" w:hAnsi="Times New Roman" w:cs="Times New Roman"/>
          <w:spacing w:val="28"/>
          <w:szCs w:val="21"/>
        </w:rPr>
        <w:t xml:space="preserve"> </w:t>
      </w:r>
      <w:r w:rsidRPr="00F12013">
        <w:rPr>
          <w:rFonts w:ascii="Times New Roman" w:eastAsia="Lucida Console" w:hAnsi="Times New Roman" w:cs="Times New Roman"/>
          <w:szCs w:val="21"/>
        </w:rPr>
        <w:t>noun)</w:t>
      </w:r>
    </w:p>
    <w:p w:rsidR="000A3AD4" w:rsidRPr="00F12013" w:rsidRDefault="000A3AD4" w:rsidP="000A3AD4">
      <w:pPr>
        <w:ind w:left="2160" w:firstLine="720"/>
        <w:rPr>
          <w:rFonts w:ascii="Times New Roman" w:eastAsia="Lucida Console" w:hAnsi="Times New Roman" w:cs="Times New Roman"/>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noun_number(Bob, singular)</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431"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5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4"/>
          <w:szCs w:val="21"/>
        </w:rPr>
        <w:t xml:space="preserve"> </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4</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16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0"/>
          <w:szCs w:val="21"/>
        </w:rPr>
        <w:t xml:space="preserve"> </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"woman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0"/>
          <w:szCs w:val="21"/>
        </w:rPr>
        <w:t xml:space="preserve"> </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4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39"/>
          <w:szCs w:val="21"/>
        </w:rPr>
        <w:t xml:space="preserve"> </w:t>
      </w:r>
      <w:r w:rsidRPr="00F12013">
        <w:rPr>
          <w:rFonts w:ascii="Times New Roman" w:eastAsia="Lucida Console" w:hAnsi="Times New Roman" w:cs="Times New Roman"/>
          <w:spacing w:val="-1"/>
          <w:szCs w:val="21"/>
        </w:rPr>
        <w:t>"male"</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2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0C6FE5">
      <w:pPr>
        <w:pStyle w:val="Heading2"/>
        <w:numPr>
          <w:ilvl w:val="1"/>
          <w:numId w:val="76"/>
        </w:numPr>
        <w:tabs>
          <w:tab w:val="left" w:pos="210"/>
        </w:tabs>
        <w:rPr>
          <w:lang w:eastAsia="zh-CN"/>
        </w:rPr>
      </w:pPr>
      <w:bookmarkStart w:id="255" w:name="_Toc22581"/>
      <w:bookmarkStart w:id="256" w:name="_Toc453623415"/>
      <w:bookmarkStart w:id="257" w:name="_Toc327482477"/>
      <w:r w:rsidRPr="005804DA">
        <w:rPr>
          <w:rFonts w:ascii="宋体" w:eastAsia="宋体" w:hAnsi="宋体" w:cs="宋体" w:hint="eastAsia"/>
          <w:lang w:eastAsia="zh-CN"/>
        </w:rPr>
        <w:t>比较级的处理：实例分析</w:t>
      </w:r>
      <w:bookmarkEnd w:id="255"/>
      <w:bookmarkEnd w:id="256"/>
      <w:bookmarkEnd w:id="257"/>
    </w:p>
    <w:p w:rsidR="000A3AD4" w:rsidRDefault="000A3AD4" w:rsidP="000A3AD4">
      <w:pPr>
        <w:pStyle w:val="BodyText"/>
        <w:ind w:firstLine="480"/>
        <w:rPr>
          <w:lang w:eastAsia="zh-CN"/>
        </w:rPr>
      </w:pPr>
      <w:r>
        <w:rPr>
          <w:lang w:eastAsia="zh-CN"/>
        </w:rPr>
        <w:t>比较级提供了从表层形式映射到我们设计和实现的逻辑表示的有趣例子。关于正确处理英语和其它语言中的比较级，理论上的语言学从来没有达成一致。一些理论家假定一种省略理论，建议从句子的表层结构得出比较级语法，忽略深层结构中存在的某些单词</w:t>
      </w:r>
      <w:r>
        <w:rPr>
          <w:vertAlign w:val="superscript"/>
          <w:lang w:eastAsia="zh-CN"/>
        </w:rPr>
        <w:t>[</w:t>
      </w:r>
      <w:r w:rsidR="00A14FB4">
        <w:rPr>
          <w:vertAlign w:val="superscript"/>
        </w:rPr>
        <w:fldChar w:fldCharType="begin"/>
      </w:r>
      <w:r>
        <w:rPr>
          <w:vertAlign w:val="superscript"/>
          <w:lang w:eastAsia="zh-CN"/>
        </w:rPr>
        <w:instrText>HYPERLINK\l"_bookmark234"</w:instrText>
      </w:r>
      <w:r w:rsidR="00A14FB4">
        <w:rPr>
          <w:vertAlign w:val="superscript"/>
        </w:rPr>
        <w:fldChar w:fldCharType="separate"/>
      </w:r>
      <w:r>
        <w:rPr>
          <w:vertAlign w:val="superscript"/>
          <w:lang w:eastAsia="zh-CN"/>
        </w:rPr>
        <w:t>115</w:t>
      </w:r>
      <w:r w:rsidR="00A14FB4">
        <w:rPr>
          <w:vertAlign w:val="superscript"/>
        </w:rPr>
        <w:fldChar w:fldCharType="end"/>
      </w:r>
      <w:r>
        <w:rPr>
          <w:rFonts w:hint="eastAsia"/>
          <w:vertAlign w:val="superscript"/>
          <w:lang w:eastAsia="zh-CN"/>
        </w:rPr>
        <w:t>，</w:t>
      </w:r>
      <w:r w:rsidR="00A14FB4">
        <w:rPr>
          <w:vertAlign w:val="superscript"/>
        </w:rPr>
        <w:fldChar w:fldCharType="begin"/>
      </w:r>
      <w:r>
        <w:rPr>
          <w:vertAlign w:val="superscript"/>
          <w:lang w:eastAsia="zh-CN"/>
        </w:rPr>
        <w:instrText>HYPERLINK\l"_bookmark235"</w:instrText>
      </w:r>
      <w:r w:rsidR="00A14FB4">
        <w:rPr>
          <w:vertAlign w:val="superscript"/>
        </w:rPr>
        <w:fldChar w:fldCharType="separate"/>
      </w:r>
      <w:r>
        <w:rPr>
          <w:vertAlign w:val="superscript"/>
          <w:lang w:eastAsia="zh-CN"/>
        </w:rPr>
        <w:t>116</w:t>
      </w:r>
      <w:r w:rsidR="00A14FB4">
        <w:rPr>
          <w:vertAlign w:val="superscript"/>
        </w:rPr>
        <w:fldChar w:fldCharType="end"/>
      </w:r>
      <w:r>
        <w:rPr>
          <w:vertAlign w:val="superscript"/>
          <w:lang w:eastAsia="zh-CN"/>
        </w:rPr>
        <w:t>]</w:t>
      </w:r>
      <w:r>
        <w:rPr>
          <w:lang w:eastAsia="zh-CN"/>
        </w:rPr>
        <w:t>。另外一些理论家假定一种移动理论</w:t>
      </w:r>
      <w:r>
        <w:rPr>
          <w:vertAlign w:val="superscript"/>
          <w:lang w:eastAsia="zh-CN"/>
        </w:rPr>
        <w:t>[</w:t>
      </w:r>
      <w:r w:rsidR="00A14FB4">
        <w:rPr>
          <w:vertAlign w:val="superscript"/>
        </w:rPr>
        <w:fldChar w:fldCharType="begin"/>
      </w:r>
      <w:r>
        <w:rPr>
          <w:vertAlign w:val="superscript"/>
          <w:lang w:eastAsia="zh-CN"/>
        </w:rPr>
        <w:instrText>HYPERLINK\l"_bookmark236"</w:instrText>
      </w:r>
      <w:r w:rsidR="00A14FB4">
        <w:rPr>
          <w:vertAlign w:val="superscript"/>
        </w:rPr>
        <w:fldChar w:fldCharType="separate"/>
      </w:r>
      <w:r>
        <w:rPr>
          <w:vertAlign w:val="superscript"/>
          <w:lang w:eastAsia="zh-CN"/>
        </w:rPr>
        <w:t>117</w:t>
      </w:r>
      <w:r w:rsidR="00A14FB4">
        <w:rPr>
          <w:vertAlign w:val="superscript"/>
        </w:rPr>
        <w:fldChar w:fldCharType="end"/>
      </w:r>
      <w:r>
        <w:rPr>
          <w:rFonts w:hint="eastAsia"/>
          <w:vertAlign w:val="superscript"/>
          <w:lang w:eastAsia="zh-CN"/>
        </w:rPr>
        <w:t>，</w:t>
      </w:r>
      <w:r w:rsidR="00A14FB4">
        <w:rPr>
          <w:vertAlign w:val="superscript"/>
        </w:rPr>
        <w:fldChar w:fldCharType="begin"/>
      </w:r>
      <w:r>
        <w:rPr>
          <w:vertAlign w:val="superscript"/>
          <w:lang w:eastAsia="zh-CN"/>
        </w:rPr>
        <w:instrText>HYPERLINK\l"_bookmark237"</w:instrText>
      </w:r>
      <w:r w:rsidR="00A14FB4">
        <w:rPr>
          <w:vertAlign w:val="superscript"/>
        </w:rPr>
        <w:fldChar w:fldCharType="separate"/>
      </w:r>
      <w:r>
        <w:rPr>
          <w:vertAlign w:val="superscript"/>
          <w:lang w:eastAsia="zh-CN"/>
        </w:rPr>
        <w:t>118</w:t>
      </w:r>
      <w:r w:rsidR="00A14FB4">
        <w:rPr>
          <w:vertAlign w:val="superscript"/>
        </w:rPr>
        <w:fldChar w:fldCharType="end"/>
      </w:r>
      <w:r>
        <w:rPr>
          <w:vertAlign w:val="superscript"/>
          <w:lang w:eastAsia="zh-CN"/>
        </w:rPr>
        <w:t>]</w:t>
      </w:r>
      <w:r>
        <w:rPr>
          <w:lang w:eastAsia="zh-CN"/>
        </w:rPr>
        <w:t>，这种理论更多地由传统的生成语法启示，假设比较级语法包含一个重新排列深层结构的表层结构。</w:t>
      </w:r>
    </w:p>
    <w:p w:rsidR="000A3AD4" w:rsidRDefault="000A3AD4" w:rsidP="000A3AD4">
      <w:pPr>
        <w:pStyle w:val="BodyText"/>
        <w:ind w:firstLine="480"/>
      </w:pPr>
      <w:r>
        <w:rPr>
          <w:lang w:eastAsia="zh-CN"/>
        </w:rPr>
        <w:t>链路语法框架从根本上回避了这种问题：不管省略理论还是移动理论，都由链路语法词典中的某些对称性表示，但是这些对称性不需要被链路分析器本身显式地识别或使用（虽然这些对称性可以指导人类或</w:t>
      </w:r>
      <w:r>
        <w:rPr>
          <w:lang w:eastAsia="zh-CN"/>
        </w:rPr>
        <w:t>AI</w:t>
      </w:r>
      <w:r>
        <w:rPr>
          <w:lang w:eastAsia="zh-CN"/>
        </w:rPr>
        <w:t>系统创建链路语法词典）。从目前的经验上讲，链路分析器对比较级的处理相当好，但是相关的词典条目有点混乱并且实际上并不完全对称。</w:t>
      </w:r>
      <w:r>
        <w:t>这说明两种可能：</w:t>
      </w:r>
    </w:p>
    <w:p w:rsidR="000A3AD4" w:rsidRDefault="000A3AD4" w:rsidP="000A3AD4">
      <w:pPr>
        <w:pStyle w:val="BodyText"/>
        <w:numPr>
          <w:ilvl w:val="0"/>
          <w:numId w:val="23"/>
        </w:numPr>
        <w:ind w:firstLineChars="0"/>
        <w:rPr>
          <w:lang w:eastAsia="zh-CN"/>
        </w:rPr>
      </w:pPr>
      <w:r>
        <w:rPr>
          <w:lang w:eastAsia="zh-CN"/>
        </w:rPr>
        <w:t>英语比较级的语法</w:t>
      </w:r>
      <w:r>
        <w:rPr>
          <w:rFonts w:hint="eastAsia"/>
          <w:lang w:eastAsia="zh-CN"/>
        </w:rPr>
        <w:t>“</w:t>
      </w:r>
      <w:r>
        <w:rPr>
          <w:lang w:eastAsia="zh-CN"/>
        </w:rPr>
        <w:t>复杂</w:t>
      </w:r>
      <w:r>
        <w:rPr>
          <w:rFonts w:hint="eastAsia"/>
          <w:lang w:eastAsia="zh-CN"/>
        </w:rPr>
        <w:t>”</w:t>
      </w:r>
      <w:r>
        <w:rPr>
          <w:lang w:eastAsia="zh-CN"/>
        </w:rPr>
        <w:t>而混乱，不适用任何可用的理论。并且</w:t>
      </w:r>
      <w:r>
        <w:rPr>
          <w:lang w:eastAsia="zh-CN"/>
        </w:rPr>
        <w:t>/</w:t>
      </w:r>
      <w:r>
        <w:rPr>
          <w:lang w:eastAsia="zh-CN"/>
        </w:rPr>
        <w:t>或者</w:t>
      </w:r>
    </w:p>
    <w:p w:rsidR="000A3AD4" w:rsidRDefault="000A3AD4" w:rsidP="000A3AD4">
      <w:pPr>
        <w:pStyle w:val="BodyText"/>
        <w:numPr>
          <w:ilvl w:val="0"/>
          <w:numId w:val="23"/>
        </w:numPr>
        <w:ind w:firstLineChars="0"/>
        <w:rPr>
          <w:lang w:eastAsia="zh-CN"/>
        </w:rPr>
      </w:pPr>
      <w:r>
        <w:rPr>
          <w:lang w:eastAsia="zh-CN"/>
        </w:rPr>
        <w:t>链路语法词典可以在比较级方面进行极大的改进</w:t>
      </w:r>
    </w:p>
    <w:p w:rsidR="000A3AD4" w:rsidRDefault="000A3AD4" w:rsidP="000A3AD4">
      <w:pPr>
        <w:pStyle w:val="BodyText"/>
        <w:ind w:firstLine="480"/>
        <w:rPr>
          <w:lang w:eastAsia="zh-CN"/>
        </w:rPr>
      </w:pPr>
      <w:r>
        <w:rPr>
          <w:lang w:eastAsia="zh-CN"/>
        </w:rPr>
        <w:t>我们猜测事实是两者兼而有之。但是请注意，将链路语法作为用于理解复杂句子（包含比较级）的实际管道的一部分而部署时，我们不需要决定这个问题。</w:t>
      </w:r>
    </w:p>
    <w:p w:rsidR="000A3AD4" w:rsidRDefault="000A3AD4" w:rsidP="000A3AD4">
      <w:pPr>
        <w:pStyle w:val="BodyText"/>
        <w:ind w:firstLine="480"/>
        <w:rPr>
          <w:lang w:eastAsia="zh-CN"/>
        </w:rPr>
      </w:pPr>
      <w:r>
        <w:rPr>
          <w:lang w:eastAsia="zh-CN"/>
        </w:rPr>
        <w:t>我们通过一个例子说明我们的框架如何处理比较级。</w:t>
      </w:r>
      <w:r>
        <w:rPr>
          <w:lang w:eastAsia="zh-CN"/>
        </w:rPr>
        <w:t>RelEx2Logic</w:t>
      </w:r>
      <w:r>
        <w:rPr>
          <w:lang w:eastAsia="zh-CN"/>
        </w:rPr>
        <w:t>的一个用于比较级的规则，其简短形式如下：</w:t>
      </w: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than(w1, w2)</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_comparative(ad, w)</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==&gt;</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C6FE5">
      <w:pPr>
        <w:ind w:left="2160" w:firstLine="720"/>
        <w:outlineLvl w:val="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TruthValueGreaterThanLink</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C6FE5">
      <w:pPr>
        <w:ind w:left="2160" w:firstLine="720"/>
        <w:outlineLvl w:val="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 xml:space="preserve">InheritanceLink w1 ad </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C6FE5">
      <w:pPr>
        <w:ind w:left="2160" w:firstLine="720"/>
        <w:outlineLvl w:val="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InheritanceLink w2 ad</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spacing w:before="10" w:line="190" w:lineRule="exact"/>
        <w:rPr>
          <w:sz w:val="19"/>
          <w:szCs w:val="19"/>
          <w:lang w:eastAsia="zh-CN"/>
        </w:rPr>
      </w:pPr>
    </w:p>
    <w:p w:rsidR="000A3AD4" w:rsidRDefault="000A3AD4" w:rsidP="000A3AD4">
      <w:pPr>
        <w:pStyle w:val="BodyText"/>
        <w:ind w:firstLine="480"/>
        <w:rPr>
          <w:lang w:eastAsia="zh-CN"/>
        </w:rPr>
      </w:pPr>
      <w:r w:rsidRPr="005804DA">
        <w:rPr>
          <w:lang w:eastAsia="zh-CN"/>
        </w:rPr>
        <w:t>图</w:t>
      </w:r>
      <w:hyperlink w:anchor="_bookmark88" w:history="1">
        <w:r w:rsidRPr="005804DA">
          <w:rPr>
            <w:lang w:eastAsia="zh-CN"/>
          </w:rPr>
          <w:t>5.7</w:t>
        </w:r>
      </w:hyperlink>
      <w:r w:rsidRPr="005804DA">
        <w:rPr>
          <w:lang w:eastAsia="zh-CN"/>
        </w:rPr>
        <w:t>给出了完整形式。</w:t>
      </w:r>
      <w:r w:rsidRPr="005804DA">
        <w:rPr>
          <w:lang w:eastAsia="zh-CN"/>
        </w:rPr>
        <w:t xml:space="preserve"> </w:t>
      </w:r>
    </w:p>
    <w:p w:rsidR="000A3AD4" w:rsidRPr="005804DA" w:rsidRDefault="000A3AD4" w:rsidP="000A3AD4">
      <w:pPr>
        <w:pStyle w:val="BodyText"/>
        <w:ind w:firstLine="480"/>
        <w:rPr>
          <w:lang w:eastAsia="zh-CN"/>
        </w:rPr>
      </w:pPr>
      <w:r w:rsidRPr="005804DA">
        <w:rPr>
          <w:lang w:eastAsia="zh-CN"/>
        </w:rPr>
        <w:t>使用这个规则的一个简单例子是：</w:t>
      </w:r>
    </w:p>
    <w:p w:rsidR="000A3AD4" w:rsidRDefault="000A3AD4" w:rsidP="000A3AD4">
      <w:pPr>
        <w:spacing w:before="4" w:line="100" w:lineRule="exact"/>
        <w:rPr>
          <w:sz w:val="10"/>
          <w:szCs w:val="10"/>
          <w:lang w:eastAsia="zh-CN"/>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Pumpkin is cuter than the white dog.</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w w:val="102"/>
          <w:szCs w:val="21"/>
        </w:rPr>
      </w:pPr>
      <w:r w:rsidRPr="005A3345">
        <w:rPr>
          <w:rFonts w:ascii="Lucida Console" w:eastAsia="Lucida Console" w:hAnsi="Lucida Console" w:cs="Lucida Console"/>
          <w:spacing w:val="-1"/>
          <w:szCs w:val="21"/>
        </w:rPr>
        <w:t>_predadj(cute, Pumpkin</w:t>
      </w:r>
      <w:r w:rsidRPr="005A3345">
        <w:rPr>
          <w:rFonts w:ascii="Lucida Console" w:eastAsia="Lucida Console" w:hAnsi="Lucida Console" w:cs="Lucida Console"/>
          <w:szCs w:val="21"/>
        </w:rPr>
        <w:t>)</w:t>
      </w:r>
      <w:r w:rsidRPr="005A3345">
        <w:rPr>
          <w:rFonts w:ascii="Lucida Console" w:eastAsia="Lucida Console" w:hAnsi="Lucida Console" w:cs="Lucida Console"/>
          <w:w w:val="102"/>
          <w:szCs w:val="21"/>
        </w:rPr>
        <w:t xml:space="preserve"> </w:t>
      </w:r>
    </w:p>
    <w:p w:rsidR="000A3AD4" w:rsidRPr="005A3345" w:rsidRDefault="000A3AD4" w:rsidP="000A3AD4">
      <w:pPr>
        <w:ind w:left="2160" w:firstLine="720"/>
        <w:rPr>
          <w:rFonts w:ascii="Lucida Console" w:eastAsia="Lucida Console" w:hAnsi="Lucida Console" w:cs="Lucida Console"/>
          <w:w w:val="102"/>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than(Pumpkin</w:t>
      </w:r>
      <w:r w:rsidRPr="005A3345">
        <w:rPr>
          <w:rFonts w:ascii="Lucida Console" w:eastAsia="Lucida Console" w:hAnsi="Lucida Console" w:cs="Lucida Console"/>
          <w:szCs w:val="21"/>
        </w:rPr>
        <w:t>,</w:t>
      </w:r>
      <w:r w:rsidRPr="005A3345">
        <w:rPr>
          <w:rFonts w:ascii="Lucida Console" w:eastAsia="Lucida Console" w:hAnsi="Lucida Console" w:cs="Lucida Console"/>
          <w:spacing w:val="35"/>
          <w:szCs w:val="21"/>
        </w:rPr>
        <w:t xml:space="preserve"> </w:t>
      </w:r>
      <w:r w:rsidRPr="005A3345">
        <w:rPr>
          <w:rFonts w:ascii="Lucida Console" w:eastAsia="Lucida Console" w:hAnsi="Lucida Console" w:cs="Lucida Console"/>
          <w:spacing w:val="-1"/>
          <w:szCs w:val="21"/>
        </w:rPr>
        <w:t>dog</w:t>
      </w:r>
      <w:r w:rsidRPr="005A3345">
        <w:rPr>
          <w:rFonts w:ascii="Lucida Console" w:eastAsia="Lucida Console" w:hAnsi="Lucida Console" w:cs="Lucida Console"/>
          <w:szCs w:val="21"/>
        </w:rPr>
        <w:t>)</w:t>
      </w:r>
    </w:p>
    <w:p w:rsidR="000A3AD4" w:rsidRDefault="000A3AD4" w:rsidP="000A3AD4">
      <w:pPr>
        <w:ind w:left="117"/>
        <w:rPr>
          <w:rFonts w:ascii="Times New Roman" w:hAnsi="Times New Roman" w:cs="Times New Roman"/>
          <w:sz w:val="20"/>
          <w:szCs w:val="20"/>
        </w:rPr>
      </w:pPr>
      <w:r>
        <w:rPr>
          <w:noProof/>
        </w:rPr>
        <w:drawing>
          <wp:inline distT="0" distB="0" distL="114300" distR="114300">
            <wp:extent cx="5430520" cy="6438265"/>
            <wp:effectExtent l="0" t="0" r="17780"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pic:cNvPicPr>
                  </pic:nvPicPr>
                  <pic:blipFill>
                    <a:blip r:embed="rId79"/>
                    <a:stretch>
                      <a:fillRect/>
                    </a:stretch>
                  </pic:blipFill>
                  <pic:spPr>
                    <a:xfrm>
                      <a:off x="0" y="0"/>
                      <a:ext cx="5430520" cy="6438265"/>
                    </a:xfrm>
                    <a:prstGeom prst="rect">
                      <a:avLst/>
                    </a:prstGeom>
                    <a:noFill/>
                    <a:ln w="9525">
                      <a:noFill/>
                    </a:ln>
                  </pic:spPr>
                </pic:pic>
              </a:graphicData>
            </a:graphic>
          </wp:inline>
        </w:drawing>
      </w:r>
    </w:p>
    <w:p w:rsidR="000A3AD4" w:rsidRDefault="000A3AD4" w:rsidP="000A3AD4">
      <w:pPr>
        <w:pStyle w:val="10"/>
        <w:jc w:val="center"/>
        <w:rPr>
          <w:sz w:val="18"/>
          <w:szCs w:val="18"/>
        </w:rPr>
      </w:pPr>
      <w:bookmarkStart w:id="258" w:name="_bookmark88"/>
      <w:bookmarkEnd w:id="258"/>
      <w:r>
        <w:t>图</w:t>
      </w:r>
      <w:r>
        <w:t xml:space="preserve"> 5.7</w:t>
      </w:r>
      <w:r>
        <w:tab/>
        <w:t>Full RelEx2Logic rule for parsing one type of comparative sentence.</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_comparative(cute, Pumpkin)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_amod(dog, white)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AndLink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white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dog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TruthValueGreaterThanLink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Pumpkin cute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dog_11 cute</w:t>
      </w:r>
    </w:p>
    <w:p w:rsidR="000A3AD4" w:rsidRDefault="000A3AD4" w:rsidP="000A3AD4">
      <w:pPr>
        <w:spacing w:before="4" w:line="200" w:lineRule="exact"/>
        <w:rPr>
          <w:sz w:val="20"/>
          <w:szCs w:val="20"/>
        </w:rPr>
      </w:pPr>
    </w:p>
    <w:p w:rsidR="000A3AD4" w:rsidRPr="005804DA" w:rsidRDefault="000A3AD4" w:rsidP="000A3AD4">
      <w:pPr>
        <w:pStyle w:val="BodyText"/>
        <w:ind w:firstLine="480"/>
      </w:pPr>
      <w:r w:rsidRPr="005804DA">
        <w:t>另一方面，为了处理诸如</w:t>
      </w:r>
      <w:r w:rsidRPr="005804DA">
        <w:rPr>
          <w:rFonts w:hint="eastAsia"/>
        </w:rPr>
        <w:t>“</w:t>
      </w:r>
      <w:r w:rsidRPr="005804DA">
        <w:t>Amen is more intelligent than insane</w:t>
      </w:r>
      <w:r w:rsidRPr="005804DA">
        <w:rPr>
          <w:rFonts w:hint="eastAsia"/>
        </w:rPr>
        <w:t>”</w:t>
      </w:r>
      <w:r w:rsidRPr="005804DA">
        <w:t>这样的句子，我们使用一个不同的规则，这个规则的简短形式如下：</w:t>
      </w:r>
    </w:p>
    <w:p w:rsidR="000A3AD4" w:rsidRDefault="000A3AD4" w:rsidP="000A3AD4">
      <w:pPr>
        <w:spacing w:before="7" w:line="240" w:lineRule="exact"/>
        <w:rPr>
          <w:sz w:val="24"/>
          <w:szCs w:val="24"/>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_predadj(adj1, W) than(adj1, adj2)</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_comparative(adj1, W)</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W adj1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W adj2</w:t>
      </w:r>
    </w:p>
    <w:p w:rsidR="000A3AD4" w:rsidRPr="005804DA" w:rsidRDefault="000A3AD4" w:rsidP="000A3AD4">
      <w:pPr>
        <w:pStyle w:val="BodyText"/>
        <w:ind w:firstLine="480"/>
      </w:pPr>
      <w:r w:rsidRPr="005804DA">
        <w:t>结果输出如下：</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_predadj(intelligent, Amen) </w:t>
      </w:r>
    </w:p>
    <w:p w:rsidR="000A3AD4" w:rsidRPr="005A3345" w:rsidRDefault="000A3AD4" w:rsidP="000A3AD4">
      <w:pPr>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than(intelligent, insane)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_comparative(intelligent, Amen)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Amen intelligent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Amen insane</w:t>
      </w:r>
    </w:p>
    <w:p w:rsidR="000A3AD4" w:rsidRPr="005804DA" w:rsidRDefault="000A3AD4" w:rsidP="000C6FE5">
      <w:pPr>
        <w:pStyle w:val="Heading2"/>
        <w:numPr>
          <w:ilvl w:val="1"/>
          <w:numId w:val="76"/>
        </w:numPr>
        <w:tabs>
          <w:tab w:val="left" w:pos="210"/>
        </w:tabs>
        <w:rPr>
          <w:lang w:eastAsia="zh-CN"/>
        </w:rPr>
      </w:pPr>
      <w:bookmarkStart w:id="259" w:name="_Toc17972"/>
      <w:bookmarkStart w:id="260" w:name="_Toc453623416"/>
      <w:bookmarkStart w:id="261" w:name="_Toc327482478"/>
      <w:r w:rsidRPr="005804DA">
        <w:rPr>
          <w:rFonts w:ascii="宋体" w:eastAsia="宋体" w:hAnsi="宋体" w:cs="宋体" w:hint="eastAsia"/>
          <w:lang w:eastAsia="zh-CN"/>
        </w:rPr>
        <w:t>在简单句子集的性能评价</w:t>
      </w:r>
      <w:bookmarkEnd w:id="259"/>
      <w:bookmarkEnd w:id="260"/>
      <w:bookmarkEnd w:id="261"/>
    </w:p>
    <w:p w:rsidR="000A3AD4" w:rsidRPr="005804DA" w:rsidRDefault="000A3AD4" w:rsidP="000A3AD4">
      <w:pPr>
        <w:pStyle w:val="BodyText"/>
        <w:ind w:firstLine="480"/>
        <w:rPr>
          <w:lang w:eastAsia="zh-CN"/>
        </w:rPr>
      </w:pPr>
      <w:r w:rsidRPr="005804DA">
        <w:rPr>
          <w:lang w:eastAsia="zh-CN"/>
        </w:rPr>
        <w:t>由于本文中的自然语言理解系统最终输出的基于超图逻辑形式比较独特，无法与其他类似系统进行比较。这里我们从路透社的语料库中随机抽取了</w:t>
      </w:r>
      <w:r w:rsidRPr="005804DA">
        <w:rPr>
          <w:lang w:eastAsia="zh-CN"/>
        </w:rPr>
        <w:t>100</w:t>
      </w:r>
      <w:r w:rsidRPr="005804DA">
        <w:rPr>
          <w:lang w:eastAsia="zh-CN"/>
        </w:rPr>
        <w:t>个词数小于</w:t>
      </w:r>
      <w:r w:rsidRPr="005804DA">
        <w:rPr>
          <w:lang w:eastAsia="zh-CN"/>
        </w:rPr>
        <w:t>8</w:t>
      </w:r>
      <w:r w:rsidRPr="005804DA">
        <w:rPr>
          <w:lang w:eastAsia="zh-CN"/>
        </w:rPr>
        <w:t>的句子作为测试集（选择相对较短句子来作为测试集，我们的出发点在于着重测试该自然语言理解系统对词语或短语之间的语义关系，而非专注于处理复杂的语言现象），在上面运行了我们的自然语言处理系统，并对输出结果做了人工分析，评价结果可参见下表：</w:t>
      </w:r>
    </w:p>
    <w:p w:rsidR="000A3AD4" w:rsidRDefault="000A3AD4" w:rsidP="000A3AD4">
      <w:pPr>
        <w:pStyle w:val="10"/>
        <w:rPr>
          <w:lang w:eastAsia="zh-CN"/>
        </w:rPr>
      </w:pPr>
      <w:r>
        <w:rPr>
          <w:lang w:eastAsia="zh-CN"/>
        </w:rPr>
        <w:t>表</w:t>
      </w:r>
      <w:r>
        <w:rPr>
          <w:lang w:eastAsia="zh-CN"/>
        </w:rPr>
        <w:t>5.1</w:t>
      </w:r>
      <w:r>
        <w:rPr>
          <w:lang w:eastAsia="zh-CN"/>
        </w:rPr>
        <w:tab/>
      </w:r>
      <w:r>
        <w:rPr>
          <w:lang w:eastAsia="zh-CN"/>
        </w:rPr>
        <w:t>改进后的链语法分析器在该测试集上的分析结果。</w:t>
      </w:r>
      <w:r>
        <w:rPr>
          <w:rFonts w:hint="eastAsia"/>
          <w:lang w:eastAsia="zh-CN"/>
        </w:rPr>
        <w:t>“</w:t>
      </w:r>
      <w:r>
        <w:rPr>
          <w:lang w:eastAsia="zh-CN"/>
        </w:rPr>
        <w:t>几乎正确</w:t>
      </w:r>
      <w:r>
        <w:rPr>
          <w:rFonts w:hint="eastAsia"/>
          <w:lang w:eastAsia="zh-CN"/>
        </w:rPr>
        <w:t>”</w:t>
      </w:r>
      <w:r>
        <w:rPr>
          <w:lang w:eastAsia="zh-CN"/>
        </w:rPr>
        <w:t>是指分析结果中忽略了链语法词典中不存在的词，但对剩下部分解析正确。</w:t>
      </w:r>
    </w:p>
    <w:tbl>
      <w:tblPr>
        <w:tblW w:w="2555" w:type="dxa"/>
        <w:jc w:val="center"/>
        <w:tblLayout w:type="fixed"/>
        <w:tblCellMar>
          <w:left w:w="0" w:type="dxa"/>
          <w:right w:w="0" w:type="dxa"/>
        </w:tblCellMar>
        <w:tblLook w:val="04A0"/>
      </w:tblPr>
      <w:tblGrid>
        <w:gridCol w:w="1203"/>
        <w:gridCol w:w="1352"/>
      </w:tblGrid>
      <w:tr w:rsidR="000A3AD4">
        <w:trPr>
          <w:trHeight w:hRule="exact" w:val="295"/>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 w:val="24"/>
                <w:szCs w:val="24"/>
              </w:rPr>
            </w:pPr>
            <w:r>
              <w:rPr>
                <w:rFonts w:ascii="Times New Roman" w:hAnsi="Times New Roman" w:cs="Times New Roman"/>
                <w:sz w:val="24"/>
                <w:szCs w:val="24"/>
              </w:rPr>
              <w:t>Link</w:t>
            </w:r>
            <w:r>
              <w:rPr>
                <w:rFonts w:ascii="Times New Roman" w:hAnsi="Times New Roman" w:cs="Times New Roman"/>
                <w:spacing w:val="-11"/>
                <w:sz w:val="24"/>
                <w:szCs w:val="24"/>
              </w:rPr>
              <w:t xml:space="preserve"> </w:t>
            </w:r>
            <w:r>
              <w:rPr>
                <w:rFonts w:ascii="Times New Roman" w:hAnsi="Times New Roman" w:cs="Times New Roman"/>
                <w:spacing w:val="-5"/>
                <w:sz w:val="24"/>
                <w:szCs w:val="24"/>
              </w:rPr>
              <w:t>P</w:t>
            </w:r>
            <w:r>
              <w:rPr>
                <w:rFonts w:ascii="Times New Roman" w:hAnsi="Times New Roman" w:cs="Times New Roman"/>
                <w:sz w:val="24"/>
                <w:szCs w:val="24"/>
              </w:rPr>
              <w:t>arser</w:t>
            </w:r>
          </w:p>
        </w:tc>
      </w:tr>
      <w:tr w:rsidR="000A3AD4">
        <w:trPr>
          <w:trHeight w:hRule="exact" w:val="884"/>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错误</w:t>
            </w: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 w:val="24"/>
                <w:szCs w:val="24"/>
              </w:rPr>
            </w:pPr>
            <w:r>
              <w:rPr>
                <w:rFonts w:ascii="Times New Roman" w:hAnsi="Times New Roman" w:cs="Times New Roman"/>
                <w:w w:val="95"/>
                <w:sz w:val="24"/>
                <w:szCs w:val="24"/>
              </w:rPr>
              <w:t>96</w:t>
            </w:r>
          </w:p>
          <w:p w:rsidR="000A3AD4" w:rsidRDefault="000A3AD4">
            <w:pPr>
              <w:pStyle w:val="TableParagraph"/>
              <w:spacing w:before="16"/>
              <w:ind w:right="119"/>
              <w:jc w:val="right"/>
              <w:rPr>
                <w:rFonts w:ascii="Times New Roman" w:hAnsi="Times New Roman" w:cs="Times New Roman"/>
                <w:sz w:val="24"/>
                <w:szCs w:val="24"/>
              </w:rPr>
            </w:pPr>
            <w:r>
              <w:rPr>
                <w:rFonts w:ascii="Times New Roman" w:hAnsi="Times New Roman" w:cs="Times New Roman"/>
                <w:w w:val="95"/>
                <w:sz w:val="24"/>
                <w:szCs w:val="24"/>
              </w:rPr>
              <w:t>2</w:t>
            </w:r>
          </w:p>
          <w:p w:rsidR="000A3AD4" w:rsidRDefault="000A3AD4">
            <w:pPr>
              <w:pStyle w:val="TableParagraph"/>
              <w:spacing w:before="13"/>
              <w:ind w:right="119"/>
              <w:jc w:val="right"/>
              <w:rPr>
                <w:rFonts w:ascii="Times New Roman" w:hAnsi="Times New Roman" w:cs="Times New Roman"/>
                <w:sz w:val="24"/>
                <w:szCs w:val="24"/>
              </w:rPr>
            </w:pPr>
            <w:r>
              <w:rPr>
                <w:rFonts w:ascii="Times New Roman" w:hAnsi="Times New Roman" w:cs="Times New Roman"/>
                <w:w w:val="95"/>
                <w:sz w:val="24"/>
                <w:szCs w:val="24"/>
              </w:rPr>
              <w:t>2</w:t>
            </w:r>
          </w:p>
        </w:tc>
      </w:tr>
    </w:tbl>
    <w:p w:rsidR="000A3AD4" w:rsidRDefault="000A3AD4" w:rsidP="000A3AD4">
      <w:pPr>
        <w:pStyle w:val="10"/>
        <w:rPr>
          <w:lang w:eastAsia="zh-CN"/>
        </w:rPr>
      </w:pPr>
      <w:r>
        <w:rPr>
          <w:lang w:eastAsia="zh-CN"/>
        </w:rPr>
        <w:t>表</w:t>
      </w:r>
      <w:r>
        <w:rPr>
          <w:lang w:eastAsia="zh-CN"/>
        </w:rPr>
        <w:t>5.2</w:t>
      </w:r>
      <w:r>
        <w:rPr>
          <w:lang w:eastAsia="zh-CN"/>
        </w:rPr>
        <w:tab/>
      </w:r>
      <w:r>
        <w:rPr>
          <w:lang w:eastAsia="zh-CN"/>
        </w:rPr>
        <w:t>在链语法分析器解析完全正确的</w:t>
      </w:r>
      <w:r>
        <w:rPr>
          <w:lang w:eastAsia="zh-CN"/>
        </w:rPr>
        <w:t>96</w:t>
      </w:r>
      <w:r>
        <w:rPr>
          <w:lang w:eastAsia="zh-CN"/>
        </w:rPr>
        <w:t>个句子上，</w:t>
      </w:r>
      <w:r>
        <w:rPr>
          <w:lang w:eastAsia="zh-CN"/>
        </w:rPr>
        <w:t>RelEx</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个以内的依存关系。</w:t>
      </w:r>
    </w:p>
    <w:tbl>
      <w:tblPr>
        <w:tblW w:w="2620" w:type="dxa"/>
        <w:jc w:val="center"/>
        <w:tblLayout w:type="fixed"/>
        <w:tblCellMar>
          <w:left w:w="0" w:type="dxa"/>
          <w:right w:w="0" w:type="dxa"/>
        </w:tblCellMar>
        <w:tblLook w:val="04A0"/>
      </w:tblPr>
      <w:tblGrid>
        <w:gridCol w:w="1540"/>
        <w:gridCol w:w="1080"/>
      </w:tblGrid>
      <w:tr w:rsidR="000A3AD4">
        <w:trPr>
          <w:trHeight w:hRule="exact" w:val="315"/>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 w:val="24"/>
                <w:szCs w:val="24"/>
              </w:rPr>
            </w:pPr>
            <w:r>
              <w:rPr>
                <w:rFonts w:ascii="Times New Roman" w:hAnsi="Times New Roman" w:cs="Times New Roman"/>
                <w:sz w:val="24"/>
                <w:szCs w:val="24"/>
              </w:rPr>
              <w:t>RelEx</w:t>
            </w:r>
          </w:p>
        </w:tc>
      </w:tr>
      <w:tr w:rsidR="000A3AD4">
        <w:trPr>
          <w:trHeight w:hRule="exact" w:val="947"/>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错误</w:t>
            </w: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 w:val="24"/>
                <w:szCs w:val="24"/>
              </w:rPr>
            </w:pPr>
            <w:r>
              <w:rPr>
                <w:rFonts w:ascii="Times New Roman" w:hAnsi="Times New Roman" w:cs="Times New Roman"/>
                <w:w w:val="95"/>
                <w:sz w:val="24"/>
                <w:szCs w:val="24"/>
              </w:rPr>
              <w:t>80</w:t>
            </w:r>
          </w:p>
          <w:p w:rsidR="000A3AD4" w:rsidRDefault="000A3AD4">
            <w:pPr>
              <w:pStyle w:val="TableParagraph"/>
              <w:spacing w:before="16"/>
              <w:ind w:right="119"/>
              <w:jc w:val="right"/>
              <w:rPr>
                <w:rFonts w:ascii="Times New Roman" w:hAnsi="Times New Roman" w:cs="Times New Roman"/>
                <w:sz w:val="24"/>
                <w:szCs w:val="24"/>
              </w:rPr>
            </w:pPr>
            <w:r>
              <w:rPr>
                <w:rFonts w:ascii="Times New Roman" w:hAnsi="Times New Roman" w:cs="Times New Roman"/>
                <w:w w:val="95"/>
                <w:sz w:val="24"/>
                <w:szCs w:val="24"/>
              </w:rPr>
              <w:t>15</w:t>
            </w:r>
          </w:p>
          <w:p w:rsidR="000A3AD4" w:rsidRDefault="000A3AD4">
            <w:pPr>
              <w:pStyle w:val="TableParagraph"/>
              <w:spacing w:before="13"/>
              <w:ind w:right="119"/>
              <w:jc w:val="right"/>
              <w:rPr>
                <w:rFonts w:ascii="Times New Roman" w:hAnsi="Times New Roman" w:cs="Times New Roman"/>
                <w:sz w:val="24"/>
                <w:szCs w:val="24"/>
              </w:rPr>
            </w:pPr>
            <w:r>
              <w:rPr>
                <w:rFonts w:ascii="Times New Roman" w:hAnsi="Times New Roman" w:cs="Times New Roman"/>
                <w:w w:val="95"/>
                <w:sz w:val="24"/>
                <w:szCs w:val="24"/>
              </w:rPr>
              <w:t>1</w:t>
            </w:r>
          </w:p>
        </w:tc>
      </w:tr>
    </w:tbl>
    <w:p w:rsidR="000A3AD4" w:rsidRDefault="000A3AD4" w:rsidP="000A3AD4">
      <w:pPr>
        <w:pStyle w:val="10"/>
        <w:rPr>
          <w:sz w:val="20"/>
          <w:szCs w:val="20"/>
          <w:lang w:eastAsia="zh-CN"/>
        </w:rPr>
      </w:pPr>
      <w:r>
        <w:rPr>
          <w:lang w:eastAsia="zh-CN"/>
        </w:rPr>
        <w:t>表</w:t>
      </w:r>
      <w:r>
        <w:rPr>
          <w:lang w:eastAsia="zh-CN"/>
        </w:rPr>
        <w:t>5.3</w:t>
      </w:r>
      <w:r>
        <w:rPr>
          <w:lang w:eastAsia="zh-CN"/>
        </w:rPr>
        <w:tab/>
      </w:r>
      <w:r>
        <w:rPr>
          <w:lang w:eastAsia="zh-CN"/>
        </w:rPr>
        <w:t>在链语法分析器和</w:t>
      </w:r>
      <w:r>
        <w:rPr>
          <w:lang w:eastAsia="zh-CN"/>
        </w:rPr>
        <w:t>RelEx</w:t>
      </w:r>
      <w:r>
        <w:rPr>
          <w:lang w:eastAsia="zh-CN"/>
        </w:rPr>
        <w:t>都解析完全正确的</w:t>
      </w:r>
      <w:r>
        <w:rPr>
          <w:lang w:eastAsia="zh-CN"/>
        </w:rPr>
        <w:t>80</w:t>
      </w:r>
      <w:r>
        <w:rPr>
          <w:lang w:eastAsia="zh-CN"/>
        </w:rPr>
        <w:t>个句子上，</w:t>
      </w:r>
      <w:r>
        <w:rPr>
          <w:lang w:eastAsia="zh-CN"/>
        </w:rPr>
        <w:t>RelEx2Logic</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个以内的语义关系。</w:t>
      </w:r>
    </w:p>
    <w:tbl>
      <w:tblPr>
        <w:tblpPr w:leftFromText="180" w:rightFromText="180" w:vertAnchor="text" w:horzAnchor="page" w:tblpX="4420" w:tblpY="41"/>
        <w:tblOverlap w:val="never"/>
        <w:tblW w:w="2719" w:type="dxa"/>
        <w:tblLayout w:type="fixed"/>
        <w:tblCellMar>
          <w:left w:w="0" w:type="dxa"/>
          <w:right w:w="0" w:type="dxa"/>
        </w:tblCellMar>
        <w:tblLook w:val="04A0"/>
      </w:tblPr>
      <w:tblGrid>
        <w:gridCol w:w="1203"/>
        <w:gridCol w:w="1516"/>
      </w:tblGrid>
      <w:tr w:rsidR="000A3AD4">
        <w:trPr>
          <w:trHeight w:hRule="exact" w:val="297"/>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 w:val="24"/>
                <w:szCs w:val="24"/>
              </w:rPr>
            </w:pPr>
            <w:r>
              <w:rPr>
                <w:rFonts w:ascii="Times New Roman" w:hAnsi="Times New Roman" w:cs="Times New Roman"/>
                <w:sz w:val="24"/>
                <w:szCs w:val="24"/>
              </w:rPr>
              <w:t>RelEx2L</w:t>
            </w:r>
            <w:r>
              <w:rPr>
                <w:rFonts w:ascii="Times New Roman" w:hAnsi="Times New Roman" w:cs="Times New Roman"/>
                <w:spacing w:val="-7"/>
                <w:sz w:val="24"/>
                <w:szCs w:val="24"/>
              </w:rPr>
              <w:t>o</w:t>
            </w:r>
            <w:r>
              <w:rPr>
                <w:rFonts w:ascii="Times New Roman" w:hAnsi="Times New Roman" w:cs="Times New Roman"/>
                <w:sz w:val="24"/>
                <w:szCs w:val="24"/>
              </w:rPr>
              <w:t>gic</w:t>
            </w:r>
          </w:p>
        </w:tc>
      </w:tr>
      <w:tr w:rsidR="000A3AD4">
        <w:trPr>
          <w:trHeight w:hRule="exact" w:val="884"/>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2"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错误</w:t>
            </w: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 w:val="24"/>
                <w:szCs w:val="24"/>
              </w:rPr>
            </w:pPr>
            <w:r>
              <w:rPr>
                <w:rFonts w:ascii="Times New Roman" w:hAnsi="Times New Roman" w:cs="Times New Roman"/>
                <w:w w:val="95"/>
                <w:sz w:val="24"/>
                <w:szCs w:val="24"/>
              </w:rPr>
              <w:t>68</w:t>
            </w:r>
          </w:p>
          <w:p w:rsidR="000A3AD4" w:rsidRDefault="000A3AD4">
            <w:pPr>
              <w:pStyle w:val="TableParagraph"/>
              <w:spacing w:before="16"/>
              <w:ind w:right="119"/>
              <w:jc w:val="right"/>
              <w:rPr>
                <w:rFonts w:ascii="Times New Roman" w:hAnsi="Times New Roman" w:cs="Times New Roman"/>
                <w:sz w:val="24"/>
                <w:szCs w:val="24"/>
              </w:rPr>
            </w:pPr>
            <w:r>
              <w:rPr>
                <w:rFonts w:ascii="Times New Roman" w:hAnsi="Times New Roman" w:cs="Times New Roman"/>
                <w:w w:val="95"/>
                <w:sz w:val="24"/>
                <w:szCs w:val="24"/>
              </w:rPr>
              <w:t>12</w:t>
            </w:r>
          </w:p>
          <w:p w:rsidR="000A3AD4" w:rsidRDefault="000A3AD4">
            <w:pPr>
              <w:pStyle w:val="TableParagraph"/>
              <w:spacing w:before="13"/>
              <w:ind w:right="119"/>
              <w:jc w:val="right"/>
              <w:rPr>
                <w:rFonts w:ascii="Times New Roman" w:hAnsi="Times New Roman" w:cs="Times New Roman"/>
                <w:sz w:val="24"/>
                <w:szCs w:val="24"/>
              </w:rPr>
            </w:pPr>
            <w:r>
              <w:rPr>
                <w:rFonts w:ascii="Times New Roman" w:hAnsi="Times New Roman" w:cs="Times New Roman"/>
                <w:w w:val="95"/>
                <w:sz w:val="24"/>
                <w:szCs w:val="24"/>
              </w:rPr>
              <w:t>0</w:t>
            </w:r>
          </w:p>
        </w:tc>
      </w:tr>
    </w:tbl>
    <w:p w:rsidR="000A3AD4" w:rsidRDefault="000A3AD4" w:rsidP="000A3AD4">
      <w:pPr>
        <w:spacing w:line="200" w:lineRule="exact"/>
        <w:rPr>
          <w:sz w:val="20"/>
          <w:szCs w:val="20"/>
        </w:rPr>
      </w:pPr>
    </w:p>
    <w:p w:rsidR="000A3AD4" w:rsidRDefault="000A3AD4" w:rsidP="000A3AD4">
      <w:pPr>
        <w:spacing w:before="14" w:line="260" w:lineRule="exact"/>
        <w:rPr>
          <w:sz w:val="26"/>
          <w:szCs w:val="26"/>
        </w:rPr>
      </w:pPr>
    </w:p>
    <w:p w:rsidR="000A3AD4" w:rsidRDefault="000A3AD4" w:rsidP="000A3AD4">
      <w:pPr>
        <w:spacing w:before="4" w:line="110" w:lineRule="exact"/>
        <w:rPr>
          <w:sz w:val="11"/>
          <w:szCs w:val="11"/>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5" w:line="110" w:lineRule="exact"/>
        <w:rPr>
          <w:sz w:val="11"/>
          <w:szCs w:val="11"/>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在该测试集中，链语法解析器唯一解析完全失败的句子是：</w:t>
      </w:r>
    </w:p>
    <w:p w:rsidR="000A3AD4" w:rsidRPr="005A3345" w:rsidRDefault="000A3AD4" w:rsidP="000A3AD4">
      <w:pPr>
        <w:ind w:left="304"/>
        <w:rPr>
          <w:rFonts w:ascii="Lucida Console" w:eastAsia="Lucida Console" w:hAnsi="Lucida Console" w:cs="Lucida Console"/>
          <w:szCs w:val="21"/>
        </w:rPr>
      </w:pPr>
      <w:r w:rsidRPr="005A3345">
        <w:rPr>
          <w:rFonts w:ascii="Lucida Console" w:eastAsia="Lucida Console" w:hAnsi="Lucida Console" w:cs="Lucida Console"/>
          <w:szCs w:val="21"/>
        </w:rPr>
        <w:t>But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can</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one,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really?</w:t>
      </w:r>
    </w:p>
    <w:p w:rsidR="000A3AD4" w:rsidRPr="00810DCC" w:rsidRDefault="000A3AD4" w:rsidP="000A3AD4">
      <w:pPr>
        <w:pStyle w:val="BodyText"/>
        <w:ind w:firstLine="480"/>
      </w:pPr>
      <w:r w:rsidRPr="00810DCC">
        <w:t>在该测试集中，很多改进后的链语法解析器没有完全解析正确的句子，主要是因为对习语的分析错误，如：</w:t>
      </w:r>
    </w:p>
    <w:p w:rsidR="000A3AD4" w:rsidRPr="005A3345" w:rsidRDefault="000A3AD4" w:rsidP="000A3AD4">
      <w:pPr>
        <w:ind w:left="304"/>
        <w:rPr>
          <w:rFonts w:ascii="Lucida Console" w:eastAsia="Lucida Console" w:hAnsi="Lucida Console" w:cs="Lucida Console"/>
          <w:spacing w:val="14"/>
          <w:szCs w:val="21"/>
        </w:rPr>
      </w:pPr>
      <w:r w:rsidRPr="005A3345">
        <w:rPr>
          <w:rFonts w:ascii="Lucida Console" w:eastAsia="Lucida Console" w:hAnsi="Lucida Console" w:cs="Lucida Console"/>
          <w:spacing w:val="14"/>
          <w:szCs w:val="21"/>
        </w:rPr>
        <w:t>It has held them at bay.</w:t>
      </w:r>
    </w:p>
    <w:p w:rsidR="000A3AD4" w:rsidRPr="00810DCC" w:rsidRDefault="000A3AD4" w:rsidP="000A3AD4">
      <w:pPr>
        <w:pStyle w:val="BodyText"/>
        <w:ind w:firstLine="480"/>
      </w:pPr>
      <w:r w:rsidRPr="00810DCC">
        <w:rPr>
          <w:rFonts w:hint="eastAsia"/>
        </w:rPr>
        <w:t>（</w:t>
      </w:r>
      <w:r w:rsidRPr="00810DCC">
        <w:t>这里的</w:t>
      </w:r>
      <w:r w:rsidRPr="00810DCC">
        <w:rPr>
          <w:rFonts w:hint="eastAsia"/>
        </w:rPr>
        <w:t>“</w:t>
      </w:r>
      <w:r w:rsidRPr="00810DCC">
        <w:t>at  bay’</w:t>
      </w:r>
      <w:r w:rsidRPr="00810DCC">
        <w:t>并不是字面意义的</w:t>
      </w:r>
      <w:r w:rsidRPr="00810DCC">
        <w:rPr>
          <w:rFonts w:hint="eastAsia"/>
        </w:rPr>
        <w:t>“</w:t>
      </w:r>
      <w:r w:rsidRPr="00810DCC">
        <w:t>bay</w:t>
      </w:r>
      <w:r w:rsidRPr="00810DCC">
        <w:rPr>
          <w:rFonts w:hint="eastAsia"/>
        </w:rPr>
        <w:t>”</w:t>
      </w:r>
      <w:r w:rsidRPr="00810DCC">
        <w:t>’</w:t>
      </w:r>
      <w:r w:rsidRPr="00810DCC">
        <w:rPr>
          <w:rFonts w:hint="eastAsia"/>
        </w:rPr>
        <w:t>）。</w:t>
      </w:r>
    </w:p>
    <w:p w:rsidR="000A3AD4" w:rsidRPr="00810DCC" w:rsidRDefault="000A3AD4" w:rsidP="000A3AD4">
      <w:pPr>
        <w:pStyle w:val="BodyText"/>
        <w:ind w:firstLine="480"/>
        <w:rPr>
          <w:lang w:eastAsia="zh-CN"/>
        </w:rPr>
      </w:pPr>
      <w:r w:rsidRPr="00810DCC">
        <w:rPr>
          <w:lang w:eastAsia="zh-CN"/>
        </w:rPr>
        <w:t>在该测试集中，</w:t>
      </w:r>
      <w:r w:rsidRPr="00810DCC">
        <w:rPr>
          <w:lang w:eastAsia="zh-CN"/>
        </w:rPr>
        <w:t xml:space="preserve">RelEx </w:t>
      </w:r>
      <w:r w:rsidRPr="00810DCC">
        <w:rPr>
          <w:lang w:eastAsia="zh-CN"/>
        </w:rPr>
        <w:t>分析完全失败的也只有</w:t>
      </w:r>
      <w:r w:rsidRPr="00810DCC">
        <w:rPr>
          <w:lang w:eastAsia="zh-CN"/>
        </w:rPr>
        <w:t xml:space="preserve"> 1 </w:t>
      </w:r>
      <w:r w:rsidRPr="00810DCC">
        <w:rPr>
          <w:lang w:eastAsia="zh-CN"/>
        </w:rPr>
        <w:t>句：</w:t>
      </w:r>
    </w:p>
    <w:p w:rsidR="000A3AD4" w:rsidRDefault="000A3AD4" w:rsidP="000A3AD4">
      <w:pPr>
        <w:spacing w:line="200" w:lineRule="exact"/>
        <w:rPr>
          <w:sz w:val="20"/>
          <w:szCs w:val="20"/>
          <w:lang w:eastAsia="zh-CN"/>
        </w:rPr>
      </w:pPr>
    </w:p>
    <w:p w:rsidR="000A3AD4" w:rsidRPr="005A3345" w:rsidRDefault="000A3AD4" w:rsidP="000C6FE5">
      <w:pPr>
        <w:ind w:left="304"/>
        <w:outlineLvl w:val="0"/>
        <w:rPr>
          <w:szCs w:val="21"/>
        </w:rPr>
      </w:pPr>
      <w:r w:rsidRPr="005A3345">
        <w:rPr>
          <w:rFonts w:ascii="Lucida Console" w:eastAsia="Lucida Console" w:hAnsi="Lucida Console" w:cs="Lucida Console"/>
          <w:szCs w:val="21"/>
        </w:rPr>
        <w:t>Part</w:t>
      </w:r>
      <w:r w:rsidRPr="005A3345">
        <w:rPr>
          <w:rFonts w:ascii="Lucida Console" w:eastAsia="Lucida Console" w:hAnsi="Lucida Console" w:cs="Lucida Console"/>
          <w:spacing w:val="9"/>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it</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is,</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9"/>
          <w:szCs w:val="21"/>
        </w:rPr>
        <w:t xml:space="preserve"> </w:t>
      </w:r>
      <w:r w:rsidRPr="005A3345">
        <w:rPr>
          <w:rFonts w:ascii="Lucida Console" w:eastAsia="Lucida Console" w:hAnsi="Lucida Console" w:cs="Lucida Console"/>
          <w:szCs w:val="21"/>
        </w:rPr>
        <w:t>course</w:t>
      </w:r>
    </w:p>
    <w:p w:rsidR="000A3AD4" w:rsidRDefault="000A3AD4" w:rsidP="000A3AD4">
      <w:pPr>
        <w:spacing w:line="220" w:lineRule="exact"/>
      </w:pPr>
    </w:p>
    <w:p w:rsidR="000A3AD4" w:rsidRPr="00810DCC" w:rsidRDefault="000A3AD4" w:rsidP="000A3AD4">
      <w:pPr>
        <w:pStyle w:val="BodyText"/>
        <w:ind w:firstLine="480"/>
      </w:pPr>
      <w:r w:rsidRPr="00810DCC">
        <w:t>其输出如下：</w:t>
      </w:r>
    </w:p>
    <w:p w:rsidR="000A3AD4" w:rsidRDefault="000A3AD4" w:rsidP="000A3AD4">
      <w:pPr>
        <w:ind w:left="2160" w:firstLine="720"/>
        <w:rPr>
          <w:rFonts w:ascii="Lucida Console" w:eastAsia="Lucida Console" w:hAnsi="Lucida Console" w:cs="Lucida Console"/>
          <w:spacing w:val="-1"/>
          <w:sz w:val="17"/>
          <w:szCs w:val="17"/>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Error</w:t>
      </w:r>
      <w:r w:rsidRPr="005A3345">
        <w:rPr>
          <w:rFonts w:ascii="Lucida Console" w:eastAsia="宋体" w:hAnsi="Lucida Console" w:cs="Lucida Console" w:hint="eastAsia"/>
          <w:spacing w:val="-1"/>
          <w:szCs w:val="21"/>
          <w:lang w:eastAsia="zh-CN"/>
        </w:rPr>
        <w:t>：</w:t>
      </w:r>
      <w:r w:rsidRPr="005A3345">
        <w:rPr>
          <w:rFonts w:ascii="Lucida Console" w:eastAsia="Lucida Console" w:hAnsi="Lucida Console" w:cs="Lucida Console"/>
          <w:spacing w:val="-1"/>
          <w:szCs w:val="21"/>
        </w:rPr>
        <w:t xml:space="preserve"> No target! rel=_pobj and src=of</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_advmod(be, of_course)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_subj(be, it)</w:t>
      </w:r>
    </w:p>
    <w:p w:rsidR="000A3AD4" w:rsidRPr="005A3345" w:rsidRDefault="000A3AD4" w:rsidP="000A3AD4">
      <w:pPr>
        <w:spacing w:before="3" w:line="100" w:lineRule="exact"/>
        <w:rPr>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_quantity(it,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_det(it,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Times New Roman" w:hAnsi="Times New Roman" w:cs="Times New Roman"/>
          <w:szCs w:val="21"/>
        </w:rPr>
      </w:pPr>
      <w:r w:rsidRPr="005A3345">
        <w:rPr>
          <w:rFonts w:ascii="Lucida Console" w:eastAsia="Lucida Console" w:hAnsi="Lucida Console" w:cs="Lucida Console"/>
          <w:spacing w:val="-1"/>
          <w:szCs w:val="21"/>
        </w:rPr>
        <w:t>_advmod(part, of)</w:t>
      </w:r>
    </w:p>
    <w:p w:rsidR="000A3AD4" w:rsidRDefault="000A3AD4" w:rsidP="000A3AD4">
      <w:pPr>
        <w:spacing w:before="2" w:line="220" w:lineRule="exact"/>
      </w:pPr>
    </w:p>
    <w:p w:rsidR="000A3AD4" w:rsidRPr="00810DCC" w:rsidRDefault="000A3AD4" w:rsidP="000A3AD4">
      <w:pPr>
        <w:pStyle w:val="BodyText"/>
        <w:ind w:firstLine="480"/>
        <w:rPr>
          <w:lang w:eastAsia="zh-CN"/>
        </w:rPr>
      </w:pPr>
      <w:r w:rsidRPr="00810DCC">
        <w:rPr>
          <w:lang w:eastAsia="zh-CN"/>
        </w:rPr>
        <w:t>但也有一些情况，</w:t>
      </w:r>
      <w:r w:rsidRPr="00810DCC">
        <w:rPr>
          <w:lang w:eastAsia="zh-CN"/>
        </w:rPr>
        <w:t>RelEx</w:t>
      </w:r>
      <w:r w:rsidRPr="00810DCC">
        <w:rPr>
          <w:lang w:eastAsia="zh-CN"/>
        </w:rPr>
        <w:t>忽略了很重要的依存关系，如：</w:t>
      </w:r>
    </w:p>
    <w:p w:rsidR="000A3AD4" w:rsidRDefault="000A3AD4" w:rsidP="000A3AD4">
      <w:pPr>
        <w:spacing w:before="1" w:line="220" w:lineRule="exact"/>
        <w:rPr>
          <w:lang w:eastAsia="zh-CN"/>
        </w:rPr>
      </w:pPr>
    </w:p>
    <w:p w:rsidR="000A3AD4" w:rsidRPr="005A3345" w:rsidRDefault="000A3AD4" w:rsidP="000C6FE5">
      <w:pPr>
        <w:ind w:left="117"/>
        <w:jc w:val="center"/>
        <w:outlineLvl w:val="0"/>
        <w:rPr>
          <w:rFonts w:ascii="Lucida Console" w:eastAsia="Lucida Console" w:hAnsi="Lucida Console" w:cs="Lucida Console"/>
          <w:szCs w:val="21"/>
        </w:rPr>
      </w:pP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expression</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has</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become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quite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cliche.</w:t>
      </w:r>
    </w:p>
    <w:p w:rsidR="000A3AD4" w:rsidRDefault="000A3AD4" w:rsidP="000A3AD4">
      <w:pPr>
        <w:spacing w:before="2" w:line="140" w:lineRule="exact"/>
        <w:rPr>
          <w:sz w:val="14"/>
          <w:szCs w:val="14"/>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输出中只有下列依存关系：</w:t>
      </w:r>
    </w:p>
    <w:p w:rsidR="000A3AD4" w:rsidRDefault="000A3AD4" w:rsidP="000A3AD4">
      <w:pPr>
        <w:ind w:left="117"/>
        <w:rPr>
          <w:rFonts w:ascii="Lucida Console" w:eastAsia="Lucida Console" w:hAnsi="Lucida Console" w:cs="Lucida Console"/>
          <w:sz w:val="17"/>
          <w:szCs w:val="17"/>
          <w:lang w:eastAsia="zh-CN"/>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_obj(become, cliche)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_subj(become, expression)</w:t>
      </w:r>
    </w:p>
    <w:p w:rsidR="000A3AD4" w:rsidRDefault="000A3AD4" w:rsidP="000A3AD4">
      <w:pPr>
        <w:spacing w:before="2" w:line="220" w:lineRule="exact"/>
      </w:pPr>
    </w:p>
    <w:p w:rsidR="000A3AD4" w:rsidRPr="00810DCC" w:rsidRDefault="000A3AD4" w:rsidP="000A3AD4">
      <w:pPr>
        <w:pStyle w:val="BodyText"/>
        <w:ind w:firstLine="480"/>
      </w:pPr>
      <w:r w:rsidRPr="00810DCC">
        <w:t>同时还有下列属性：</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pos(quite_a, det)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idiom-FLAG(quite_a, T)</w:t>
      </w:r>
    </w:p>
    <w:p w:rsidR="000A3AD4" w:rsidRDefault="000A3AD4" w:rsidP="000A3AD4">
      <w:pPr>
        <w:ind w:left="2160" w:firstLine="720"/>
        <w:rPr>
          <w:rFonts w:ascii="Lucida Console" w:eastAsia="Lucida Console" w:hAnsi="Lucida Console" w:cs="Lucida Console"/>
          <w:spacing w:val="-1"/>
          <w:sz w:val="17"/>
          <w:szCs w:val="17"/>
        </w:rPr>
      </w:pPr>
    </w:p>
    <w:p w:rsidR="000A3AD4" w:rsidRPr="00810DCC" w:rsidRDefault="000A3AD4" w:rsidP="000A3AD4">
      <w:pPr>
        <w:pStyle w:val="BodyText"/>
        <w:ind w:firstLine="480"/>
      </w:pPr>
      <w:r w:rsidRPr="00810DCC">
        <w:t>该例中，</w:t>
      </w:r>
      <w:r w:rsidRPr="00810DCC">
        <w:t>RelEx</w:t>
      </w:r>
      <w:r w:rsidRPr="00810DCC">
        <w:t>忽略了</w:t>
      </w:r>
      <w:r w:rsidRPr="00810DCC">
        <w:rPr>
          <w:rFonts w:hint="eastAsia"/>
        </w:rPr>
        <w:t>“</w:t>
      </w:r>
      <w:r w:rsidRPr="00810DCC">
        <w:t>quite a</w:t>
      </w:r>
      <w:r w:rsidRPr="00810DCC">
        <w:rPr>
          <w:rFonts w:hint="eastAsia"/>
        </w:rPr>
        <w:t>”</w:t>
      </w:r>
      <w:r w:rsidRPr="00810DCC">
        <w:t>和</w:t>
      </w:r>
      <w:r w:rsidRPr="00810DCC">
        <w:rPr>
          <w:rFonts w:hint="eastAsia"/>
        </w:rPr>
        <w:t>”</w:t>
      </w:r>
      <w:r w:rsidRPr="00810DCC">
        <w:t>cliche’</w:t>
      </w:r>
      <w:r w:rsidRPr="00810DCC">
        <w:t>之间的依存关系</w:t>
      </w:r>
      <w:r w:rsidRPr="00810DCC">
        <w:rPr>
          <w:rFonts w:hint="eastAsia"/>
        </w:rPr>
        <w:t>；</w:t>
      </w:r>
      <w:r w:rsidRPr="00810DCC">
        <w:t>类似，在该测试集上，</w:t>
      </w:r>
      <w:r w:rsidRPr="00810DCC">
        <w:t>RelEx2Logic</w:t>
      </w:r>
      <w:r w:rsidRPr="00810DCC">
        <w:t>也几乎都给出合理的语义关系，但有时的输出也不完整。如：</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But there is also compassion.</w:t>
      </w:r>
    </w:p>
    <w:p w:rsidR="000A3AD4" w:rsidRDefault="000A3AD4" w:rsidP="000A3AD4">
      <w:pPr>
        <w:spacing w:before="5" w:line="160" w:lineRule="exact"/>
        <w:rPr>
          <w:sz w:val="16"/>
          <w:szCs w:val="16"/>
        </w:rPr>
      </w:pPr>
    </w:p>
    <w:p w:rsidR="000A3AD4" w:rsidRPr="00810DCC" w:rsidRDefault="000A3AD4" w:rsidP="000A3AD4">
      <w:pPr>
        <w:pStyle w:val="BodyText"/>
        <w:ind w:firstLine="480"/>
        <w:rPr>
          <w:lang w:eastAsia="zh-CN"/>
        </w:rPr>
      </w:pPr>
      <w:r w:rsidRPr="00810DCC">
        <w:t>RelEx2Logic</w:t>
      </w:r>
      <w:r w:rsidRPr="00810DCC">
        <w:t>没有产生与</w:t>
      </w:r>
      <w:r w:rsidRPr="00810DCC">
        <w:rPr>
          <w:rFonts w:hint="eastAsia"/>
        </w:rPr>
        <w:t>“</w:t>
      </w:r>
      <w:r w:rsidRPr="00810DCC">
        <w:t>but</w:t>
      </w:r>
      <w:r w:rsidRPr="00810DCC">
        <w:rPr>
          <w:rFonts w:hint="eastAsia"/>
        </w:rPr>
        <w:t>”</w:t>
      </w:r>
      <w:r w:rsidRPr="00810DCC">
        <w:t>相关的语义关系，这是因为有关</w:t>
      </w:r>
      <w:r w:rsidRPr="00810DCC">
        <w:rPr>
          <w:rFonts w:hint="eastAsia"/>
        </w:rPr>
        <w:t>“</w:t>
      </w:r>
      <w:r w:rsidRPr="00810DCC">
        <w:t>but</w:t>
      </w:r>
      <w:r w:rsidRPr="00810DCC">
        <w:rPr>
          <w:rFonts w:hint="eastAsia"/>
        </w:rPr>
        <w:t>”</w:t>
      </w:r>
      <w:r w:rsidRPr="00810DCC">
        <w:t>的</w:t>
      </w:r>
      <w:r w:rsidRPr="00810DCC">
        <w:t xml:space="preserve">RelEx2Logic </w:t>
      </w:r>
      <w:r w:rsidRPr="00810DCC">
        <w:t>规则还没写入规则库</w:t>
      </w:r>
      <w:r w:rsidRPr="00810DCC">
        <w:t xml:space="preserve">it does not produce a relation for </w:t>
      </w:r>
      <w:r w:rsidRPr="00810DCC">
        <w:rPr>
          <w:rFonts w:hint="eastAsia"/>
        </w:rPr>
        <w:t>“</w:t>
      </w:r>
      <w:r w:rsidRPr="00810DCC">
        <w:t>but</w:t>
      </w:r>
      <w:r w:rsidRPr="00810DCC">
        <w:rPr>
          <w:rFonts w:hint="eastAsia"/>
        </w:rPr>
        <w:t>”</w:t>
      </w:r>
      <w:r w:rsidRPr="00810DCC">
        <w:t xml:space="preserve"> because at this time no </w:t>
      </w:r>
      <w:r w:rsidRPr="00810DCC">
        <w:rPr>
          <w:rFonts w:hint="eastAsia"/>
        </w:rPr>
        <w:t>“</w:t>
      </w:r>
      <w:r w:rsidRPr="00810DCC">
        <w:t>but</w:t>
      </w:r>
      <w:r w:rsidRPr="00810DCC">
        <w:rPr>
          <w:rFonts w:hint="eastAsia"/>
        </w:rPr>
        <w:t>”</w:t>
      </w:r>
      <w:r w:rsidRPr="00810DCC">
        <w:t xml:space="preserve"> rule has been coded. </w:t>
      </w:r>
      <w:r w:rsidRPr="00810DCC">
        <w:rPr>
          <w:lang w:eastAsia="zh-CN"/>
        </w:rPr>
        <w:t>Similarly in</w:t>
      </w:r>
    </w:p>
    <w:p w:rsidR="000A3AD4" w:rsidRPr="00810DCC" w:rsidRDefault="000A3AD4" w:rsidP="000A3AD4">
      <w:pPr>
        <w:pStyle w:val="BodyText"/>
        <w:ind w:firstLine="480"/>
        <w:rPr>
          <w:lang w:eastAsia="zh-CN"/>
        </w:rPr>
      </w:pPr>
      <w:r w:rsidRPr="00810DCC">
        <w:rPr>
          <w:lang w:eastAsia="zh-CN"/>
        </w:rPr>
        <w:t>总的来说，在该简单的测试集上的结果是鼓舞人心的，它能说明，本章阐述的自然语言系统在简单句子上的表现性能是不错的，其中大部分错误也都能通过添加相关的规则来解决。当然，基于规则的系统的本质也在于能通过不断添加和修改规则来提高系统的性能，但总归是很耗时的，而且也很不灵活，因此，我们希望能使机器自动从无标注或者半标注的语料库中学习相关的语法规则来替换我们所使用的人工编写的规则库。目前我们已着手研究无监督的语言学习的算法</w:t>
      </w:r>
      <w:r w:rsidRPr="00810DCC">
        <w:rPr>
          <w:rStyle w:val="FootnoteReference"/>
          <w:vertAlign w:val="baseline"/>
        </w:rPr>
        <w:footnoteReference w:id="11"/>
      </w:r>
      <w:r w:rsidRPr="00810DCC">
        <w:rPr>
          <w:lang w:eastAsia="zh-CN"/>
        </w:rPr>
        <w:t>，但这并不是本文的重点，因此不在这里介绍。</w:t>
      </w:r>
    </w:p>
    <w:p w:rsidR="000A3AD4" w:rsidRPr="00810DCC" w:rsidRDefault="000A3AD4" w:rsidP="000C6FE5">
      <w:pPr>
        <w:pStyle w:val="Heading2"/>
        <w:numPr>
          <w:ilvl w:val="1"/>
          <w:numId w:val="76"/>
        </w:numPr>
        <w:tabs>
          <w:tab w:val="left" w:pos="210"/>
        </w:tabs>
      </w:pPr>
      <w:bookmarkStart w:id="262" w:name="_Toc22167"/>
      <w:bookmarkStart w:id="263" w:name="_Toc453623417"/>
      <w:bookmarkStart w:id="264" w:name="_Toc327482479"/>
      <w:r w:rsidRPr="00810DCC">
        <w:rPr>
          <w:rFonts w:ascii="Yuanti TC Light" w:hAnsi="Yuanti TC Light" w:cs="Yuanti TC Light"/>
        </w:rPr>
        <w:t>本章小结</w:t>
      </w:r>
      <w:bookmarkEnd w:id="262"/>
      <w:bookmarkEnd w:id="263"/>
      <w:bookmarkEnd w:id="264"/>
    </w:p>
    <w:p w:rsidR="000A3AD4" w:rsidRDefault="000A3AD4" w:rsidP="000A3AD4">
      <w:pPr>
        <w:pStyle w:val="BodyText"/>
        <w:ind w:firstLine="480"/>
        <w:rPr>
          <w:lang w:eastAsia="zh-CN"/>
        </w:rPr>
      </w:pPr>
      <w:r>
        <w:rPr>
          <w:lang w:eastAsia="zh-CN"/>
        </w:rPr>
        <w:t>本章主要介绍我们的自然语言理解系统中的各个模块的工作原理和实现方法，并深入讨论了该系统如何将英文句子转换成超图表示的逻辑形式，以达到能使自然语言参与到逻辑推理的过程中。该自然语言理解系统已经被应用在游戏角色控制和人形机器人等领域。</w:t>
      </w:r>
    </w:p>
    <w:p w:rsidR="000A3AD4" w:rsidRDefault="000A3AD4" w:rsidP="000A3AD4">
      <w:pPr>
        <w:pStyle w:val="BodyText"/>
        <w:ind w:firstLine="480"/>
        <w:rPr>
          <w:sz w:val="20"/>
          <w:szCs w:val="20"/>
          <w:lang w:eastAsia="zh-CN"/>
        </w:rPr>
      </w:pPr>
      <w:r>
        <w:rPr>
          <w:lang w:eastAsia="zh-CN"/>
        </w:rPr>
        <w:t>该自然语言理解系统使用了一些现有的开源语法分析器，本章也讨论对这些开源工具做出的各种改进，还讨论了我们实现的全新的将依存关系转换成语义逻辑表示的系统</w:t>
      </w:r>
      <w:r>
        <w:rPr>
          <w:lang w:eastAsia="zh-CN"/>
        </w:rPr>
        <w:t>RelEx2Logic</w:t>
      </w:r>
      <w:r>
        <w:rPr>
          <w:lang w:eastAsia="zh-CN"/>
        </w:rPr>
        <w:t>，总的来说，本章的贡献有：</w:t>
      </w:r>
    </w:p>
    <w:p w:rsidR="000A3AD4" w:rsidRPr="00810DCC" w:rsidRDefault="000A3AD4" w:rsidP="000A3AD4">
      <w:pPr>
        <w:pStyle w:val="BodyText"/>
        <w:numPr>
          <w:ilvl w:val="0"/>
          <w:numId w:val="66"/>
        </w:numPr>
        <w:ind w:firstLineChars="0"/>
        <w:rPr>
          <w:lang w:eastAsia="zh-CN"/>
        </w:rPr>
      </w:pPr>
      <w:r w:rsidRPr="00810DCC">
        <w:rPr>
          <w:lang w:eastAsia="zh-CN"/>
        </w:rPr>
        <w:t>改进了链语法分析器的词典，使其能够处理更复杂的语言现象，以及能识别句子的中心词从而改进了链语法对复句的分析能力。</w:t>
      </w:r>
    </w:p>
    <w:p w:rsidR="000A3AD4" w:rsidRPr="00810DCC" w:rsidRDefault="000A3AD4" w:rsidP="000A3AD4">
      <w:pPr>
        <w:pStyle w:val="BodyText"/>
        <w:numPr>
          <w:ilvl w:val="0"/>
          <w:numId w:val="66"/>
        </w:numPr>
        <w:ind w:firstLineChars="0"/>
        <w:rPr>
          <w:lang w:eastAsia="zh-CN"/>
        </w:rPr>
      </w:pPr>
      <w:r w:rsidRPr="00810DCC">
        <w:rPr>
          <w:lang w:eastAsia="zh-CN"/>
        </w:rPr>
        <w:t>改进了</w:t>
      </w:r>
      <w:r w:rsidRPr="00810DCC">
        <w:rPr>
          <w:lang w:eastAsia="zh-CN"/>
        </w:rPr>
        <w:t>RelEx</w:t>
      </w:r>
      <w:r w:rsidRPr="00810DCC">
        <w:rPr>
          <w:lang w:eastAsia="zh-CN"/>
        </w:rPr>
        <w:t>使其能处理目前语法分析器难以处理的比较级和量词等复杂的语言现象</w:t>
      </w:r>
      <w:r w:rsidR="00A65B5E">
        <w:rPr>
          <w:rFonts w:hint="eastAsia"/>
          <w:lang w:eastAsia="zh-CN"/>
        </w:rPr>
        <w:t>，并</w:t>
      </w:r>
      <w:r w:rsidR="00A65B5E">
        <w:rPr>
          <w:rFonts w:ascii="宋体" w:hAnsi="宋体" w:cs="宋体" w:hint="eastAsia"/>
          <w:lang w:eastAsia="zh-CN"/>
        </w:rPr>
        <w:t>将RelEx中的指代消解算法用到Atomspace中实现了一个引入涉身知识的指代消解系统</w:t>
      </w:r>
      <w:r w:rsidRPr="00810DCC">
        <w:rPr>
          <w:lang w:eastAsia="zh-CN"/>
        </w:rPr>
        <w:t>。</w:t>
      </w:r>
    </w:p>
    <w:p w:rsidR="000A3AD4" w:rsidRPr="00810DCC" w:rsidRDefault="000A3AD4" w:rsidP="000A3AD4">
      <w:pPr>
        <w:pStyle w:val="BodyText"/>
        <w:numPr>
          <w:ilvl w:val="0"/>
          <w:numId w:val="66"/>
        </w:numPr>
        <w:ind w:firstLineChars="0"/>
        <w:rPr>
          <w:lang w:eastAsia="zh-CN"/>
        </w:rPr>
      </w:pPr>
      <w:r w:rsidRPr="00810DCC">
        <w:rPr>
          <w:lang w:eastAsia="zh-CN"/>
        </w:rPr>
        <w:t>设计并实现了</w:t>
      </w:r>
      <w:r w:rsidRPr="00810DCC">
        <w:rPr>
          <w:lang w:eastAsia="zh-CN"/>
        </w:rPr>
        <w:t>RelEx2Logic</w:t>
      </w:r>
      <w:r w:rsidRPr="00810DCC">
        <w:rPr>
          <w:lang w:eastAsia="zh-CN"/>
        </w:rPr>
        <w:t>系统，使其能将</w:t>
      </w:r>
      <w:r w:rsidRPr="00810DCC">
        <w:rPr>
          <w:lang w:eastAsia="zh-CN"/>
        </w:rPr>
        <w:t>RelEx</w:t>
      </w:r>
      <w:r w:rsidRPr="00810DCC">
        <w:rPr>
          <w:lang w:eastAsia="zh-CN"/>
        </w:rPr>
        <w:t>输出的依存关系转换成以超图表示的逻辑形式</w:t>
      </w:r>
      <w:r w:rsidRPr="00810DCC">
        <w:rPr>
          <w:rFonts w:hint="eastAsia"/>
          <w:lang w:eastAsia="zh-CN"/>
        </w:rPr>
        <w:t>。</w:t>
      </w:r>
    </w:p>
    <w:p w:rsidR="000A3AD4" w:rsidRPr="00810DCC" w:rsidRDefault="000A3AD4" w:rsidP="000A3AD4">
      <w:pPr>
        <w:pStyle w:val="BodyText"/>
        <w:numPr>
          <w:ilvl w:val="0"/>
          <w:numId w:val="66"/>
        </w:numPr>
        <w:ind w:firstLineChars="0"/>
        <w:rPr>
          <w:lang w:eastAsia="zh-CN"/>
        </w:rPr>
      </w:pPr>
      <w:r w:rsidRPr="00810DCC">
        <w:rPr>
          <w:lang w:eastAsia="zh-CN"/>
        </w:rPr>
        <w:t>设计并实现了</w:t>
      </w:r>
      <w:r w:rsidRPr="00810DCC">
        <w:rPr>
          <w:lang w:eastAsia="zh-CN"/>
        </w:rPr>
        <w:t>RelEx2Logic</w:t>
      </w:r>
      <w:r w:rsidRPr="00810DCC">
        <w:rPr>
          <w:lang w:eastAsia="zh-CN"/>
        </w:rPr>
        <w:t>中所使用的转换规则及相应的规则引擎。</w:t>
      </w:r>
    </w:p>
    <w:p w:rsidR="000A3AD4" w:rsidRPr="00810DCC" w:rsidRDefault="000A3AD4" w:rsidP="000A3AD4">
      <w:pPr>
        <w:pStyle w:val="BodyText"/>
        <w:ind w:firstLine="480"/>
        <w:rPr>
          <w:lang w:eastAsia="zh-CN"/>
        </w:rPr>
      </w:pPr>
      <w:r w:rsidRPr="00810DCC">
        <w:rPr>
          <w:lang w:eastAsia="zh-CN"/>
        </w:rPr>
        <w:t>总的来说，本章搭建的自然语言理解系统已经能被用在一些用户定义的实际应用中，但仍然有很多遗留问题有待解决。在接下来的工作中，我们会在我们的自然语言理解系统中引入概率逻辑推理引擎</w:t>
      </w:r>
      <w:r w:rsidRPr="00810DCC">
        <w:rPr>
          <w:lang w:eastAsia="zh-CN"/>
        </w:rPr>
        <w:t>PLN</w:t>
      </w:r>
      <w:r w:rsidRPr="00810DCC">
        <w:rPr>
          <w:lang w:eastAsia="zh-CN"/>
        </w:rPr>
        <w:t>，这样不仅可以通过一些基本常识推理来改进语法分析中的结果，还可用于指导对语法分析器产生的多种结果进行排序，以及用于指导各种歧义消除和指代消解等方面。最后，本章还在一个小的测试集上对我们的自然语言理解系统进行了测试并做了相应的评价分析。</w:t>
      </w:r>
    </w:p>
    <w:p w:rsidR="000A3AD4" w:rsidRDefault="000A3AD4" w:rsidP="000A3AD4">
      <w:pPr>
        <w:spacing w:before="11" w:line="200" w:lineRule="exact"/>
        <w:rPr>
          <w:sz w:val="20"/>
          <w:szCs w:val="20"/>
          <w:lang w:eastAsia="zh-CN"/>
        </w:rPr>
      </w:pPr>
    </w:p>
    <w:p w:rsidR="000A3AD4" w:rsidRDefault="000A3AD4" w:rsidP="000C6FE5">
      <w:pPr>
        <w:pStyle w:val="Heading1"/>
        <w:rPr>
          <w:lang w:eastAsia="zh-CN"/>
        </w:rPr>
        <w:sectPr w:rsidR="000A3AD4">
          <w:type w:val="oddPage"/>
          <w:pgSz w:w="11906" w:h="16840"/>
          <w:pgMar w:top="1560" w:right="1160" w:bottom="1540" w:left="1680" w:header="0" w:footer="1349" w:gutter="0"/>
          <w:cols w:equalWidth="0">
            <w:col w:w="9066"/>
          </w:cols>
        </w:sectPr>
      </w:pPr>
      <w:bookmarkStart w:id="265" w:name="_Toc9724"/>
    </w:p>
    <w:p w:rsidR="000A3AD4" w:rsidRDefault="000A3AD4" w:rsidP="000A3AD4">
      <w:pPr>
        <w:pStyle w:val="Title"/>
        <w:rPr>
          <w:lang w:eastAsia="zh-CN"/>
        </w:rPr>
      </w:pPr>
      <w:bookmarkStart w:id="266" w:name="_Toc453623418"/>
      <w:bookmarkStart w:id="267" w:name="_Toc327482480"/>
      <w:r>
        <w:rPr>
          <w:rFonts w:ascii="宋体" w:eastAsia="宋体" w:hAnsi="宋体" w:cs="宋体" w:hint="eastAsia"/>
          <w:lang w:eastAsia="zh-CN"/>
        </w:rPr>
        <w:t>第六章</w:t>
      </w:r>
      <w:r>
        <w:rPr>
          <w:rFonts w:hint="eastAsia"/>
          <w:lang w:eastAsia="zh-CN"/>
        </w:rPr>
        <w:t xml:space="preserve"> </w:t>
      </w:r>
      <w:r>
        <w:rPr>
          <w:rFonts w:ascii="宋体" w:eastAsia="宋体" w:hAnsi="宋体" w:cs="宋体" w:hint="eastAsia"/>
          <w:lang w:eastAsia="zh-CN"/>
        </w:rPr>
        <w:t>自然语言生成：从逻辑到语言</w:t>
      </w:r>
      <w:bookmarkEnd w:id="265"/>
      <w:bookmarkEnd w:id="266"/>
      <w:bookmarkEnd w:id="267"/>
    </w:p>
    <w:p w:rsidR="000A3AD4" w:rsidRDefault="000A3AD4" w:rsidP="000A3AD4">
      <w:pPr>
        <w:pStyle w:val="BodyText"/>
        <w:ind w:firstLine="480"/>
        <w:rPr>
          <w:lang w:eastAsia="zh-CN"/>
        </w:rPr>
      </w:pPr>
      <w:r>
        <w:rPr>
          <w:rFonts w:hint="eastAsia"/>
          <w:lang w:eastAsia="zh-CN"/>
        </w:rPr>
        <w:t>与第</w:t>
      </w:r>
      <w:hyperlink w:anchor="_bookmark66" w:history="1">
        <w:r>
          <w:rPr>
            <w:lang w:eastAsia="zh-CN"/>
          </w:rPr>
          <w:t>5</w:t>
        </w:r>
      </w:hyperlink>
      <w:r>
        <w:rPr>
          <w:rFonts w:hint="eastAsia"/>
          <w:lang w:eastAsia="zh-CN"/>
        </w:rPr>
        <w:t>章阐述的自然语言理解系统的工作（将英语句子转换成超图表示的逻辑</w:t>
      </w:r>
      <w:r>
        <w:rPr>
          <w:lang w:eastAsia="zh-CN"/>
        </w:rPr>
        <w:t xml:space="preserve"> </w:t>
      </w:r>
      <w:r>
        <w:rPr>
          <w:rFonts w:hint="eastAsia"/>
          <w:lang w:eastAsia="zh-CN"/>
        </w:rPr>
        <w:t>形式）正好相反，本章将要的阐述的自然语言生成系统的工作是将基于超图表示的</w:t>
      </w:r>
      <w:r>
        <w:rPr>
          <w:lang w:eastAsia="zh-CN"/>
        </w:rPr>
        <w:t xml:space="preserve"> </w:t>
      </w:r>
      <w:r>
        <w:rPr>
          <w:rFonts w:hint="eastAsia"/>
          <w:lang w:eastAsia="zh-CN"/>
        </w:rPr>
        <w:t>逻辑结构转换成合法的英语句子。本章的研究工作主要针对第</w:t>
      </w:r>
      <w:hyperlink w:anchor="_bookmark4" w:history="1">
        <w:r>
          <w:rPr>
            <w:lang w:eastAsia="zh-CN"/>
          </w:rPr>
          <w:t>1</w:t>
        </w:r>
      </w:hyperlink>
      <w:r>
        <w:rPr>
          <w:rFonts w:hint="eastAsia"/>
          <w:lang w:eastAsia="zh-CN"/>
        </w:rPr>
        <w:t>章中的提到的假设</w:t>
      </w:r>
      <w:r>
        <w:rPr>
          <w:lang w:eastAsia="zh-CN"/>
        </w:rPr>
        <w:t xml:space="preserve"> 2 </w:t>
      </w:r>
      <w:r>
        <w:rPr>
          <w:rFonts w:hint="eastAsia"/>
          <w:lang w:eastAsia="zh-CN"/>
        </w:rPr>
        <w:t>展开。根据该假设，我们认为，借助一个超图转换系统和一个超图匹配系统，在</w:t>
      </w:r>
      <w:r>
        <w:rPr>
          <w:lang w:eastAsia="zh-CN"/>
        </w:rPr>
        <w:t xml:space="preserve"> </w:t>
      </w:r>
      <w:r>
        <w:rPr>
          <w:rFonts w:hint="eastAsia"/>
          <w:lang w:eastAsia="zh-CN"/>
        </w:rPr>
        <w:t>由自然语言理解系统自动生成的二元组（语言表达式，逻辑表达式）组成的知识库</w:t>
      </w:r>
      <w:r>
        <w:rPr>
          <w:lang w:eastAsia="zh-CN"/>
        </w:rPr>
        <w:t xml:space="preserve"> </w:t>
      </w:r>
      <w:r>
        <w:rPr>
          <w:rFonts w:hint="eastAsia"/>
          <w:lang w:eastAsia="zh-CN"/>
        </w:rPr>
        <w:t>中根据逻辑表达式找到匹配的语言表达式并生成自然语言，是可行的。</w:t>
      </w:r>
    </w:p>
    <w:p w:rsidR="000A3AD4" w:rsidRDefault="000A3AD4" w:rsidP="000A3AD4">
      <w:pPr>
        <w:pStyle w:val="BodyText"/>
        <w:ind w:firstLine="480"/>
        <w:rPr>
          <w:lang w:eastAsia="zh-CN"/>
        </w:rPr>
      </w:pPr>
      <w:r>
        <w:rPr>
          <w:rFonts w:hint="eastAsia"/>
          <w:lang w:eastAsia="zh-CN"/>
        </w:rPr>
        <w:t>基于这样的假设，我们在自然语言生成系统中设计并实现了一个超图转换系</w:t>
      </w:r>
      <w:r>
        <w:rPr>
          <w:lang w:eastAsia="zh-CN"/>
        </w:rPr>
        <w:t xml:space="preserve"> </w:t>
      </w:r>
      <w:r>
        <w:rPr>
          <w:rFonts w:hint="eastAsia"/>
          <w:lang w:eastAsia="zh-CN"/>
        </w:rPr>
        <w:t>统，用于自然语言生成中的微观规划（</w:t>
      </w:r>
      <w:r>
        <w:rPr>
          <w:lang w:eastAsia="zh-CN"/>
        </w:rPr>
        <w:t>Microplanning</w:t>
      </w:r>
      <w:r>
        <w:rPr>
          <w:rFonts w:hint="eastAsia"/>
          <w:lang w:eastAsia="zh-CN"/>
        </w:rPr>
        <w:t>）；和一个超图匹配系统，用</w:t>
      </w:r>
      <w:r>
        <w:rPr>
          <w:lang w:eastAsia="zh-CN"/>
        </w:rPr>
        <w:t xml:space="preserve"> </w:t>
      </w:r>
      <w:r>
        <w:rPr>
          <w:rFonts w:hint="eastAsia"/>
          <w:lang w:eastAsia="zh-CN"/>
        </w:rPr>
        <w:t>于自然语言生成中的表层生成（</w:t>
      </w:r>
      <w:r>
        <w:rPr>
          <w:lang w:eastAsia="zh-CN"/>
        </w:rPr>
        <w:t>Surface Realization</w:t>
      </w:r>
      <w:r>
        <w:rPr>
          <w:rFonts w:hint="eastAsia"/>
          <w:lang w:eastAsia="zh-CN"/>
        </w:rPr>
        <w:t>）。我下面章节将分别对这两个</w:t>
      </w:r>
      <w:r>
        <w:rPr>
          <w:lang w:eastAsia="zh-CN"/>
        </w:rPr>
        <w:t xml:space="preserve"> </w:t>
      </w:r>
      <w:bookmarkStart w:id="268" w:name="微观规划器"/>
      <w:bookmarkEnd w:id="268"/>
      <w:r>
        <w:rPr>
          <w:rFonts w:hint="eastAsia"/>
          <w:lang w:eastAsia="zh-CN"/>
        </w:rPr>
        <w:t>子系统的工作原理和实现方法等做进一步地讨论。</w:t>
      </w:r>
    </w:p>
    <w:p w:rsidR="000A3AD4" w:rsidRPr="00810DCC"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269" w:name="_Toc453623419"/>
      <w:bookmarkStart w:id="270" w:name="_Toc18191"/>
      <w:bookmarkEnd w:id="269"/>
    </w:p>
    <w:p w:rsidR="000A3AD4" w:rsidRDefault="000A3AD4" w:rsidP="000C6FE5">
      <w:pPr>
        <w:pStyle w:val="Heading2"/>
        <w:numPr>
          <w:ilvl w:val="1"/>
          <w:numId w:val="76"/>
        </w:numPr>
        <w:ind w:left="873"/>
      </w:pPr>
      <w:bookmarkStart w:id="271" w:name="_Toc453623420"/>
      <w:bookmarkStart w:id="272" w:name="_Toc327482481"/>
      <w:r>
        <w:rPr>
          <w:rFonts w:ascii="Yuanti TC Light" w:hAnsi="Yuanti TC Light" w:cs="Yuanti TC Light"/>
        </w:rPr>
        <w:t>微观规划器</w:t>
      </w:r>
      <w:bookmarkEnd w:id="270"/>
      <w:bookmarkEnd w:id="271"/>
      <w:bookmarkEnd w:id="272"/>
    </w:p>
    <w:p w:rsidR="000A3AD4" w:rsidRDefault="000A3AD4" w:rsidP="000A3AD4">
      <w:pPr>
        <w:pStyle w:val="BodyText"/>
        <w:ind w:firstLine="480"/>
        <w:rPr>
          <w:lang w:eastAsia="zh-CN"/>
        </w:rPr>
      </w:pPr>
      <w:r>
        <w:rPr>
          <w:lang w:eastAsia="zh-CN"/>
        </w:rPr>
        <w:t>本章节主要介绍我们的自然语言生成系统中的用于微观规划的子系统，我们称其为微观规划器（以下称</w:t>
      </w:r>
      <w:r>
        <w:rPr>
          <w:lang w:eastAsia="zh-CN"/>
        </w:rPr>
        <w:t>Microplanner</w:t>
      </w:r>
      <w:r>
        <w:rPr>
          <w:lang w:eastAsia="zh-CN"/>
        </w:rPr>
        <w:t>）。</w:t>
      </w:r>
    </w:p>
    <w:p w:rsidR="000A3AD4" w:rsidRDefault="000A3AD4" w:rsidP="000A3AD4">
      <w:pPr>
        <w:pStyle w:val="BodyText"/>
        <w:ind w:firstLine="480"/>
        <w:rPr>
          <w:lang w:eastAsia="zh-CN"/>
        </w:rPr>
      </w:pPr>
      <w:r>
        <w:rPr>
          <w:lang w:eastAsia="zh-CN"/>
        </w:rPr>
        <w:t>从我们的要实现长期目标即</w:t>
      </w:r>
      <w:r w:rsidR="009A0665">
        <w:rPr>
          <w:lang w:eastAsia="zh-CN"/>
        </w:rPr>
        <w:t>认知对话系统</w:t>
      </w:r>
      <w:r>
        <w:rPr>
          <w:lang w:eastAsia="zh-CN"/>
        </w:rPr>
        <w:t>的设计角度来看，对话管理模块输出的基于超图表示的逻辑表示，这些逻辑表示包含了</w:t>
      </w:r>
      <w:r w:rsidR="009A0665">
        <w:rPr>
          <w:lang w:eastAsia="zh-CN"/>
        </w:rPr>
        <w:t>认知对话系统</w:t>
      </w:r>
      <w:r>
        <w:rPr>
          <w:lang w:eastAsia="zh-CN"/>
        </w:rPr>
        <w:t>想要表达的内容，即</w:t>
      </w:r>
      <w:r>
        <w:rPr>
          <w:rFonts w:hint="eastAsia"/>
          <w:lang w:eastAsia="zh-CN"/>
        </w:rPr>
        <w:t>“</w:t>
      </w:r>
      <w:r>
        <w:rPr>
          <w:lang w:eastAsia="zh-CN"/>
        </w:rPr>
        <w:t>说话内容</w:t>
      </w:r>
      <w:r>
        <w:rPr>
          <w:rFonts w:hint="eastAsia"/>
          <w:lang w:eastAsia="zh-CN"/>
        </w:rPr>
        <w:t>”</w:t>
      </w:r>
      <w:r>
        <w:rPr>
          <w:lang w:eastAsia="zh-CN"/>
        </w:rPr>
        <w:t>，说话内容的逻辑表示只是对话管理模块在没有相关的语法约束，根据当时的语境从知识库</w:t>
      </w:r>
      <w:r>
        <w:rPr>
          <w:lang w:eastAsia="zh-CN"/>
        </w:rPr>
        <w:t>Atomspace</w:t>
      </w:r>
      <w:r>
        <w:rPr>
          <w:lang w:eastAsia="zh-CN"/>
        </w:rPr>
        <w:t>中收集到的有关信息，因此，这些表示</w:t>
      </w:r>
      <w:r>
        <w:rPr>
          <w:rFonts w:hint="eastAsia"/>
          <w:lang w:eastAsia="zh-CN"/>
        </w:rPr>
        <w:t>”</w:t>
      </w:r>
      <w:r>
        <w:rPr>
          <w:lang w:eastAsia="zh-CN"/>
        </w:rPr>
        <w:t>说话内容</w:t>
      </w:r>
      <w:r>
        <w:rPr>
          <w:rFonts w:hint="eastAsia"/>
          <w:lang w:eastAsia="zh-CN"/>
        </w:rPr>
        <w:t>“</w:t>
      </w:r>
      <w:r>
        <w:rPr>
          <w:lang w:eastAsia="zh-CN"/>
        </w:rPr>
        <w:t>的超图表示可能无法直接通过在（语言表达式，逻辑表达式）的二元组的知识库中找到相应的语言表达式来生成句子。因此，我们引入了</w:t>
      </w:r>
      <w:r>
        <w:rPr>
          <w:lang w:eastAsia="zh-CN"/>
        </w:rPr>
        <w:t>Microplanner</w:t>
      </w:r>
      <w:r>
        <w:rPr>
          <w:lang w:eastAsia="zh-CN"/>
        </w:rPr>
        <w:t>。</w:t>
      </w:r>
      <w:r>
        <w:rPr>
          <w:lang w:eastAsia="zh-CN"/>
        </w:rPr>
        <w:t>Microplanner</w:t>
      </w:r>
      <w:r>
        <w:rPr>
          <w:lang w:eastAsia="zh-CN"/>
        </w:rPr>
        <w:t>的任务就是接收从对话系统传来的表示</w:t>
      </w:r>
      <w:r>
        <w:rPr>
          <w:rFonts w:hint="eastAsia"/>
          <w:lang w:eastAsia="zh-CN"/>
        </w:rPr>
        <w:t>”</w:t>
      </w:r>
      <w:r>
        <w:rPr>
          <w:lang w:eastAsia="zh-CN"/>
        </w:rPr>
        <w:t>说话内容</w:t>
      </w:r>
      <w:r>
        <w:rPr>
          <w:rFonts w:hint="eastAsia"/>
          <w:lang w:eastAsia="zh-CN"/>
        </w:rPr>
        <w:t>“</w:t>
      </w:r>
      <w:r>
        <w:rPr>
          <w:lang w:eastAsia="zh-CN"/>
        </w:rPr>
        <w:t>的超图表示，通过超图转换，生成能够符合表达要求的超图。</w:t>
      </w:r>
    </w:p>
    <w:p w:rsidR="000A3AD4" w:rsidRDefault="000A3AD4" w:rsidP="000A3AD4">
      <w:pPr>
        <w:pStyle w:val="BodyText"/>
        <w:ind w:firstLine="480"/>
        <w:rPr>
          <w:lang w:eastAsia="zh-CN"/>
        </w:rPr>
      </w:pPr>
      <w:r>
        <w:rPr>
          <w:lang w:eastAsia="zh-CN"/>
        </w:rPr>
        <w:t>从实现角度来看，</w:t>
      </w:r>
      <w:r>
        <w:rPr>
          <w:lang w:eastAsia="zh-CN"/>
        </w:rPr>
        <w:t>Microplanner</w:t>
      </w:r>
      <w:r>
        <w:rPr>
          <w:lang w:eastAsia="zh-CN"/>
        </w:rPr>
        <w:t>的工作在</w:t>
      </w:r>
      <w:r>
        <w:rPr>
          <w:lang w:eastAsia="zh-CN"/>
        </w:rPr>
        <w:t>OpenCog</w:t>
      </w:r>
      <w:r>
        <w:rPr>
          <w:lang w:eastAsia="zh-CN"/>
        </w:rPr>
        <w:t>的统一知识库</w:t>
      </w:r>
      <w:r>
        <w:rPr>
          <w:lang w:eastAsia="zh-CN"/>
        </w:rPr>
        <w:t>Atomspace</w:t>
      </w:r>
      <w:r>
        <w:rPr>
          <w:lang w:eastAsia="zh-CN"/>
        </w:rPr>
        <w:t>中进行，主要任务是将一组</w:t>
      </w:r>
      <w:r>
        <w:rPr>
          <w:lang w:eastAsia="zh-CN"/>
        </w:rPr>
        <w:t>Atoms</w:t>
      </w:r>
      <w:r>
        <w:rPr>
          <w:lang w:eastAsia="zh-CN"/>
        </w:rPr>
        <w:t>（用</w:t>
      </w:r>
      <w:r>
        <w:rPr>
          <w:lang w:eastAsia="zh-CN"/>
        </w:rPr>
        <w:t>S</w:t>
      </w:r>
      <w:r>
        <w:rPr>
          <w:lang w:eastAsia="zh-CN"/>
        </w:rPr>
        <w:t>表示）和一些用于表示话语类型（如祈使句、疑</w:t>
      </w:r>
      <w:r w:rsidR="00122D78">
        <w:rPr>
          <w:lang w:eastAsia="zh-CN"/>
        </w:rPr>
        <w:t>问句等）的参数（该参数可以从</w:t>
      </w:r>
      <w:r w:rsidR="00122D78">
        <w:rPr>
          <w:rFonts w:ascii="宋体" w:hAnsi="宋体" w:cs="宋体" w:hint="eastAsia"/>
          <w:lang w:eastAsia="zh-CN"/>
        </w:rPr>
        <w:t>第4.3节介绍的</w:t>
      </w:r>
      <w:r w:rsidR="00122D78">
        <w:rPr>
          <w:lang w:eastAsia="zh-CN"/>
        </w:rPr>
        <w:t>言语行为规划器中获得</w:t>
      </w:r>
      <w:r w:rsidR="00A14FB4">
        <w:fldChar w:fldCharType="begin"/>
      </w:r>
      <w:r>
        <w:rPr>
          <w:lang w:eastAsia="zh-CN"/>
        </w:rPr>
        <w:instrText>HYPERLINK\l"_bookmark56"</w:instrText>
      </w:r>
      <w:r w:rsidR="00A14FB4">
        <w:fldChar w:fldCharType="separate"/>
      </w:r>
      <w:r>
        <w:rPr>
          <w:lang w:eastAsia="zh-CN"/>
        </w:rPr>
        <w:t>4.3</w:t>
      </w:r>
      <w:r w:rsidR="00A14FB4">
        <w:fldChar w:fldCharType="end"/>
      </w:r>
      <w:r>
        <w:rPr>
          <w:lang w:eastAsia="zh-CN"/>
        </w:rPr>
        <w:t>），在不改变这些</w:t>
      </w:r>
      <w:r>
        <w:rPr>
          <w:lang w:eastAsia="zh-CN"/>
        </w:rPr>
        <w:t>S</w:t>
      </w:r>
      <w:r>
        <w:rPr>
          <w:lang w:eastAsia="zh-CN"/>
        </w:rPr>
        <w:t>中所包含的</w:t>
      </w:r>
      <w:r>
        <w:rPr>
          <w:rFonts w:hint="eastAsia"/>
          <w:lang w:eastAsia="zh-CN"/>
        </w:rPr>
        <w:t>”</w:t>
      </w:r>
      <w:r>
        <w:rPr>
          <w:lang w:eastAsia="zh-CN"/>
        </w:rPr>
        <w:t>说话内容</w:t>
      </w:r>
      <w:r>
        <w:rPr>
          <w:rFonts w:hint="eastAsia"/>
          <w:lang w:eastAsia="zh-CN"/>
        </w:rPr>
        <w:t>“</w:t>
      </w:r>
      <w:r>
        <w:rPr>
          <w:lang w:eastAsia="zh-CN"/>
        </w:rPr>
        <w:t>的前提下，转换成符合输入参数所需的话语类型的，且符合英语语法的一组新的</w:t>
      </w:r>
      <w:r>
        <w:rPr>
          <w:lang w:eastAsia="zh-CN"/>
        </w:rPr>
        <w:t>Atoms</w:t>
      </w:r>
      <w:r>
        <w:rPr>
          <w:lang w:eastAsia="zh-CN"/>
        </w:rPr>
        <w:t>（用</w:t>
      </w:r>
      <w:r>
        <w:rPr>
          <w:lang w:eastAsia="zh-CN"/>
        </w:rPr>
        <w:t>S’</w:t>
      </w:r>
      <w:r>
        <w:rPr>
          <w:lang w:eastAsia="zh-CN"/>
        </w:rPr>
        <w:t>表示）。需要说明的是，为了能规划出一个完整的句子，</w:t>
      </w:r>
      <w:r>
        <w:rPr>
          <w:lang w:eastAsia="zh-CN"/>
        </w:rPr>
        <w:t>Microplanner</w:t>
      </w:r>
      <w:r>
        <w:rPr>
          <w:lang w:eastAsia="zh-CN"/>
        </w:rPr>
        <w:t>也有可能使用</w:t>
      </w:r>
      <w:r>
        <w:rPr>
          <w:lang w:eastAsia="zh-CN"/>
        </w:rPr>
        <w:t>S</w:t>
      </w:r>
      <w:r>
        <w:rPr>
          <w:lang w:eastAsia="zh-CN"/>
        </w:rPr>
        <w:t>之外的</w:t>
      </w:r>
      <w:r>
        <w:rPr>
          <w:lang w:eastAsia="zh-CN"/>
        </w:rPr>
        <w:t>Atom</w:t>
      </w:r>
      <w:r>
        <w:rPr>
          <w:lang w:eastAsia="zh-CN"/>
        </w:rPr>
        <w:t>。在实现过程中，我们利用</w:t>
      </w:r>
      <w:r>
        <w:rPr>
          <w:lang w:eastAsia="zh-CN"/>
        </w:rPr>
        <w:t>Atomspace</w:t>
      </w:r>
      <w:r>
        <w:rPr>
          <w:lang w:eastAsia="zh-CN"/>
        </w:rPr>
        <w:t>中</w:t>
      </w:r>
      <w:r>
        <w:rPr>
          <w:lang w:eastAsia="zh-CN"/>
        </w:rPr>
        <w:t>SetLink</w:t>
      </w:r>
      <w:r>
        <w:rPr>
          <w:lang w:eastAsia="zh-CN"/>
        </w:rPr>
        <w:t>（参见第</w:t>
      </w:r>
      <w:r w:rsidR="00A14FB4">
        <w:fldChar w:fldCharType="begin"/>
      </w:r>
      <w:r>
        <w:rPr>
          <w:lang w:eastAsia="zh-CN"/>
        </w:rPr>
        <w:instrText>HYPERLINK\l"_bookmark27"</w:instrText>
      </w:r>
      <w:r w:rsidR="00A14FB4">
        <w:fldChar w:fldCharType="separate"/>
      </w:r>
      <w:r>
        <w:rPr>
          <w:lang w:eastAsia="zh-CN"/>
        </w:rPr>
        <w:t>2.1.2</w:t>
      </w:r>
      <w:r w:rsidR="00A14FB4">
        <w:fldChar w:fldCharType="end"/>
      </w:r>
      <w:r>
        <w:rPr>
          <w:lang w:eastAsia="zh-CN"/>
        </w:rPr>
        <w:t>节中的</w:t>
      </w:r>
      <w:r>
        <w:rPr>
          <w:lang w:eastAsia="zh-CN"/>
        </w:rPr>
        <w:t>Atomspace</w:t>
      </w:r>
      <w:r>
        <w:rPr>
          <w:lang w:eastAsia="zh-CN"/>
        </w:rPr>
        <w:t>的基本边和节点）来连接</w:t>
      </w:r>
      <w:r>
        <w:rPr>
          <w:lang w:eastAsia="zh-CN"/>
        </w:rPr>
        <w:t>S</w:t>
      </w:r>
      <w:r>
        <w:rPr>
          <w:lang w:eastAsia="zh-CN"/>
        </w:rPr>
        <w:t>中的所有</w:t>
      </w:r>
      <w:r>
        <w:rPr>
          <w:lang w:eastAsia="zh-CN"/>
        </w:rPr>
        <w:t>Atoms</w:t>
      </w:r>
      <w:r>
        <w:rPr>
          <w:lang w:eastAsia="zh-CN"/>
        </w:rPr>
        <w:t>。</w:t>
      </w:r>
    </w:p>
    <w:p w:rsidR="000A3AD4" w:rsidRDefault="000A3AD4" w:rsidP="000A3AD4">
      <w:pPr>
        <w:pStyle w:val="BodyText"/>
        <w:ind w:firstLine="480"/>
        <w:rPr>
          <w:lang w:eastAsia="zh-CN"/>
        </w:rPr>
      </w:pPr>
      <w:r>
        <w:rPr>
          <w:lang w:eastAsia="zh-CN"/>
        </w:rPr>
        <w:t>目前，我们的</w:t>
      </w:r>
      <w:r>
        <w:rPr>
          <w:lang w:eastAsia="zh-CN"/>
        </w:rPr>
        <w:t>Microplanner</w:t>
      </w:r>
      <w:r>
        <w:rPr>
          <w:lang w:eastAsia="zh-CN"/>
        </w:rPr>
        <w:t>还不够成熟，但已经实现了基本的功能。其中包括以下话语类型的表达：</w:t>
      </w:r>
    </w:p>
    <w:p w:rsidR="000A3AD4" w:rsidRPr="00810DCC" w:rsidRDefault="000A3AD4" w:rsidP="000A3AD4">
      <w:pPr>
        <w:pStyle w:val="BodyText"/>
        <w:numPr>
          <w:ilvl w:val="0"/>
          <w:numId w:val="66"/>
        </w:numPr>
        <w:ind w:firstLineChars="0"/>
        <w:rPr>
          <w:lang w:eastAsia="zh-CN"/>
        </w:rPr>
      </w:pPr>
      <w:r w:rsidRPr="00810DCC">
        <w:rPr>
          <w:lang w:eastAsia="zh-CN"/>
        </w:rPr>
        <w:t>陈述句（</w:t>
      </w:r>
      <w:r w:rsidRPr="00810DCC">
        <w:rPr>
          <w:lang w:eastAsia="zh-CN"/>
        </w:rPr>
        <w:t>Declarative</w:t>
      </w:r>
      <w:r w:rsidRPr="00810DCC">
        <w:rPr>
          <w:lang w:eastAsia="zh-CN"/>
        </w:rPr>
        <w:t>）：对于陈述句话语类型，</w:t>
      </w:r>
      <w:r w:rsidRPr="00810DCC">
        <w:rPr>
          <w:lang w:eastAsia="zh-CN"/>
        </w:rPr>
        <w:t>Microplanner</w:t>
      </w:r>
      <w:r w:rsidRPr="00810DCC">
        <w:rPr>
          <w:lang w:eastAsia="zh-CN"/>
        </w:rPr>
        <w:t>的目标就是能表明</w:t>
      </w:r>
      <w:r w:rsidRPr="00810DCC">
        <w:rPr>
          <w:lang w:eastAsia="zh-CN"/>
        </w:rPr>
        <w:t>S</w:t>
      </w:r>
      <w:r w:rsidRPr="00810DCC">
        <w:rPr>
          <w:lang w:eastAsia="zh-CN"/>
        </w:rPr>
        <w:t>中的所含的内容且符合语法的超图表示</w:t>
      </w:r>
      <w:r w:rsidRPr="00810DCC">
        <w:rPr>
          <w:lang w:eastAsia="zh-CN"/>
        </w:rPr>
        <w:t>S‘</w:t>
      </w:r>
    </w:p>
    <w:p w:rsidR="000A3AD4" w:rsidRPr="00810DCC" w:rsidRDefault="000A3AD4" w:rsidP="000A3AD4">
      <w:pPr>
        <w:pStyle w:val="BodyText"/>
        <w:numPr>
          <w:ilvl w:val="0"/>
          <w:numId w:val="66"/>
        </w:numPr>
        <w:ind w:firstLineChars="0"/>
        <w:rPr>
          <w:lang w:eastAsia="zh-CN"/>
        </w:rPr>
      </w:pPr>
      <w:r w:rsidRPr="00810DCC">
        <w:rPr>
          <w:lang w:eastAsia="zh-CN"/>
        </w:rPr>
        <w:t>疑问句（</w:t>
      </w:r>
      <w:r w:rsidRPr="00810DCC">
        <w:rPr>
          <w:lang w:eastAsia="zh-CN"/>
        </w:rPr>
        <w:t>Interrogative</w:t>
      </w:r>
      <w:r w:rsidRPr="00810DCC">
        <w:rPr>
          <w:lang w:eastAsia="zh-CN"/>
        </w:rPr>
        <w:t>）：对于疑问句话语类型，</w:t>
      </w:r>
      <w:r w:rsidRPr="00810DCC">
        <w:rPr>
          <w:lang w:eastAsia="zh-CN"/>
        </w:rPr>
        <w:t>Microplanner</w:t>
      </w:r>
      <w:r w:rsidRPr="00810DCC">
        <w:rPr>
          <w:lang w:eastAsia="zh-CN"/>
        </w:rPr>
        <w:t>的目标可以是下面两项：</w:t>
      </w:r>
    </w:p>
    <w:p w:rsidR="000A3AD4" w:rsidRDefault="000A3AD4" w:rsidP="000C6FE5">
      <w:pPr>
        <w:pStyle w:val="BodyText"/>
        <w:numPr>
          <w:ilvl w:val="0"/>
          <w:numId w:val="67"/>
        </w:numPr>
        <w:tabs>
          <w:tab w:val="left" w:pos="420"/>
          <w:tab w:val="left" w:pos="1320"/>
          <w:tab w:val="left" w:pos="1540"/>
        </w:tabs>
        <w:ind w:leftChars="400" w:left="1073" w:firstLineChars="0"/>
        <w:rPr>
          <w:lang w:eastAsia="zh-CN"/>
        </w:rPr>
      </w:pPr>
      <w:r>
        <w:rPr>
          <w:lang w:eastAsia="zh-CN"/>
        </w:rPr>
        <w:t>对一般疑问句，征求某一个超图的边</w:t>
      </w:r>
      <w:r>
        <w:rPr>
          <w:lang w:eastAsia="zh-CN"/>
        </w:rPr>
        <w:t>L</w:t>
      </w:r>
      <w:r>
        <w:rPr>
          <w:lang w:eastAsia="zh-CN"/>
        </w:rPr>
        <w:t>的真值</w:t>
      </w:r>
      <w:r>
        <w:rPr>
          <w:lang w:eastAsia="zh-CN"/>
        </w:rPr>
        <w:t>(L</w:t>
      </w:r>
      <w:r>
        <w:rPr>
          <w:lang w:eastAsia="zh-CN"/>
        </w:rPr>
        <w:t>包含</w:t>
      </w:r>
      <w:r>
        <w:rPr>
          <w:lang w:eastAsia="zh-CN"/>
        </w:rPr>
        <w:t>S</w:t>
      </w:r>
      <w:r>
        <w:rPr>
          <w:lang w:eastAsia="zh-CN"/>
        </w:rPr>
        <w:t>中的内容</w:t>
      </w:r>
      <w:r>
        <w:rPr>
          <w:lang w:eastAsia="zh-CN"/>
        </w:rPr>
        <w:t>)</w:t>
      </w:r>
    </w:p>
    <w:p w:rsidR="000A3AD4" w:rsidRDefault="000A3AD4" w:rsidP="000C6FE5">
      <w:pPr>
        <w:pStyle w:val="BodyText"/>
        <w:numPr>
          <w:ilvl w:val="0"/>
          <w:numId w:val="67"/>
        </w:numPr>
        <w:tabs>
          <w:tab w:val="left" w:pos="420"/>
          <w:tab w:val="left" w:pos="1320"/>
          <w:tab w:val="left" w:pos="1540"/>
        </w:tabs>
        <w:ind w:leftChars="400" w:left="1073" w:firstLineChars="0"/>
        <w:rPr>
          <w:lang w:eastAsia="zh-CN"/>
        </w:rPr>
      </w:pPr>
      <w:r>
        <w:rPr>
          <w:lang w:eastAsia="zh-CN"/>
        </w:rPr>
        <w:t>对特殊疑问句，征求可以填充某个变量节点</w:t>
      </w:r>
      <w:r>
        <w:rPr>
          <w:lang w:eastAsia="zh-CN"/>
        </w:rPr>
        <w:t>VariableNode$V</w:t>
      </w:r>
      <w:r>
        <w:rPr>
          <w:lang w:eastAsia="zh-CN"/>
        </w:rPr>
        <w:t>的内容（</w:t>
      </w:r>
      <w:r>
        <w:rPr>
          <w:lang w:eastAsia="zh-CN"/>
        </w:rPr>
        <w:t>S</w:t>
      </w:r>
      <w:r>
        <w:rPr>
          <w:lang w:eastAsia="zh-CN"/>
        </w:rPr>
        <w:t>构成</w:t>
      </w:r>
      <w:r>
        <w:rPr>
          <w:lang w:eastAsia="zh-CN"/>
        </w:rPr>
        <w:t>$V</w:t>
      </w:r>
      <w:r>
        <w:rPr>
          <w:lang w:eastAsia="zh-CN"/>
        </w:rPr>
        <w:t>的约束）</w:t>
      </w:r>
    </w:p>
    <w:p w:rsidR="000A3AD4" w:rsidRPr="00810DCC" w:rsidRDefault="000A3AD4" w:rsidP="000A3AD4">
      <w:pPr>
        <w:pStyle w:val="BodyText"/>
        <w:numPr>
          <w:ilvl w:val="0"/>
          <w:numId w:val="66"/>
        </w:numPr>
        <w:ind w:firstLineChars="0"/>
        <w:rPr>
          <w:lang w:eastAsia="zh-CN"/>
        </w:rPr>
      </w:pPr>
      <w:r w:rsidRPr="00810DCC">
        <w:rPr>
          <w:lang w:eastAsia="zh-CN"/>
        </w:rPr>
        <w:t>祈使句（</w:t>
      </w:r>
      <w:r w:rsidRPr="00810DCC">
        <w:rPr>
          <w:lang w:eastAsia="zh-CN"/>
        </w:rPr>
        <w:t>Imperative</w:t>
      </w:r>
      <w:r w:rsidRPr="00810DCC">
        <w:rPr>
          <w:lang w:eastAsia="zh-CN"/>
        </w:rPr>
        <w:t>）：对于祈使句话语类型，其目标是产生一组</w:t>
      </w:r>
      <w:r w:rsidRPr="00810DCC">
        <w:rPr>
          <w:lang w:eastAsia="zh-CN"/>
        </w:rPr>
        <w:t>Atoms</w:t>
      </w:r>
      <w:r w:rsidRPr="00810DCC">
        <w:rPr>
          <w:lang w:eastAsia="zh-CN"/>
        </w:rPr>
        <w:t>，使其包含</w:t>
      </w:r>
      <w:r w:rsidRPr="00810DCC">
        <w:rPr>
          <w:lang w:eastAsia="zh-CN"/>
        </w:rPr>
        <w:t>S</w:t>
      </w:r>
      <w:r w:rsidRPr="00810DCC">
        <w:rPr>
          <w:lang w:eastAsia="zh-CN"/>
        </w:rPr>
        <w:t>中希望听话人能服从的命令内容。</w:t>
      </w:r>
    </w:p>
    <w:p w:rsidR="000A3AD4" w:rsidRPr="00810DCC" w:rsidRDefault="000A3AD4" w:rsidP="000A3AD4">
      <w:pPr>
        <w:pStyle w:val="BodyText"/>
        <w:numPr>
          <w:ilvl w:val="0"/>
          <w:numId w:val="66"/>
        </w:numPr>
        <w:ind w:firstLineChars="0"/>
        <w:rPr>
          <w:lang w:eastAsia="zh-CN"/>
        </w:rPr>
      </w:pPr>
      <w:r w:rsidRPr="00810DCC">
        <w:rPr>
          <w:lang w:eastAsia="zh-CN"/>
        </w:rPr>
        <w:t>感叹句（</w:t>
      </w:r>
      <w:r w:rsidRPr="00810DCC">
        <w:rPr>
          <w:lang w:eastAsia="zh-CN"/>
        </w:rPr>
        <w:t>Interjective</w:t>
      </w:r>
      <w:r w:rsidRPr="00810DCC">
        <w:rPr>
          <w:lang w:eastAsia="zh-CN"/>
        </w:rPr>
        <w:t>）：对于感叹句话语类型，其目标就是能表达</w:t>
      </w:r>
      <w:r w:rsidRPr="00810DCC">
        <w:rPr>
          <w:lang w:eastAsia="zh-CN"/>
        </w:rPr>
        <w:t>S</w:t>
      </w:r>
      <w:r w:rsidRPr="00810DCC">
        <w:rPr>
          <w:lang w:eastAsia="zh-CN"/>
        </w:rPr>
        <w:t>中的相关语用内容</w:t>
      </w:r>
    </w:p>
    <w:p w:rsidR="000A3AD4" w:rsidRPr="00810DCC" w:rsidRDefault="000A3AD4" w:rsidP="000A3AD4">
      <w:pPr>
        <w:pStyle w:val="BodyText"/>
        <w:ind w:firstLine="480"/>
      </w:pPr>
      <w:r w:rsidRPr="00810DCC">
        <w:t>Microplanner</w:t>
      </w:r>
      <w:r w:rsidRPr="00810DCC">
        <w:t>的相应算法流程可表示如下：</w:t>
      </w: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MakeUtterance(Atom-Set</w:t>
      </w:r>
      <w:r w:rsidRPr="005A3345">
        <w:rPr>
          <w:rFonts w:ascii="Lucida Console" w:eastAsia="Lucida Console" w:hAnsi="Lucida Console" w:cs="Lucida Console"/>
          <w:spacing w:val="22"/>
          <w:szCs w:val="21"/>
        </w:rPr>
        <w:t xml:space="preserve"> </w:t>
      </w:r>
      <w:r w:rsidRPr="005A3345">
        <w:rPr>
          <w:rFonts w:ascii="Lucida Console" w:eastAsia="Lucida Console" w:hAnsi="Lucida Console" w:cs="Lucida Console"/>
          <w:szCs w:val="21"/>
        </w:rPr>
        <w:t>S,</w:t>
      </w:r>
      <w:r w:rsidRPr="005A3345">
        <w:rPr>
          <w:rFonts w:ascii="Lucida Console" w:eastAsia="Lucida Console" w:hAnsi="Lucida Console" w:cs="Lucida Console"/>
          <w:spacing w:val="21"/>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22"/>
          <w:szCs w:val="21"/>
        </w:rPr>
        <w:t xml:space="preserve"> </w:t>
      </w:r>
      <w:r w:rsidRPr="005A3345">
        <w:rPr>
          <w:rFonts w:ascii="Lucida Console" w:eastAsia="Lucida Console" w:hAnsi="Lucida Console" w:cs="Lucida Console"/>
          <w:szCs w:val="21"/>
        </w:rPr>
        <w:t>type</w:t>
      </w:r>
      <w:r w:rsidRPr="005A3345">
        <w:rPr>
          <w:rFonts w:ascii="Lucida Console" w:eastAsia="Lucida Console" w:hAnsi="Lucida Console" w:cs="Lucida Console"/>
          <w:spacing w:val="22"/>
          <w:szCs w:val="21"/>
        </w:rPr>
        <w:t xml:space="preserve"> </w:t>
      </w:r>
      <w:r w:rsidRPr="005A3345">
        <w:rPr>
          <w:rFonts w:ascii="Lucida Console" w:eastAsia="Lucida Console" w:hAnsi="Lucida Console" w:cs="Lucida Console"/>
          <w:szCs w:val="21"/>
        </w:rPr>
        <w:t>t)</w:t>
      </w:r>
    </w:p>
    <w:p w:rsidR="000A3AD4" w:rsidRPr="005A3345" w:rsidRDefault="000A3AD4" w:rsidP="000A3AD4">
      <w:pPr>
        <w:spacing w:before="3" w:line="100" w:lineRule="exact"/>
        <w:rPr>
          <w:szCs w:val="21"/>
        </w:rPr>
      </w:pP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type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t</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declarative,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interrogative,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imperative,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etc.</w:t>
      </w:r>
    </w:p>
    <w:p w:rsidR="000A3AD4" w:rsidRPr="005A3345" w:rsidRDefault="000A3AD4" w:rsidP="000A3AD4">
      <w:pPr>
        <w:spacing w:line="331" w:lineRule="exact"/>
        <w:ind w:left="304"/>
        <w:rPr>
          <w:rFonts w:ascii="Arial Unicode MS" w:eastAsia="Arial Unicode MS" w:hAnsi="Arial Unicode MS" w:cs="Arial Unicode MS"/>
          <w:szCs w:val="21"/>
          <w:lang w:eastAsia="zh-CN"/>
        </w:rPr>
      </w:pPr>
      <w:r w:rsidRPr="005A3345">
        <w:rPr>
          <w:rFonts w:ascii="Lucida Console" w:eastAsia="Lucida Console" w:hAnsi="Lucida Console" w:cs="Lucida Console"/>
          <w:szCs w:val="21"/>
          <w:lang w:eastAsia="zh-CN"/>
        </w:rPr>
        <w:t>\\</w:t>
      </w:r>
      <w:r w:rsidRPr="005A3345">
        <w:rPr>
          <w:rFonts w:ascii="Lucida Console" w:eastAsia="Lucida Console" w:hAnsi="Lucida Console" w:cs="Lucida Console"/>
          <w:spacing w:val="-47"/>
          <w:szCs w:val="21"/>
          <w:lang w:eastAsia="zh-CN"/>
        </w:rPr>
        <w:t xml:space="preserve"> </w:t>
      </w:r>
      <w:r w:rsidRPr="005A3345">
        <w:rPr>
          <w:rFonts w:ascii="宋体" w:eastAsia="宋体" w:hAnsi="宋体" w:cs="宋体" w:hint="eastAsia"/>
          <w:szCs w:val="21"/>
          <w:lang w:eastAsia="zh-CN"/>
        </w:rPr>
        <w:t>如果话语类型输入为空</w:t>
      </w:r>
      <w:r w:rsidRPr="005A3345">
        <w:rPr>
          <w:rFonts w:ascii="Arial Unicode MS" w:eastAsia="Arial Unicode MS" w:hAnsi="Arial Unicode MS" w:cs="Arial Unicode MS"/>
          <w:szCs w:val="21"/>
          <w:lang w:eastAsia="zh-CN"/>
        </w:rPr>
        <w:t>，</w:t>
      </w:r>
      <w:r w:rsidRPr="005A3345">
        <w:rPr>
          <w:rFonts w:ascii="宋体" w:eastAsia="宋体" w:hAnsi="宋体" w:cs="宋体" w:hint="eastAsia"/>
          <w:szCs w:val="21"/>
          <w:lang w:eastAsia="zh-CN"/>
        </w:rPr>
        <w:t>那么系统会考虑所有的类型</w:t>
      </w:r>
      <w:r w:rsidRPr="005A3345">
        <w:rPr>
          <w:rFonts w:ascii="Arial Unicode MS" w:eastAsia="Arial Unicode MS" w:hAnsi="Arial Unicode MS" w:cs="Arial Unicode MS"/>
          <w:szCs w:val="21"/>
          <w:lang w:eastAsia="zh-CN"/>
        </w:rPr>
        <w:t>。</w:t>
      </w:r>
    </w:p>
    <w:p w:rsidR="000A3AD4" w:rsidRPr="005A3345" w:rsidRDefault="000A3AD4" w:rsidP="000A3AD4">
      <w:pPr>
        <w:spacing w:before="19" w:line="260" w:lineRule="exact"/>
        <w:rPr>
          <w:szCs w:val="21"/>
          <w:lang w:eastAsia="zh-CN"/>
        </w:rPr>
      </w:pPr>
    </w:p>
    <w:p w:rsidR="000A3AD4" w:rsidRPr="005A3345" w:rsidRDefault="000A3AD4" w:rsidP="000C6FE5">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Initialize</w:t>
      </w:r>
      <w:r w:rsidRPr="005A3345">
        <w:rPr>
          <w:rFonts w:ascii="Lucida Console" w:eastAsia="Lucida Console" w:hAnsi="Lucida Console" w:cs="Lucida Console"/>
          <w:spacing w:val="47"/>
          <w:szCs w:val="21"/>
        </w:rPr>
        <w:t xml:space="preserve"> </w:t>
      </w:r>
      <w:r w:rsidRPr="005A3345">
        <w:rPr>
          <w:rFonts w:ascii="Lucida Console" w:eastAsia="Lucida Console" w:hAnsi="Lucida Console" w:cs="Lucida Console"/>
          <w:szCs w:val="21"/>
        </w:rPr>
        <w:t>S_leftover=S</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A3AD4">
      <w:pPr>
        <w:tabs>
          <w:tab w:val="left" w:pos="4086"/>
        </w:tabs>
        <w:ind w:left="619"/>
        <w:rPr>
          <w:rFonts w:ascii="Lucida Console" w:eastAsia="Lucida Console" w:hAnsi="Lucida Console" w:cs="Lucida Console"/>
          <w:szCs w:val="21"/>
        </w:rPr>
      </w:pPr>
      <w:r w:rsidRPr="005A3345">
        <w:rPr>
          <w:rFonts w:ascii="Lucida Console" w:eastAsia="Lucida Console" w:hAnsi="Lucida Console" w:cs="Lucida Console"/>
          <w:szCs w:val="21"/>
        </w:rPr>
        <w:t>Repeat</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until</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empty</w:t>
      </w:r>
      <w:r w:rsidRPr="005A3345">
        <w:rPr>
          <w:rFonts w:ascii="Lucida Console" w:eastAsia="Lucida Console" w:hAnsi="Lucida Console" w:cs="Lucida Console"/>
          <w:szCs w:val="21"/>
        </w:rPr>
        <w:tab/>
      </w:r>
      <w:r w:rsidRPr="005A3345">
        <w:rPr>
          <w:rFonts w:ascii="Lucida Console" w:eastAsia="宋体" w:hAnsi="Lucida Console" w:cs="Lucida Console" w:hint="eastAsia"/>
          <w:szCs w:val="21"/>
          <w:lang w:eastAsia="zh-CN"/>
        </w:rPr>
        <w: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C6FE5">
      <w:pPr>
        <w:ind w:left="934"/>
        <w:outlineLvl w:val="0"/>
        <w:rPr>
          <w:rFonts w:ascii="Lucida Console" w:eastAsia="Lucida Console" w:hAnsi="Lucida Console" w:cs="Lucida Console"/>
          <w:szCs w:val="21"/>
        </w:rPr>
      </w:pPr>
      <w:r w:rsidRPr="005A3345">
        <w:rPr>
          <w:rFonts w:ascii="Lucida Console" w:eastAsia="Lucida Console" w:hAnsi="Lucida Console" w:cs="Lucida Console"/>
          <w:szCs w:val="21"/>
        </w:rPr>
        <w:t>Make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by</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calling</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MakeSentence(S_leftover,</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S,</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C6FE5">
      <w:pPr>
        <w:ind w:left="934"/>
        <w:outlineLvl w:val="0"/>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S_used</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from</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S</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used</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inside</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the</w:t>
      </w:r>
    </w:p>
    <w:p w:rsidR="000A3AD4" w:rsidRPr="005A3345" w:rsidRDefault="000A3AD4" w:rsidP="000A3AD4">
      <w:pPr>
        <w:spacing w:before="6" w:line="160" w:lineRule="exact"/>
        <w:rPr>
          <w:szCs w:val="21"/>
        </w:rPr>
      </w:pPr>
    </w:p>
    <w:p w:rsidR="000A3AD4" w:rsidRPr="005A3345" w:rsidRDefault="000A3AD4" w:rsidP="000A3AD4">
      <w:pPr>
        <w:spacing w:line="474" w:lineRule="auto"/>
        <w:ind w:left="934" w:right="1743"/>
        <w:rPr>
          <w:szCs w:val="21"/>
        </w:rPr>
      </w:pPr>
      <w:r w:rsidRPr="005A3345">
        <w:rPr>
          <w:rFonts w:ascii="Lucida Console" w:eastAsia="Lucida Console" w:hAnsi="Lucida Console" w:cs="Lucida Console"/>
          <w:szCs w:val="21"/>
        </w:rPr>
        <w:t>above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invocation</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MakeSentence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(i.e.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expressed</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in</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MakeSentence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produces)</w:t>
      </w:r>
    </w:p>
    <w:p w:rsidR="000A3AD4" w:rsidRPr="005A3345" w:rsidRDefault="000A3AD4" w:rsidP="000A3AD4">
      <w:pPr>
        <w:spacing w:line="200" w:lineRule="exact"/>
        <w:rPr>
          <w:szCs w:val="21"/>
        </w:rPr>
      </w:pPr>
    </w:p>
    <w:p w:rsidR="000A3AD4" w:rsidRPr="005A3345" w:rsidRDefault="000A3AD4" w:rsidP="000C6FE5">
      <w:pPr>
        <w:ind w:left="934"/>
        <w:outlineLvl w:val="0"/>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S_used</w:t>
      </w:r>
    </w:p>
    <w:p w:rsidR="000A3AD4" w:rsidRDefault="000A3AD4" w:rsidP="000A3AD4">
      <w:pPr>
        <w:spacing w:before="4" w:line="280" w:lineRule="exact"/>
        <w:rPr>
          <w:sz w:val="28"/>
          <w:szCs w:val="28"/>
        </w:rPr>
      </w:pPr>
    </w:p>
    <w:p w:rsidR="000A3AD4" w:rsidRPr="00810DCC" w:rsidRDefault="000A3AD4" w:rsidP="000A3AD4">
      <w:pPr>
        <w:pStyle w:val="BodyText"/>
        <w:ind w:firstLine="480"/>
      </w:pPr>
      <w:r w:rsidRPr="00810DCC">
        <w:t>其中，针对陈述句类型的</w:t>
      </w:r>
      <w:r w:rsidRPr="00810DCC">
        <w:t xml:space="preserve"> MakeSentence </w:t>
      </w:r>
      <w:r w:rsidRPr="00810DCC">
        <w:t>流程可表示如下（其他话语类型类</w:t>
      </w:r>
      <w:r w:rsidRPr="00810DCC">
        <w:t xml:space="preserve"> </w:t>
      </w:r>
      <w:r w:rsidRPr="00810DCC">
        <w:t>似）：</w:t>
      </w:r>
    </w:p>
    <w:p w:rsidR="000A3AD4" w:rsidRDefault="000A3AD4" w:rsidP="000A3AD4">
      <w:pPr>
        <w:spacing w:line="200" w:lineRule="exact"/>
        <w:rPr>
          <w:sz w:val="20"/>
          <w:szCs w:val="20"/>
        </w:rPr>
      </w:pPr>
    </w:p>
    <w:p w:rsidR="000A3AD4" w:rsidRPr="005A3345" w:rsidRDefault="000A3AD4" w:rsidP="000C6FE5">
      <w:pPr>
        <w:ind w:left="304"/>
        <w:outlineLvl w:val="0"/>
        <w:rPr>
          <w:rFonts w:ascii="Lucida Console" w:eastAsia="Lucida Console" w:hAnsi="Lucida Console" w:cs="Lucida Console"/>
          <w:szCs w:val="21"/>
        </w:rPr>
      </w:pPr>
      <w:r w:rsidRPr="005A3345">
        <w:rPr>
          <w:rFonts w:ascii="Lucida Console" w:eastAsia="Lucida Console" w:hAnsi="Lucida Console" w:cs="Lucida Console"/>
          <w:szCs w:val="21"/>
        </w:rPr>
        <w:t>MakeSentence(Atom-Set</w:t>
      </w:r>
      <w:r w:rsidRPr="005A3345">
        <w:rPr>
          <w:rFonts w:ascii="Lucida Console" w:eastAsia="Lucida Console" w:hAnsi="Lucida Console" w:cs="Lucida Console"/>
          <w:spacing w:val="26"/>
          <w:szCs w:val="21"/>
        </w:rPr>
        <w:t xml:space="preserve"> </w:t>
      </w:r>
      <w:r w:rsidRPr="005A3345">
        <w:rPr>
          <w:rFonts w:ascii="Lucida Console" w:eastAsia="Lucida Console" w:hAnsi="Lucida Console" w:cs="Lucida Console"/>
          <w:szCs w:val="21"/>
        </w:rPr>
        <w:t>S_available,</w:t>
      </w:r>
      <w:r w:rsidRPr="005A3345">
        <w:rPr>
          <w:rFonts w:ascii="Lucida Console" w:eastAsia="Lucida Console" w:hAnsi="Lucida Console" w:cs="Lucida Console"/>
          <w:spacing w:val="27"/>
          <w:szCs w:val="21"/>
        </w:rPr>
        <w:t xml:space="preserve"> </w:t>
      </w:r>
      <w:r w:rsidRPr="005A3345">
        <w:rPr>
          <w:rFonts w:ascii="Lucida Console" w:eastAsia="Lucida Console" w:hAnsi="Lucida Console" w:cs="Lucida Console"/>
          <w:szCs w:val="21"/>
        </w:rPr>
        <w:t>S_just_said,</w:t>
      </w:r>
      <w:r w:rsidRPr="005A3345">
        <w:rPr>
          <w:rFonts w:ascii="Lucida Console" w:eastAsia="Lucida Console" w:hAnsi="Lucida Console" w:cs="Lucida Console"/>
          <w:spacing w:val="26"/>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27"/>
          <w:szCs w:val="21"/>
        </w:rPr>
        <w:t xml:space="preserve"> </w:t>
      </w:r>
      <w:r w:rsidRPr="005A3345">
        <w:rPr>
          <w:rFonts w:ascii="Lucida Console" w:eastAsia="Lucida Console" w:hAnsi="Lucida Console" w:cs="Lucida Console"/>
          <w:szCs w:val="21"/>
        </w:rPr>
        <w:t>type</w:t>
      </w:r>
      <w:r w:rsidRPr="005A3345">
        <w:rPr>
          <w:rFonts w:ascii="Lucida Console" w:eastAsia="Lucida Console" w:hAnsi="Lucida Console" w:cs="Lucida Console"/>
          <w:spacing w:val="27"/>
          <w:szCs w:val="21"/>
        </w:rPr>
        <w:t xml:space="preserve"> </w:t>
      </w:r>
      <w:r w:rsidRPr="005A3345">
        <w:rPr>
          <w:rFonts w:ascii="Lucida Console" w:eastAsia="Lucida Console" w:hAnsi="Lucida Console" w:cs="Lucida Console"/>
          <w:szCs w:val="21"/>
        </w:rPr>
        <w:t>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C6FE5">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S_available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available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for</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within</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w:t>
      </w:r>
    </w:p>
    <w:p w:rsidR="000A3AD4" w:rsidRPr="005A3345" w:rsidRDefault="000A3AD4" w:rsidP="000A3AD4">
      <w:pPr>
        <w:spacing w:before="2" w:line="10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1775" w:right="1439" w:hanging="1156"/>
        <w:rPr>
          <w:rFonts w:ascii="Lucida Console" w:eastAsia="Lucida Console" w:hAnsi="Lucida Console" w:cs="Lucida Console"/>
          <w:szCs w:val="21"/>
        </w:rPr>
      </w:pPr>
      <w:r w:rsidRPr="005A3345">
        <w:rPr>
          <w:rFonts w:ascii="Lucida Console" w:eastAsia="Lucida Console" w:hAnsi="Lucida Console" w:cs="Lucida Console"/>
          <w:szCs w:val="21"/>
        </w:rPr>
        <w:t>S_just_said</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just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said</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within</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same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useful</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for</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inserting</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anaphora</w:t>
      </w:r>
    </w:p>
    <w:p w:rsidR="000A3AD4" w:rsidRPr="005A3345" w:rsidRDefault="000A3AD4" w:rsidP="000A3AD4">
      <w:pPr>
        <w:spacing w:line="200" w:lineRule="exact"/>
        <w:rPr>
          <w:szCs w:val="21"/>
        </w:rPr>
      </w:pPr>
    </w:p>
    <w:p w:rsidR="000A3AD4" w:rsidRPr="005A3345" w:rsidRDefault="000A3AD4" w:rsidP="000C6FE5">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Initialize</w:t>
      </w:r>
      <w:r w:rsidRPr="005A3345">
        <w:rPr>
          <w:rFonts w:ascii="Lucida Console" w:eastAsia="Lucida Console" w:hAnsi="Lucida Console" w:cs="Lucida Console"/>
          <w:spacing w:val="67"/>
          <w:szCs w:val="21"/>
        </w:rPr>
        <w:t xml:space="preserve"> </w:t>
      </w:r>
      <w:r w:rsidRPr="005A3345">
        <w:rPr>
          <w:rFonts w:ascii="Lucida Console" w:eastAsia="Lucida Console" w:hAnsi="Lucida Console" w:cs="Lucida Console"/>
          <w:szCs w:val="21"/>
        </w:rPr>
        <w:t>S_leftover=S_available</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ind w:left="619"/>
        <w:rPr>
          <w:rFonts w:ascii="Lucida Console" w:eastAsia="Lucida Console" w:hAnsi="Lucida Console" w:cs="Lucida Console"/>
          <w:szCs w:val="21"/>
        </w:rPr>
      </w:pPr>
      <w:r w:rsidRPr="005A3345">
        <w:rPr>
          <w:rFonts w:ascii="Lucida Console" w:eastAsia="Lucida Console" w:hAnsi="Lucida Console" w:cs="Lucida Console"/>
          <w:szCs w:val="21"/>
        </w:rPr>
        <w:t>Pick</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top-level</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form</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(e.g.</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for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declarative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it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could</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be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SV</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SVO).</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934" w:right="400" w:hanging="316"/>
        <w:rPr>
          <w:rFonts w:ascii="Lucida Console" w:eastAsia="Lucida Console" w:hAnsi="Lucida Console" w:cs="Lucida Console"/>
          <w:szCs w:val="21"/>
        </w:rPr>
      </w:pPr>
      <w:r w:rsidRPr="005A3345">
        <w:rPr>
          <w:rFonts w:ascii="Lucida Console" w:eastAsia="Lucida Console" w:hAnsi="Lucida Console" w:cs="Lucida Console"/>
          <w:szCs w:val="21"/>
        </w:rPr>
        <w:t>Pick</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S_start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consisting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in</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match</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top-level</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form</w:t>
      </w:r>
      <w:r w:rsidRPr="005A3345">
        <w:rPr>
          <w:rFonts w:ascii="Lucida Console" w:eastAsia="Lucida Console" w:hAnsi="Lucida Console" w:cs="Lucida Console"/>
          <w:spacing w:val="21"/>
          <w:szCs w:val="21"/>
        </w:rPr>
        <w:t xml:space="preserve"> </w:t>
      </w:r>
      <w:r w:rsidRPr="005A3345">
        <w:rPr>
          <w:rFonts w:ascii="Lucida Console" w:eastAsia="Lucida Console" w:hAnsi="Lucida Console" w:cs="Lucida Console"/>
          <w:szCs w:val="21"/>
        </w:rPr>
        <w:t>chosen</w:t>
      </w:r>
    </w:p>
    <w:p w:rsidR="000A3AD4" w:rsidRPr="005A3345" w:rsidRDefault="000A3AD4" w:rsidP="000A3AD4">
      <w:pPr>
        <w:spacing w:line="474" w:lineRule="auto"/>
        <w:ind w:left="934"/>
        <w:rPr>
          <w:rFonts w:ascii="Lucida Console" w:eastAsia="Lucida Console" w:hAnsi="Lucida Console" w:cs="Lucida Console"/>
          <w:szCs w:val="21"/>
        </w:rPr>
      </w:pPr>
      <w:r w:rsidRPr="005A3345">
        <w:rPr>
          <w:rFonts w:ascii="Lucida Console" w:eastAsia="Lucida Console" w:hAnsi="Lucida Console" w:cs="Lucida Console"/>
          <w:szCs w:val="21"/>
        </w:rPr>
        <w:t>(i.e.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match</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output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RelEx2Logic</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rule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corresponding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top-level</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25"/>
          <w:szCs w:val="21"/>
        </w:rPr>
        <w:t xml:space="preserve"> </w:t>
      </w:r>
      <w:r w:rsidRPr="005A3345">
        <w:rPr>
          <w:rFonts w:ascii="Lucida Console" w:eastAsia="Lucida Console" w:hAnsi="Lucida Console" w:cs="Lucida Console"/>
          <w:szCs w:val="21"/>
        </w:rPr>
        <w:t>form)</w:t>
      </w:r>
    </w:p>
    <w:p w:rsidR="000A3AD4" w:rsidRPr="005A3345" w:rsidRDefault="000A3AD4" w:rsidP="000A3AD4">
      <w:pPr>
        <w:spacing w:line="200" w:lineRule="exact"/>
        <w:rPr>
          <w:szCs w:val="21"/>
        </w:rPr>
      </w:pPr>
    </w:p>
    <w:p w:rsidR="000A3AD4" w:rsidRPr="005A3345" w:rsidRDefault="000A3AD4" w:rsidP="000C6FE5">
      <w:pPr>
        <w:ind w:left="619"/>
        <w:outlineLvl w:val="0"/>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S_start</w:t>
      </w:r>
    </w:p>
    <w:p w:rsidR="000A3AD4" w:rsidRPr="005A3345" w:rsidRDefault="000A3AD4" w:rsidP="000A3AD4">
      <w:pPr>
        <w:ind w:left="619"/>
        <w:rPr>
          <w:rFonts w:ascii="Lucida Console" w:eastAsia="Lucida Console" w:hAnsi="Lucida Console" w:cs="Lucida Console"/>
          <w:szCs w:val="21"/>
        </w:rPr>
      </w:pPr>
    </w:p>
    <w:p w:rsidR="000A3AD4" w:rsidRPr="005A3345" w:rsidRDefault="000A3AD4" w:rsidP="000A3AD4">
      <w:pPr>
        <w:spacing w:line="200" w:lineRule="exact"/>
        <w:rPr>
          <w:szCs w:val="21"/>
        </w:rPr>
      </w:pPr>
    </w:p>
    <w:p w:rsidR="000A3AD4" w:rsidRPr="005A3345" w:rsidRDefault="000A3AD4" w:rsidP="000A3AD4">
      <w:pPr>
        <w:spacing w:before="3" w:line="100" w:lineRule="exact"/>
        <w:rPr>
          <w:szCs w:val="21"/>
        </w:rPr>
      </w:pPr>
    </w:p>
    <w:p w:rsidR="000A3AD4" w:rsidRPr="005A3345" w:rsidRDefault="000A3AD4" w:rsidP="000A3AD4">
      <w:pPr>
        <w:spacing w:line="474" w:lineRule="auto"/>
        <w:ind w:left="747" w:hanging="316"/>
        <w:rPr>
          <w:rFonts w:ascii="Lucida Console" w:eastAsia="Lucida Console" w:hAnsi="Lucida Console" w:cs="Lucida Console"/>
          <w:szCs w:val="21"/>
        </w:rPr>
      </w:pPr>
      <w:r w:rsidRPr="005A3345">
        <w:rPr>
          <w:rFonts w:ascii="Lucida Console" w:eastAsia="Lucida Console" w:hAnsi="Lucida Console" w:cs="Lucida Console"/>
          <w:szCs w:val="21"/>
        </w:rPr>
        <w:t>If</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contains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from</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S_just_said,</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or</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from</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previous</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versions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within</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this</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invocation</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MakeSentence,</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then</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consider</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inserting</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anaphora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refer</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them</w:t>
      </w:r>
    </w:p>
    <w:p w:rsidR="000A3AD4" w:rsidRPr="005A3345" w:rsidRDefault="000A3AD4" w:rsidP="000A3AD4">
      <w:pPr>
        <w:spacing w:before="6" w:line="13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747" w:right="304" w:hanging="316"/>
        <w:rPr>
          <w:rFonts w:ascii="Lucida Console" w:eastAsia="Lucida Console" w:hAnsi="Lucida Console" w:cs="Lucida Console"/>
          <w:szCs w:val="21"/>
        </w:rPr>
      </w:pPr>
      <w:r w:rsidRPr="005A3345">
        <w:rPr>
          <w:rFonts w:ascii="Lucida Console" w:eastAsia="Lucida Console" w:hAnsi="Lucida Console" w:cs="Lucida Console"/>
          <w:szCs w:val="21"/>
        </w:rPr>
        <w:t>(**)</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Use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SuReal</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(and</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reverse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chosen</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RelEx2Logic</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rule)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produce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23"/>
          <w:szCs w:val="21"/>
        </w:rPr>
        <w:t xml:space="preserve"> </w:t>
      </w:r>
      <w:r w:rsidRPr="005A3345">
        <w:rPr>
          <w:rFonts w:ascii="Lucida Console" w:eastAsia="Lucida Console" w:hAnsi="Lucida Console" w:cs="Lucida Console"/>
          <w:szCs w:val="21"/>
        </w:rPr>
        <w:t>corresponding</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S_working</w:t>
      </w:r>
    </w:p>
    <w:p w:rsidR="000A3AD4" w:rsidRPr="005A3345" w:rsidRDefault="000A3AD4" w:rsidP="000A3AD4">
      <w:pPr>
        <w:spacing w:line="200" w:lineRule="exact"/>
        <w:rPr>
          <w:szCs w:val="21"/>
        </w:rPr>
      </w:pPr>
    </w:p>
    <w:p w:rsidR="000A3AD4" w:rsidRPr="005A3345" w:rsidRDefault="000A3AD4" w:rsidP="000C6FE5">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If</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produced</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is</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long</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complex,</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DONE</w:t>
      </w:r>
    </w:p>
    <w:p w:rsidR="000A3AD4" w:rsidRPr="005A3345" w:rsidRDefault="000A3AD4" w:rsidP="000A3AD4">
      <w:pPr>
        <w:spacing w:before="6" w:line="160" w:lineRule="exact"/>
        <w:rPr>
          <w:szCs w:val="21"/>
        </w:rPr>
      </w:pPr>
    </w:p>
    <w:p w:rsidR="000A3AD4" w:rsidRPr="005A3345" w:rsidRDefault="000A3AD4" w:rsidP="000A3AD4">
      <w:pPr>
        <w:spacing w:line="474" w:lineRule="auto"/>
        <w:ind w:left="852" w:right="1093"/>
        <w:rPr>
          <w:rFonts w:ascii="Lucida Console" w:eastAsia="Lucida Console" w:hAnsi="Lucida Console" w:cs="Lucida Console"/>
          <w:szCs w:val="21"/>
        </w:rPr>
      </w:pPr>
      <w:r w:rsidRPr="005A3345">
        <w:rPr>
          <w:rFonts w:ascii="Lucida Console" w:eastAsia="Lucida Console" w:hAnsi="Lucida Console" w:cs="Lucida Console"/>
          <w:szCs w:val="21"/>
        </w:rPr>
        <w:t>(i.e.,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decide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is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done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and</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additional</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must</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go</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into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new</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referring</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back</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current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one)</w:t>
      </w:r>
    </w:p>
    <w:p w:rsidR="000A3AD4" w:rsidRPr="005A3345" w:rsidRDefault="000A3AD4" w:rsidP="000A3AD4">
      <w:pPr>
        <w:spacing w:before="6" w:line="13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747" w:hanging="317"/>
        <w:rPr>
          <w:rFonts w:ascii="Lucida Console" w:eastAsia="Lucida Console" w:hAnsi="Lucida Console" w:cs="Lucida Console"/>
          <w:szCs w:val="21"/>
        </w:rPr>
      </w:pPr>
      <w:r w:rsidRPr="005A3345">
        <w:rPr>
          <w:rFonts w:ascii="Lucida Console" w:eastAsia="Lucida Console" w:hAnsi="Lucida Console" w:cs="Lucida Console"/>
          <w:szCs w:val="21"/>
        </w:rPr>
        <w:t>Now,</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pick</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RelEx2Logic</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rule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whose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output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matches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some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S_new</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overlaps</w:t>
      </w:r>
      <w:r w:rsidRPr="005A3345">
        <w:rPr>
          <w:rFonts w:ascii="Lucida Console" w:eastAsia="Lucida Console" w:hAnsi="Lucida Console" w:cs="Lucida Console"/>
          <w:spacing w:val="23"/>
          <w:szCs w:val="21"/>
        </w:rPr>
        <w:t xml:space="preserve"> </w:t>
      </w:r>
      <w:r w:rsidRPr="005A3345">
        <w:rPr>
          <w:rFonts w:ascii="Lucida Console" w:eastAsia="Lucida Console" w:hAnsi="Lucida Console" w:cs="Lucida Console"/>
          <w:szCs w:val="21"/>
        </w:rPr>
        <w:t>with</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S_working</w:t>
      </w:r>
    </w:p>
    <w:p w:rsidR="000A3AD4" w:rsidRPr="005A3345" w:rsidRDefault="000A3AD4" w:rsidP="000A3AD4">
      <w:pPr>
        <w:spacing w:line="200" w:lineRule="exact"/>
        <w:rPr>
          <w:szCs w:val="21"/>
        </w:rPr>
      </w:pPr>
    </w:p>
    <w:p w:rsidR="000A3AD4" w:rsidRPr="005A3345" w:rsidRDefault="000A3AD4" w:rsidP="000C6FE5">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S_new</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C6FE5">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Goto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step</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C6FE5">
      <w:pPr>
        <w:ind w:left="432"/>
        <w:outlineLvl w:val="0"/>
        <w:rPr>
          <w:rFonts w:ascii="Lucida Console" w:eastAsia="Lucida Console" w:hAnsi="Lucida Console" w:cs="Lucida Console"/>
          <w:szCs w:val="21"/>
        </w:rPr>
      </w:pPr>
      <w:r w:rsidRPr="005A3345">
        <w:rPr>
          <w:rFonts w:ascii="Lucida Console" w:eastAsia="Lucida Console" w:hAnsi="Lucida Console" w:cs="Lucida Console"/>
          <w:szCs w:val="21"/>
        </w:rPr>
        <w:t>DONE</w:t>
      </w:r>
    </w:p>
    <w:p w:rsidR="000A3AD4" w:rsidRDefault="000A3AD4" w:rsidP="000A3AD4">
      <w:pPr>
        <w:pStyle w:val="BodyText"/>
        <w:ind w:firstLine="474"/>
        <w:rPr>
          <w:rFonts w:cs="Times New Roman"/>
          <w:spacing w:val="-3"/>
        </w:rPr>
      </w:pPr>
    </w:p>
    <w:p w:rsidR="000A3AD4" w:rsidRPr="00810DCC" w:rsidRDefault="000A3AD4" w:rsidP="000A3AD4">
      <w:pPr>
        <w:pStyle w:val="BodyText"/>
        <w:ind w:firstLine="480"/>
        <w:rPr>
          <w:rStyle w:val="SubtleEmphasis"/>
        </w:rPr>
      </w:pPr>
      <w:r w:rsidRPr="00810DCC">
        <w:rPr>
          <w:rStyle w:val="SubtleEmphasis"/>
          <w:i w:val="0"/>
          <w:iCs w:val="0"/>
          <w:color w:val="auto"/>
        </w:rPr>
        <w:t>目前，</w:t>
      </w:r>
      <w:r w:rsidRPr="00810DCC">
        <w:rPr>
          <w:rStyle w:val="SubtleEmphasis"/>
          <w:i w:val="0"/>
          <w:iCs w:val="0"/>
          <w:color w:val="auto"/>
        </w:rPr>
        <w:t xml:space="preserve">Microplanner </w:t>
      </w:r>
      <w:r w:rsidRPr="00810DCC">
        <w:rPr>
          <w:rStyle w:val="SubtleEmphasis"/>
          <w:i w:val="0"/>
          <w:iCs w:val="0"/>
          <w:color w:val="auto"/>
        </w:rPr>
        <w:t>的工作主要通过两个模块来完成：组块和指代的引入。下</w:t>
      </w:r>
      <w:r w:rsidRPr="00810DCC">
        <w:rPr>
          <w:rStyle w:val="SubtleEmphasis"/>
          <w:i w:val="0"/>
          <w:iCs w:val="0"/>
          <w:color w:val="auto"/>
        </w:rPr>
        <w:t xml:space="preserve"> </w:t>
      </w:r>
      <w:bookmarkStart w:id="273" w:name="组块"/>
      <w:bookmarkEnd w:id="273"/>
      <w:r w:rsidRPr="00810DCC">
        <w:rPr>
          <w:rStyle w:val="SubtleEmphasis"/>
          <w:i w:val="0"/>
          <w:iCs w:val="0"/>
          <w:color w:val="auto"/>
        </w:rPr>
        <w:t>面将具体介绍这两个模块的实现方法。</w:t>
      </w:r>
    </w:p>
    <w:p w:rsidR="000A3AD4" w:rsidRPr="00810DCC" w:rsidRDefault="000A3AD4" w:rsidP="000A3AD4">
      <w:pPr>
        <w:pStyle w:val="Heading3"/>
        <w:numPr>
          <w:ilvl w:val="2"/>
          <w:numId w:val="76"/>
        </w:numPr>
      </w:pPr>
      <w:r w:rsidRPr="00810DCC">
        <w:rPr>
          <w:rFonts w:hint="eastAsia"/>
        </w:rPr>
        <w:t xml:space="preserve">  </w:t>
      </w:r>
      <w:bookmarkStart w:id="274" w:name="_Toc17218"/>
      <w:bookmarkStart w:id="275" w:name="_Toc453623421"/>
      <w:bookmarkStart w:id="276" w:name="_Toc327482482"/>
      <w:r w:rsidRPr="00810DCC">
        <w:rPr>
          <w:rFonts w:ascii="Yuanti TC Light" w:hAnsi="Yuanti TC Light" w:cs="Yuanti TC Light"/>
        </w:rPr>
        <w:t>组块</w:t>
      </w:r>
      <w:bookmarkEnd w:id="274"/>
      <w:bookmarkEnd w:id="275"/>
      <w:bookmarkEnd w:id="276"/>
    </w:p>
    <w:p w:rsidR="000A3AD4" w:rsidRPr="00810DCC" w:rsidRDefault="000A3AD4" w:rsidP="000A3AD4">
      <w:pPr>
        <w:pStyle w:val="BodyText"/>
        <w:ind w:firstLine="480"/>
      </w:pPr>
      <w:r w:rsidRPr="00810DCC">
        <w:rPr>
          <w:lang w:eastAsia="zh-CN"/>
        </w:rPr>
        <w:t>从上面的</w:t>
      </w:r>
      <w:r w:rsidRPr="00810DCC">
        <w:rPr>
          <w:lang w:eastAsia="zh-CN"/>
        </w:rPr>
        <w:t>Microplanner</w:t>
      </w:r>
      <w:r w:rsidRPr="00810DCC">
        <w:rPr>
          <w:lang w:eastAsia="zh-CN"/>
        </w:rPr>
        <w:t>算法的伪代码可得知，</w:t>
      </w:r>
      <w:r w:rsidRPr="00810DCC">
        <w:rPr>
          <w:lang w:eastAsia="zh-CN"/>
        </w:rPr>
        <w:t>Microplanner</w:t>
      </w:r>
      <w:r w:rsidRPr="00810DCC">
        <w:rPr>
          <w:lang w:eastAsia="zh-CN"/>
        </w:rPr>
        <w:t>首先选择输入</w:t>
      </w:r>
      <w:r w:rsidRPr="00810DCC">
        <w:rPr>
          <w:lang w:eastAsia="zh-CN"/>
        </w:rPr>
        <w:t>S</w:t>
      </w:r>
      <w:r w:rsidRPr="00810DCC">
        <w:rPr>
          <w:lang w:eastAsia="zh-CN"/>
        </w:rPr>
        <w:t>中的子集来进行组块，然后不断迭代，直到输入</w:t>
      </w:r>
      <w:r w:rsidRPr="00810DCC">
        <w:rPr>
          <w:lang w:eastAsia="zh-CN"/>
        </w:rPr>
        <w:t>S</w:t>
      </w:r>
      <w:r w:rsidRPr="00810DCC">
        <w:rPr>
          <w:lang w:eastAsia="zh-CN"/>
        </w:rPr>
        <w:t>中所有内容都被规划。</w:t>
      </w:r>
      <w:r w:rsidRPr="00810DCC">
        <w:t>组块的算法可描述如下：</w:t>
      </w:r>
    </w:p>
    <w:p w:rsidR="000A3AD4" w:rsidRDefault="000A3AD4" w:rsidP="000A3AD4">
      <w:pPr>
        <w:pStyle w:val="BodyText"/>
        <w:numPr>
          <w:ilvl w:val="0"/>
          <w:numId w:val="24"/>
        </w:numPr>
        <w:tabs>
          <w:tab w:val="left" w:pos="440"/>
        </w:tabs>
        <w:ind w:firstLineChars="0"/>
        <w:rPr>
          <w:lang w:eastAsia="zh-CN"/>
        </w:rPr>
      </w:pPr>
      <w:r>
        <w:rPr>
          <w:lang w:eastAsia="zh-CN"/>
        </w:rPr>
        <w:t>对输入的超图（</w:t>
      </w:r>
      <w:r>
        <w:rPr>
          <w:lang w:eastAsia="zh-CN"/>
        </w:rPr>
        <w:t>S</w:t>
      </w:r>
      <w:r>
        <w:rPr>
          <w:lang w:eastAsia="zh-CN"/>
        </w:rPr>
        <w:t>的子集）中的每条边根据以下几个权重因子来排序：</w:t>
      </w:r>
    </w:p>
    <w:p w:rsidR="000A3AD4" w:rsidRPr="005A3345" w:rsidRDefault="000A3AD4" w:rsidP="000A3AD4">
      <w:pPr>
        <w:pStyle w:val="BodyText"/>
        <w:numPr>
          <w:ilvl w:val="0"/>
          <w:numId w:val="66"/>
        </w:numPr>
        <w:ind w:firstLineChars="0"/>
        <w:rPr>
          <w:lang w:eastAsia="zh-CN"/>
        </w:rPr>
      </w:pPr>
      <w:r w:rsidRPr="005A3345">
        <w:rPr>
          <w:lang w:eastAsia="zh-CN"/>
        </w:rPr>
        <w:t>Form</w:t>
      </w:r>
      <w:r w:rsidRPr="005A3345">
        <w:rPr>
          <w:rFonts w:hint="eastAsia"/>
          <w:lang w:eastAsia="zh-CN"/>
        </w:rPr>
        <w:t xml:space="preserve">- </w:t>
      </w:r>
      <w:r w:rsidRPr="005A3345">
        <w:rPr>
          <w:lang w:eastAsia="zh-CN"/>
        </w:rPr>
        <w:t>weight</w:t>
      </w:r>
      <w:r w:rsidRPr="005A3345">
        <w:rPr>
          <w:rFonts w:hint="eastAsia"/>
          <w:lang w:eastAsia="zh-CN"/>
        </w:rPr>
        <w:t xml:space="preserve"> </w:t>
      </w:r>
      <w:r w:rsidRPr="005A3345">
        <w:rPr>
          <w:lang w:eastAsia="zh-CN"/>
        </w:rPr>
        <w:t>(0…1)</w:t>
      </w:r>
      <w:r w:rsidRPr="005A3345">
        <w:rPr>
          <w:rFonts w:hint="eastAsia"/>
          <w:lang w:eastAsia="zh-CN"/>
        </w:rPr>
        <w:t>：</w:t>
      </w:r>
      <w:r w:rsidRPr="005A3345">
        <w:rPr>
          <w:lang w:eastAsia="zh-CN"/>
        </w:rPr>
        <w:t>该边是否能满足基本句式（</w:t>
      </w:r>
      <w:r w:rsidRPr="005A3345">
        <w:rPr>
          <w:lang w:eastAsia="zh-CN"/>
        </w:rPr>
        <w:t>Microplanner</w:t>
      </w:r>
      <w:r w:rsidRPr="005A3345">
        <w:rPr>
          <w:lang w:eastAsia="zh-CN"/>
        </w:rPr>
        <w:t>根据话语类型定义了相应的基本句式）</w:t>
      </w:r>
    </w:p>
    <w:p w:rsidR="000A3AD4" w:rsidRPr="005A3345" w:rsidRDefault="000A3AD4" w:rsidP="000A3AD4">
      <w:pPr>
        <w:pStyle w:val="BodyText"/>
        <w:numPr>
          <w:ilvl w:val="0"/>
          <w:numId w:val="66"/>
        </w:numPr>
        <w:ind w:firstLineChars="0"/>
        <w:rPr>
          <w:lang w:eastAsia="zh-CN"/>
        </w:rPr>
      </w:pPr>
      <w:r w:rsidRPr="005A3345">
        <w:rPr>
          <w:lang w:eastAsia="zh-CN"/>
        </w:rPr>
        <w:t>time-</w:t>
      </w:r>
      <w:r w:rsidRPr="005A3345">
        <w:rPr>
          <w:rFonts w:hint="eastAsia"/>
          <w:lang w:eastAsia="zh-CN"/>
        </w:rPr>
        <w:t xml:space="preserve"> </w:t>
      </w:r>
      <w:r w:rsidRPr="005A3345">
        <w:rPr>
          <w:lang w:eastAsia="zh-CN"/>
        </w:rPr>
        <w:t>weight</w:t>
      </w:r>
      <w:r w:rsidRPr="005A3345">
        <w:rPr>
          <w:rFonts w:hint="eastAsia"/>
          <w:lang w:eastAsia="zh-CN"/>
        </w:rPr>
        <w:t xml:space="preserve"> </w:t>
      </w:r>
      <w:r w:rsidRPr="005A3345">
        <w:rPr>
          <w:lang w:eastAsia="zh-CN"/>
        </w:rPr>
        <w:t>(n…0)</w:t>
      </w:r>
      <w:r w:rsidRPr="005A3345">
        <w:rPr>
          <w:rFonts w:hint="eastAsia"/>
          <w:lang w:eastAsia="zh-CN"/>
        </w:rPr>
        <w:t>：</w:t>
      </w:r>
      <w:r w:rsidRPr="005A3345">
        <w:rPr>
          <w:lang w:eastAsia="zh-CN"/>
        </w:rPr>
        <w:t>集合中的时间顺序（很多表达输出需要考虑时间顺序，</w:t>
      </w:r>
    </w:p>
    <w:p w:rsidR="000A3AD4" w:rsidRPr="005A3345" w:rsidRDefault="000A3AD4" w:rsidP="000A3AD4">
      <w:pPr>
        <w:pStyle w:val="BodyText"/>
        <w:numPr>
          <w:ilvl w:val="0"/>
          <w:numId w:val="66"/>
        </w:numPr>
        <w:ind w:firstLineChars="0"/>
        <w:rPr>
          <w:lang w:eastAsia="zh-CN"/>
        </w:rPr>
      </w:pPr>
      <w:r w:rsidRPr="005A3345">
        <w:rPr>
          <w:lang w:eastAsia="zh-CN"/>
        </w:rPr>
        <w:t>比如</w:t>
      </w:r>
      <w:r w:rsidRPr="005A3345">
        <w:rPr>
          <w:rFonts w:hint="eastAsia"/>
          <w:lang w:eastAsia="zh-CN"/>
        </w:rPr>
        <w:t>“</w:t>
      </w:r>
      <w:r w:rsidRPr="005A3345">
        <w:rPr>
          <w:lang w:eastAsia="zh-CN"/>
        </w:rPr>
        <w:t>我要去厦门参加论文答辩</w:t>
      </w:r>
      <w:r w:rsidRPr="005A3345">
        <w:rPr>
          <w:rFonts w:hint="eastAsia"/>
          <w:lang w:eastAsia="zh-CN"/>
        </w:rPr>
        <w:t>”</w:t>
      </w:r>
      <w:r w:rsidRPr="005A3345">
        <w:rPr>
          <w:lang w:eastAsia="zh-CN"/>
        </w:rPr>
        <w:t>中</w:t>
      </w:r>
      <w:r w:rsidRPr="005A3345">
        <w:rPr>
          <w:rFonts w:hint="eastAsia"/>
          <w:lang w:eastAsia="zh-CN"/>
        </w:rPr>
        <w:t>“</w:t>
      </w:r>
      <w:r w:rsidRPr="005A3345">
        <w:rPr>
          <w:lang w:eastAsia="zh-CN"/>
        </w:rPr>
        <w:t>去厦门</w:t>
      </w:r>
      <w:r w:rsidRPr="005A3345">
        <w:rPr>
          <w:rFonts w:hint="eastAsia"/>
          <w:lang w:eastAsia="zh-CN"/>
        </w:rPr>
        <w:t>”</w:t>
      </w:r>
      <w:r w:rsidRPr="005A3345">
        <w:rPr>
          <w:lang w:eastAsia="zh-CN"/>
        </w:rPr>
        <w:t>和</w:t>
      </w:r>
      <w:r w:rsidRPr="005A3345">
        <w:rPr>
          <w:rFonts w:hint="eastAsia"/>
          <w:lang w:eastAsia="zh-CN"/>
        </w:rPr>
        <w:t>“</w:t>
      </w:r>
      <w:r w:rsidRPr="005A3345">
        <w:rPr>
          <w:lang w:eastAsia="zh-CN"/>
        </w:rPr>
        <w:t>参加论文答辩</w:t>
      </w:r>
      <w:r w:rsidRPr="005A3345">
        <w:rPr>
          <w:rFonts w:hint="eastAsia"/>
          <w:lang w:eastAsia="zh-CN"/>
        </w:rPr>
        <w:t>”</w:t>
      </w:r>
      <w:r w:rsidRPr="005A3345">
        <w:rPr>
          <w:lang w:eastAsia="zh-CN"/>
        </w:rPr>
        <w:t>必须按照一定顺序输入）</w:t>
      </w:r>
    </w:p>
    <w:p w:rsidR="000A3AD4" w:rsidRPr="005A3345" w:rsidRDefault="000A3AD4" w:rsidP="000A3AD4">
      <w:pPr>
        <w:pStyle w:val="BodyText"/>
        <w:numPr>
          <w:ilvl w:val="0"/>
          <w:numId w:val="66"/>
        </w:numPr>
        <w:ind w:firstLineChars="0"/>
        <w:rPr>
          <w:lang w:eastAsia="zh-CN"/>
        </w:rPr>
      </w:pPr>
      <w:r w:rsidRPr="005A3345">
        <w:rPr>
          <w:lang w:eastAsia="zh-CN"/>
        </w:rPr>
        <w:t>link-weight(n)</w:t>
      </w:r>
      <w:r w:rsidRPr="005A3345">
        <w:rPr>
          <w:rFonts w:hint="eastAsia"/>
          <w:lang w:eastAsia="zh-CN"/>
        </w:rPr>
        <w:t>：</w:t>
      </w:r>
      <w:r w:rsidRPr="005A3345">
        <w:rPr>
          <w:lang w:eastAsia="zh-CN"/>
        </w:rPr>
        <w:t>当前输入的超图中与已经规划过的内容中相同节点的个数</w:t>
      </w:r>
      <w:r w:rsidRPr="005A3345">
        <w:rPr>
          <w:rFonts w:hint="eastAsia"/>
          <w:lang w:eastAsia="zh-CN"/>
        </w:rPr>
        <w:t>。</w:t>
      </w:r>
    </w:p>
    <w:p w:rsidR="000A3AD4" w:rsidRDefault="000A3AD4" w:rsidP="000A3AD4">
      <w:pPr>
        <w:pStyle w:val="BodyText"/>
        <w:ind w:firstLine="480"/>
        <w:rPr>
          <w:lang w:eastAsia="zh-CN"/>
        </w:rPr>
      </w:pPr>
      <w:r w:rsidRPr="00810DCC">
        <w:t>其中默认的权值计算公式如下：</w:t>
      </w:r>
      <w:r>
        <w:rPr>
          <w:rFonts w:hint="eastAsia"/>
          <w:i/>
          <w:iCs/>
          <w:lang w:eastAsia="zh-CN"/>
        </w:rPr>
        <w:t>form</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ascii="Menlo Regular" w:hAnsi="Menlo Regular" w:cs="Menlo Regular"/>
          <w:i/>
          <w:iCs/>
          <w:lang w:eastAsia="zh-CN"/>
        </w:rPr>
        <w:t>∗</w:t>
      </w:r>
      <w:r>
        <w:rPr>
          <w:rFonts w:hint="eastAsia"/>
          <w:i/>
          <w:iCs/>
          <w:lang w:eastAsia="zh-CN"/>
        </w:rPr>
        <w:t>(time</w:t>
      </w:r>
      <w:r>
        <w:rPr>
          <w:rFonts w:ascii="Hannotate SC Regular" w:eastAsia="Hannotate SC Regular" w:hAnsi="Hannotate SC Regular" w:cs="Hannotate SC Regular" w:hint="eastAsia"/>
          <w:i/>
          <w:iCs/>
          <w:lang w:eastAsia="zh-CN"/>
        </w:rPr>
        <w:t>−</w:t>
      </w:r>
      <w:r>
        <w:rPr>
          <w:rFonts w:hint="eastAsia"/>
          <w:i/>
          <w:iCs/>
          <w:lang w:eastAsia="zh-CN"/>
        </w:rPr>
        <w:t xml:space="preserve"> weight+ link</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hint="eastAsia"/>
          <w:lang w:eastAsia="zh-CN"/>
        </w:rPr>
        <w:t xml:space="preserve"> </w:t>
      </w:r>
      <w:r>
        <w:rPr>
          <w:rFonts w:hint="eastAsia"/>
          <w:lang w:eastAsia="zh-CN"/>
        </w:rPr>
        <w:t>。</w:t>
      </w:r>
    </w:p>
    <w:p w:rsidR="000A3AD4" w:rsidRDefault="000A3AD4" w:rsidP="000A3AD4">
      <w:pPr>
        <w:pStyle w:val="BodyText"/>
        <w:numPr>
          <w:ilvl w:val="0"/>
          <w:numId w:val="24"/>
        </w:numPr>
        <w:tabs>
          <w:tab w:val="left" w:pos="440"/>
        </w:tabs>
        <w:ind w:firstLineChars="0"/>
        <w:rPr>
          <w:lang w:eastAsia="zh-CN"/>
        </w:rPr>
      </w:pPr>
      <w:r>
        <w:rPr>
          <w:lang w:eastAsia="zh-CN"/>
        </w:rPr>
        <w:t>选择权值最高的边，调用</w:t>
      </w:r>
      <w:r>
        <w:rPr>
          <w:lang w:eastAsia="zh-CN"/>
        </w:rPr>
        <w:t>SuReal</w:t>
      </w:r>
      <w:r>
        <w:rPr>
          <w:lang w:eastAsia="zh-CN"/>
        </w:rPr>
        <w:t>（在下一节中会讨论），判断该边是否是</w:t>
      </w:r>
      <w:r>
        <w:rPr>
          <w:rFonts w:hint="eastAsia"/>
          <w:lang w:eastAsia="zh-CN"/>
        </w:rPr>
        <w:t>“</w:t>
      </w:r>
      <w:r>
        <w:rPr>
          <w:lang w:eastAsia="zh-CN"/>
        </w:rPr>
        <w:t>可表达的</w:t>
      </w:r>
      <w:r>
        <w:rPr>
          <w:rFonts w:hint="eastAsia"/>
          <w:lang w:eastAsia="zh-CN"/>
        </w:rPr>
        <w:t>”</w:t>
      </w:r>
      <w:r>
        <w:rPr>
          <w:lang w:eastAsia="zh-CN"/>
        </w:rPr>
        <w:t>（即能在知识库中找到相应的语言表达式），或者是否是</w:t>
      </w:r>
      <w:r>
        <w:rPr>
          <w:rFonts w:hint="eastAsia"/>
          <w:lang w:eastAsia="zh-CN"/>
        </w:rPr>
        <w:t>“</w:t>
      </w:r>
      <w:r>
        <w:rPr>
          <w:lang w:eastAsia="zh-CN"/>
        </w:rPr>
        <w:t>很复杂的</w:t>
      </w:r>
      <w:r>
        <w:rPr>
          <w:rFonts w:hint="eastAsia"/>
          <w:lang w:eastAsia="zh-CN"/>
        </w:rPr>
        <w:t>”</w:t>
      </w:r>
      <w:r>
        <w:rPr>
          <w:lang w:eastAsia="zh-CN"/>
        </w:rPr>
        <w:t>（即该组块能在知识库中找到超过</w:t>
      </w:r>
      <w:r>
        <w:rPr>
          <w:lang w:eastAsia="zh-CN"/>
        </w:rPr>
        <w:t>n</w:t>
      </w:r>
      <w:r>
        <w:rPr>
          <w:lang w:eastAsia="zh-CN"/>
        </w:rPr>
        <w:t>种话语类型的语言表达式，</w:t>
      </w:r>
      <w:r>
        <w:rPr>
          <w:lang w:eastAsia="zh-CN"/>
        </w:rPr>
        <w:t>n</w:t>
      </w:r>
      <w:r>
        <w:rPr>
          <w:lang w:eastAsia="zh-CN"/>
        </w:rPr>
        <w:t>默认为</w:t>
      </w:r>
      <w:r>
        <w:rPr>
          <w:lang w:eastAsia="zh-CN"/>
        </w:rPr>
        <w:t>3</w:t>
      </w:r>
      <w:r>
        <w:rPr>
          <w:lang w:eastAsia="zh-CN"/>
        </w:rPr>
        <w:t>）。其中</w:t>
      </w:r>
      <w:r>
        <w:rPr>
          <w:rFonts w:hint="eastAsia"/>
          <w:lang w:eastAsia="zh-CN"/>
        </w:rPr>
        <w:t>“</w:t>
      </w:r>
      <w:r>
        <w:rPr>
          <w:lang w:eastAsia="zh-CN"/>
        </w:rPr>
        <w:t>很复杂的</w:t>
      </w:r>
      <w:r>
        <w:rPr>
          <w:rFonts w:hint="eastAsia"/>
          <w:lang w:eastAsia="zh-CN"/>
        </w:rPr>
        <w:t>”</w:t>
      </w:r>
      <w:r>
        <w:rPr>
          <w:lang w:eastAsia="zh-CN"/>
        </w:rPr>
        <w:t>因素只是针对输入时没有指定话语类型的情况。</w:t>
      </w:r>
    </w:p>
    <w:p w:rsidR="000A3AD4" w:rsidRPr="00810DCC" w:rsidRDefault="000A3AD4" w:rsidP="000A3AD4">
      <w:pPr>
        <w:pStyle w:val="BodyText"/>
        <w:numPr>
          <w:ilvl w:val="0"/>
          <w:numId w:val="68"/>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，但是还能更长，那么进行以下操作：</w:t>
      </w:r>
    </w:p>
    <w:p w:rsidR="000A3AD4" w:rsidRPr="005A3345" w:rsidRDefault="000A3AD4" w:rsidP="000C6FE5">
      <w:pPr>
        <w:pStyle w:val="BodyText"/>
        <w:numPr>
          <w:ilvl w:val="0"/>
          <w:numId w:val="66"/>
        </w:numPr>
        <w:ind w:leftChars="329" w:left="897" w:firstLineChars="0"/>
        <w:rPr>
          <w:lang w:eastAsia="zh-CN"/>
        </w:rPr>
      </w:pPr>
      <w:r w:rsidRPr="005A3345">
        <w:rPr>
          <w:lang w:eastAsia="zh-CN"/>
        </w:rPr>
        <w:t>对剩下的超图中的所有边重新排序，但这次排序的目的在于选择不同于已使用的句式的边</w:t>
      </w:r>
      <w:r w:rsidRPr="005A3345">
        <w:rPr>
          <w:lang w:eastAsia="zh-CN"/>
        </w:rPr>
        <w:t>A</w:t>
      </w:r>
      <w:r w:rsidRPr="005A3345">
        <w:rPr>
          <w:lang w:eastAsia="zh-CN"/>
        </w:rPr>
        <w:t>。这样考虑是因为，如果已使用的句式不能完全表达</w:t>
      </w:r>
      <w:r w:rsidRPr="005A3345">
        <w:rPr>
          <w:lang w:eastAsia="zh-CN"/>
        </w:rPr>
        <w:t>A</w:t>
      </w:r>
      <w:r w:rsidRPr="005A3345">
        <w:rPr>
          <w:lang w:eastAsia="zh-CN"/>
        </w:rPr>
        <w:t>中的内容，那么可以试试其他的句式。</w:t>
      </w:r>
    </w:p>
    <w:p w:rsidR="000A3AD4" w:rsidRPr="00810DCC" w:rsidRDefault="000A3AD4" w:rsidP="000C6FE5">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form-weight</w:t>
      </w:r>
      <w:r w:rsidRPr="00810DCC">
        <w:rPr>
          <w:rFonts w:asciiTheme="minorEastAsia" w:eastAsiaTheme="minorEastAsia" w:hAnsiTheme="minorEastAsia" w:cs="Times New Roman" w:hint="eastAsia"/>
          <w:lang w:eastAsia="zh-CN"/>
        </w:rPr>
        <w:t xml:space="preserve"> </w:t>
      </w:r>
      <w:r w:rsidRPr="00810DCC">
        <w:rPr>
          <w:rFonts w:asciiTheme="minorEastAsia" w:eastAsiaTheme="minorEastAsia" w:hAnsiTheme="minorEastAsia" w:cs="Times New Roman"/>
        </w:rPr>
        <w:t>(0</w:t>
      </w:r>
      <w:r w:rsidRPr="00810DCC">
        <w:rPr>
          <w:rFonts w:asciiTheme="minorEastAsia" w:eastAsiaTheme="minorEastAsia" w:hAnsiTheme="minorEastAsia" w:cs="Arial"/>
        </w:rPr>
        <w:t>…</w:t>
      </w:r>
      <w:r w:rsidRPr="00810DCC">
        <w:rPr>
          <w:rFonts w:asciiTheme="minorEastAsia" w:eastAsiaTheme="minorEastAsia" w:hAnsiTheme="minorEastAsia" w:cs="Times New Roman"/>
        </w:rPr>
        <w:t>1)</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0C6FE5">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time-weight</w:t>
      </w:r>
      <w:r w:rsidRPr="00810DCC">
        <w:rPr>
          <w:rFonts w:asciiTheme="minorEastAsia" w:eastAsiaTheme="minorEastAsia" w:hAnsiTheme="minorEastAsia" w:cs="Times New Roman" w:hint="eastAsia"/>
          <w:lang w:eastAsia="zh-CN"/>
        </w:rPr>
        <w:t xml:space="preserve"> </w:t>
      </w:r>
      <w:r w:rsidRPr="00810DCC">
        <w:rPr>
          <w:rFonts w:asciiTheme="minorEastAsia" w:eastAsiaTheme="minorEastAsia" w:hAnsiTheme="minorEastAsia" w:cs="Times New Roman"/>
        </w:rPr>
        <w:t>(n</w:t>
      </w:r>
      <w:r w:rsidRPr="00810DCC">
        <w:rPr>
          <w:rFonts w:asciiTheme="minorEastAsia" w:eastAsiaTheme="minorEastAsia" w:hAnsiTheme="minorEastAsia" w:cs="Arial"/>
        </w:rPr>
        <w:t>…</w:t>
      </w:r>
      <w:r w:rsidRPr="00810DCC">
        <w:rPr>
          <w:rFonts w:asciiTheme="minorEastAsia" w:eastAsiaTheme="minorEastAsia" w:hAnsiTheme="minorEastAsia" w:cs="Times New Roman"/>
        </w:rPr>
        <w:t>0)</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0C6FE5">
      <w:pPr>
        <w:pStyle w:val="BodyText"/>
        <w:numPr>
          <w:ilvl w:val="0"/>
          <w:numId w:val="10"/>
        </w:numPr>
        <w:tabs>
          <w:tab w:val="left" w:pos="1320"/>
          <w:tab w:val="left" w:pos="1540"/>
        </w:tabs>
        <w:ind w:leftChars="300" w:left="490" w:firstLine="480"/>
        <w:rPr>
          <w:rFonts w:asciiTheme="minorEastAsia" w:eastAsiaTheme="minorEastAsia" w:hAnsiTheme="minorEastAsia" w:cs="Times New Roman"/>
          <w:lang w:eastAsia="zh-CN"/>
        </w:rPr>
      </w:pPr>
      <w:r w:rsidRPr="00810DCC">
        <w:rPr>
          <w:rFonts w:asciiTheme="minorEastAsia" w:eastAsiaTheme="minorEastAsia" w:hAnsiTheme="minorEastAsia" w:cs="Times New Roman"/>
          <w:lang w:eastAsia="zh-CN"/>
        </w:rPr>
        <w:t>link-weight</w:t>
      </w:r>
      <w:r w:rsidRPr="00810DCC">
        <w:rPr>
          <w:rFonts w:asciiTheme="minorEastAsia" w:eastAsiaTheme="minorEastAsia" w:hAnsiTheme="minorEastAsia" w:cs="Times New Roman" w:hint="eastAsia"/>
          <w:lang w:eastAsia="zh-CN"/>
        </w:rPr>
        <w:t xml:space="preserve"> </w:t>
      </w:r>
      <w:r w:rsidRPr="00810DCC">
        <w:rPr>
          <w:rFonts w:asciiTheme="minorEastAsia" w:eastAsiaTheme="minorEastAsia" w:hAnsiTheme="minorEastAsia" w:cs="Times New Roman"/>
          <w:lang w:eastAsia="zh-CN"/>
        </w:rPr>
        <w:t>(n)</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lang w:eastAsia="zh-CN"/>
        </w:rPr>
        <w:t>当前的超图中与即将说的内容中的相同节点的个数</w:t>
      </w:r>
    </w:p>
    <w:p w:rsidR="000A3AD4" w:rsidRPr="00810DCC" w:rsidRDefault="000A3AD4" w:rsidP="000C6FE5">
      <w:pPr>
        <w:pStyle w:val="BodyText"/>
        <w:ind w:leftChars="100" w:left="163" w:firstLine="480"/>
        <w:rPr>
          <w:rFonts w:asciiTheme="minorEastAsia" w:eastAsiaTheme="minorEastAsia" w:hAnsiTheme="minorEastAsia"/>
          <w:lang w:eastAsia="zh-CN"/>
        </w:rPr>
      </w:pPr>
      <w:r w:rsidRPr="00555256">
        <w:rPr>
          <w:rFonts w:hint="eastAsia"/>
        </w:rPr>
        <w:t>其中默认的权值计算公式如下：</w:t>
      </w:r>
      <w:r w:rsidRPr="00810DCC">
        <w:rPr>
          <w:rFonts w:asciiTheme="minorEastAsia" w:eastAsiaTheme="minorEastAsia" w:hAnsiTheme="minorEastAsia"/>
          <w:i/>
          <w:iCs/>
          <w:lang w:eastAsia="zh-CN"/>
        </w:rPr>
        <w:t>(time</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weights+link</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(2</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f orm</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r w:rsidRPr="00810DCC">
        <w:rPr>
          <w:rFonts w:asciiTheme="minorEastAsia" w:eastAsiaTheme="minorEastAsia" w:hAnsiTheme="minorEastAsia"/>
          <w:lang w:eastAsia="zh-CN"/>
        </w:rPr>
        <w:t xml:space="preserve"> </w:t>
      </w:r>
    </w:p>
    <w:p w:rsidR="000A3AD4" w:rsidRPr="005A3345" w:rsidRDefault="000A3AD4" w:rsidP="000C6FE5">
      <w:pPr>
        <w:pStyle w:val="BodyText"/>
        <w:numPr>
          <w:ilvl w:val="0"/>
          <w:numId w:val="66"/>
        </w:numPr>
        <w:ind w:leftChars="329" w:left="897" w:firstLineChars="0"/>
        <w:rPr>
          <w:lang w:eastAsia="zh-CN"/>
        </w:rPr>
      </w:pPr>
      <w:r w:rsidRPr="005A3345">
        <w:rPr>
          <w:lang w:eastAsia="zh-CN"/>
        </w:rPr>
        <w:t>选择权值最高的边，然后继续调用</w:t>
      </w:r>
      <w:r w:rsidRPr="005A3345">
        <w:rPr>
          <w:lang w:eastAsia="zh-CN"/>
        </w:rPr>
        <w:t>SuReal</w:t>
      </w:r>
      <w:r w:rsidRPr="005A3345">
        <w:rPr>
          <w:lang w:eastAsia="zh-CN"/>
        </w:rPr>
        <w:t>试着再说一遍。</w:t>
      </w:r>
    </w:p>
    <w:p w:rsidR="000A3AD4" w:rsidRPr="00810DCC" w:rsidRDefault="000A3AD4" w:rsidP="000A3AD4">
      <w:pPr>
        <w:pStyle w:val="BodyText"/>
        <w:numPr>
          <w:ilvl w:val="0"/>
          <w:numId w:val="68"/>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如果该组块不是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，那么：</w:t>
      </w:r>
    </w:p>
    <w:p w:rsidR="000A3AD4" w:rsidRPr="005A3345" w:rsidRDefault="000A3AD4" w:rsidP="000A3AD4">
      <w:pPr>
        <w:pStyle w:val="BodyText"/>
        <w:numPr>
          <w:ilvl w:val="1"/>
          <w:numId w:val="69"/>
        </w:numPr>
        <w:ind w:firstLineChars="0"/>
        <w:rPr>
          <w:lang w:eastAsia="zh-CN"/>
        </w:rPr>
      </w:pPr>
      <w:r w:rsidRPr="005A3345">
        <w:rPr>
          <w:lang w:eastAsia="zh-CN"/>
        </w:rPr>
        <w:t>检查当前组块，看是否有节点只出现过</w:t>
      </w:r>
      <w:r w:rsidRPr="005A3345">
        <w:rPr>
          <w:lang w:eastAsia="zh-CN"/>
        </w:rPr>
        <w:t>1</w:t>
      </w:r>
      <w:r w:rsidRPr="005A3345">
        <w:rPr>
          <w:lang w:eastAsia="zh-CN"/>
        </w:rPr>
        <w:t>次</w:t>
      </w:r>
    </w:p>
    <w:p w:rsidR="000A3AD4" w:rsidRPr="005A3345" w:rsidRDefault="000A3AD4" w:rsidP="000A3AD4">
      <w:pPr>
        <w:pStyle w:val="BodyText"/>
        <w:numPr>
          <w:ilvl w:val="1"/>
          <w:numId w:val="69"/>
        </w:numPr>
        <w:ind w:firstLineChars="0"/>
        <w:rPr>
          <w:lang w:eastAsia="zh-CN"/>
        </w:rPr>
      </w:pPr>
      <w:r w:rsidRPr="005A3345">
        <w:rPr>
          <w:lang w:eastAsia="zh-CN"/>
        </w:rPr>
        <w:t>在该节点对应的边加入组块中</w:t>
      </w:r>
    </w:p>
    <w:p w:rsidR="000A3AD4" w:rsidRPr="005A3345" w:rsidRDefault="000A3AD4" w:rsidP="000A3AD4">
      <w:pPr>
        <w:pStyle w:val="BodyText"/>
        <w:numPr>
          <w:ilvl w:val="1"/>
          <w:numId w:val="69"/>
        </w:numPr>
        <w:ind w:firstLineChars="0"/>
        <w:rPr>
          <w:lang w:eastAsia="zh-CN"/>
        </w:rPr>
      </w:pPr>
      <w:r w:rsidRPr="005A3345">
        <w:rPr>
          <w:lang w:eastAsia="zh-CN"/>
        </w:rPr>
        <w:t>继续这样尝试</w:t>
      </w:r>
      <w:r w:rsidRPr="005A3345">
        <w:rPr>
          <w:lang w:eastAsia="zh-CN"/>
        </w:rPr>
        <w:t>n</w:t>
      </w:r>
      <w:r w:rsidRPr="005A3345">
        <w:rPr>
          <w:lang w:eastAsia="zh-CN"/>
        </w:rPr>
        <w:t>次（</w:t>
      </w:r>
      <w:r w:rsidRPr="005A3345">
        <w:rPr>
          <w:lang w:eastAsia="zh-CN"/>
        </w:rPr>
        <w:t>n</w:t>
      </w:r>
      <w:r w:rsidRPr="005A3345">
        <w:rPr>
          <w:lang w:eastAsia="zh-CN"/>
        </w:rPr>
        <w:t>默认为</w:t>
      </w:r>
      <w:r w:rsidRPr="005A3345">
        <w:rPr>
          <w:lang w:eastAsia="zh-CN"/>
        </w:rPr>
        <w:t>3</w:t>
      </w:r>
      <w:r w:rsidRPr="005A3345">
        <w:rPr>
          <w:lang w:eastAsia="zh-CN"/>
        </w:rPr>
        <w:t>）后，如果该组块还不是</w:t>
      </w:r>
      <w:r w:rsidRPr="005A3345">
        <w:rPr>
          <w:rFonts w:hint="eastAsia"/>
          <w:lang w:eastAsia="zh-CN"/>
        </w:rPr>
        <w:t>“</w:t>
      </w:r>
      <w:r w:rsidRPr="005A3345">
        <w:rPr>
          <w:lang w:eastAsia="zh-CN"/>
        </w:rPr>
        <w:t>可表达的</w:t>
      </w:r>
      <w:r w:rsidRPr="005A3345">
        <w:rPr>
          <w:rFonts w:hint="eastAsia"/>
          <w:lang w:eastAsia="zh-CN"/>
        </w:rPr>
        <w:t>”</w:t>
      </w:r>
      <w:r w:rsidRPr="005A3345">
        <w:rPr>
          <w:lang w:eastAsia="zh-CN"/>
        </w:rPr>
        <w:t>那么放弃。</w:t>
      </w:r>
    </w:p>
    <w:p w:rsidR="000A3AD4" w:rsidRPr="00555256" w:rsidRDefault="000A3AD4" w:rsidP="000A3AD4">
      <w:pPr>
        <w:pStyle w:val="Heading3"/>
        <w:numPr>
          <w:ilvl w:val="2"/>
          <w:numId w:val="76"/>
        </w:numPr>
      </w:pPr>
      <w:r w:rsidRPr="00555256">
        <w:rPr>
          <w:rFonts w:hint="eastAsia"/>
          <w:lang w:eastAsia="zh-CN"/>
        </w:rPr>
        <w:t xml:space="preserve">  </w:t>
      </w:r>
      <w:bookmarkStart w:id="277" w:name="_Toc18647"/>
      <w:bookmarkStart w:id="278" w:name="_Toc453623422"/>
      <w:bookmarkStart w:id="279" w:name="_Toc327482483"/>
      <w:r w:rsidRPr="00555256">
        <w:rPr>
          <w:rFonts w:ascii="Yuanti TC Light" w:hAnsi="Yuanti TC Light" w:cs="Yuanti TC Light"/>
        </w:rPr>
        <w:t>指代的引入</w:t>
      </w:r>
      <w:bookmarkEnd w:id="277"/>
      <w:bookmarkEnd w:id="278"/>
      <w:bookmarkEnd w:id="279"/>
    </w:p>
    <w:p w:rsidR="000A3AD4" w:rsidRPr="00555256" w:rsidRDefault="000A3AD4" w:rsidP="000A3AD4">
      <w:pPr>
        <w:pStyle w:val="BodyText"/>
        <w:ind w:firstLine="480"/>
      </w:pPr>
      <w:r w:rsidRPr="00555256">
        <w:rPr>
          <w:lang w:eastAsia="zh-CN"/>
        </w:rPr>
        <w:t>为了让句子的表达更具语言色彩以及更符合人类的交流习惯，还需要对已经描述的对象进行指代处理，也就是利用代词、固定名、完整或缩略名词短语来替换那些已经被描述过的对象，因此</w:t>
      </w:r>
      <w:r w:rsidRPr="00555256">
        <w:rPr>
          <w:lang w:eastAsia="zh-CN"/>
        </w:rPr>
        <w:t>Microplanner</w:t>
      </w:r>
      <w:r w:rsidRPr="00555256">
        <w:rPr>
          <w:lang w:eastAsia="zh-CN"/>
        </w:rPr>
        <w:t>设计了引入指代处理的模块。</w:t>
      </w:r>
      <w:r w:rsidRPr="00555256">
        <w:t>其实现步骤可以表示如下：</w:t>
      </w:r>
    </w:p>
    <w:p w:rsidR="000A3AD4" w:rsidRDefault="000A3AD4" w:rsidP="000A3AD4">
      <w:pPr>
        <w:pStyle w:val="BodyText"/>
        <w:numPr>
          <w:ilvl w:val="0"/>
          <w:numId w:val="25"/>
        </w:numPr>
        <w:ind w:firstLineChars="0"/>
        <w:rPr>
          <w:lang w:eastAsia="zh-CN"/>
        </w:rPr>
      </w:pPr>
      <w:r>
        <w:rPr>
          <w:lang w:eastAsia="zh-CN"/>
        </w:rPr>
        <w:t>遍历所有的组块，找到所有的名词，并生成一个名词序列。</w:t>
      </w:r>
    </w:p>
    <w:p w:rsidR="000A3AD4" w:rsidRDefault="000A3AD4" w:rsidP="000A3AD4">
      <w:pPr>
        <w:pStyle w:val="BodyText"/>
        <w:numPr>
          <w:ilvl w:val="0"/>
          <w:numId w:val="25"/>
        </w:numPr>
        <w:ind w:firstLineChars="0"/>
      </w:pPr>
      <w:r>
        <w:t>对名词序列中的每一个名词，通过查询知识库中与其相关的</w:t>
      </w:r>
      <w:r>
        <w:t>RelEx</w:t>
      </w:r>
      <w:r>
        <w:t>关系，选定能在替换该名词时所要使用的代词的根，这里的根指</w:t>
      </w:r>
      <w:r>
        <w:rPr>
          <w:rFonts w:hint="eastAsia"/>
          <w:lang w:eastAsia="zh-CN"/>
        </w:rPr>
        <w:t>”</w:t>
      </w:r>
      <w:r>
        <w:t>he</w:t>
      </w:r>
      <w:r>
        <w:rPr>
          <w:rFonts w:hint="eastAsia"/>
          <w:lang w:eastAsia="zh-CN"/>
        </w:rPr>
        <w:t>”</w:t>
      </w:r>
      <w:r>
        <w:t>,</w:t>
      </w:r>
      <w:r>
        <w:rPr>
          <w:rFonts w:hint="eastAsia"/>
          <w:lang w:eastAsia="zh-CN"/>
        </w:rPr>
        <w:t>”</w:t>
      </w:r>
      <w:r>
        <w:t>she</w:t>
      </w:r>
      <w:r>
        <w:rPr>
          <w:rFonts w:hint="eastAsia"/>
          <w:lang w:eastAsia="zh-CN"/>
        </w:rPr>
        <w:t>”</w:t>
      </w:r>
      <w:r>
        <w:t>,</w:t>
      </w:r>
      <w:r>
        <w:rPr>
          <w:rFonts w:hint="eastAsia"/>
          <w:lang w:eastAsia="zh-CN"/>
        </w:rPr>
        <w:t>”</w:t>
      </w:r>
      <w:r>
        <w:t>it</w:t>
      </w:r>
      <w:r>
        <w:rPr>
          <w:rFonts w:hint="eastAsia"/>
          <w:lang w:eastAsia="zh-CN"/>
        </w:rPr>
        <w:t>”</w:t>
      </w:r>
      <w:r>
        <w:t>,</w:t>
      </w:r>
      <w:r>
        <w:rPr>
          <w:rFonts w:hint="eastAsia"/>
          <w:lang w:eastAsia="zh-CN"/>
        </w:rPr>
        <w:t>”</w:t>
      </w:r>
      <w:r>
        <w:t>they</w:t>
      </w:r>
      <w:r>
        <w:rPr>
          <w:rFonts w:hint="eastAsia"/>
          <w:lang w:eastAsia="zh-CN"/>
        </w:rPr>
        <w:t>”</w:t>
      </w:r>
      <w:r>
        <w:t>等。例如，</w:t>
      </w:r>
      <w:r>
        <w:rPr>
          <w:rFonts w:hint="eastAsia"/>
          <w:lang w:eastAsia="zh-CN"/>
        </w:rPr>
        <w:t>“</w:t>
      </w:r>
      <w:r>
        <w:t>Mary</w:t>
      </w:r>
      <w:r>
        <w:rPr>
          <w:rFonts w:hint="eastAsia"/>
          <w:lang w:eastAsia="zh-CN"/>
        </w:rPr>
        <w:t>”</w:t>
      </w:r>
      <w:r>
        <w:t>通常是表示女名，那么这里就指定能替换</w:t>
      </w:r>
      <w:r>
        <w:rPr>
          <w:rFonts w:hint="eastAsia"/>
          <w:lang w:eastAsia="zh-CN"/>
        </w:rPr>
        <w:t>”</w:t>
      </w:r>
      <w:r>
        <w:t>Mary</w:t>
      </w:r>
      <w:r>
        <w:rPr>
          <w:rFonts w:hint="eastAsia"/>
          <w:lang w:eastAsia="zh-CN"/>
        </w:rPr>
        <w:t>“</w:t>
      </w:r>
      <w:r>
        <w:t>的代词的根</w:t>
      </w:r>
      <w:r>
        <w:rPr>
          <w:rFonts w:hint="eastAsia"/>
          <w:lang w:eastAsia="zh-CN"/>
        </w:rPr>
        <w:t>”</w:t>
      </w:r>
      <w:r>
        <w:t>she</w:t>
      </w:r>
      <w:r>
        <w:rPr>
          <w:rFonts w:hint="eastAsia"/>
          <w:lang w:eastAsia="zh-CN"/>
        </w:rPr>
        <w:t>“</w:t>
      </w:r>
      <w:r>
        <w:t>。</w:t>
      </w:r>
    </w:p>
    <w:p w:rsidR="000A3AD4" w:rsidRDefault="000A3AD4" w:rsidP="000A3AD4">
      <w:pPr>
        <w:pStyle w:val="BodyText"/>
        <w:numPr>
          <w:ilvl w:val="0"/>
          <w:numId w:val="25"/>
        </w:numPr>
        <w:ind w:firstLineChars="0"/>
        <w:rPr>
          <w:lang w:eastAsia="zh-CN"/>
        </w:rPr>
      </w:pPr>
      <w:r>
        <w:rPr>
          <w:lang w:eastAsia="zh-CN"/>
        </w:rPr>
        <w:t>遍历每个名词，判断它是否可以被替换成代词：</w:t>
      </w:r>
    </w:p>
    <w:p w:rsidR="000A3AD4" w:rsidRPr="005A3345" w:rsidRDefault="000A3AD4" w:rsidP="000A3AD4">
      <w:pPr>
        <w:pStyle w:val="BodyText"/>
        <w:numPr>
          <w:ilvl w:val="0"/>
          <w:numId w:val="66"/>
        </w:numPr>
        <w:ind w:firstLineChars="0"/>
        <w:rPr>
          <w:lang w:eastAsia="zh-CN"/>
        </w:rPr>
      </w:pPr>
      <w:r w:rsidRPr="005A3345">
        <w:rPr>
          <w:lang w:eastAsia="zh-CN"/>
        </w:rPr>
        <w:t>如果该名词从来没有被提及过，或者在很久前被提及过（超过</w:t>
      </w:r>
      <w:r w:rsidRPr="005A3345">
        <w:rPr>
          <w:lang w:eastAsia="zh-CN"/>
        </w:rPr>
        <w:t>n</w:t>
      </w:r>
      <w:r w:rsidRPr="005A3345">
        <w:rPr>
          <w:lang w:eastAsia="zh-CN"/>
        </w:rPr>
        <w:t>个组块的范围，</w:t>
      </w:r>
      <w:r w:rsidRPr="005A3345">
        <w:rPr>
          <w:lang w:eastAsia="zh-CN"/>
        </w:rPr>
        <w:t>n</w:t>
      </w:r>
      <w:r w:rsidRPr="005A3345">
        <w:rPr>
          <w:lang w:eastAsia="zh-CN"/>
        </w:rPr>
        <w:t>默认为</w:t>
      </w:r>
      <w:r w:rsidRPr="005A3345">
        <w:rPr>
          <w:lang w:eastAsia="zh-CN"/>
        </w:rPr>
        <w:t>3</w:t>
      </w:r>
      <w:r w:rsidRPr="005A3345">
        <w:rPr>
          <w:lang w:eastAsia="zh-CN"/>
        </w:rPr>
        <w:t>），那么该名词不能被替换成代词。</w:t>
      </w:r>
    </w:p>
    <w:p w:rsidR="000A3AD4" w:rsidRPr="005A3345" w:rsidRDefault="000A3AD4" w:rsidP="000A3AD4">
      <w:pPr>
        <w:pStyle w:val="BodyText"/>
        <w:numPr>
          <w:ilvl w:val="0"/>
          <w:numId w:val="66"/>
        </w:numPr>
        <w:ind w:firstLineChars="0"/>
        <w:rPr>
          <w:lang w:eastAsia="zh-CN"/>
        </w:rPr>
      </w:pPr>
      <w:r w:rsidRPr="005A3345">
        <w:rPr>
          <w:lang w:eastAsia="zh-CN"/>
        </w:rPr>
        <w:t>如果该名词在同一个组块里被</w:t>
      </w:r>
      <w:r w:rsidRPr="005A3345">
        <w:rPr>
          <w:lang w:eastAsia="zh-CN"/>
        </w:rPr>
        <w:t>InheritanceLink</w:t>
      </w:r>
      <w:r w:rsidRPr="005A3345">
        <w:rPr>
          <w:lang w:eastAsia="zh-CN"/>
        </w:rPr>
        <w:t>修饰，那么该名词不能被替换成代词。（英文中形容词后面的名词不能被替换成代词）</w:t>
      </w:r>
    </w:p>
    <w:p w:rsidR="000A3AD4" w:rsidRPr="005A3345" w:rsidRDefault="000A3AD4" w:rsidP="000A3AD4">
      <w:pPr>
        <w:pStyle w:val="BodyText"/>
        <w:numPr>
          <w:ilvl w:val="0"/>
          <w:numId w:val="66"/>
        </w:numPr>
        <w:ind w:firstLineChars="0"/>
        <w:rPr>
          <w:lang w:eastAsia="zh-CN"/>
        </w:rPr>
      </w:pPr>
      <w:r w:rsidRPr="005A3345">
        <w:rPr>
          <w:lang w:eastAsia="zh-CN"/>
        </w:rPr>
        <w:t>检查该名词在名词序列中的前</w:t>
      </w:r>
      <w:r w:rsidRPr="005A3345">
        <w:rPr>
          <w:lang w:eastAsia="zh-CN"/>
        </w:rPr>
        <w:t>3</w:t>
      </w:r>
      <w:r w:rsidRPr="005A3345">
        <w:rPr>
          <w:lang w:eastAsia="zh-CN"/>
        </w:rPr>
        <w:t>个词，如果其中一个已经被替换成代词了，那么为了降低表达的歧义，这里也认为该名词不能被替换成代词。</w:t>
      </w:r>
    </w:p>
    <w:p w:rsidR="000A3AD4" w:rsidRDefault="000A3AD4" w:rsidP="000A3AD4">
      <w:pPr>
        <w:pStyle w:val="BodyText"/>
        <w:numPr>
          <w:ilvl w:val="0"/>
          <w:numId w:val="25"/>
        </w:numPr>
        <w:ind w:firstLineChars="0"/>
        <w:rPr>
          <w:lang w:eastAsia="zh-CN"/>
        </w:rPr>
      </w:pPr>
      <w:r>
        <w:rPr>
          <w:lang w:eastAsia="zh-CN"/>
        </w:rPr>
        <w:t>根据上面的判断结果，对可以被替换成代词的名词进行如下代词替换操作：</w:t>
      </w:r>
    </w:p>
    <w:p w:rsidR="000A3AD4" w:rsidRPr="005A3345" w:rsidRDefault="000A3AD4" w:rsidP="000A3AD4">
      <w:pPr>
        <w:pStyle w:val="BodyText"/>
        <w:numPr>
          <w:ilvl w:val="0"/>
          <w:numId w:val="66"/>
        </w:numPr>
        <w:ind w:firstLineChars="0"/>
        <w:rPr>
          <w:lang w:eastAsia="zh-CN"/>
        </w:rPr>
      </w:pPr>
      <w:r w:rsidRPr="005A3345">
        <w:rPr>
          <w:lang w:eastAsia="zh-CN"/>
        </w:rPr>
        <w:t>如果名词是主语，将代词保持主格形式，（即</w:t>
      </w:r>
      <w:r w:rsidRPr="005A3345">
        <w:rPr>
          <w:rFonts w:hint="eastAsia"/>
          <w:lang w:eastAsia="zh-CN"/>
        </w:rPr>
        <w:t>”</w:t>
      </w:r>
      <w:r w:rsidRPr="005A3345">
        <w:rPr>
          <w:lang w:eastAsia="zh-CN"/>
        </w:rPr>
        <w:t>I</w:t>
      </w:r>
      <w:r w:rsidRPr="005A3345">
        <w:rPr>
          <w:rFonts w:hint="eastAsia"/>
          <w:lang w:eastAsia="zh-CN"/>
        </w:rPr>
        <w:t>”</w:t>
      </w:r>
      <w:r w:rsidRPr="005A3345">
        <w:rPr>
          <w:lang w:eastAsia="zh-CN"/>
        </w:rPr>
        <w:t>,</w:t>
      </w:r>
      <w:r w:rsidRPr="005A3345">
        <w:rPr>
          <w:rFonts w:hint="eastAsia"/>
          <w:lang w:eastAsia="zh-CN"/>
        </w:rPr>
        <w:t>”</w:t>
      </w:r>
      <w:r w:rsidRPr="005A3345">
        <w:rPr>
          <w:lang w:eastAsia="zh-CN"/>
        </w:rPr>
        <w:t>he</w:t>
      </w:r>
      <w:r w:rsidRPr="005A3345">
        <w:rPr>
          <w:rFonts w:hint="eastAsia"/>
          <w:lang w:eastAsia="zh-CN"/>
        </w:rPr>
        <w:t>”</w:t>
      </w:r>
      <w:r w:rsidRPr="005A3345">
        <w:rPr>
          <w:lang w:eastAsia="zh-CN"/>
        </w:rPr>
        <w:t>,</w:t>
      </w:r>
      <w:r w:rsidRPr="005A3345">
        <w:rPr>
          <w:rFonts w:hint="eastAsia"/>
          <w:lang w:eastAsia="zh-CN"/>
        </w:rPr>
        <w:t>”</w:t>
      </w:r>
      <w:r w:rsidRPr="005A3345">
        <w:rPr>
          <w:lang w:eastAsia="zh-CN"/>
        </w:rPr>
        <w:t>they</w:t>
      </w:r>
      <w:r w:rsidRPr="005A3345">
        <w:rPr>
          <w:rFonts w:hint="eastAsia"/>
          <w:lang w:eastAsia="zh-CN"/>
        </w:rPr>
        <w:t>”</w:t>
      </w:r>
      <w:r w:rsidRPr="005A3345">
        <w:rPr>
          <w:lang w:eastAsia="zh-CN"/>
        </w:rPr>
        <w:t>等）</w:t>
      </w:r>
    </w:p>
    <w:p w:rsidR="000A3AD4" w:rsidRPr="005A3345" w:rsidRDefault="000A3AD4" w:rsidP="000A3AD4">
      <w:pPr>
        <w:pStyle w:val="BodyText"/>
        <w:numPr>
          <w:ilvl w:val="0"/>
          <w:numId w:val="66"/>
        </w:numPr>
        <w:ind w:firstLineChars="0"/>
        <w:rPr>
          <w:lang w:eastAsia="zh-CN"/>
        </w:rPr>
      </w:pPr>
      <w:r w:rsidRPr="005A3345">
        <w:rPr>
          <w:lang w:eastAsia="zh-CN"/>
        </w:rPr>
        <w:t>如果名词在被赋值为</w:t>
      </w:r>
      <w:r w:rsidRPr="005A3345">
        <w:rPr>
          <w:rFonts w:hint="eastAsia"/>
          <w:lang w:eastAsia="zh-CN"/>
        </w:rPr>
        <w:t>“</w:t>
      </w:r>
      <w:r w:rsidRPr="005A3345">
        <w:rPr>
          <w:lang w:eastAsia="zh-CN"/>
        </w:rPr>
        <w:t>所有格</w:t>
      </w:r>
      <w:r w:rsidRPr="005A3345">
        <w:rPr>
          <w:rFonts w:hint="eastAsia"/>
          <w:lang w:eastAsia="zh-CN"/>
        </w:rPr>
        <w:t>”</w:t>
      </w:r>
      <w:r w:rsidRPr="005A3345">
        <w:rPr>
          <w:lang w:eastAsia="zh-CN"/>
        </w:rPr>
        <w:t>的</w:t>
      </w:r>
      <w:r w:rsidRPr="005A3345">
        <w:rPr>
          <w:lang w:eastAsia="zh-CN"/>
        </w:rPr>
        <w:t>EvaluationLink</w:t>
      </w:r>
      <w:r w:rsidRPr="005A3345">
        <w:rPr>
          <w:lang w:eastAsia="zh-CN"/>
        </w:rPr>
        <w:t>中，那么将其改为所有格形式（</w:t>
      </w:r>
      <w:r w:rsidRPr="005A3345">
        <w:rPr>
          <w:rFonts w:hint="eastAsia"/>
          <w:lang w:eastAsia="zh-CN"/>
        </w:rPr>
        <w:t>“</w:t>
      </w:r>
      <w:r w:rsidRPr="005A3345">
        <w:rPr>
          <w:lang w:eastAsia="zh-CN"/>
        </w:rPr>
        <w:t>my</w:t>
      </w:r>
      <w:r w:rsidRPr="005A3345">
        <w:rPr>
          <w:rFonts w:hint="eastAsia"/>
          <w:lang w:eastAsia="zh-CN"/>
        </w:rPr>
        <w:t>”“</w:t>
      </w:r>
      <w:r w:rsidRPr="005A3345">
        <w:rPr>
          <w:lang w:eastAsia="zh-CN"/>
        </w:rPr>
        <w:t>his</w:t>
      </w:r>
      <w:r w:rsidRPr="005A3345">
        <w:rPr>
          <w:rFonts w:hint="eastAsia"/>
          <w:lang w:eastAsia="zh-CN"/>
        </w:rPr>
        <w:t>”“</w:t>
      </w:r>
      <w:r w:rsidRPr="005A3345">
        <w:rPr>
          <w:lang w:eastAsia="zh-CN"/>
        </w:rPr>
        <w:t>its</w:t>
      </w:r>
      <w:r w:rsidRPr="005A3345">
        <w:rPr>
          <w:rFonts w:hint="eastAsia"/>
          <w:lang w:eastAsia="zh-CN"/>
        </w:rPr>
        <w:t>”</w:t>
      </w:r>
      <w:r w:rsidRPr="005A3345">
        <w:rPr>
          <w:lang w:eastAsia="zh-CN"/>
        </w:rPr>
        <w:t>等）</w:t>
      </w:r>
    </w:p>
    <w:p w:rsidR="000A3AD4" w:rsidRPr="005A3345" w:rsidRDefault="000A3AD4" w:rsidP="000A3AD4">
      <w:pPr>
        <w:pStyle w:val="BodyText"/>
        <w:numPr>
          <w:ilvl w:val="0"/>
          <w:numId w:val="66"/>
        </w:numPr>
        <w:ind w:firstLineChars="0"/>
        <w:rPr>
          <w:lang w:eastAsia="zh-CN"/>
        </w:rPr>
      </w:pPr>
      <w:r w:rsidRPr="005A3345">
        <w:rPr>
          <w:lang w:eastAsia="zh-CN"/>
        </w:rPr>
        <w:t>如果名词是宾语或者间接宾语</w:t>
      </w:r>
    </w:p>
    <w:p w:rsidR="000A3AD4" w:rsidRDefault="000A3AD4" w:rsidP="000A3AD4">
      <w:pPr>
        <w:spacing w:before="6" w:line="120" w:lineRule="exact"/>
        <w:rPr>
          <w:sz w:val="12"/>
          <w:szCs w:val="12"/>
          <w:lang w:eastAsia="zh-CN"/>
        </w:rPr>
      </w:pPr>
    </w:p>
    <w:p w:rsidR="000A3AD4" w:rsidRPr="005A3345" w:rsidRDefault="000A3AD4" w:rsidP="000C6FE5">
      <w:pPr>
        <w:pStyle w:val="BodyText"/>
        <w:numPr>
          <w:ilvl w:val="0"/>
          <w:numId w:val="67"/>
        </w:numPr>
        <w:tabs>
          <w:tab w:val="left" w:pos="420"/>
          <w:tab w:val="left" w:pos="1320"/>
          <w:tab w:val="left" w:pos="1540"/>
        </w:tabs>
        <w:ind w:leftChars="400" w:left="1073" w:firstLineChars="0"/>
        <w:rPr>
          <w:lang w:eastAsia="zh-CN"/>
        </w:rPr>
      </w:pPr>
      <w:r w:rsidRPr="005A3345">
        <w:rPr>
          <w:lang w:eastAsia="zh-CN"/>
        </w:rPr>
        <w:t>如果它和主语是相同名词，那么根据情况替换成</w:t>
      </w:r>
      <w:r w:rsidRPr="005A3345">
        <w:rPr>
          <w:rFonts w:hint="eastAsia"/>
          <w:lang w:eastAsia="zh-CN"/>
        </w:rPr>
        <w:t>“</w:t>
      </w:r>
      <w:r w:rsidRPr="005A3345">
        <w:rPr>
          <w:lang w:eastAsia="zh-CN"/>
        </w:rPr>
        <w:t>myself</w:t>
      </w:r>
      <w:r w:rsidRPr="005A3345">
        <w:rPr>
          <w:rFonts w:hint="eastAsia"/>
          <w:lang w:eastAsia="zh-CN"/>
        </w:rPr>
        <w:t>”，“</w:t>
      </w:r>
      <w:r w:rsidRPr="005A3345">
        <w:rPr>
          <w:lang w:eastAsia="zh-CN"/>
        </w:rPr>
        <w:t>himself</w:t>
      </w:r>
      <w:r w:rsidRPr="005A3345">
        <w:rPr>
          <w:rFonts w:hint="eastAsia"/>
          <w:lang w:eastAsia="zh-CN"/>
        </w:rPr>
        <w:t>”，“</w:t>
      </w:r>
      <w:r w:rsidRPr="005A3345">
        <w:rPr>
          <w:lang w:eastAsia="zh-CN"/>
        </w:rPr>
        <w:t>themselves</w:t>
      </w:r>
      <w:r w:rsidRPr="005A3345">
        <w:rPr>
          <w:rFonts w:hint="eastAsia"/>
          <w:lang w:eastAsia="zh-CN"/>
        </w:rPr>
        <w:t>”</w:t>
      </w:r>
      <w:r w:rsidRPr="005A3345">
        <w:rPr>
          <w:lang w:eastAsia="zh-CN"/>
        </w:rPr>
        <w:t>等。</w:t>
      </w:r>
    </w:p>
    <w:p w:rsidR="000A3AD4" w:rsidRPr="005A3345" w:rsidRDefault="000A3AD4" w:rsidP="000C6FE5">
      <w:pPr>
        <w:pStyle w:val="BodyText"/>
        <w:numPr>
          <w:ilvl w:val="0"/>
          <w:numId w:val="67"/>
        </w:numPr>
        <w:tabs>
          <w:tab w:val="left" w:pos="420"/>
          <w:tab w:val="left" w:pos="1320"/>
          <w:tab w:val="left" w:pos="1540"/>
        </w:tabs>
        <w:ind w:leftChars="400" w:left="1073" w:firstLineChars="0"/>
        <w:rPr>
          <w:lang w:eastAsia="zh-CN"/>
        </w:rPr>
      </w:pPr>
      <w:r w:rsidRPr="005A3345">
        <w:rPr>
          <w:lang w:eastAsia="zh-CN"/>
        </w:rPr>
        <w:t>如果它和主语不同，那么根据情况替换成</w:t>
      </w:r>
      <w:r w:rsidRPr="005A3345">
        <w:rPr>
          <w:rFonts w:hint="eastAsia"/>
          <w:lang w:eastAsia="zh-CN"/>
        </w:rPr>
        <w:t>”</w:t>
      </w:r>
      <w:r w:rsidRPr="005A3345">
        <w:rPr>
          <w:lang w:eastAsia="zh-CN"/>
        </w:rPr>
        <w:t>me</w:t>
      </w:r>
      <w:r w:rsidRPr="005A3345">
        <w:rPr>
          <w:rFonts w:hint="eastAsia"/>
          <w:lang w:eastAsia="zh-CN"/>
        </w:rPr>
        <w:t>”</w:t>
      </w:r>
      <w:r w:rsidRPr="005A3345">
        <w:rPr>
          <w:lang w:eastAsia="zh-CN"/>
        </w:rPr>
        <w:t>,</w:t>
      </w:r>
      <w:r w:rsidRPr="005A3345">
        <w:rPr>
          <w:rFonts w:hint="eastAsia"/>
          <w:lang w:eastAsia="zh-CN"/>
        </w:rPr>
        <w:t>”</w:t>
      </w:r>
      <w:r w:rsidRPr="005A3345">
        <w:rPr>
          <w:lang w:eastAsia="zh-CN"/>
        </w:rPr>
        <w:t>him</w:t>
      </w:r>
      <w:r w:rsidRPr="005A3345">
        <w:rPr>
          <w:rFonts w:hint="eastAsia"/>
          <w:lang w:eastAsia="zh-CN"/>
        </w:rPr>
        <w:t>”</w:t>
      </w:r>
      <w:r w:rsidRPr="005A3345">
        <w:rPr>
          <w:lang w:eastAsia="zh-CN"/>
        </w:rPr>
        <w:t>,</w:t>
      </w:r>
      <w:r w:rsidRPr="005A3345">
        <w:rPr>
          <w:rFonts w:hint="eastAsia"/>
          <w:lang w:eastAsia="zh-CN"/>
        </w:rPr>
        <w:t>”</w:t>
      </w:r>
      <w:r w:rsidRPr="005A3345">
        <w:rPr>
          <w:lang w:eastAsia="zh-CN"/>
        </w:rPr>
        <w:t>them</w:t>
      </w:r>
      <w:r w:rsidRPr="005A3345">
        <w:rPr>
          <w:rFonts w:hint="eastAsia"/>
          <w:lang w:eastAsia="zh-CN"/>
        </w:rPr>
        <w:t>”</w:t>
      </w:r>
      <w:r w:rsidRPr="005A3345">
        <w:rPr>
          <w:lang w:eastAsia="zh-CN"/>
        </w:rPr>
        <w:t>等</w:t>
      </w:r>
    </w:p>
    <w:p w:rsidR="000A3AD4" w:rsidRDefault="000A3AD4" w:rsidP="000A3AD4">
      <w:pPr>
        <w:pStyle w:val="BodyText"/>
        <w:numPr>
          <w:ilvl w:val="0"/>
          <w:numId w:val="25"/>
        </w:numPr>
        <w:ind w:firstLineChars="0"/>
        <w:rPr>
          <w:lang w:eastAsia="zh-CN"/>
        </w:rPr>
      </w:pPr>
      <w:r>
        <w:rPr>
          <w:lang w:eastAsia="zh-CN"/>
        </w:rPr>
        <w:t>如果一个名词无法被换成代词，将使用下列算法来进一步考虑它是否可以被相关的名词替代（例如</w:t>
      </w:r>
      <w:r>
        <w:rPr>
          <w:rFonts w:hint="eastAsia"/>
          <w:lang w:eastAsia="zh-CN"/>
        </w:rPr>
        <w:t>“</w:t>
      </w:r>
      <w:r>
        <w:rPr>
          <w:lang w:eastAsia="zh-CN"/>
        </w:rPr>
        <w:t>松树</w:t>
      </w:r>
      <w:r>
        <w:rPr>
          <w:rFonts w:hint="eastAsia"/>
          <w:lang w:eastAsia="zh-CN"/>
        </w:rPr>
        <w:t>”</w:t>
      </w:r>
      <w:r>
        <w:rPr>
          <w:lang w:eastAsia="zh-CN"/>
        </w:rPr>
        <w:t>可以用</w:t>
      </w:r>
      <w:bookmarkStart w:id="280" w:name="OLE_LINK52"/>
      <w:r>
        <w:rPr>
          <w:rFonts w:hint="eastAsia"/>
          <w:lang w:eastAsia="zh-CN"/>
        </w:rPr>
        <w:t>“</w:t>
      </w:r>
      <w:r>
        <w:rPr>
          <w:lang w:eastAsia="zh-CN"/>
        </w:rPr>
        <w:t>树</w:t>
      </w:r>
      <w:bookmarkEnd w:id="280"/>
      <w:r>
        <w:rPr>
          <w:rFonts w:hint="eastAsia"/>
          <w:lang w:eastAsia="zh-CN"/>
        </w:rPr>
        <w:t>”</w:t>
      </w:r>
      <w:r>
        <w:rPr>
          <w:lang w:eastAsia="zh-CN"/>
        </w:rPr>
        <w:t>取代）：</w:t>
      </w:r>
    </w:p>
    <w:p w:rsidR="000A3AD4" w:rsidRPr="005A3345" w:rsidRDefault="000A3AD4" w:rsidP="000A3AD4">
      <w:pPr>
        <w:pStyle w:val="BodyText"/>
        <w:numPr>
          <w:ilvl w:val="0"/>
          <w:numId w:val="66"/>
        </w:numPr>
        <w:ind w:firstLineChars="0"/>
        <w:rPr>
          <w:lang w:eastAsia="zh-CN"/>
        </w:rPr>
      </w:pPr>
      <w:r w:rsidRPr="005A3345">
        <w:rPr>
          <w:lang w:eastAsia="zh-CN"/>
        </w:rPr>
        <w:t>通过</w:t>
      </w:r>
      <w:r w:rsidRPr="005A3345">
        <w:rPr>
          <w:lang w:eastAsia="zh-CN"/>
        </w:rPr>
        <w:t>InheritanceLink</w:t>
      </w:r>
      <w:r w:rsidRPr="005A3345">
        <w:rPr>
          <w:lang w:eastAsia="zh-CN"/>
        </w:rPr>
        <w:t>查找与该名词节点有继承关系的名词节点</w:t>
      </w:r>
    </w:p>
    <w:p w:rsidR="000A3AD4" w:rsidRPr="005A3345" w:rsidRDefault="000A3AD4" w:rsidP="000A3AD4">
      <w:pPr>
        <w:pStyle w:val="BodyText"/>
        <w:numPr>
          <w:ilvl w:val="0"/>
          <w:numId w:val="66"/>
        </w:numPr>
        <w:ind w:firstLineChars="0"/>
        <w:rPr>
          <w:lang w:eastAsia="zh-CN"/>
        </w:rPr>
      </w:pPr>
      <w:r w:rsidRPr="005A3345">
        <w:rPr>
          <w:lang w:eastAsia="zh-CN"/>
        </w:rPr>
        <w:t>根据下面公式对这些有继承关系的名词进行打分：</w:t>
      </w:r>
      <w:r w:rsidRPr="005A3345">
        <w:rPr>
          <w:lang w:eastAsia="zh-CN"/>
        </w:rPr>
        <w:t>(</w:t>
      </w:r>
      <w:r w:rsidRPr="005A3345">
        <w:rPr>
          <w:lang w:eastAsia="zh-CN"/>
        </w:rPr>
        <w:tab/>
        <w:t>)</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w:t>
      </w:r>
      <w:r w:rsidRPr="005A3345">
        <w:rPr>
          <w:rFonts w:hint="eastAsia"/>
          <w:lang w:eastAsia="zh-CN"/>
        </w:rPr>
        <w:t xml:space="preserve"> </w:t>
      </w:r>
      <w:r w:rsidRPr="005A3345">
        <w:rPr>
          <w:lang w:eastAsia="zh-CN"/>
        </w:rPr>
        <w:t>Strength)</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w:t>
      </w:r>
      <w:r w:rsidRPr="005A3345">
        <w:rPr>
          <w:rFonts w:hint="eastAsia"/>
          <w:lang w:eastAsia="zh-CN"/>
        </w:rPr>
        <w:t xml:space="preserve"> </w:t>
      </w:r>
      <w:r w:rsidRPr="005A3345">
        <w:rPr>
          <w:lang w:eastAsia="zh-CN"/>
        </w:rPr>
        <w:t>Confidence)</w:t>
      </w:r>
    </w:p>
    <w:p w:rsidR="000A3AD4" w:rsidRPr="005A3345" w:rsidRDefault="000A3AD4" w:rsidP="000A3AD4">
      <w:pPr>
        <w:pStyle w:val="BodyText"/>
        <w:numPr>
          <w:ilvl w:val="0"/>
          <w:numId w:val="66"/>
        </w:numPr>
        <w:ind w:firstLineChars="0"/>
        <w:rPr>
          <w:lang w:eastAsia="zh-CN"/>
        </w:rPr>
      </w:pPr>
      <w:r w:rsidRPr="005A3345">
        <w:rPr>
          <w:lang w:eastAsia="zh-CN"/>
        </w:rPr>
        <w:t>选择得分最高的名词去替换（如果最高得分的名词不止一个，那么随机选择一个）</w:t>
      </w:r>
    </w:p>
    <w:p w:rsidR="000A3AD4" w:rsidRPr="00555256" w:rsidRDefault="000A3AD4" w:rsidP="000C6FE5">
      <w:pPr>
        <w:pStyle w:val="Heading3"/>
        <w:numPr>
          <w:ilvl w:val="2"/>
          <w:numId w:val="76"/>
        </w:numPr>
      </w:pPr>
      <w:bookmarkStart w:id="281" w:name="_Toc16446"/>
      <w:bookmarkStart w:id="282" w:name="_Toc453623423"/>
      <w:bookmarkStart w:id="283" w:name="_Toc327482484"/>
      <w:r w:rsidRPr="00555256">
        <w:rPr>
          <w:rFonts w:ascii="Yuanti TC Light" w:hAnsi="Yuanti TC Light" w:cs="Yuanti TC Light"/>
        </w:rPr>
        <w:t>存在问题和改进方向</w:t>
      </w:r>
      <w:bookmarkEnd w:id="281"/>
      <w:bookmarkEnd w:id="282"/>
      <w:bookmarkEnd w:id="283"/>
    </w:p>
    <w:p w:rsidR="000A3AD4" w:rsidRPr="00555256" w:rsidRDefault="000A3AD4" w:rsidP="000A3AD4">
      <w:pPr>
        <w:pStyle w:val="BodyText"/>
        <w:ind w:firstLine="480"/>
        <w:rPr>
          <w:lang w:eastAsia="zh-CN"/>
        </w:rPr>
      </w:pPr>
      <w:r w:rsidRPr="00555256">
        <w:rPr>
          <w:lang w:eastAsia="zh-CN"/>
        </w:rPr>
        <w:t>我们这里讨论的</w:t>
      </w:r>
      <w:r w:rsidRPr="00555256">
        <w:rPr>
          <w:lang w:eastAsia="zh-CN"/>
        </w:rPr>
        <w:t>Microplanner</w:t>
      </w:r>
      <w:r w:rsidRPr="00555256">
        <w:rPr>
          <w:lang w:eastAsia="zh-CN"/>
        </w:rPr>
        <w:t>虽然能处理一般的现象，并且能和后面章节要讨论的对话管理以及表层生成等模块结合起来用于简单的对话系统。但还有很多方面需要改进。一般来说，微观规划过程还包含选词处理，但由于我们目前使用的知识库还比较小，可以直接通过</w:t>
      </w:r>
      <w:r w:rsidRPr="00555256">
        <w:rPr>
          <w:lang w:eastAsia="zh-CN"/>
        </w:rPr>
        <w:t>InheritanceLink</w:t>
      </w:r>
      <w:r w:rsidRPr="00555256">
        <w:rPr>
          <w:lang w:eastAsia="zh-CN"/>
        </w:rPr>
        <w:t>找到相关词，所以这一模块暂时被搁浅，我们会在下一个版本中实现选词模块以及加入更多话语类型的处理模块。除此之</w:t>
      </w:r>
      <w:bookmarkStart w:id="284" w:name="表层生成器SuReal"/>
      <w:bookmarkEnd w:id="284"/>
      <w:r w:rsidRPr="00555256">
        <w:rPr>
          <w:lang w:eastAsia="zh-CN"/>
        </w:rPr>
        <w:t>外，我们还可以在微观规划过程中引入简单的逻辑理论，进一步改进指代的引入。</w:t>
      </w:r>
    </w:p>
    <w:p w:rsidR="000A3AD4" w:rsidRPr="00555256" w:rsidRDefault="000A3AD4" w:rsidP="000C6FE5">
      <w:pPr>
        <w:pStyle w:val="Heading2"/>
        <w:numPr>
          <w:ilvl w:val="1"/>
          <w:numId w:val="76"/>
        </w:numPr>
        <w:tabs>
          <w:tab w:val="left" w:pos="210"/>
        </w:tabs>
      </w:pPr>
      <w:bookmarkStart w:id="285" w:name="_Toc7558"/>
      <w:bookmarkStart w:id="286" w:name="_Toc453623424"/>
      <w:bookmarkStart w:id="287" w:name="_Toc327482485"/>
      <w:r w:rsidRPr="00555256">
        <w:rPr>
          <w:rFonts w:ascii="Yuanti TC Light" w:hAnsi="Yuanti TC Light" w:cs="Yuanti TC Light"/>
        </w:rPr>
        <w:t>表层生成器</w:t>
      </w:r>
      <w:r w:rsidRPr="00555256">
        <w:t>SuReal</w:t>
      </w:r>
      <w:bookmarkEnd w:id="285"/>
      <w:bookmarkEnd w:id="286"/>
      <w:bookmarkEnd w:id="287"/>
    </w:p>
    <w:p w:rsidR="000A3AD4" w:rsidRPr="00555256" w:rsidRDefault="000A3AD4" w:rsidP="000A3AD4">
      <w:pPr>
        <w:pStyle w:val="BodyText"/>
        <w:ind w:firstLine="480"/>
      </w:pPr>
      <w:r w:rsidRPr="00555256">
        <w:rPr>
          <w:lang w:eastAsia="zh-CN"/>
        </w:rPr>
        <w:t>表层生成是将经微观规划后的内容描述映射至由文字、标点符号和结构注解信息组成的表层文本的过程。在第</w:t>
      </w:r>
      <w:r w:rsidR="00A14FB4" w:rsidRPr="00555256">
        <w:fldChar w:fldCharType="begin"/>
      </w:r>
      <w:r w:rsidRPr="00555256">
        <w:rPr>
          <w:lang w:eastAsia="zh-CN"/>
        </w:rPr>
        <w:instrText>HYPERLINK\l"_bookmark6"</w:instrText>
      </w:r>
      <w:r w:rsidR="00A14FB4" w:rsidRPr="00555256">
        <w:fldChar w:fldCharType="separate"/>
      </w:r>
      <w:r w:rsidRPr="00555256">
        <w:rPr>
          <w:lang w:eastAsia="zh-CN"/>
        </w:rPr>
        <w:t>1.2</w:t>
      </w:r>
      <w:r w:rsidR="00A14FB4" w:rsidRPr="00555256">
        <w:fldChar w:fldCharType="end"/>
      </w:r>
      <w:r w:rsidRPr="00555256">
        <w:rPr>
          <w:lang w:eastAsia="zh-CN"/>
        </w:rPr>
        <w:t>节中提到，表层生成的算法有很多种，而且由于本身</w:t>
      </w:r>
      <w:r w:rsidRPr="00555256">
        <w:rPr>
          <w:rFonts w:hint="eastAsia"/>
          <w:lang w:eastAsia="zh-CN"/>
        </w:rPr>
        <w:t>“</w:t>
      </w:r>
      <w:r w:rsidRPr="00555256">
        <w:rPr>
          <w:lang w:eastAsia="zh-CN"/>
        </w:rPr>
        <w:t>表层生成</w:t>
      </w:r>
      <w:r w:rsidRPr="00555256">
        <w:rPr>
          <w:rFonts w:hint="eastAsia"/>
          <w:lang w:eastAsia="zh-CN"/>
        </w:rPr>
        <w:t>”</w:t>
      </w:r>
      <w:r w:rsidRPr="00555256">
        <w:rPr>
          <w:lang w:eastAsia="zh-CN"/>
        </w:rPr>
        <w:t>的概念没有明确的定义，不同的表层生成系统的输入都不同，很难有可比性。本文从人脑或类人脑系统的生成语言的思路出发，结合机器具备大型计算能力的优点，设计并在</w:t>
      </w:r>
      <w:r w:rsidRPr="00555256">
        <w:rPr>
          <w:lang w:eastAsia="zh-CN"/>
        </w:rPr>
        <w:t>OpenCog</w:t>
      </w:r>
      <w:r w:rsidRPr="00555256">
        <w:rPr>
          <w:lang w:eastAsia="zh-CN"/>
        </w:rPr>
        <w:t>中的知识库上实现了基于超图近似匹配的表层生成器（</w:t>
      </w:r>
      <w:r w:rsidRPr="00555256">
        <w:rPr>
          <w:lang w:eastAsia="zh-CN"/>
        </w:rPr>
        <w:t>Surface Realizer</w:t>
      </w:r>
      <w:r w:rsidRPr="00555256">
        <w:rPr>
          <w:lang w:eastAsia="zh-CN"/>
        </w:rPr>
        <w:t>，以下简称</w:t>
      </w:r>
      <w:r w:rsidRPr="00555256">
        <w:rPr>
          <w:lang w:eastAsia="zh-CN"/>
        </w:rPr>
        <w:t>SuReal</w:t>
      </w:r>
      <w:r w:rsidRPr="00555256">
        <w:rPr>
          <w:lang w:eastAsia="zh-CN"/>
        </w:rPr>
        <w:t>），使其能将微观规划后的超图转换</w:t>
      </w:r>
      <w:bookmarkStart w:id="288" w:name="SuReal算法"/>
      <w:bookmarkEnd w:id="288"/>
      <w:r w:rsidRPr="00555256">
        <w:rPr>
          <w:lang w:eastAsia="zh-CN"/>
        </w:rPr>
        <w:t>成英文句子。</w:t>
      </w:r>
      <w:r w:rsidRPr="00555256">
        <w:t>本节将会具体阐述其工作原理和实现方法。</w:t>
      </w:r>
    </w:p>
    <w:p w:rsidR="000A3AD4" w:rsidRPr="00555256" w:rsidRDefault="000A3AD4" w:rsidP="000A3AD4">
      <w:pPr>
        <w:pStyle w:val="Heading3"/>
        <w:numPr>
          <w:ilvl w:val="2"/>
          <w:numId w:val="76"/>
        </w:numPr>
      </w:pPr>
      <w:bookmarkStart w:id="289" w:name="_Toc26471"/>
      <w:bookmarkStart w:id="290" w:name="_Toc453623425"/>
      <w:bookmarkStart w:id="291" w:name="_Toc327482486"/>
      <w:r w:rsidRPr="00555256">
        <w:t>SuReal</w:t>
      </w:r>
      <w:r w:rsidRPr="00555256">
        <w:rPr>
          <w:rFonts w:ascii="Yuanti TC Light" w:hAnsi="Yuanti TC Light" w:cs="Yuanti TC Light"/>
        </w:rPr>
        <w:t>算法</w:t>
      </w:r>
      <w:bookmarkEnd w:id="289"/>
      <w:bookmarkEnd w:id="290"/>
      <w:bookmarkEnd w:id="291"/>
    </w:p>
    <w:p w:rsidR="000A3AD4" w:rsidRDefault="000A3AD4" w:rsidP="000A3AD4">
      <w:pPr>
        <w:pStyle w:val="BodyText"/>
        <w:ind w:firstLine="480"/>
        <w:rPr>
          <w:lang w:eastAsia="zh-CN"/>
        </w:rPr>
      </w:pPr>
      <w:r>
        <w:rPr>
          <w:lang w:eastAsia="zh-CN"/>
        </w:rPr>
        <w:t>概括地说，</w:t>
      </w:r>
      <w:r>
        <w:rPr>
          <w:lang w:eastAsia="zh-CN"/>
        </w:rPr>
        <w:t>SuReal</w:t>
      </w:r>
      <w:r>
        <w:rPr>
          <w:lang w:eastAsia="zh-CN"/>
        </w:rPr>
        <w:t>的工作可以看成是第</w:t>
      </w:r>
      <w:r w:rsidR="00A14FB4">
        <w:fldChar w:fldCharType="begin"/>
      </w:r>
      <w:r>
        <w:rPr>
          <w:lang w:eastAsia="zh-CN"/>
        </w:rPr>
        <w:instrText>HYPERLINK\l"_bookmark66"</w:instrText>
      </w:r>
      <w:r w:rsidR="00A14FB4">
        <w:fldChar w:fldCharType="separate"/>
      </w:r>
      <w:r>
        <w:rPr>
          <w:lang w:eastAsia="zh-CN"/>
        </w:rPr>
        <w:t>5</w:t>
      </w:r>
      <w:r w:rsidR="00A14FB4">
        <w:fldChar w:fldCharType="end"/>
      </w:r>
      <w:r>
        <w:rPr>
          <w:lang w:eastAsia="zh-CN"/>
        </w:rPr>
        <w:t>中描述的自然语言理解系统</w:t>
      </w:r>
      <w:r>
        <w:rPr>
          <w:lang w:eastAsia="zh-CN"/>
        </w:rPr>
        <w:t>Link Parser,RelEx,RelEx2Logic</w:t>
      </w:r>
      <w:r>
        <w:rPr>
          <w:lang w:eastAsia="zh-CN"/>
        </w:rPr>
        <w:t>的逆过程，但是，实现这样的逆转换并没那么简单，因为在将英文句子转成逻辑形式的过程中抽象了很多词法或语法关系等重要语言表层现象。而且在我们的自然语言系统中创建的一系列规则也只是同态而并不同构，无法通过简单地反向使用同样的规则集来实现这个逆转过程。</w:t>
      </w:r>
    </w:p>
    <w:p w:rsidR="000A3AD4" w:rsidRDefault="000A3AD4" w:rsidP="000A3AD4">
      <w:pPr>
        <w:pStyle w:val="BodyText"/>
        <w:ind w:firstLine="480"/>
        <w:rPr>
          <w:lang w:eastAsia="zh-CN"/>
        </w:rPr>
      </w:pPr>
      <w:r>
        <w:rPr>
          <w:lang w:eastAsia="zh-CN"/>
        </w:rPr>
        <w:t>基于这些考虑，我们提出了一个全新的表层生成方法，它以基于超图的逻辑表达式作为输入，但不是直接在语义层面上将此逻辑表达式与知识库中的其他逻辑表达式进行匹配，而是将句法分析结果也转换成超图形式引入到知识库中，然后在句法规则的指导下进行基于超图的匹配。</w:t>
      </w:r>
      <w:r>
        <w:rPr>
          <w:lang w:eastAsia="zh-CN"/>
        </w:rPr>
        <w:t>SuReal</w:t>
      </w:r>
      <w:r>
        <w:rPr>
          <w:lang w:eastAsia="zh-CN"/>
        </w:rPr>
        <w:t>的实现原理操作流程如下：</w:t>
      </w:r>
    </w:p>
    <w:p w:rsidR="000A3AD4" w:rsidRPr="005A3345" w:rsidRDefault="000A3AD4" w:rsidP="000A3AD4">
      <w:pPr>
        <w:pStyle w:val="BodyText"/>
        <w:numPr>
          <w:ilvl w:val="0"/>
          <w:numId w:val="66"/>
        </w:numPr>
        <w:ind w:firstLineChars="0"/>
        <w:rPr>
          <w:lang w:eastAsia="zh-CN"/>
        </w:rPr>
      </w:pPr>
      <w:r>
        <w:rPr>
          <w:lang w:eastAsia="zh-CN"/>
        </w:rPr>
        <w:t>使用第</w:t>
      </w:r>
      <w:r w:rsidR="00A14FB4">
        <w:rPr>
          <w:lang w:eastAsia="zh-CN"/>
        </w:rPr>
        <w:fldChar w:fldCharType="begin"/>
      </w:r>
      <w:r>
        <w:rPr>
          <w:lang w:eastAsia="zh-CN"/>
        </w:rPr>
        <w:instrText>HYPERLINK\l"_bookmark66"</w:instrText>
      </w:r>
      <w:r w:rsidR="00A14FB4">
        <w:rPr>
          <w:lang w:eastAsia="zh-CN"/>
        </w:rPr>
        <w:fldChar w:fldCharType="separate"/>
      </w:r>
      <w:r>
        <w:rPr>
          <w:lang w:eastAsia="zh-CN"/>
        </w:rPr>
        <w:t>5</w:t>
      </w:r>
      <w:r w:rsidR="00A14FB4">
        <w:rPr>
          <w:lang w:eastAsia="zh-CN"/>
        </w:rPr>
        <w:fldChar w:fldCharType="end"/>
      </w:r>
      <w:r>
        <w:rPr>
          <w:lang w:eastAsia="zh-CN"/>
        </w:rPr>
        <w:t>章中的自然语言理解系统分析一系列英文句子，然后将分析后得到的语义结构以及中间步骤得到的句法结构形成配对的二元组，以（语言表达式，句法表达式</w:t>
      </w:r>
      <w:r>
        <w:rPr>
          <w:lang w:eastAsia="zh-CN"/>
        </w:rPr>
        <w:t>+</w:t>
      </w:r>
      <w:r>
        <w:rPr>
          <w:lang w:eastAsia="zh-CN"/>
        </w:rPr>
        <w:t>逻辑表达式）的形式存入到知识库</w:t>
      </w:r>
      <w:r>
        <w:rPr>
          <w:lang w:eastAsia="zh-CN"/>
        </w:rPr>
        <w:t>Atomspace</w:t>
      </w:r>
      <w:r>
        <w:rPr>
          <w:lang w:eastAsia="zh-CN"/>
        </w:rPr>
        <w:t>中。其中逻辑表达式是指</w:t>
      </w:r>
      <w:r>
        <w:rPr>
          <w:lang w:eastAsia="zh-CN"/>
        </w:rPr>
        <w:t>RelEx2Logic</w:t>
      </w:r>
      <w:r>
        <w:rPr>
          <w:lang w:eastAsia="zh-CN"/>
        </w:rPr>
        <w:t>产生的使用超图表示的逻辑形式，句法表达式是链语法分析产生的结果并存入到</w:t>
      </w:r>
      <w:r>
        <w:rPr>
          <w:lang w:eastAsia="zh-CN"/>
        </w:rPr>
        <w:t>Atomspace</w:t>
      </w:r>
      <w:r>
        <w:rPr>
          <w:lang w:eastAsia="zh-CN"/>
        </w:rPr>
        <w:t>中的超图形式；语言表达式即以超图中的</w:t>
      </w:r>
      <w:r>
        <w:rPr>
          <w:lang w:eastAsia="zh-CN"/>
        </w:rPr>
        <w:t>SentenceNode</w:t>
      </w:r>
      <w:r>
        <w:rPr>
          <w:lang w:eastAsia="zh-CN"/>
        </w:rPr>
        <w:t>节点表示的英文句子。句法表达式在</w:t>
      </w:r>
      <w:r>
        <w:rPr>
          <w:lang w:eastAsia="zh-CN"/>
        </w:rPr>
        <w:t>Atomspace</w:t>
      </w:r>
      <w:r>
        <w:rPr>
          <w:lang w:eastAsia="zh-CN"/>
        </w:rPr>
        <w:t>中的超图表示如下：</w:t>
      </w:r>
    </w:p>
    <w:p w:rsidR="000A3AD4" w:rsidRPr="005A3345" w:rsidRDefault="000A3AD4" w:rsidP="000A3AD4">
      <w:pPr>
        <w:spacing w:line="650" w:lineRule="atLeast"/>
        <w:ind w:right="1146"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the</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和</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cat</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之间的链接的超图表示</w:t>
      </w:r>
    </w:p>
    <w:p w:rsidR="000A3AD4" w:rsidRPr="005A3345" w:rsidRDefault="000A3AD4" w:rsidP="000A3AD4">
      <w:pPr>
        <w:spacing w:line="650" w:lineRule="atLeast"/>
        <w:ind w:right="1146" w:firstLine="720"/>
        <w:rPr>
          <w:rFonts w:ascii="Lucida Console" w:eastAsia="Lucida Console" w:hAnsi="Lucida Console" w:cs="Lucida Console"/>
          <w:szCs w:val="21"/>
        </w:rPr>
      </w:pPr>
      <w:r w:rsidRPr="005A3345">
        <w:rPr>
          <w:rFonts w:ascii="Microsoft JhengHei" w:eastAsia="Microsoft JhengHei" w:hAnsi="Microsoft JhengHei" w:cs="Microsoft JhengHei"/>
          <w:w w:val="99"/>
          <w:szCs w:val="21"/>
          <w:lang w:eastAsia="zh-CN"/>
        </w:rPr>
        <w:t xml:space="preserve"> </w:t>
      </w:r>
      <w:r w:rsidRPr="005A3345">
        <w:rPr>
          <w:rFonts w:ascii="Microsoft JhengHei" w:eastAsia="宋体" w:hAnsi="Microsoft JhengHei" w:cs="Microsoft JhengHei" w:hint="eastAsia"/>
          <w:w w:val="99"/>
          <w:szCs w:val="21"/>
          <w:lang w:eastAsia="zh-CN"/>
        </w:rPr>
        <w:tab/>
      </w:r>
      <w:r w:rsidRPr="005A3345">
        <w:rPr>
          <w:rFonts w:ascii="Lucida Console" w:eastAsia="Lucida Console" w:hAnsi="Lucida Console" w:cs="Lucida Console"/>
          <w:w w:val="105"/>
          <w:szCs w:val="21"/>
        </w:rPr>
        <w:t>(EvaluationLink</w:t>
      </w:r>
      <w:r w:rsidRPr="005A3345">
        <w:rPr>
          <w:rFonts w:ascii="Lucida Console" w:eastAsia="Lucida Console" w:hAnsi="Lucida Console" w:cs="Lucida Console"/>
          <w:spacing w:val="-30"/>
          <w:w w:val="105"/>
          <w:szCs w:val="21"/>
        </w:rPr>
        <w:t xml:space="preserve"> </w:t>
      </w:r>
      <w:r w:rsidRPr="005A3345">
        <w:rPr>
          <w:rFonts w:ascii="Lucida Console" w:eastAsia="Lucida Console" w:hAnsi="Lucida Console" w:cs="Lucida Console"/>
          <w:w w:val="105"/>
          <w:szCs w:val="21"/>
        </w:rPr>
        <w:t>(stv</w:t>
      </w:r>
      <w:r w:rsidRPr="005A3345">
        <w:rPr>
          <w:rFonts w:ascii="Lucida Console" w:eastAsia="Lucida Console" w:hAnsi="Lucida Console" w:cs="Lucida Console"/>
          <w:spacing w:val="-30"/>
          <w:w w:val="105"/>
          <w:szCs w:val="21"/>
        </w:rPr>
        <w:t xml:space="preserve"> </w:t>
      </w:r>
      <w:r w:rsidRPr="005A3345">
        <w:rPr>
          <w:rFonts w:ascii="Lucida Console" w:eastAsia="Lucida Console" w:hAnsi="Lucida Console" w:cs="Lucida Console"/>
          <w:w w:val="105"/>
          <w:szCs w:val="21"/>
        </w:rPr>
        <w:t>1.0</w:t>
      </w:r>
      <w:r w:rsidRPr="005A3345">
        <w:rPr>
          <w:rFonts w:ascii="Lucida Console" w:eastAsia="Lucida Console" w:hAnsi="Lucida Console" w:cs="Lucida Console"/>
          <w:spacing w:val="-30"/>
          <w:w w:val="105"/>
          <w:szCs w:val="21"/>
        </w:rPr>
        <w:t xml:space="preserve"> </w:t>
      </w:r>
      <w:r w:rsidRPr="005A3345">
        <w:rPr>
          <w:rFonts w:ascii="Lucida Console" w:eastAsia="Lucida Console" w:hAnsi="Lucida Console" w:cs="Lucida Console"/>
          <w:w w:val="105"/>
          <w:szCs w:val="21"/>
        </w:rPr>
        <w:t>1.0)</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ind w:left="304" w:firstLine="1434"/>
        <w:jc w:val="both"/>
        <w:rPr>
          <w:rFonts w:ascii="Lucida Console" w:eastAsia="Lucida Console" w:hAnsi="Lucida Console" w:cs="Lucida Console"/>
          <w:szCs w:val="21"/>
        </w:rPr>
      </w:pPr>
      <w:r w:rsidRPr="005A3345">
        <w:rPr>
          <w:rFonts w:ascii="Lucida Console" w:eastAsia="Lucida Console" w:hAnsi="Lucida Console" w:cs="Lucida Console"/>
          <w:szCs w:val="21"/>
        </w:rPr>
        <w:t>(LgLinkInstanceNode "Ds**c@443") (ListLink</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spacing w:line="170" w:lineRule="exact"/>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w:t>
      </w:r>
      <w:r w:rsidRPr="005A3345">
        <w:rPr>
          <w:rFonts w:ascii="Lucida Console" w:eastAsia="Lucida Console" w:hAnsi="Lucida Console" w:cs="Lucida Console"/>
          <w:spacing w:val="57"/>
          <w:szCs w:val="21"/>
        </w:rPr>
        <w:t xml:space="preserve"> </w:t>
      </w:r>
      <w:r w:rsidRPr="005A3345">
        <w:rPr>
          <w:rFonts w:ascii="Lucida Console" w:eastAsia="Lucida Console" w:hAnsi="Lucida Console" w:cs="Lucida Console"/>
          <w:szCs w:val="21"/>
        </w:rPr>
        <w:t>"the@da6")</w:t>
      </w:r>
    </w:p>
    <w:p w:rsidR="000A3AD4" w:rsidRPr="005A3345" w:rsidRDefault="000A3AD4" w:rsidP="000A3AD4">
      <w:pPr>
        <w:spacing w:before="6" w:line="160" w:lineRule="exact"/>
        <w:rPr>
          <w:szCs w:val="21"/>
        </w:rPr>
      </w:pPr>
    </w:p>
    <w:p w:rsidR="000A3AD4" w:rsidRPr="005A3345" w:rsidRDefault="000A3AD4" w:rsidP="000A3AD4">
      <w:pPr>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w:t>
      </w:r>
      <w:r w:rsidRPr="005A3345">
        <w:rPr>
          <w:rFonts w:ascii="Lucida Console" w:eastAsia="Lucida Console" w:hAnsi="Lucida Console" w:cs="Lucida Console"/>
          <w:spacing w:val="57"/>
          <w:szCs w:val="21"/>
        </w:rPr>
        <w:t xml:space="preserve"> </w:t>
      </w:r>
      <w:r w:rsidRPr="005A3345">
        <w:rPr>
          <w:rFonts w:ascii="Lucida Console" w:eastAsia="Lucida Console" w:hAnsi="Lucida Console" w:cs="Lucida Console"/>
          <w:szCs w:val="21"/>
        </w:rPr>
        <w:t>"cat@1a6")</w:t>
      </w:r>
    </w:p>
    <w:p w:rsidR="000A3AD4" w:rsidRPr="005A3345" w:rsidRDefault="000A3AD4" w:rsidP="000A3AD4">
      <w:pPr>
        <w:spacing w:before="6" w:line="160" w:lineRule="exact"/>
        <w:rPr>
          <w:szCs w:val="21"/>
        </w:rPr>
      </w:pPr>
    </w:p>
    <w:p w:rsidR="000A3AD4" w:rsidRPr="005A3345" w:rsidRDefault="000A3AD4" w:rsidP="000A3AD4">
      <w:pPr>
        <w:ind w:left="1017" w:firstLine="717"/>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6" w:line="160" w:lineRule="exact"/>
        <w:rPr>
          <w:szCs w:val="21"/>
          <w:lang w:eastAsia="zh-CN"/>
        </w:rPr>
      </w:pPr>
    </w:p>
    <w:p w:rsidR="000A3AD4" w:rsidRPr="005A3345" w:rsidRDefault="000A3AD4" w:rsidP="000A3AD4">
      <w:pPr>
        <w:ind w:left="702" w:firstLine="720"/>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5" w:line="160" w:lineRule="exact"/>
        <w:rPr>
          <w:szCs w:val="21"/>
          <w:lang w:eastAsia="zh-CN"/>
        </w:rPr>
      </w:pPr>
    </w:p>
    <w:p w:rsidR="000A3AD4" w:rsidRPr="005A3345" w:rsidRDefault="000A3AD4" w:rsidP="000A3AD4">
      <w:pPr>
        <w:spacing w:line="200" w:lineRule="exact"/>
        <w:rPr>
          <w:szCs w:val="21"/>
          <w:lang w:eastAsia="zh-CN"/>
        </w:rPr>
      </w:pPr>
    </w:p>
    <w:p w:rsidR="000A3AD4" w:rsidRPr="005A3345" w:rsidRDefault="000A3AD4" w:rsidP="000A3AD4">
      <w:pPr>
        <w:spacing w:line="327" w:lineRule="exact"/>
        <w:ind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链语法分析结构中链</w:t>
      </w:r>
      <w:r w:rsidRPr="005A3345">
        <w:rPr>
          <w:rFonts w:ascii="Microsoft JhengHei" w:eastAsia="Microsoft JhengHei" w:hAnsi="Microsoft JhengHei" w:cs="Microsoft JhengHei"/>
          <w:spacing w:val="-22"/>
          <w:szCs w:val="21"/>
          <w:lang w:eastAsia="zh-CN"/>
        </w:rPr>
        <w:t xml:space="preserve"> </w:t>
      </w:r>
      <w:r w:rsidRPr="005A3345">
        <w:rPr>
          <w:rFonts w:ascii="Lucida Console" w:eastAsia="Lucida Console" w:hAnsi="Lucida Console" w:cs="Lucida Console"/>
          <w:szCs w:val="21"/>
          <w:lang w:eastAsia="zh-CN"/>
        </w:rPr>
        <w:t>Ds**c</w:t>
      </w:r>
      <w:r w:rsidRPr="005A3345">
        <w:rPr>
          <w:rFonts w:ascii="Lucida Console" w:eastAsia="Lucida Console" w:hAnsi="Lucida Console" w:cs="Lucida Console"/>
          <w:spacing w:val="-68"/>
          <w:szCs w:val="21"/>
          <w:lang w:eastAsia="zh-CN"/>
        </w:rPr>
        <w:t xml:space="preserve"> </w:t>
      </w:r>
      <w:r w:rsidRPr="005A3345">
        <w:rPr>
          <w:rFonts w:ascii="宋体" w:eastAsia="宋体" w:hAnsi="宋体" w:cs="宋体" w:hint="eastAsia"/>
          <w:szCs w:val="21"/>
          <w:lang w:eastAsia="zh-CN"/>
        </w:rPr>
        <w:t>的超图表示</w:t>
      </w:r>
    </w:p>
    <w:p w:rsidR="000A3AD4" w:rsidRPr="005A3345" w:rsidRDefault="000A3AD4" w:rsidP="000A3AD4">
      <w:pPr>
        <w:spacing w:line="200" w:lineRule="exact"/>
        <w:rPr>
          <w:szCs w:val="21"/>
          <w:lang w:eastAsia="zh-CN"/>
        </w:rPr>
      </w:pPr>
    </w:p>
    <w:p w:rsidR="000A3AD4" w:rsidRPr="005A3345" w:rsidRDefault="000A3AD4" w:rsidP="000A3AD4">
      <w:pPr>
        <w:spacing w:before="3" w:line="100" w:lineRule="exact"/>
        <w:rPr>
          <w:szCs w:val="21"/>
          <w:lang w:eastAsia="zh-CN"/>
        </w:rPr>
      </w:pPr>
    </w:p>
    <w:p w:rsidR="000A3AD4" w:rsidRPr="005A3345" w:rsidRDefault="000A3AD4" w:rsidP="000A3AD4">
      <w:pPr>
        <w:spacing w:line="474" w:lineRule="auto"/>
        <w:ind w:left="1204" w:right="4161"/>
        <w:rPr>
          <w:rFonts w:ascii="Lucida Console" w:eastAsia="Lucida Console" w:hAnsi="Lucida Console" w:cs="Lucida Console"/>
          <w:szCs w:val="21"/>
        </w:rPr>
      </w:pPr>
      <w:bookmarkStart w:id="292" w:name="综观SuReal及其存在的问题和改进方向"/>
      <w:bookmarkEnd w:id="292"/>
      <w:r w:rsidRPr="005A3345">
        <w:rPr>
          <w:rFonts w:ascii="Lucida Console" w:eastAsia="Lucida Console" w:hAnsi="Lucida Console" w:cs="Lucida Console"/>
          <w:szCs w:val="21"/>
        </w:rPr>
        <w:t>(LgLinkInstanceLink</w:t>
      </w:r>
      <w:r w:rsidRPr="005A3345">
        <w:rPr>
          <w:rFonts w:ascii="Lucida Console" w:eastAsia="Lucida Console" w:hAnsi="Lucida Console" w:cs="Lucida Console"/>
          <w:w w:val="102"/>
          <w:szCs w:val="21"/>
        </w:rPr>
        <w:t xml:space="preserve"> </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(LgLinkInstanceNode</w:t>
      </w:r>
      <w:r w:rsidRPr="005A3345">
        <w:rPr>
          <w:rFonts w:ascii="Lucida Console" w:eastAsia="Lucida Console" w:hAnsi="Lucida Console" w:cs="Lucida Console"/>
          <w:spacing w:val="65"/>
          <w:szCs w:val="21"/>
        </w:rPr>
        <w:t xml:space="preserve"> </w:t>
      </w:r>
      <w:r w:rsidRPr="005A3345">
        <w:rPr>
          <w:rFonts w:ascii="Lucida Console" w:eastAsia="Lucida Console" w:hAnsi="Lucida Console" w:cs="Lucida Console"/>
          <w:szCs w:val="21"/>
        </w:rPr>
        <w:t>"Ds**c@443")</w:t>
      </w:r>
      <w:r w:rsidRPr="005A3345">
        <w:rPr>
          <w:rFonts w:ascii="Lucida Console" w:eastAsia="Lucida Console" w:hAnsi="Lucida Console" w:cs="Lucida Console"/>
          <w:w w:val="102"/>
          <w:szCs w:val="21"/>
        </w:rPr>
        <w:t xml:space="preserve"> </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(LgConnector</w:t>
      </w:r>
    </w:p>
    <w:p w:rsidR="000A3AD4" w:rsidRPr="005A3345" w:rsidRDefault="000A3AD4" w:rsidP="000A3AD4">
      <w:pPr>
        <w:ind w:left="1440" w:firstLine="720"/>
        <w:jc w:val="both"/>
        <w:rPr>
          <w:rFonts w:ascii="Lucida Console" w:eastAsia="Lucida Console" w:hAnsi="Lucida Console" w:cs="Lucida Console"/>
          <w:szCs w:val="21"/>
        </w:rPr>
      </w:pPr>
      <w:r w:rsidRPr="005A3345">
        <w:rPr>
          <w:rFonts w:ascii="Lucida Console" w:eastAsia="Lucida Console" w:hAnsi="Lucida Console" w:cs="Lucida Console"/>
          <w:szCs w:val="21"/>
        </w:rPr>
        <w:t>(LgConnectorNode "D") (LgConnDirNode "+")</w:t>
      </w:r>
    </w:p>
    <w:p w:rsidR="000A3AD4" w:rsidRPr="005A3345" w:rsidRDefault="000A3AD4" w:rsidP="000A3AD4">
      <w:pPr>
        <w:spacing w:line="170" w:lineRule="exact"/>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(LgConnector</w:t>
      </w:r>
    </w:p>
    <w:p w:rsidR="000A3AD4" w:rsidRPr="005A3345" w:rsidRDefault="000A3AD4" w:rsidP="000A3AD4">
      <w:pPr>
        <w:spacing w:before="6" w:line="160" w:lineRule="exact"/>
        <w:rPr>
          <w:szCs w:val="21"/>
        </w:rPr>
      </w:pPr>
    </w:p>
    <w:p w:rsidR="000A3AD4" w:rsidRPr="005A3345" w:rsidRDefault="000A3AD4" w:rsidP="000A3AD4">
      <w:pPr>
        <w:spacing w:line="474" w:lineRule="auto"/>
        <w:ind w:left="1520" w:right="3376" w:firstLine="719"/>
        <w:rPr>
          <w:rFonts w:ascii="Lucida Console" w:eastAsia="Lucida Console" w:hAnsi="Lucida Console" w:cs="Lucida Console"/>
          <w:szCs w:val="21"/>
        </w:rPr>
      </w:pPr>
      <w:r w:rsidRPr="005A3345">
        <w:rPr>
          <w:rFonts w:ascii="Lucida Console" w:eastAsia="Lucida Console" w:hAnsi="Lucida Console" w:cs="Lucida Console"/>
          <w:szCs w:val="21"/>
        </w:rPr>
        <w:t>(LgConnectorNode</w:t>
      </w:r>
      <w:r w:rsidRPr="005A3345">
        <w:rPr>
          <w:rFonts w:ascii="Lucida Console" w:eastAsia="Lucida Console" w:hAnsi="Lucida Console" w:cs="Lucida Console"/>
          <w:spacing w:val="51"/>
          <w:szCs w:val="21"/>
        </w:rPr>
        <w:t xml:space="preserve"> </w:t>
      </w:r>
      <w:r w:rsidRPr="005A3345">
        <w:rPr>
          <w:rFonts w:ascii="Lucida Console" w:eastAsia="Lucida Console" w:hAnsi="Lucida Console" w:cs="Lucida Console"/>
          <w:szCs w:val="21"/>
        </w:rPr>
        <w:t>"Ds**c")</w:t>
      </w:r>
      <w:r w:rsidRPr="005A3345">
        <w:rPr>
          <w:rFonts w:ascii="Lucida Console" w:eastAsia="Lucida Console" w:hAnsi="Lucida Console" w:cs="Lucida Console"/>
          <w:w w:val="102"/>
          <w:szCs w:val="21"/>
        </w:rPr>
        <w:t xml:space="preserve"> </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(LgConnDirNode</w:t>
      </w:r>
      <w:r w:rsidRPr="005A3345">
        <w:rPr>
          <w:rFonts w:ascii="Lucida Console" w:eastAsia="Lucida Console" w:hAnsi="Lucida Console" w:cs="Lucida Console"/>
          <w:spacing w:val="38"/>
          <w:szCs w:val="21"/>
        </w:rPr>
        <w:t xml:space="preserve"> </w:t>
      </w:r>
      <w:r w:rsidRPr="005A3345">
        <w:rPr>
          <w:rFonts w:ascii="Lucida Console" w:eastAsia="Lucida Console" w:hAnsi="Lucida Console" w:cs="Lucida Console"/>
          <w:szCs w:val="21"/>
        </w:rPr>
        <w:t>"-")</w:t>
      </w: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889" w:firstLine="718"/>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line="200" w:lineRule="exact"/>
        <w:rPr>
          <w:szCs w:val="21"/>
        </w:rPr>
      </w:pPr>
    </w:p>
    <w:p w:rsidR="000A3AD4" w:rsidRDefault="000A3AD4" w:rsidP="000A3AD4">
      <w:pPr>
        <w:spacing w:before="3" w:line="260" w:lineRule="exact"/>
        <w:rPr>
          <w:sz w:val="26"/>
          <w:szCs w:val="26"/>
        </w:rPr>
      </w:pPr>
    </w:p>
    <w:p w:rsidR="000A3AD4" w:rsidRDefault="000A3AD4" w:rsidP="000A3AD4">
      <w:pPr>
        <w:pStyle w:val="BodyText"/>
        <w:numPr>
          <w:ilvl w:val="0"/>
          <w:numId w:val="66"/>
        </w:numPr>
        <w:ind w:firstLineChars="0"/>
        <w:rPr>
          <w:lang w:eastAsia="zh-CN"/>
        </w:rPr>
      </w:pPr>
      <w:r>
        <w:rPr>
          <w:lang w:eastAsia="zh-CN"/>
        </w:rPr>
        <w:t>SuReal</w:t>
      </w:r>
      <w:r>
        <w:rPr>
          <w:lang w:eastAsia="zh-CN"/>
        </w:rPr>
        <w:t>的输入需要用</w:t>
      </w:r>
      <w:r>
        <w:rPr>
          <w:lang w:eastAsia="zh-CN"/>
        </w:rPr>
        <w:t>SetLink</w:t>
      </w:r>
      <w:r>
        <w:rPr>
          <w:lang w:eastAsia="zh-CN"/>
        </w:rPr>
        <w:t>连接用于生成句子的逻辑表达式，这里假设输入为</w:t>
      </w:r>
      <w:r>
        <w:rPr>
          <w:lang w:eastAsia="zh-CN"/>
        </w:rPr>
        <w:t>SetLink S</w:t>
      </w:r>
      <w:r>
        <w:rPr>
          <w:lang w:eastAsia="zh-CN"/>
        </w:rPr>
        <w:t>，那么可通过以下操作实现</w:t>
      </w:r>
      <w:r>
        <w:rPr>
          <w:lang w:eastAsia="zh-CN"/>
        </w:rPr>
        <w:t>SuReal(S)</w:t>
      </w:r>
      <w:r>
        <w:rPr>
          <w:lang w:eastAsia="zh-CN"/>
        </w:rPr>
        <w:t>：</w:t>
      </w:r>
    </w:p>
    <w:p w:rsidR="000A3AD4" w:rsidRPr="00555256" w:rsidRDefault="000A3AD4" w:rsidP="000C6FE5">
      <w:pPr>
        <w:pStyle w:val="BodyText"/>
        <w:numPr>
          <w:ilvl w:val="0"/>
          <w:numId w:val="26"/>
        </w:numPr>
        <w:ind w:leftChars="200" w:left="747" w:firstLineChars="0"/>
        <w:rPr>
          <w:rFonts w:asciiTheme="minorEastAsia" w:eastAsiaTheme="minorEastAsia" w:hAnsiTheme="minorEastAsia"/>
        </w:rPr>
      </w:pPr>
      <w:r w:rsidRPr="00555256">
        <w:rPr>
          <w:rFonts w:asciiTheme="minorEastAsia" w:eastAsiaTheme="minorEastAsia" w:hAnsiTheme="minorEastAsia"/>
        </w:rPr>
        <w:t>对给定的SetLink S中的某个节点元素，在链语法词典中查找对应的链语法链接要求，并以DNF(Disjunctive Normal Form)的形式存入Atomspace中</w:t>
      </w:r>
    </w:p>
    <w:p w:rsidR="000A3AD4" w:rsidRPr="00555256" w:rsidRDefault="000A3AD4" w:rsidP="000C6FE5">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调用OpenCog中的模式匹配器（Pattern Matcher），将S中的每个节点携带相应链语法链接要求的词节点当成变量，与预先存入知识库中的二元组中的逻辑表达式和句法表达式进行匹配。</w:t>
      </w:r>
    </w:p>
    <w:p w:rsidR="000A3AD4" w:rsidRPr="00555256" w:rsidRDefault="000A3AD4" w:rsidP="000C6FE5">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当模式匹配器在知识库中搜索到对应的匹配后，检查其中的词节点携带的链语法链接要求是否与S中对应节点携带的链语法链接要求DNF是否吻合，如果含有相似的链接要求，则将匹配到的超图中的词节点替换成S中对应的词节点。</w:t>
      </w:r>
    </w:p>
    <w:p w:rsidR="000A3AD4" w:rsidRPr="00555256" w:rsidRDefault="000A3AD4" w:rsidP="000C6FE5">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将匹配结果在二元组中对应的语言表达式中的相应词替换成新的词节点对应的词后，生成句子。</w:t>
      </w:r>
    </w:p>
    <w:p w:rsidR="000A3AD4" w:rsidRPr="00555256" w:rsidRDefault="000A3AD4" w:rsidP="000C6FE5">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对上一步得到的所有句子进行排序后输出最终结果。排序中考虑的因素有语言模型、已经原有句子中被替换掉的词的个数等。</w:t>
      </w:r>
    </w:p>
    <w:p w:rsidR="000A3AD4" w:rsidRPr="00555256" w:rsidRDefault="000A3AD4" w:rsidP="000A3AD4">
      <w:pPr>
        <w:pStyle w:val="Heading3"/>
        <w:numPr>
          <w:ilvl w:val="2"/>
          <w:numId w:val="76"/>
        </w:numPr>
        <w:rPr>
          <w:lang w:eastAsia="zh-CN"/>
        </w:rPr>
      </w:pPr>
      <w:bookmarkStart w:id="293" w:name="_Toc8202"/>
      <w:bookmarkStart w:id="294" w:name="_Toc453623426"/>
      <w:bookmarkStart w:id="295" w:name="_Toc327482487"/>
      <w:r w:rsidRPr="00555256">
        <w:rPr>
          <w:rFonts w:ascii="宋体" w:eastAsia="宋体" w:hAnsi="宋体" w:cs="宋体" w:hint="eastAsia"/>
          <w:lang w:eastAsia="zh-CN"/>
        </w:rPr>
        <w:t>综观</w:t>
      </w:r>
      <w:r w:rsidRPr="00555256">
        <w:rPr>
          <w:lang w:eastAsia="zh-CN"/>
        </w:rPr>
        <w:t>SuReal</w:t>
      </w:r>
      <w:r w:rsidRPr="00555256">
        <w:rPr>
          <w:rFonts w:ascii="宋体" w:eastAsia="宋体" w:hAnsi="宋体" w:cs="宋体" w:hint="eastAsia"/>
          <w:lang w:eastAsia="zh-CN"/>
        </w:rPr>
        <w:t>及其存在的问题和改进方向</w:t>
      </w:r>
      <w:bookmarkEnd w:id="293"/>
      <w:bookmarkEnd w:id="294"/>
      <w:bookmarkEnd w:id="295"/>
    </w:p>
    <w:p w:rsidR="000A3AD4" w:rsidRDefault="000A3AD4" w:rsidP="000A3AD4">
      <w:pPr>
        <w:pStyle w:val="BodyText"/>
        <w:ind w:firstLine="480"/>
        <w:rPr>
          <w:sz w:val="17"/>
          <w:szCs w:val="17"/>
          <w:lang w:eastAsia="zh-CN"/>
        </w:rPr>
      </w:pPr>
      <w:r>
        <w:t>广义上来说，本文提出的</w:t>
      </w:r>
      <w:r>
        <w:t>SuReal</w:t>
      </w:r>
      <w:r>
        <w:t>的算法可以看成是一个超图的改写过程，这个改写过程和前文中阐述的自然语言理解流程（即</w:t>
      </w:r>
      <w:r>
        <w:t>Link Parser,RelEx and RelEx2Logic</w:t>
      </w:r>
      <w:r>
        <w:t>）相反。然而，在具体实现上，这一过程并非容易，因为自然语言理解流程中的语法语义规则都是同态而非同构。</w:t>
      </w:r>
      <w:r>
        <w:rPr>
          <w:lang w:eastAsia="zh-CN"/>
        </w:rPr>
        <w:t>对于表层生成来说，任何一个知识库中的节点结构都可能由很多不同的链语法结构产生，因为对于同一种说法或句子，会有很多不同的表达方式，从而产生很多不同的链语法结构，但是并非所有这些链语法结构之间都需要相配。因此，</w:t>
      </w:r>
      <w:r>
        <w:rPr>
          <w:lang w:eastAsia="zh-CN"/>
        </w:rPr>
        <w:t>SuReal</w:t>
      </w:r>
      <w:r>
        <w:rPr>
          <w:lang w:eastAsia="zh-CN"/>
        </w:rPr>
        <w:t>将表层生成过程看成是一个约束满足问题（</w:t>
      </w:r>
      <w:r>
        <w:rPr>
          <w:lang w:eastAsia="zh-CN"/>
        </w:rPr>
        <w:t>constraint satisfaction problem</w:t>
      </w:r>
      <w:r>
        <w:rPr>
          <w:lang w:eastAsia="zh-CN"/>
        </w:rPr>
        <w:t>），而无论从句法歧义角度，还是从人类对句子是否自然的主观看法角度来看，该问题通常都有很多解答。上述的算法即是通过启发式方法去实现和解决这一问题。</w:t>
      </w:r>
    </w:p>
    <w:p w:rsidR="000A3AD4" w:rsidRPr="00555256" w:rsidRDefault="00A14FB4" w:rsidP="000A3AD4">
      <w:pPr>
        <w:pStyle w:val="BodyText"/>
        <w:ind w:firstLine="480"/>
        <w:rPr>
          <w:lang w:eastAsia="zh-CN"/>
        </w:rPr>
      </w:pPr>
      <w:r>
        <w:rPr>
          <w:noProof/>
          <w:lang w:eastAsia="zh-CN"/>
        </w:rPr>
        <w:pict>
          <v:shape id="文本框 60" o:spid="_x0000_s1046" type="#_x0000_t202" style="position:absolute;left:0;text-align:left;margin-left:254.35pt;margin-top:82.2pt;width:3.5pt;height:7.95pt;z-index:-2516500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" filled="f" stroked="f">
            <v:textbox inset="0,0,0,0">
              <w:txbxContent>
                <w:p w:rsidR="00E9151B" w:rsidRDefault="00E9151B"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000A3AD4" w:rsidRPr="00555256">
        <w:rPr>
          <w:lang w:eastAsia="zh-CN"/>
        </w:rPr>
        <w:t>更精确地说，假设我们有原子集合</w:t>
      </w:r>
      <w:r w:rsidR="000A3AD4" w:rsidRPr="00555256">
        <w:rPr>
          <w:lang w:eastAsia="zh-CN"/>
        </w:rPr>
        <w:t>A={Ai}</w:t>
      </w:r>
      <w:r w:rsidR="000A3AD4" w:rsidRPr="00555256">
        <w:rPr>
          <w:lang w:eastAsia="zh-CN"/>
        </w:rPr>
        <w:t>，使</w:t>
      </w:r>
      <w:r w:rsidR="000A3AD4" w:rsidRPr="00555256">
        <w:rPr>
          <w:lang w:eastAsia="zh-CN"/>
        </w:rPr>
        <w:t>R={R j}</w:t>
      </w:r>
      <w:r w:rsidR="000A3AD4" w:rsidRPr="00555256">
        <w:rPr>
          <w:lang w:eastAsia="zh-CN"/>
        </w:rPr>
        <w:t>表示所有的超图改写规则</w:t>
      </w:r>
      <w:r w:rsidR="000A3AD4" w:rsidRPr="00555256">
        <w:rPr>
          <w:lang w:eastAsia="zh-CN"/>
        </w:rPr>
        <w:t>R j</w:t>
      </w:r>
      <w:r w:rsidR="000A3AD4" w:rsidRPr="00555256">
        <w:rPr>
          <w:lang w:eastAsia="zh-CN"/>
        </w:rPr>
        <w:t>的集合；其中</w:t>
      </w:r>
      <w:r w:rsidR="000A3AD4" w:rsidRPr="00555256">
        <w:rPr>
          <w:lang w:eastAsia="zh-CN"/>
        </w:rPr>
        <w:t>R j</w:t>
      </w:r>
      <w:r w:rsidR="000A3AD4" w:rsidRPr="00555256">
        <w:rPr>
          <w:lang w:eastAsia="zh-CN"/>
        </w:rPr>
        <w:t>至少能将一个链语法分析子树与</w:t>
      </w:r>
      <w:r w:rsidR="000A3AD4" w:rsidRPr="00555256">
        <w:rPr>
          <w:lang w:eastAsia="zh-CN"/>
        </w:rPr>
        <w:t>{Ai}</w:t>
      </w:r>
      <w:r w:rsidR="000A3AD4" w:rsidRPr="00555256">
        <w:rPr>
          <w:lang w:eastAsia="zh-CN"/>
        </w:rPr>
        <w:t>中某个非空原子集合匹配。假设</w:t>
      </w:r>
      <w:r w:rsidR="000A3AD4" w:rsidRPr="00555256">
        <w:rPr>
          <w:lang w:eastAsia="zh-CN"/>
        </w:rPr>
        <w:t>Ri</w:t>
      </w:r>
      <w:r w:rsidR="000A3AD4" w:rsidRPr="00555256">
        <w:rPr>
          <w:rFonts w:ascii="宋体" w:hAnsi="宋体" w:cs="宋体" w:hint="eastAsia"/>
          <w:lang w:eastAsia="zh-CN"/>
        </w:rPr>
        <w:t>∈</w:t>
      </w:r>
      <w:r w:rsidR="000A3AD4" w:rsidRPr="00555256">
        <w:rPr>
          <w:lang w:eastAsia="zh-CN"/>
        </w:rPr>
        <w:t>R</w:t>
      </w:r>
      <w:r w:rsidR="000A3AD4" w:rsidRPr="00555256">
        <w:rPr>
          <w:lang w:eastAsia="zh-CN"/>
        </w:rPr>
        <w:t>表示改写规则集合中能产生包含</w:t>
      </w:r>
      <w:r w:rsidR="000A3AD4" w:rsidRPr="00555256">
        <w:rPr>
          <w:lang w:eastAsia="zh-CN"/>
        </w:rPr>
        <w:t>Ai</w:t>
      </w:r>
      <w:r w:rsidR="000A3AD4" w:rsidRPr="00555256">
        <w:rPr>
          <w:lang w:eastAsia="zh-CN"/>
        </w:rPr>
        <w:t>在内的匹配的规则的子集，因此我们可以将其表示如下</w:t>
      </w:r>
      <w:r w:rsidR="000A3AD4" w:rsidRPr="00555256">
        <w:rPr>
          <w:lang w:eastAsia="zh-CN"/>
        </w:rPr>
        <w:t>Ri={Ri},</w:t>
      </w:r>
      <w:r w:rsidR="000A3AD4" w:rsidRPr="00555256">
        <w:rPr>
          <w:lang w:eastAsia="zh-CN"/>
        </w:rPr>
        <w:t>其中</w:t>
      </w:r>
      <w:r w:rsidR="000A3AD4" w:rsidRPr="00555256">
        <w:rPr>
          <w:lang w:eastAsia="zh-CN"/>
        </w:rPr>
        <w:t>R=</w:t>
      </w:r>
      <w:r w:rsidR="000A3AD4" w:rsidRPr="00555256">
        <w:rPr>
          <w:rFonts w:ascii="宋体" w:hAnsi="宋体" w:cs="宋体" w:hint="eastAsia"/>
          <w:lang w:eastAsia="zh-CN"/>
        </w:rPr>
        <w:t>∪</w:t>
      </w:r>
      <w:r w:rsidR="000A3AD4" w:rsidRPr="00555256">
        <w:rPr>
          <w:lang w:eastAsia="zh-CN"/>
        </w:rPr>
        <w:t>i Ri</w:t>
      </w:r>
      <w:r w:rsidR="000A3AD4" w:rsidRPr="00555256">
        <w:rPr>
          <w:lang w:eastAsia="zh-CN"/>
        </w:rPr>
        <w:t>。又假设</w:t>
      </w:r>
      <w:r w:rsidR="000A3AD4" w:rsidRPr="00555256">
        <w:rPr>
          <w:lang w:eastAsia="zh-CN"/>
        </w:rPr>
        <w:t>mg(r)</w:t>
      </w:r>
      <w:r w:rsidR="000A3AD4" w:rsidRPr="00555256">
        <w:rPr>
          <w:lang w:eastAsia="zh-CN"/>
        </w:rPr>
        <w:t>表示改写规则</w:t>
      </w:r>
      <w:r w:rsidR="000A3AD4" w:rsidRPr="00555256">
        <w:rPr>
          <w:lang w:eastAsia="zh-CN"/>
        </w:rPr>
        <w:t>r</w:t>
      </w:r>
      <w:r w:rsidR="000A3AD4" w:rsidRPr="00555256">
        <w:rPr>
          <w:lang w:eastAsia="zh-CN"/>
        </w:rPr>
        <w:t>能匹配超图</w:t>
      </w:r>
      <w:r w:rsidR="000A3AD4" w:rsidRPr="00555256">
        <w:rPr>
          <w:lang w:eastAsia="zh-CN"/>
        </w:rPr>
        <w:t>g</w:t>
      </w:r>
      <w:r w:rsidR="000A3AD4" w:rsidRPr="00555256">
        <w:rPr>
          <w:lang w:eastAsia="zh-CN"/>
        </w:rPr>
        <w:t>中的某个子图。那么根据以上这些假设，表层生成的问题可看成是，对于表示需要表达内容的原子集合</w:t>
      </w:r>
      <w:r w:rsidR="000A3AD4" w:rsidRPr="00555256">
        <w:rPr>
          <w:lang w:eastAsia="zh-CN"/>
        </w:rPr>
        <w:t>A</w:t>
      </w:r>
      <w:r w:rsidR="000A3AD4" w:rsidRPr="00555256">
        <w:rPr>
          <w:lang w:eastAsia="zh-CN"/>
        </w:rPr>
        <w:t>，查找与其相匹配的并且满足下列条件的语法分析对应的超图</w:t>
      </w:r>
      <w:r w:rsidR="000A3AD4" w:rsidRPr="00555256">
        <w:rPr>
          <w:lang w:eastAsia="zh-CN"/>
        </w:rPr>
        <w:t>g</w:t>
      </w:r>
      <w:r w:rsidR="000A3AD4" w:rsidRPr="00555256">
        <w:rPr>
          <w:lang w:eastAsia="zh-CN"/>
        </w:rPr>
        <w:t>：</w:t>
      </w:r>
    </w:p>
    <w:p w:rsidR="000A3AD4" w:rsidRPr="005A3345" w:rsidRDefault="000A3AD4" w:rsidP="000A3AD4">
      <w:pPr>
        <w:pStyle w:val="BodyText"/>
        <w:numPr>
          <w:ilvl w:val="0"/>
          <w:numId w:val="66"/>
        </w:numPr>
        <w:ind w:firstLineChars="0"/>
        <w:rPr>
          <w:lang w:eastAsia="zh-CN"/>
        </w:rPr>
      </w:pPr>
      <w:r w:rsidRPr="005A3345">
        <w:rPr>
          <w:lang w:eastAsia="zh-CN"/>
        </w:rPr>
        <w:t>必须是符合链语法的语法规则</w:t>
      </w:r>
    </w:p>
    <w:p w:rsidR="000A3AD4" w:rsidRPr="005A3345" w:rsidRDefault="000A3AD4" w:rsidP="000A3AD4">
      <w:pPr>
        <w:pStyle w:val="BodyText"/>
        <w:numPr>
          <w:ilvl w:val="0"/>
          <w:numId w:val="66"/>
        </w:numPr>
        <w:ind w:firstLineChars="0"/>
        <w:rPr>
          <w:lang w:eastAsia="zh-CN"/>
        </w:rPr>
      </w:pPr>
      <w:r w:rsidRPr="005A3345">
        <w:rPr>
          <w:lang w:eastAsia="zh-CN"/>
        </w:rPr>
        <w:t>必须满足</w:t>
      </w:r>
      <w:r w:rsidRPr="005A3345">
        <w:rPr>
          <w:rFonts w:hint="eastAsia"/>
          <w:lang w:eastAsia="zh-CN"/>
        </w:rPr>
        <w:t>“</w:t>
      </w:r>
      <w:r w:rsidRPr="005A3345">
        <w:rPr>
          <w:lang w:eastAsia="zh-CN"/>
        </w:rPr>
        <w:t>可表达性</w:t>
      </w:r>
      <w:r w:rsidRPr="005A3345">
        <w:rPr>
          <w:rFonts w:hint="eastAsia"/>
          <w:lang w:eastAsia="zh-CN"/>
        </w:rPr>
        <w:t>”</w:t>
      </w:r>
      <w:r w:rsidRPr="005A3345">
        <w:rPr>
          <w:lang w:eastAsia="zh-CN"/>
        </w:rPr>
        <w:t>的条件，即</w:t>
      </w:r>
    </w:p>
    <w:p w:rsidR="000A3AD4" w:rsidRDefault="000A3AD4" w:rsidP="000A3AD4">
      <w:pPr>
        <w:spacing w:before="13" w:line="240" w:lineRule="exact"/>
        <w:rPr>
          <w:sz w:val="24"/>
          <w:szCs w:val="24"/>
          <w:lang w:eastAsia="zh-CN"/>
        </w:rPr>
      </w:pPr>
    </w:p>
    <w:p w:rsidR="000A3AD4" w:rsidRDefault="00A14FB4" w:rsidP="000A3AD4">
      <w:pPr>
        <w:ind w:left="520" w:right="121"/>
        <w:rPr>
          <w:rFonts w:ascii="Times New Roman" w:hAnsi="Times New Roman" w:cs="Times New Roman"/>
          <w:sz w:val="24"/>
          <w:szCs w:val="24"/>
        </w:rPr>
      </w:pPr>
      <w:commentRangeStart w:id="296"/>
      <w:r w:rsidRPr="00A14FB4">
        <w:rPr>
          <w:noProof/>
          <w:lang w:eastAsia="zh-CN"/>
        </w:rPr>
        <w:pict>
          <v:shape id="文本框 61" o:spid="_x0000_s1045" type="#_x0000_t202" style="position:absolute;left:0;text-align:left;margin-left:321.7pt;margin-top:20.4pt;width:3.5pt;height:7.95pt;z-index:-251651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" filled="f" stroked="f">
            <v:textbox inset="0,0,0,0">
              <w:txbxContent>
                <w:p w:rsidR="00E9151B" w:rsidRDefault="00E9151B"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000A3AD4">
        <w:rPr>
          <w:rFonts w:ascii="Palatino" w:eastAsia="Cambria" w:hAnsi="Palatino" w:cs="Palatino"/>
          <w:w w:val="190"/>
          <w:position w:val="24"/>
          <w:sz w:val="24"/>
          <w:szCs w:val="24"/>
        </w:rPr>
        <w:t>∧</w:t>
      </w:r>
      <w:r w:rsidR="000A3AD4">
        <w:rPr>
          <w:rFonts w:ascii="Cambria" w:eastAsia="Cambria" w:hAnsi="Cambria" w:cs="Cambria"/>
          <w:spacing w:val="-81"/>
          <w:w w:val="190"/>
          <w:position w:val="24"/>
          <w:sz w:val="24"/>
          <w:szCs w:val="24"/>
        </w:rPr>
        <w:t xml:space="preserve"> </w:t>
      </w:r>
      <w:r w:rsidR="000A3AD4">
        <w:rPr>
          <w:rFonts w:ascii="Palatino" w:eastAsia="Cambria" w:hAnsi="Palatino" w:cs="Palatino"/>
          <w:w w:val="190"/>
          <w:position w:val="24"/>
          <w:sz w:val="24"/>
          <w:szCs w:val="24"/>
        </w:rPr>
        <w:t>∨</w:t>
      </w:r>
      <w:r w:rsidR="000A3AD4">
        <w:rPr>
          <w:rFonts w:ascii="Cambria" w:eastAsia="Cambria" w:hAnsi="Cambria" w:cs="Cambria"/>
          <w:spacing w:val="-80"/>
          <w:w w:val="190"/>
          <w:position w:val="24"/>
          <w:sz w:val="24"/>
          <w:szCs w:val="24"/>
        </w:rPr>
        <w:t xml:space="preserve"> </w:t>
      </w:r>
      <w:r w:rsidR="000A3AD4">
        <w:rPr>
          <w:rFonts w:ascii="Times New Roman" w:hAnsi="Times New Roman" w:cs="Times New Roman"/>
          <w:i/>
          <w:spacing w:val="-2"/>
          <w:w w:val="120"/>
          <w:sz w:val="24"/>
          <w:szCs w:val="24"/>
        </w:rPr>
        <w:t>m</w:t>
      </w:r>
      <w:r w:rsidR="000A3AD4">
        <w:rPr>
          <w:rFonts w:ascii="Times New Roman" w:hAnsi="Times New Roman" w:cs="Times New Roman"/>
          <w:i/>
          <w:spacing w:val="12"/>
          <w:w w:val="120"/>
          <w:position w:val="-3"/>
          <w:sz w:val="16"/>
          <w:szCs w:val="16"/>
        </w:rPr>
        <w:t>g</w:t>
      </w:r>
      <w:r w:rsidR="000A3AD4">
        <w:rPr>
          <w:rFonts w:ascii="Times New Roman" w:hAnsi="Times New Roman" w:cs="Times New Roman"/>
          <w:w w:val="120"/>
          <w:sz w:val="24"/>
          <w:szCs w:val="24"/>
        </w:rPr>
        <w:t>(</w:t>
      </w:r>
      <w:r w:rsidR="000A3AD4">
        <w:rPr>
          <w:rFonts w:ascii="Times New Roman" w:hAnsi="Times New Roman" w:cs="Times New Roman"/>
          <w:i/>
          <w:spacing w:val="-2"/>
          <w:w w:val="120"/>
          <w:sz w:val="24"/>
          <w:szCs w:val="24"/>
        </w:rPr>
        <w:t>R</w:t>
      </w:r>
      <w:r w:rsidR="000A3AD4">
        <w:rPr>
          <w:rFonts w:ascii="Times New Roman" w:hAnsi="Times New Roman" w:cs="Times New Roman"/>
          <w:i/>
          <w:w w:val="120"/>
          <w:position w:val="10"/>
          <w:sz w:val="16"/>
          <w:szCs w:val="16"/>
        </w:rPr>
        <w:t>i</w:t>
      </w:r>
      <w:r w:rsidR="000A3AD4">
        <w:rPr>
          <w:rFonts w:ascii="Times New Roman" w:hAnsi="Times New Roman" w:cs="Times New Roman"/>
          <w:i/>
          <w:spacing w:val="-28"/>
          <w:w w:val="120"/>
          <w:position w:val="10"/>
          <w:sz w:val="16"/>
          <w:szCs w:val="16"/>
        </w:rPr>
        <w:t xml:space="preserve"> </w:t>
      </w:r>
      <w:r w:rsidR="000A3AD4">
        <w:rPr>
          <w:rFonts w:ascii="Times New Roman" w:hAnsi="Times New Roman" w:cs="Times New Roman"/>
          <w:w w:val="120"/>
          <w:sz w:val="24"/>
          <w:szCs w:val="24"/>
        </w:rPr>
        <w:t>),</w:t>
      </w:r>
    </w:p>
    <w:p w:rsidR="000A3AD4" w:rsidRDefault="000A3AD4" w:rsidP="000A3AD4">
      <w:pPr>
        <w:tabs>
          <w:tab w:val="left" w:pos="325"/>
        </w:tabs>
        <w:spacing w:before="45"/>
        <w:ind w:right="363"/>
        <w:rPr>
          <w:rFonts w:ascii="Times New Roman" w:hAnsi="Times New Roman" w:cs="Times New Roman"/>
          <w:sz w:val="16"/>
          <w:szCs w:val="16"/>
        </w:rPr>
      </w:pPr>
      <w:r>
        <w:rPr>
          <w:rFonts w:ascii="Times New Roman" w:hAnsi="Times New Roman" w:cs="Times New Roman"/>
          <w:i/>
          <w:sz w:val="16"/>
          <w:szCs w:val="16"/>
        </w:rPr>
        <w:t>i</w:t>
      </w:r>
      <w:r>
        <w:rPr>
          <w:rFonts w:ascii="Times New Roman" w:hAnsi="Times New Roman" w:cs="Times New Roman"/>
          <w:i/>
          <w:sz w:val="16"/>
          <w:szCs w:val="16"/>
        </w:rPr>
        <w:tab/>
        <w:t>k</w:t>
      </w:r>
      <w:commentRangeEnd w:id="296"/>
      <w:r>
        <w:rPr>
          <w:rStyle w:val="CommentReference"/>
        </w:rPr>
        <w:commentReference w:id="296"/>
      </w:r>
    </w:p>
    <w:p w:rsidR="000A3AD4" w:rsidRDefault="000A3AD4" w:rsidP="000A3AD4">
      <w:pPr>
        <w:spacing w:before="10" w:line="170" w:lineRule="exact"/>
        <w:jc w:val="right"/>
        <w:rPr>
          <w:rFonts w:eastAsia="宋体"/>
          <w:sz w:val="17"/>
          <w:szCs w:val="17"/>
          <w:lang w:eastAsia="zh-CN"/>
        </w:rPr>
      </w:pPr>
    </w:p>
    <w:p w:rsidR="000A3AD4" w:rsidRPr="005A3345" w:rsidRDefault="000A3AD4" w:rsidP="000A3AD4">
      <w:pPr>
        <w:pStyle w:val="BodyText"/>
        <w:numPr>
          <w:ilvl w:val="0"/>
          <w:numId w:val="66"/>
        </w:numPr>
        <w:ind w:firstLineChars="0"/>
        <w:rPr>
          <w:lang w:eastAsia="zh-CN"/>
        </w:rPr>
      </w:pPr>
      <w:r w:rsidRPr="005A3345">
        <w:rPr>
          <w:lang w:eastAsia="zh-CN"/>
        </w:rPr>
        <w:t>必须满足系统规定的</w:t>
      </w:r>
      <w:r w:rsidRPr="005A3345">
        <w:rPr>
          <w:rFonts w:hint="eastAsia"/>
          <w:lang w:eastAsia="zh-CN"/>
        </w:rPr>
        <w:t>“</w:t>
      </w:r>
      <w:r w:rsidRPr="005A3345">
        <w:rPr>
          <w:lang w:eastAsia="zh-CN"/>
        </w:rPr>
        <w:t>审美条件</w:t>
      </w:r>
      <w:r w:rsidRPr="005A3345">
        <w:rPr>
          <w:rFonts w:hint="eastAsia"/>
          <w:lang w:eastAsia="zh-CN"/>
        </w:rPr>
        <w:t>”</w:t>
      </w:r>
      <w:r w:rsidRPr="005A3345">
        <w:rPr>
          <w:lang w:eastAsia="zh-CN"/>
        </w:rPr>
        <w:t>，目前我们系统将该条件定义为：删除任意一个词后，该结构依然满足上述两个条件。</w:t>
      </w:r>
    </w:p>
    <w:p w:rsidR="000A3AD4" w:rsidRPr="00265954" w:rsidRDefault="000A3AD4" w:rsidP="000A3AD4">
      <w:pPr>
        <w:pStyle w:val="BodyText"/>
        <w:ind w:firstLine="480"/>
        <w:rPr>
          <w:lang w:eastAsia="zh-CN"/>
        </w:rPr>
      </w:pPr>
      <w:r w:rsidRPr="00265954">
        <w:rPr>
          <w:lang w:eastAsia="zh-CN"/>
        </w:rPr>
        <w:t>上述过程完成了将表示想表达的内容的原子集合</w:t>
      </w:r>
      <w:r w:rsidRPr="00265954">
        <w:rPr>
          <w:lang w:eastAsia="zh-CN"/>
        </w:rPr>
        <w:t>A</w:t>
      </w:r>
      <w:r w:rsidRPr="00265954">
        <w:rPr>
          <w:lang w:eastAsia="zh-CN"/>
        </w:rPr>
        <w:t>中抽取了能通过一个合法自然语言句子来表达的子集，当找到这样的链语法分析结构之后，生成相应的自然语言句子就很显然。</w:t>
      </w:r>
    </w:p>
    <w:p w:rsidR="000A3AD4" w:rsidRPr="00265954" w:rsidRDefault="000A3AD4" w:rsidP="000A3AD4">
      <w:pPr>
        <w:pStyle w:val="BodyText"/>
        <w:ind w:firstLine="480"/>
        <w:rPr>
          <w:lang w:eastAsia="zh-CN"/>
        </w:rPr>
      </w:pPr>
      <w:r w:rsidRPr="00265954">
        <w:rPr>
          <w:lang w:eastAsia="zh-CN"/>
        </w:rPr>
        <w:t>对于上述的</w:t>
      </w:r>
      <w:r w:rsidRPr="00265954">
        <w:rPr>
          <w:lang w:eastAsia="zh-CN"/>
        </w:rPr>
        <w:t>SuReal</w:t>
      </w:r>
      <w:r w:rsidRPr="00265954">
        <w:rPr>
          <w:lang w:eastAsia="zh-CN"/>
        </w:rPr>
        <w:t>使用的方法，在多数情况下，该约束满足问题都能找到很多解答，而如何从这些解答中找出最优解的方法也很多，本文采用的方法是：通过在大型语料中训练出来的语言模型来对生成的句子进行打分，从而选择得分最高的解答。</w:t>
      </w:r>
    </w:p>
    <w:p w:rsidR="000A3AD4" w:rsidRPr="00265954" w:rsidRDefault="000A3AD4" w:rsidP="000A3AD4">
      <w:pPr>
        <w:pStyle w:val="BodyText"/>
        <w:ind w:firstLine="480"/>
      </w:pPr>
      <w:r w:rsidRPr="00265954">
        <w:t>那么目前</w:t>
      </w:r>
      <w:r w:rsidRPr="00265954">
        <w:t>SuReal</w:t>
      </w:r>
      <w:r w:rsidRPr="00265954">
        <w:t>存在的问题有：</w:t>
      </w:r>
    </w:p>
    <w:p w:rsidR="000A3AD4" w:rsidRPr="005A3345" w:rsidRDefault="000A3AD4" w:rsidP="000A3AD4">
      <w:pPr>
        <w:pStyle w:val="BodyText"/>
        <w:numPr>
          <w:ilvl w:val="0"/>
          <w:numId w:val="66"/>
        </w:numPr>
        <w:ind w:firstLineChars="0"/>
        <w:rPr>
          <w:lang w:eastAsia="zh-CN"/>
        </w:rPr>
      </w:pPr>
      <w:r w:rsidRPr="005A3345">
        <w:rPr>
          <w:lang w:eastAsia="zh-CN"/>
        </w:rPr>
        <w:t>受限于</w:t>
      </w:r>
      <w:r w:rsidRPr="005A3345">
        <w:rPr>
          <w:lang w:eastAsia="zh-CN"/>
        </w:rPr>
        <w:t>RelEx2Logic</w:t>
      </w:r>
      <w:r w:rsidRPr="005A3345">
        <w:rPr>
          <w:lang w:eastAsia="zh-CN"/>
        </w:rPr>
        <w:t>的输出。由于匹配所使用的三元组知识库是通过我们的自然语言理解系统产生的，那么其中的逻辑表达式中的所有</w:t>
      </w:r>
      <w:r w:rsidRPr="005A3345">
        <w:rPr>
          <w:lang w:eastAsia="zh-CN"/>
        </w:rPr>
        <w:t>Atoms</w:t>
      </w:r>
      <w:r w:rsidRPr="005A3345">
        <w:rPr>
          <w:lang w:eastAsia="zh-CN"/>
        </w:rPr>
        <w:t>类型只能来源于</w:t>
      </w:r>
      <w:r w:rsidRPr="005A3345">
        <w:rPr>
          <w:lang w:eastAsia="zh-CN"/>
        </w:rPr>
        <w:t>RelEx2Logic</w:t>
      </w:r>
      <w:r w:rsidRPr="005A3345">
        <w:rPr>
          <w:lang w:eastAsia="zh-CN"/>
        </w:rPr>
        <w:t>中定义的，因此如果输入中含有</w:t>
      </w:r>
      <w:r w:rsidRPr="005A3345">
        <w:rPr>
          <w:lang w:eastAsia="zh-CN"/>
        </w:rPr>
        <w:t>RelEx2Logic</w:t>
      </w:r>
      <w:r w:rsidRPr="005A3345">
        <w:rPr>
          <w:lang w:eastAsia="zh-CN"/>
        </w:rPr>
        <w:t>中未使用过的</w:t>
      </w:r>
      <w:r w:rsidRPr="005A3345">
        <w:rPr>
          <w:lang w:eastAsia="zh-CN"/>
        </w:rPr>
        <w:t>Atom</w:t>
      </w:r>
      <w:r w:rsidRPr="005A3345">
        <w:rPr>
          <w:lang w:eastAsia="zh-CN"/>
        </w:rPr>
        <w:t>类型，那么将无法生成句子。</w:t>
      </w:r>
    </w:p>
    <w:p w:rsidR="000A3AD4" w:rsidRPr="005A3345" w:rsidRDefault="000A3AD4" w:rsidP="000A3AD4">
      <w:pPr>
        <w:pStyle w:val="BodyText"/>
        <w:numPr>
          <w:ilvl w:val="0"/>
          <w:numId w:val="66"/>
        </w:numPr>
        <w:ind w:firstLineChars="0"/>
        <w:rPr>
          <w:lang w:eastAsia="zh-CN"/>
        </w:rPr>
      </w:pPr>
      <w:r w:rsidRPr="005A3345">
        <w:rPr>
          <w:lang w:eastAsia="zh-CN"/>
        </w:rPr>
        <w:t>数据驱动，如果知识库中没有与想表达内容相关的句子，那么系统将会随机生成包含相关单词的句子，从而无法正确表达。</w:t>
      </w:r>
    </w:p>
    <w:p w:rsidR="000A3AD4" w:rsidRPr="005A3345" w:rsidRDefault="000A3AD4" w:rsidP="000A3AD4">
      <w:pPr>
        <w:pStyle w:val="BodyText"/>
        <w:numPr>
          <w:ilvl w:val="0"/>
          <w:numId w:val="66"/>
        </w:numPr>
        <w:ind w:firstLineChars="0"/>
        <w:rPr>
          <w:lang w:eastAsia="zh-CN"/>
        </w:rPr>
      </w:pPr>
      <w:r w:rsidRPr="005A3345">
        <w:rPr>
          <w:lang w:eastAsia="zh-CN"/>
        </w:rPr>
        <w:t>系统目前使用的查找匹配过程比较繁琐，并未将强化学习使用到匹配中，使匹配过程更智能简洁。</w:t>
      </w:r>
    </w:p>
    <w:p w:rsidR="000A3AD4" w:rsidRPr="00265954" w:rsidRDefault="000A3AD4" w:rsidP="000A3AD4">
      <w:pPr>
        <w:pStyle w:val="BodyText"/>
        <w:ind w:firstLine="480"/>
      </w:pPr>
      <w:r w:rsidRPr="00265954">
        <w:t>可以改进方向包括：</w:t>
      </w:r>
    </w:p>
    <w:p w:rsidR="000A3AD4" w:rsidRPr="005A3345" w:rsidRDefault="000A3AD4" w:rsidP="000A3AD4">
      <w:pPr>
        <w:pStyle w:val="BodyText"/>
        <w:numPr>
          <w:ilvl w:val="0"/>
          <w:numId w:val="66"/>
        </w:numPr>
        <w:ind w:firstLineChars="0"/>
        <w:rPr>
          <w:lang w:eastAsia="zh-CN"/>
        </w:rPr>
      </w:pPr>
      <w:r w:rsidRPr="005A3345">
        <w:rPr>
          <w:lang w:eastAsia="zh-CN"/>
        </w:rPr>
        <w:t>使用强化学习来实现更智能更灵活的超图匹配。</w:t>
      </w:r>
    </w:p>
    <w:p w:rsidR="000A3AD4" w:rsidRPr="005A3345" w:rsidRDefault="000A3AD4" w:rsidP="000A3AD4">
      <w:pPr>
        <w:pStyle w:val="BodyText"/>
        <w:numPr>
          <w:ilvl w:val="0"/>
          <w:numId w:val="66"/>
        </w:numPr>
        <w:ind w:firstLineChars="0"/>
        <w:rPr>
          <w:lang w:eastAsia="zh-CN"/>
        </w:rPr>
      </w:pPr>
      <w:r w:rsidRPr="005A3345">
        <w:rPr>
          <w:lang w:eastAsia="zh-CN"/>
        </w:rPr>
        <w:t>改进</w:t>
      </w:r>
      <w:r w:rsidRPr="005A3345">
        <w:rPr>
          <w:lang w:eastAsia="zh-CN"/>
        </w:rPr>
        <w:t>RelEx2Logic</w:t>
      </w:r>
      <w:r w:rsidRPr="005A3345">
        <w:rPr>
          <w:lang w:eastAsia="zh-CN"/>
        </w:rPr>
        <w:t>使其能提供更丰富的逻辑关系，从而使通过我们的自然语言理解系统分析并存入知识库的查询库更丰富。</w:t>
      </w:r>
    </w:p>
    <w:p w:rsidR="000A3AD4" w:rsidRPr="00265954" w:rsidRDefault="000A3AD4" w:rsidP="000A3AD4">
      <w:pPr>
        <w:pStyle w:val="Heading3"/>
        <w:numPr>
          <w:ilvl w:val="2"/>
          <w:numId w:val="76"/>
        </w:numPr>
        <w:rPr>
          <w:lang w:eastAsia="zh-CN"/>
        </w:rPr>
      </w:pPr>
      <w:r w:rsidRPr="00265954">
        <w:rPr>
          <w:rFonts w:hint="eastAsia"/>
          <w:lang w:eastAsia="zh-CN"/>
        </w:rPr>
        <w:t xml:space="preserve">  </w:t>
      </w:r>
      <w:bookmarkStart w:id="297" w:name="_Toc16635"/>
      <w:bookmarkStart w:id="298" w:name="_Toc453623427"/>
      <w:bookmarkStart w:id="299" w:name="_Toc327482488"/>
      <w:r w:rsidRPr="00265954">
        <w:rPr>
          <w:rFonts w:ascii="宋体" w:eastAsia="宋体" w:hAnsi="宋体" w:cs="宋体" w:hint="eastAsia"/>
          <w:lang w:eastAsia="zh-CN"/>
        </w:rPr>
        <w:t>实验结果示例及简要分析</w:t>
      </w:r>
      <w:bookmarkEnd w:id="297"/>
      <w:bookmarkEnd w:id="298"/>
      <w:bookmarkEnd w:id="299"/>
    </w:p>
    <w:p w:rsidR="000A3AD4" w:rsidRPr="00265954" w:rsidRDefault="000A3AD4" w:rsidP="000A3AD4">
      <w:pPr>
        <w:pStyle w:val="BodyText"/>
        <w:ind w:firstLine="480"/>
        <w:rPr>
          <w:lang w:eastAsia="zh-CN"/>
        </w:rPr>
      </w:pPr>
      <w:r w:rsidRPr="00265954">
        <w:rPr>
          <w:lang w:eastAsia="zh-CN"/>
        </w:rPr>
        <w:t>正如前面提到，不同的自然语言生成系统所使用的输入形式都不一样，有词语层次的输入，也有句法和语义层次的输入，导致研究的方向不一样，算法也千差万别，因此目前并没有权威的评估标准。我们这里只给出本系统的一些实验结果并简要分析。</w:t>
      </w:r>
    </w:p>
    <w:p w:rsidR="000A3AD4" w:rsidRPr="00265954" w:rsidRDefault="000A3AD4" w:rsidP="000A3AD4">
      <w:pPr>
        <w:pStyle w:val="BodyText"/>
        <w:ind w:firstLine="480"/>
        <w:rPr>
          <w:lang w:eastAsia="zh-CN"/>
        </w:rPr>
      </w:pPr>
      <w:r w:rsidRPr="00265954">
        <w:rPr>
          <w:lang w:eastAsia="zh-CN"/>
        </w:rPr>
        <w:t>首先给出一个句子集如下：</w:t>
      </w:r>
    </w:p>
    <w:p w:rsidR="000A3AD4" w:rsidRPr="005A3345" w:rsidRDefault="000A3AD4" w:rsidP="000A3AD4">
      <w:pPr>
        <w:spacing w:before="15" w:line="240" w:lineRule="exact"/>
        <w:rPr>
          <w:szCs w:val="21"/>
          <w:lang w:eastAsia="zh-CN"/>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 song by Weird Al Yankovic.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another song by Weird Al.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Play something by The Cure.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Who wrote 'Blue Monday'?</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What is the best song by New Order?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When did 'Thriller' come out?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 want to hear some 60's soul music.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Can you play something new for me?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C6FE5">
      <w:pPr>
        <w:ind w:left="2160" w:firstLine="720"/>
        <w:outlineLvl w:val="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He bought a guitar in the store.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Madonna sang the song called 'Vogue'.</w:t>
      </w:r>
    </w:p>
    <w:p w:rsidR="000A3AD4" w:rsidRPr="00265954" w:rsidRDefault="000A3AD4" w:rsidP="000A3AD4">
      <w:pPr>
        <w:pStyle w:val="BodyText"/>
        <w:ind w:firstLine="480"/>
        <w:rPr>
          <w:lang w:eastAsia="zh-CN"/>
        </w:rPr>
      </w:pPr>
      <w:r w:rsidRPr="00265954">
        <w:rPr>
          <w:lang w:eastAsia="zh-CN"/>
        </w:rPr>
        <w:t>然后运行我们的自然语言处理系统，将得到的相应的（语言表达式，逻辑表达</w:t>
      </w:r>
      <w:r w:rsidRPr="00265954">
        <w:rPr>
          <w:lang w:eastAsia="zh-CN"/>
        </w:rPr>
        <w:t xml:space="preserve"> </w:t>
      </w:r>
      <w:r w:rsidRPr="00265954">
        <w:rPr>
          <w:lang w:eastAsia="zh-CN"/>
        </w:rPr>
        <w:t>式）二元组导入</w:t>
      </w:r>
      <w:r w:rsidRPr="00265954">
        <w:rPr>
          <w:lang w:eastAsia="zh-CN"/>
        </w:rPr>
        <w:t xml:space="preserve"> OpenCog </w:t>
      </w:r>
      <w:r w:rsidRPr="00265954">
        <w:rPr>
          <w:lang w:eastAsia="zh-CN"/>
        </w:rPr>
        <w:t>的知识库</w:t>
      </w:r>
      <w:r w:rsidRPr="00265954">
        <w:rPr>
          <w:lang w:eastAsia="zh-CN"/>
        </w:rPr>
        <w:t xml:space="preserve"> Atomspace </w:t>
      </w:r>
      <w:r w:rsidRPr="00265954">
        <w:rPr>
          <w:lang w:eastAsia="zh-CN"/>
        </w:rPr>
        <w:t>中。运行</w:t>
      </w:r>
      <w:r w:rsidRPr="00265954">
        <w:rPr>
          <w:lang w:eastAsia="zh-CN"/>
        </w:rPr>
        <w:t xml:space="preserve"> SuReal </w:t>
      </w:r>
      <w:r w:rsidRPr="00265954">
        <w:rPr>
          <w:lang w:eastAsia="zh-CN"/>
        </w:rPr>
        <w:t>可以得到如下实验</w:t>
      </w:r>
      <w:r w:rsidRPr="00265954">
        <w:rPr>
          <w:lang w:eastAsia="zh-CN"/>
        </w:rPr>
        <w:t xml:space="preserve"> </w:t>
      </w:r>
      <w:r w:rsidRPr="00265954">
        <w:rPr>
          <w:lang w:eastAsia="zh-CN"/>
        </w:rPr>
        <w:t>结果：</w:t>
      </w:r>
    </w:p>
    <w:p w:rsidR="000A3AD4" w:rsidRDefault="000A3AD4" w:rsidP="000A3AD4">
      <w:pPr>
        <w:spacing w:before="8" w:line="100" w:lineRule="exact"/>
        <w:rPr>
          <w:sz w:val="10"/>
          <w:szCs w:val="10"/>
          <w:lang w:eastAsia="zh-CN"/>
        </w:rPr>
      </w:pPr>
    </w:p>
    <w:p w:rsidR="000A3AD4" w:rsidRPr="00265954" w:rsidRDefault="000A3AD4" w:rsidP="000A3AD4">
      <w:pPr>
        <w:pStyle w:val="BodyText"/>
        <w:ind w:firstLine="480"/>
        <w:rPr>
          <w:lang w:eastAsia="zh-CN"/>
        </w:rPr>
      </w:pPr>
      <w:r w:rsidRPr="00265954">
        <w:rPr>
          <w:lang w:eastAsia="zh-CN"/>
        </w:rPr>
        <w:t>输入：</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(SetLink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(PredicateNode "ate")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(ListLink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(ConceptNode "John")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(ConceptNode</w:t>
      </w:r>
      <w:r w:rsidRPr="00196920">
        <w:rPr>
          <w:rFonts w:ascii="Lucida Console" w:eastAsia="Lucida Console" w:hAnsi="Lucida Console" w:cs="Lucida Console"/>
          <w:spacing w:val="38"/>
          <w:szCs w:val="21"/>
          <w:lang w:eastAsia="zh-CN"/>
        </w:rPr>
        <w:t xml:space="preserve"> </w:t>
      </w:r>
      <w:r w:rsidRPr="00196920">
        <w:rPr>
          <w:rFonts w:ascii="Lucida Console" w:eastAsia="Lucida Console" w:hAnsi="Lucida Console" w:cs="Lucida Console"/>
          <w:szCs w:val="21"/>
          <w:lang w:eastAsia="zh-CN"/>
        </w:rPr>
        <w:t>"pig")</w:t>
      </w:r>
    </w:p>
    <w:p w:rsidR="000A3AD4" w:rsidRPr="00196920" w:rsidRDefault="000A3AD4" w:rsidP="000A3AD4">
      <w:pPr>
        <w:spacing w:line="170" w:lineRule="exact"/>
        <w:ind w:left="1378" w:firstLine="1428"/>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ind w:firstLine="720"/>
        <w:rPr>
          <w:szCs w:val="21"/>
          <w:lang w:eastAsia="zh-CN"/>
        </w:rPr>
      </w:pPr>
    </w:p>
    <w:p w:rsidR="000A3AD4" w:rsidRPr="00196920" w:rsidRDefault="000A3AD4" w:rsidP="000A3AD4">
      <w:pPr>
        <w:ind w:left="958" w:firstLine="1436"/>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rPr>
          <w:szCs w:val="21"/>
          <w:lang w:eastAsia="zh-CN"/>
        </w:rPr>
      </w:pPr>
    </w:p>
    <w:p w:rsidR="000A3AD4" w:rsidRPr="00196920" w:rsidRDefault="000A3AD4" w:rsidP="000A3AD4">
      <w:pPr>
        <w:ind w:left="537" w:firstLine="143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Default="000A3AD4" w:rsidP="000A3AD4">
      <w:pPr>
        <w:spacing w:before="5" w:line="160" w:lineRule="exact"/>
        <w:rPr>
          <w:sz w:val="16"/>
          <w:szCs w:val="16"/>
          <w:lang w:eastAsia="zh-CN"/>
        </w:rPr>
      </w:pPr>
    </w:p>
    <w:p w:rsidR="000A3AD4" w:rsidRDefault="000A3AD4" w:rsidP="000A3AD4">
      <w:pPr>
        <w:spacing w:line="200" w:lineRule="exact"/>
        <w:rPr>
          <w:sz w:val="20"/>
          <w:szCs w:val="20"/>
          <w:lang w:eastAsia="zh-CN"/>
        </w:rPr>
      </w:pPr>
    </w:p>
    <w:p w:rsidR="000A3AD4" w:rsidRDefault="000A3AD4" w:rsidP="000A3AD4">
      <w:pPr>
        <w:pStyle w:val="BodyText"/>
        <w:ind w:left="304" w:firstLine="474"/>
        <w:rPr>
          <w:rFonts w:cs="Times New Roman"/>
          <w:spacing w:val="-3"/>
          <w:lang w:eastAsia="zh-CN"/>
        </w:rPr>
      </w:pPr>
      <w:r>
        <w:rPr>
          <w:rFonts w:cs="Times New Roman"/>
          <w:spacing w:val="-3"/>
          <w:lang w:eastAsia="zh-CN"/>
        </w:rPr>
        <w:t>输出：</w:t>
      </w:r>
    </w:p>
    <w:p w:rsidR="000A3AD4" w:rsidRDefault="000A3AD4" w:rsidP="000A3AD4">
      <w:pPr>
        <w:spacing w:before="2" w:line="140" w:lineRule="exact"/>
        <w:rPr>
          <w:sz w:val="14"/>
          <w:szCs w:val="14"/>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 xml:space="preserve">(John ate a pig.) </w:t>
      </w:r>
    </w:p>
    <w:p w:rsidR="000A3AD4" w:rsidRPr="00196920" w:rsidRDefault="000A3AD4" w:rsidP="000A3AD4">
      <w:pPr>
        <w:ind w:left="2160" w:firstLine="720"/>
        <w:rPr>
          <w:rFonts w:ascii="Lucida Console" w:eastAsia="Lucida Console" w:hAnsi="Lucida Console" w:cs="Lucida Console"/>
          <w:szCs w:val="21"/>
          <w:lang w:eastAsia="zh-CN"/>
        </w:rPr>
      </w:pPr>
    </w:p>
    <w:p w:rsidR="000A3AD4" w:rsidRPr="00196920" w:rsidRDefault="000A3AD4" w:rsidP="000A3AD4">
      <w:pPr>
        <w:ind w:left="2160" w:firstLine="720"/>
        <w:rPr>
          <w:rFonts w:ascii="Lucida Console" w:eastAsia="Lucida Console" w:hAnsi="Lucida Console" w:cs="Lucida Console"/>
          <w:szCs w:val="21"/>
        </w:rPr>
      </w:pPr>
      <w:r w:rsidRPr="00196920">
        <w:rPr>
          <w:rFonts w:ascii="Lucida Console" w:eastAsia="Lucida Console" w:hAnsi="Lucida Console" w:cs="Lucida Console"/>
          <w:szCs w:val="21"/>
        </w:rPr>
        <w:t>(John ate the pig.)</w:t>
      </w:r>
    </w:p>
    <w:p w:rsidR="000A3AD4" w:rsidRDefault="000A3AD4" w:rsidP="000A3AD4">
      <w:pPr>
        <w:spacing w:before="5" w:line="160" w:lineRule="exact"/>
        <w:rPr>
          <w:sz w:val="16"/>
          <w:szCs w:val="16"/>
        </w:rPr>
      </w:pPr>
    </w:p>
    <w:p w:rsidR="000A3AD4" w:rsidRPr="00265954" w:rsidRDefault="000A3AD4" w:rsidP="000A3AD4">
      <w:pPr>
        <w:pStyle w:val="BodyText"/>
        <w:ind w:firstLine="480"/>
      </w:pPr>
      <w:r w:rsidRPr="00265954">
        <w:t>不难看出，第一个输出</w:t>
      </w:r>
      <w:r w:rsidRPr="00265954">
        <w:t>(Jonh ate a pig.)</w:t>
      </w:r>
      <w:r w:rsidRPr="00265954">
        <w:t>是匹配导入的句子集合中</w:t>
      </w:r>
      <w:r w:rsidRPr="00265954">
        <w:rPr>
          <w:rFonts w:hint="eastAsia"/>
        </w:rPr>
        <w:t>“</w:t>
      </w:r>
      <w:r w:rsidRPr="00265954">
        <w:t>He bought a</w:t>
      </w:r>
      <w:r w:rsidRPr="00265954">
        <w:rPr>
          <w:rFonts w:hint="eastAsia"/>
        </w:rPr>
        <w:t xml:space="preserve"> </w:t>
      </w:r>
      <w:r w:rsidRPr="00265954">
        <w:t>guitar in the store.</w:t>
      </w:r>
      <w:r w:rsidRPr="00265954">
        <w:rPr>
          <w:rFonts w:hint="eastAsia"/>
        </w:rPr>
        <w:t>”</w:t>
      </w:r>
      <w:r w:rsidRPr="00265954">
        <w:t>对应的超图的子图成功后得到的结果；第二个输出</w:t>
      </w:r>
      <w:r w:rsidRPr="00265954">
        <w:t>(John ate the pig.)</w:t>
      </w:r>
      <w:r w:rsidRPr="00265954">
        <w:t>是匹配其中</w:t>
      </w:r>
      <w:r w:rsidRPr="00265954">
        <w:rPr>
          <w:rFonts w:hint="eastAsia"/>
        </w:rPr>
        <w:t>“</w:t>
      </w:r>
      <w:r w:rsidRPr="00265954">
        <w:t>Madonna sang the song called’Vogue’.</w:t>
      </w:r>
      <w:r w:rsidRPr="00265954">
        <w:rPr>
          <w:rFonts w:hint="eastAsia"/>
        </w:rPr>
        <w:t>”</w:t>
      </w:r>
      <w:r w:rsidRPr="00265954">
        <w:t>对应的超图的子图成功后得到的结果。</w:t>
      </w:r>
    </w:p>
    <w:p w:rsidR="000A3AD4" w:rsidRPr="00265954" w:rsidRDefault="000A3AD4" w:rsidP="000A3AD4">
      <w:pPr>
        <w:pStyle w:val="BodyText"/>
        <w:ind w:firstLine="480"/>
      </w:pPr>
      <w:r w:rsidRPr="00265954">
        <w:t>输入：</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(SetLink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"sang")</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(ListLink (VariableNode "$ABC"))</w:t>
      </w:r>
    </w:p>
    <w:p w:rsidR="000A3AD4" w:rsidRPr="00196920" w:rsidRDefault="000A3AD4" w:rsidP="000A3AD4">
      <w:pPr>
        <w:spacing w:before="6" w:line="160" w:lineRule="exact"/>
        <w:rPr>
          <w:szCs w:val="21"/>
        </w:rPr>
      </w:pPr>
    </w:p>
    <w:p w:rsidR="000A3AD4" w:rsidRPr="00196920" w:rsidRDefault="000A3AD4" w:rsidP="000A3AD4">
      <w:pPr>
        <w:ind w:left="1144" w:firstLine="1432"/>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444" w:firstLine="720"/>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输出：</w:t>
      </w:r>
    </w:p>
    <w:p w:rsidR="000A3AD4" w:rsidRDefault="000A3AD4" w:rsidP="000A3AD4">
      <w:pPr>
        <w:spacing w:before="3" w:line="140" w:lineRule="exact"/>
        <w:rPr>
          <w:sz w:val="14"/>
          <w:szCs w:val="14"/>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(who</w:t>
      </w:r>
      <w:r w:rsidRPr="00196920">
        <w:rPr>
          <w:rFonts w:ascii="Lucida Console" w:eastAsia="Lucida Console" w:hAnsi="Lucida Console" w:cs="Lucida Console"/>
          <w:spacing w:val="10"/>
          <w:szCs w:val="21"/>
        </w:rPr>
        <w:t xml:space="preserve"> </w:t>
      </w:r>
      <w:r w:rsidRPr="00196920">
        <w:rPr>
          <w:rFonts w:ascii="Lucida Console" w:eastAsia="Lucida Console" w:hAnsi="Lucida Console" w:cs="Lucida Console"/>
          <w:szCs w:val="21"/>
        </w:rPr>
        <w:t>sang</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Blue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Monday</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w:t>
      </w:r>
    </w:p>
    <w:p w:rsidR="000A3AD4" w:rsidRPr="00265954" w:rsidRDefault="000A3AD4" w:rsidP="000A3AD4">
      <w:pPr>
        <w:pStyle w:val="BodyText"/>
        <w:ind w:firstLine="480"/>
      </w:pPr>
      <w:r w:rsidRPr="00265954">
        <w:t>该输入中含有一个变量，说明是由</w:t>
      </w:r>
      <w:r w:rsidRPr="00265954">
        <w:t>Microplanner</w:t>
      </w:r>
      <w:r w:rsidRPr="00265954">
        <w:t>规划的疑问句形式，而且根据输入的逻辑表达式可以看出，该变量充当主语的角色。因此可以通过匹配</w:t>
      </w:r>
      <w:r w:rsidRPr="00265954">
        <w:rPr>
          <w:rFonts w:hint="eastAsia"/>
        </w:rPr>
        <w:t>“</w:t>
      </w:r>
      <w:r w:rsidRPr="00265954">
        <w:t>Who</w:t>
      </w:r>
      <w:r w:rsidRPr="00265954">
        <w:rPr>
          <w:rFonts w:hint="eastAsia"/>
        </w:rPr>
        <w:t xml:space="preserve"> </w:t>
      </w:r>
      <w:r w:rsidRPr="00265954">
        <w:t>wrote’Blue Monday’?</w:t>
      </w:r>
      <w:r w:rsidRPr="00265954">
        <w:rPr>
          <w:rFonts w:hint="eastAsia"/>
        </w:rPr>
        <w:t>”</w:t>
      </w:r>
      <w:r w:rsidRPr="00265954">
        <w:t>后得到相应的结果。</w:t>
      </w:r>
    </w:p>
    <w:p w:rsidR="000A3AD4" w:rsidRPr="00265954" w:rsidRDefault="000A3AD4" w:rsidP="000C6FE5">
      <w:pPr>
        <w:pStyle w:val="Heading2"/>
        <w:numPr>
          <w:ilvl w:val="1"/>
          <w:numId w:val="76"/>
        </w:numPr>
        <w:tabs>
          <w:tab w:val="left" w:pos="210"/>
        </w:tabs>
      </w:pPr>
      <w:bookmarkStart w:id="300" w:name="_Toc5260"/>
      <w:bookmarkStart w:id="301" w:name="_Toc453623428"/>
      <w:bookmarkStart w:id="302" w:name="_Toc327482489"/>
      <w:r w:rsidRPr="00265954">
        <w:rPr>
          <w:rFonts w:ascii="Yuanti TC Light" w:hAnsi="Yuanti TC Light" w:cs="Yuanti TC Light"/>
        </w:rPr>
        <w:t>本章小节</w:t>
      </w:r>
      <w:bookmarkEnd w:id="300"/>
      <w:bookmarkEnd w:id="301"/>
      <w:bookmarkEnd w:id="302"/>
    </w:p>
    <w:p w:rsidR="000A3AD4" w:rsidRPr="00265954" w:rsidRDefault="000A3AD4" w:rsidP="000A3AD4">
      <w:pPr>
        <w:pStyle w:val="BodyText"/>
        <w:ind w:firstLine="480"/>
        <w:rPr>
          <w:lang w:eastAsia="zh-CN"/>
        </w:rPr>
      </w:pPr>
      <w:r w:rsidRPr="00265954">
        <w:rPr>
          <w:lang w:eastAsia="zh-CN"/>
        </w:rPr>
        <w:t>本章针对自然语言生成，设计并实现了一个新的自然语言生成系统，能将基于超图表示的逻辑形式转换成英语句子形式。由于使用独特的知识表示系统，该设计完全是本文特有的构想。当然，该语言生成系统也有一定的局限性，比如</w:t>
      </w:r>
      <w:r w:rsidRPr="00265954">
        <w:rPr>
          <w:lang w:eastAsia="zh-CN"/>
        </w:rPr>
        <w:t>Microplanner</w:t>
      </w:r>
      <w:r w:rsidRPr="00265954">
        <w:rPr>
          <w:lang w:eastAsia="zh-CN"/>
        </w:rPr>
        <w:t>目前只能处理一定的话语类型，</w:t>
      </w:r>
      <w:r w:rsidRPr="00265954">
        <w:rPr>
          <w:lang w:eastAsia="zh-CN"/>
        </w:rPr>
        <w:t>SuReal</w:t>
      </w:r>
      <w:r w:rsidRPr="00265954">
        <w:rPr>
          <w:lang w:eastAsia="zh-CN"/>
        </w:rPr>
        <w:t>无法生成知识库中不存在的表达。但我们的实验结果表明，它们已经能完全运用在简单的句子生成上，有时候甚至也能处理稍微复杂一点的情况。</w:t>
      </w:r>
    </w:p>
    <w:p w:rsidR="000A3AD4" w:rsidRDefault="000A3AD4" w:rsidP="000A3AD4">
      <w:pPr>
        <w:spacing w:line="256" w:lineRule="auto"/>
        <w:jc w:val="both"/>
        <w:rPr>
          <w:lang w:eastAsia="zh-CN"/>
        </w:rPr>
        <w:sectPr w:rsidR="000A3AD4">
          <w:headerReference w:type="even" r:id="rId80"/>
          <w:headerReference w:type="default" r:id="rId81"/>
          <w:footerReference w:type="default" r:id="rId82"/>
          <w:pgSz w:w="11906" w:h="16840"/>
          <w:pgMar w:top="1361" w:right="1300" w:bottom="1542" w:left="1680" w:header="0" w:footer="1349" w:gutter="0"/>
          <w:cols w:equalWidth="0">
            <w:col w:w="8926"/>
          </w:cols>
        </w:sect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0C6FE5">
      <w:pPr>
        <w:pStyle w:val="Heading1"/>
        <w:rPr>
          <w:lang w:eastAsia="zh-CN"/>
        </w:rPr>
        <w:sectPr w:rsidR="000A3AD4">
          <w:headerReference w:type="even" r:id="rId83"/>
          <w:headerReference w:type="default" r:id="rId84"/>
          <w:footerReference w:type="even" r:id="rId85"/>
          <w:footerReference w:type="default" r:id="rId86"/>
          <w:pgSz w:w="11906" w:h="16840"/>
          <w:pgMar w:top="1360" w:right="1680" w:bottom="1540" w:left="1300" w:header="1091" w:footer="1349" w:gutter="0"/>
          <w:cols w:equalWidth="0">
            <w:col w:w="8926"/>
          </w:cols>
        </w:sectPr>
      </w:pPr>
      <w:bookmarkStart w:id="303" w:name="_Toc29146"/>
    </w:p>
    <w:p w:rsidR="000A3AD4" w:rsidRDefault="000A3AD4" w:rsidP="000A3AD4">
      <w:pPr>
        <w:pStyle w:val="Title"/>
        <w:rPr>
          <w:lang w:eastAsia="zh-CN"/>
        </w:rPr>
      </w:pPr>
      <w:bookmarkStart w:id="304" w:name="_Toc453623429"/>
      <w:bookmarkStart w:id="305" w:name="_Toc327482490"/>
      <w:r>
        <w:rPr>
          <w:rFonts w:ascii="宋体" w:eastAsia="宋体" w:hAnsi="宋体" w:cs="宋体" w:hint="eastAsia"/>
          <w:lang w:eastAsia="zh-CN"/>
        </w:rPr>
        <w:t>第七章</w:t>
      </w:r>
      <w:r>
        <w:rPr>
          <w:rFonts w:hint="eastAsia"/>
          <w:lang w:eastAsia="zh-CN"/>
        </w:rPr>
        <w:t xml:space="preserve"> </w:t>
      </w:r>
      <w:r>
        <w:rPr>
          <w:rFonts w:ascii="宋体" w:eastAsia="宋体" w:hAnsi="宋体" w:cs="宋体" w:hint="eastAsia"/>
          <w:lang w:eastAsia="zh-CN"/>
        </w:rPr>
        <w:t>基于超图表示的语言逻辑推理的设计与实现</w:t>
      </w:r>
      <w:bookmarkEnd w:id="303"/>
      <w:bookmarkEnd w:id="304"/>
      <w:bookmarkEnd w:id="305"/>
    </w:p>
    <w:p w:rsidR="000A3AD4" w:rsidRPr="00196920" w:rsidRDefault="000A3AD4" w:rsidP="000A3AD4">
      <w:pPr>
        <w:pStyle w:val="BodyText"/>
        <w:ind w:firstLine="480"/>
        <w:rPr>
          <w:lang w:eastAsia="zh-CN"/>
        </w:rPr>
      </w:pPr>
      <w:r w:rsidRPr="00196920">
        <w:rPr>
          <w:lang w:eastAsia="zh-CN"/>
        </w:rPr>
        <w:t>基于自然语言的逻辑推理在很多应用领域都起到了非常重要的作用，其中也包</w:t>
      </w:r>
      <w:r w:rsidRPr="00196920">
        <w:rPr>
          <w:lang w:eastAsia="zh-CN"/>
        </w:rPr>
        <w:t xml:space="preserve"> </w:t>
      </w:r>
      <w:r w:rsidRPr="00196920">
        <w:rPr>
          <w:lang w:eastAsia="zh-CN"/>
        </w:rPr>
        <w:t>括本文第</w:t>
      </w:r>
      <w:hyperlink w:anchor="_bookmark106" w:history="1">
        <w:r w:rsidRPr="00196920">
          <w:rPr>
            <w:lang w:eastAsia="zh-CN"/>
          </w:rPr>
          <w:t>8</w:t>
        </w:r>
      </w:hyperlink>
      <w:r w:rsidRPr="00196920">
        <w:rPr>
          <w:lang w:eastAsia="zh-CN"/>
        </w:rPr>
        <w:t>章将介绍的</w:t>
      </w:r>
      <w:r w:rsidR="009A0665">
        <w:rPr>
          <w:lang w:eastAsia="zh-CN"/>
        </w:rPr>
        <w:t>认知对话系统</w:t>
      </w:r>
      <w:r w:rsidRPr="00196920">
        <w:rPr>
          <w:lang w:eastAsia="zh-CN"/>
        </w:rPr>
        <w:t>。针对第</w:t>
      </w:r>
      <w:hyperlink w:anchor="_bookmark24" w:history="1">
        <w:r w:rsidRPr="00196920">
          <w:rPr>
            <w:lang w:eastAsia="zh-CN"/>
          </w:rPr>
          <w:t>2</w:t>
        </w:r>
      </w:hyperlink>
      <w:r w:rsidRPr="00196920">
        <w:rPr>
          <w:lang w:eastAsia="zh-CN"/>
        </w:rPr>
        <w:t>章阐述的基于超图的知识表示以及逻</w:t>
      </w:r>
      <w:r w:rsidRPr="00196920">
        <w:rPr>
          <w:lang w:eastAsia="zh-CN"/>
        </w:rPr>
        <w:t xml:space="preserve"> </w:t>
      </w:r>
      <w:r w:rsidRPr="00196920">
        <w:rPr>
          <w:lang w:eastAsia="zh-CN"/>
        </w:rPr>
        <w:t>辑推理系统等的理论知识，并在第</w:t>
      </w:r>
      <w:hyperlink w:anchor="_bookmark66" w:history="1">
        <w:r w:rsidRPr="00196920">
          <w:rPr>
            <w:lang w:eastAsia="zh-CN"/>
          </w:rPr>
          <w:t>5</w:t>
        </w:r>
      </w:hyperlink>
      <w:r w:rsidRPr="00196920">
        <w:rPr>
          <w:lang w:eastAsia="zh-CN"/>
        </w:rPr>
        <w:t>章介绍的自然语言理解系统的基础上，我们进</w:t>
      </w:r>
      <w:r w:rsidRPr="00196920">
        <w:rPr>
          <w:lang w:eastAsia="zh-CN"/>
        </w:rPr>
        <w:t xml:space="preserve"> </w:t>
      </w:r>
      <w:r w:rsidRPr="00196920">
        <w:rPr>
          <w:lang w:eastAsia="zh-CN"/>
        </w:rPr>
        <w:t>一步设计并实现了一个基于超图表示的语言逻辑推理系统。本章将通过几个典型例</w:t>
      </w:r>
      <w:r w:rsidRPr="00196920">
        <w:rPr>
          <w:lang w:eastAsia="zh-CN"/>
        </w:rPr>
        <w:t xml:space="preserve"> </w:t>
      </w:r>
      <w:r w:rsidRPr="00196920">
        <w:rPr>
          <w:lang w:eastAsia="zh-CN"/>
        </w:rPr>
        <w:t>子来介绍该语言逻辑推理系统的设计思路和实现步骤，也就是将自然语言通过自然</w:t>
      </w:r>
      <w:r w:rsidRPr="00196920">
        <w:rPr>
          <w:lang w:eastAsia="zh-CN"/>
        </w:rPr>
        <w:t xml:space="preserve"> </w:t>
      </w:r>
      <w:r w:rsidRPr="00196920">
        <w:rPr>
          <w:lang w:eastAsia="zh-CN"/>
        </w:rPr>
        <w:t>语言理解系统转换成超图的表示形式，并使用概率逻辑网</w:t>
      </w:r>
      <w:r w:rsidRPr="00196920">
        <w:rPr>
          <w:lang w:eastAsia="zh-CN"/>
        </w:rPr>
        <w:t xml:space="preserve"> PLN </w:t>
      </w:r>
      <w:r w:rsidRPr="00196920">
        <w:rPr>
          <w:lang w:eastAsia="zh-CN"/>
        </w:rPr>
        <w:t>来进行一些常识推</w:t>
      </w:r>
      <w:r w:rsidRPr="00196920">
        <w:rPr>
          <w:lang w:eastAsia="zh-CN"/>
        </w:rPr>
        <w:t xml:space="preserve"> </w:t>
      </w:r>
      <w:bookmarkStart w:id="306" w:name="有关比较级的推理"/>
      <w:bookmarkEnd w:id="306"/>
      <w:r w:rsidRPr="00196920">
        <w:rPr>
          <w:lang w:eastAsia="zh-CN"/>
        </w:rPr>
        <w:t>理的过程。</w:t>
      </w:r>
    </w:p>
    <w:p w:rsidR="000A3AD4" w:rsidRPr="00265954"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07" w:name="_Toc453623430"/>
      <w:bookmarkStart w:id="308" w:name="_Toc8285"/>
      <w:bookmarkEnd w:id="307"/>
    </w:p>
    <w:p w:rsidR="000A3AD4" w:rsidRPr="00265954" w:rsidRDefault="000A3AD4" w:rsidP="000C6FE5">
      <w:pPr>
        <w:pStyle w:val="Heading2"/>
        <w:numPr>
          <w:ilvl w:val="1"/>
          <w:numId w:val="76"/>
        </w:numPr>
        <w:tabs>
          <w:tab w:val="left" w:pos="210"/>
        </w:tabs>
      </w:pPr>
      <w:bookmarkStart w:id="309" w:name="_Toc453623431"/>
      <w:bookmarkStart w:id="310" w:name="_Toc327482491"/>
      <w:r w:rsidRPr="00265954">
        <w:rPr>
          <w:rFonts w:ascii="Yuanti TC Light" w:hAnsi="Yuanti TC Light" w:cs="Yuanti TC Light"/>
        </w:rPr>
        <w:t>有关比较级的推理</w:t>
      </w:r>
      <w:bookmarkEnd w:id="308"/>
      <w:bookmarkEnd w:id="309"/>
      <w:bookmarkEnd w:id="310"/>
    </w:p>
    <w:p w:rsidR="000A3AD4" w:rsidRPr="00265954" w:rsidRDefault="000A3AD4" w:rsidP="000A3AD4">
      <w:pPr>
        <w:pStyle w:val="BodyText"/>
        <w:ind w:firstLine="480"/>
        <w:rPr>
          <w:lang w:eastAsia="zh-CN"/>
        </w:rPr>
      </w:pPr>
      <w:r w:rsidRPr="00265954">
        <w:rPr>
          <w:lang w:eastAsia="zh-CN"/>
        </w:rPr>
        <w:t>首先，紧接着上一章中对比较级的句法分析的讨论，我们这里通过几个例子来</w:t>
      </w:r>
      <w:r w:rsidRPr="00265954">
        <w:rPr>
          <w:lang w:eastAsia="zh-CN"/>
        </w:rPr>
        <w:t xml:space="preserve"> </w:t>
      </w:r>
      <w:r w:rsidRPr="00265954">
        <w:rPr>
          <w:lang w:eastAsia="zh-CN"/>
        </w:rPr>
        <w:t>展示，在我们的自然语言系统输出的有关比较级的逻辑表达式上，</w:t>
      </w:r>
      <w:r w:rsidRPr="00265954">
        <w:rPr>
          <w:lang w:eastAsia="zh-CN"/>
        </w:rPr>
        <w:t xml:space="preserve">PLN </w:t>
      </w:r>
      <w:r w:rsidRPr="00265954">
        <w:rPr>
          <w:lang w:eastAsia="zh-CN"/>
        </w:rPr>
        <w:t>如何实现相</w:t>
      </w:r>
      <w:r w:rsidRPr="00265954">
        <w:rPr>
          <w:lang w:eastAsia="zh-CN"/>
        </w:rPr>
        <w:t xml:space="preserve"> </w:t>
      </w:r>
      <w:r w:rsidRPr="00265954">
        <w:rPr>
          <w:lang w:eastAsia="zh-CN"/>
        </w:rPr>
        <w:t>关推理。为了更好地显示有效的推理过程，我们在下面的例子中过滤了和比较级推</w:t>
      </w:r>
      <w:r w:rsidRPr="00265954">
        <w:rPr>
          <w:lang w:eastAsia="zh-CN"/>
        </w:rPr>
        <w:t xml:space="preserve"> </w:t>
      </w:r>
      <w:r w:rsidRPr="00265954">
        <w:rPr>
          <w:lang w:eastAsia="zh-CN"/>
        </w:rPr>
        <w:t>理无关的</w:t>
      </w:r>
      <w:r w:rsidRPr="00265954">
        <w:rPr>
          <w:lang w:eastAsia="zh-CN"/>
        </w:rPr>
        <w:t xml:space="preserve"> RelEx </w:t>
      </w:r>
      <w:r w:rsidRPr="00265954">
        <w:rPr>
          <w:lang w:eastAsia="zh-CN"/>
        </w:rPr>
        <w:t>关系和逻辑表达。</w:t>
      </w:r>
    </w:p>
    <w:p w:rsidR="000A3AD4" w:rsidRDefault="000A3AD4" w:rsidP="000A3AD4">
      <w:pPr>
        <w:pStyle w:val="BodyText"/>
        <w:ind w:firstLine="480"/>
        <w:rPr>
          <w:sz w:val="20"/>
          <w:szCs w:val="20"/>
        </w:rPr>
      </w:pPr>
      <w:r>
        <w:t>假设有：</w:t>
      </w:r>
    </w:p>
    <w:p w:rsidR="000A3AD4" w:rsidRPr="00196920" w:rsidRDefault="000A3AD4" w:rsidP="000A3AD4">
      <w:pPr>
        <w:pStyle w:val="BodyText"/>
        <w:numPr>
          <w:ilvl w:val="0"/>
          <w:numId w:val="66"/>
        </w:numPr>
        <w:ind w:firstLineChars="0"/>
        <w:rPr>
          <w:lang w:eastAsia="zh-CN"/>
        </w:rPr>
      </w:pPr>
      <w:r w:rsidRPr="00196920">
        <w:rPr>
          <w:lang w:eastAsia="zh-CN"/>
        </w:rPr>
        <w:t>Bob likes Hendrix more than the Beatles</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Bob is American</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Menudo is liked less by Americans than the Beatles</w:t>
      </w:r>
      <w:r w:rsidRPr="00196920">
        <w:rPr>
          <w:rFonts w:hint="eastAsia"/>
          <w:lang w:eastAsia="zh-CN"/>
        </w:rPr>
        <w:t>.</w:t>
      </w:r>
    </w:p>
    <w:p w:rsidR="000A3AD4" w:rsidRPr="00265954" w:rsidRDefault="000A3AD4" w:rsidP="000A3AD4">
      <w:pPr>
        <w:pStyle w:val="BodyText"/>
        <w:tabs>
          <w:tab w:val="left" w:pos="1404"/>
        </w:tabs>
        <w:ind w:firstLineChars="0" w:firstLine="0"/>
        <w:rPr>
          <w:rFonts w:asciiTheme="minorEastAsia" w:eastAsiaTheme="minorEastAsia" w:hAnsiTheme="minorEastAsia" w:cs="Times New Roman"/>
        </w:rPr>
      </w:pPr>
      <w:r w:rsidRPr="00265954">
        <w:t>那么我们可以推出：</w:t>
      </w:r>
      <w:r w:rsidRPr="00265954">
        <w:t>Bob likes Hendrix more than Menudo.</w:t>
      </w:r>
    </w:p>
    <w:p w:rsidR="000A3AD4" w:rsidRPr="00431EB7" w:rsidRDefault="000A3AD4" w:rsidP="000A3AD4">
      <w:pPr>
        <w:pStyle w:val="BodyText"/>
        <w:ind w:firstLine="480"/>
      </w:pPr>
      <w:r w:rsidRPr="00431EB7">
        <w:t>对于第一个句子，通过执行</w:t>
      </w:r>
      <w:r w:rsidRPr="00431EB7">
        <w:t xml:space="preserve"> RelEx </w:t>
      </w:r>
      <w:r w:rsidRPr="00431EB7">
        <w:t>和</w:t>
      </w:r>
      <w:r w:rsidRPr="00431EB7">
        <w:t xml:space="preserve"> RelEx2Logic</w:t>
      </w:r>
      <w:r w:rsidRPr="00431EB7">
        <w:t>，可以得到：</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Bob)</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szCs w:val="21"/>
        </w:rPr>
      </w:pPr>
      <w:r w:rsidRPr="00196920">
        <w:rPr>
          <w:rFonts w:ascii="Lucida Console" w:eastAsia="Lucida Console" w:hAnsi="Lucida Console" w:cs="Lucida Console"/>
          <w:spacing w:val="-1"/>
          <w:szCs w:val="21"/>
        </w:rPr>
        <w:t>_obj(like, Hendrix)</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ind w:left="2160" w:firstLine="720"/>
        <w:rPr>
          <w:rFonts w:ascii="Lucida Console" w:eastAsia="Lucida Console" w:hAnsi="Lucida Console" w:cs="Lucida Console"/>
          <w:spacing w:val="-1"/>
          <w:szCs w:val="21"/>
        </w:rPr>
      </w:pPr>
      <w:bookmarkStart w:id="311" w:name="基于自然语言的三段论推理"/>
      <w:bookmarkEnd w:id="311"/>
      <w:r w:rsidRPr="00196920">
        <w:rPr>
          <w:rFonts w:ascii="Lucida Console" w:eastAsia="Lucida Console" w:hAnsi="Lucida Console" w:cs="Lucida Console"/>
          <w:spacing w:val="-1"/>
          <w:szCs w:val="21"/>
        </w:rPr>
        <w:t>than(Hendrix,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Hendrix)</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Beatles</w:t>
      </w:r>
    </w:p>
    <w:p w:rsidR="000A3AD4" w:rsidRDefault="000A3AD4" w:rsidP="000A3AD4">
      <w:pPr>
        <w:spacing w:before="16" w:line="200" w:lineRule="exact"/>
        <w:rPr>
          <w:sz w:val="20"/>
          <w:szCs w:val="20"/>
        </w:rPr>
      </w:pPr>
    </w:p>
    <w:p w:rsidR="000A3AD4" w:rsidRPr="00431EB7" w:rsidRDefault="000A3AD4" w:rsidP="000A3AD4">
      <w:pPr>
        <w:pStyle w:val="BodyText"/>
        <w:ind w:firstLine="480"/>
      </w:pPr>
      <w:r w:rsidRPr="00431EB7">
        <w:t>类似地，第二个句子：</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Americans)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_obj(like, Menudo) than(Beatles, Menudo)</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TruthValueGreaterThanLink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Americans Beatles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Americans Menudo</w:t>
      </w:r>
    </w:p>
    <w:p w:rsidR="000A3AD4" w:rsidRPr="00431EB7" w:rsidRDefault="000A3AD4" w:rsidP="000A3AD4">
      <w:pPr>
        <w:pStyle w:val="BodyText"/>
        <w:ind w:firstLine="480"/>
        <w:rPr>
          <w:lang w:eastAsia="zh-CN"/>
        </w:rPr>
      </w:pPr>
      <w:r w:rsidRPr="00431EB7">
        <w:rPr>
          <w:lang w:eastAsia="zh-CN"/>
        </w:rPr>
        <w:t>从这些句子中得到的逻辑表达是非常透明的。简单地根据</w:t>
      </w:r>
      <w:r w:rsidRPr="00431EB7">
        <w:rPr>
          <w:rFonts w:hint="eastAsia"/>
          <w:lang w:eastAsia="zh-CN"/>
        </w:rPr>
        <w:t>“</w:t>
      </w:r>
      <w:r w:rsidRPr="00431EB7">
        <w:rPr>
          <w:lang w:eastAsia="zh-CN"/>
        </w:rPr>
        <w:t>TruthValue Greater Than</w:t>
      </w:r>
      <w:r w:rsidRPr="00431EB7">
        <w:rPr>
          <w:rFonts w:hint="eastAsia"/>
          <w:lang w:eastAsia="zh-CN"/>
        </w:rPr>
        <w:t>”</w:t>
      </w:r>
      <w:r w:rsidRPr="00431EB7">
        <w:rPr>
          <w:rFonts w:hint="eastAsia"/>
          <w:lang w:eastAsia="zh-CN"/>
        </w:rPr>
        <w:t xml:space="preserve"> </w:t>
      </w:r>
      <w:r w:rsidRPr="00431EB7">
        <w:rPr>
          <w:lang w:eastAsia="zh-CN"/>
        </w:rPr>
        <w:t>关系是可传播，以及</w:t>
      </w:r>
      <w:r w:rsidRPr="00431EB7">
        <w:rPr>
          <w:rFonts w:hint="eastAsia"/>
          <w:lang w:eastAsia="zh-CN"/>
        </w:rPr>
        <w:t>“</w:t>
      </w:r>
      <w:r w:rsidRPr="00431EB7">
        <w:rPr>
          <w:lang w:eastAsia="zh-CN"/>
        </w:rPr>
        <w:t>Bob is American</w:t>
      </w:r>
      <w:r w:rsidRPr="00431EB7">
        <w:rPr>
          <w:rFonts w:hint="eastAsia"/>
          <w:lang w:eastAsia="zh-CN"/>
        </w:rPr>
        <w:t>”</w:t>
      </w:r>
      <w:r w:rsidRPr="00431EB7">
        <w:rPr>
          <w:lang w:eastAsia="zh-CN"/>
        </w:rPr>
        <w:t>，</w:t>
      </w:r>
      <w:r w:rsidRPr="00431EB7">
        <w:rPr>
          <w:lang w:eastAsia="zh-CN"/>
        </w:rPr>
        <w:t>PLN</w:t>
      </w:r>
      <w:r w:rsidRPr="00431EB7">
        <w:rPr>
          <w:lang w:eastAsia="zh-CN"/>
        </w:rPr>
        <w:t>很容易推理得到结论：</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C6FE5">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Menudo</w:t>
      </w:r>
    </w:p>
    <w:p w:rsidR="000A3AD4" w:rsidRDefault="000A3AD4" w:rsidP="000A3AD4">
      <w:pPr>
        <w:pStyle w:val="BodyText"/>
        <w:ind w:left="304" w:firstLine="474"/>
        <w:rPr>
          <w:rFonts w:cs="Times New Roman"/>
          <w:spacing w:val="-3"/>
          <w:lang w:eastAsia="zh-CN"/>
        </w:rPr>
      </w:pPr>
      <w:r>
        <w:rPr>
          <w:rFonts w:cs="Times New Roman"/>
          <w:spacing w:val="-3"/>
          <w:lang w:eastAsia="zh-CN"/>
        </w:rPr>
        <w:t>那么现在所处理的知识是逻辑形式而非句法形式，因此可以调用知识库中的相关知识加入到推理过程中。例如，假设我们还知道</w:t>
      </w:r>
      <w:r>
        <w:rPr>
          <w:rFonts w:cs="Times New Roman" w:hint="eastAsia"/>
          <w:spacing w:val="-3"/>
          <w:lang w:eastAsia="zh-CN"/>
        </w:rPr>
        <w:t>“</w:t>
      </w:r>
      <w:r>
        <w:rPr>
          <w:rFonts w:cs="Times New Roman"/>
          <w:spacing w:val="-3"/>
          <w:lang w:eastAsia="zh-CN"/>
        </w:rPr>
        <w:t>Bob likes Sinatra more than Menudo</w:t>
      </w:r>
      <w:r>
        <w:rPr>
          <w:rFonts w:cs="Times New Roman" w:hint="eastAsia"/>
          <w:spacing w:val="-3"/>
          <w:lang w:eastAsia="zh-CN"/>
        </w:rPr>
        <w:t>”</w:t>
      </w:r>
      <w:r>
        <w:rPr>
          <w:rFonts w:cs="Times New Roman"/>
          <w:spacing w:val="-3"/>
          <w:lang w:eastAsia="zh-CN"/>
        </w:rPr>
        <w:t>，可表示如下：</w:t>
      </w:r>
    </w:p>
    <w:p w:rsidR="000A3AD4" w:rsidRDefault="000A3AD4" w:rsidP="000A3AD4">
      <w:pPr>
        <w:spacing w:before="19" w:line="240" w:lineRule="exact"/>
        <w:rPr>
          <w:sz w:val="24"/>
          <w:szCs w:val="24"/>
          <w:lang w:eastAsia="zh-CN"/>
        </w:rPr>
      </w:pPr>
    </w:p>
    <w:p w:rsidR="000A3AD4" w:rsidRPr="00196920" w:rsidRDefault="000A3AD4" w:rsidP="000C6FE5">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C6FE5">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C6FE5">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EvaluationLink like Bob Menudo</w:t>
      </w:r>
    </w:p>
    <w:p w:rsidR="000A3AD4" w:rsidRDefault="000A3AD4" w:rsidP="000A3AD4">
      <w:pPr>
        <w:pStyle w:val="BodyText"/>
        <w:ind w:left="304" w:firstLine="474"/>
        <w:rPr>
          <w:rFonts w:cs="Times New Roman"/>
          <w:spacing w:val="-3"/>
        </w:rPr>
      </w:pPr>
      <w:r>
        <w:rPr>
          <w:rFonts w:cs="Times New Roman"/>
          <w:spacing w:val="-3"/>
        </w:rPr>
        <w:t>根据</w:t>
      </w:r>
      <w:r>
        <w:rPr>
          <w:rFonts w:cs="Times New Roman"/>
          <w:spacing w:val="-3"/>
        </w:rPr>
        <w:t xml:space="preserve"> PLN </w:t>
      </w:r>
      <w:r>
        <w:rPr>
          <w:rFonts w:cs="Times New Roman"/>
          <w:spacing w:val="-3"/>
        </w:rPr>
        <w:t>中的回溯推理规则</w:t>
      </w:r>
      <w:r>
        <w:rPr>
          <w:rFonts w:cs="Times New Roman"/>
          <w:i/>
          <w:iCs/>
          <w:spacing w:val="-3"/>
        </w:rPr>
        <w:t xml:space="preserve"> ((A → C) </w:t>
      </w:r>
      <w:r>
        <w:rPr>
          <w:rFonts w:ascii="Palatino" w:hAnsi="Palatino" w:cs="Palatino"/>
          <w:i/>
          <w:iCs/>
          <w:spacing w:val="-3"/>
        </w:rPr>
        <w:t>∧</w:t>
      </w:r>
      <w:r>
        <w:rPr>
          <w:rFonts w:cs="Times New Roman"/>
          <w:i/>
          <w:iCs/>
          <w:spacing w:val="-3"/>
        </w:rPr>
        <w:t xml:space="preserve"> (B → C) </w:t>
      </w:r>
      <w:r>
        <w:rPr>
          <w:rFonts w:ascii="Menlo Regular" w:hAnsi="Menlo Regular" w:cs="Menlo Regular"/>
          <w:i/>
          <w:iCs/>
          <w:spacing w:val="-3"/>
        </w:rPr>
        <w:t>⇒</w:t>
      </w:r>
      <w:r>
        <w:rPr>
          <w:rFonts w:cs="Times New Roman"/>
          <w:i/>
          <w:iCs/>
          <w:spacing w:val="-3"/>
        </w:rPr>
        <w:t xml:space="preserve"> (A → C))</w:t>
      </w:r>
      <w:r>
        <w:rPr>
          <w:rFonts w:cs="Times New Roman" w:hint="eastAsia"/>
          <w:spacing w:val="-3"/>
          <w:lang w:eastAsia="zh-CN"/>
        </w:rPr>
        <w:t>，</w:t>
      </w:r>
      <w:r>
        <w:rPr>
          <w:rFonts w:cs="Times New Roman"/>
          <w:spacing w:val="-3"/>
        </w:rPr>
        <w:t>可以得到：</w:t>
      </w:r>
    </w:p>
    <w:p w:rsidR="000A3AD4" w:rsidRDefault="000A3AD4" w:rsidP="000A3AD4">
      <w:pPr>
        <w:spacing w:before="1" w:line="240" w:lineRule="exact"/>
        <w:rPr>
          <w:sz w:val="24"/>
          <w:szCs w:val="24"/>
        </w:rPr>
      </w:pPr>
    </w:p>
    <w:p w:rsidR="000A3AD4" w:rsidRPr="00196920" w:rsidRDefault="000A3AD4" w:rsidP="000C6FE5">
      <w:pPr>
        <w:ind w:leftChars="1800" w:left="294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SimilarityLink</w:t>
      </w:r>
    </w:p>
    <w:p w:rsidR="000A3AD4" w:rsidRPr="00196920" w:rsidRDefault="000A3AD4" w:rsidP="000C6FE5">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Hendrix</w:t>
      </w:r>
    </w:p>
    <w:p w:rsidR="000A3AD4" w:rsidRPr="00196920" w:rsidRDefault="000A3AD4" w:rsidP="000C6FE5">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Sinatra</w:t>
      </w:r>
    </w:p>
    <w:p w:rsidR="000A3AD4" w:rsidRPr="00431EB7" w:rsidRDefault="000A3AD4" w:rsidP="000C6FE5">
      <w:pPr>
        <w:pStyle w:val="Heading2"/>
        <w:numPr>
          <w:ilvl w:val="1"/>
          <w:numId w:val="76"/>
        </w:numPr>
        <w:tabs>
          <w:tab w:val="left" w:pos="210"/>
        </w:tabs>
        <w:rPr>
          <w:lang w:eastAsia="zh-CN"/>
        </w:rPr>
      </w:pPr>
      <w:bookmarkStart w:id="312" w:name="_Toc5691"/>
      <w:bookmarkStart w:id="313" w:name="_Toc453623432"/>
      <w:bookmarkStart w:id="314" w:name="_Toc327482492"/>
      <w:r w:rsidRPr="00431EB7">
        <w:rPr>
          <w:rFonts w:ascii="宋体" w:eastAsia="宋体" w:hAnsi="宋体" w:cs="宋体" w:hint="eastAsia"/>
          <w:lang w:eastAsia="zh-CN"/>
        </w:rPr>
        <w:t>基于自然语言的三段论推理</w:t>
      </w:r>
      <w:bookmarkEnd w:id="312"/>
      <w:bookmarkEnd w:id="313"/>
      <w:bookmarkEnd w:id="314"/>
    </w:p>
    <w:p w:rsidR="000A3AD4" w:rsidRDefault="000A3AD4" w:rsidP="000A3AD4">
      <w:pPr>
        <w:pStyle w:val="BodyText"/>
        <w:ind w:firstLine="480"/>
        <w:rPr>
          <w:lang w:eastAsia="zh-CN"/>
        </w:rPr>
      </w:pPr>
      <w:r>
        <w:rPr>
          <w:lang w:eastAsia="zh-CN"/>
        </w:rPr>
        <w:t>为了测试</w:t>
      </w:r>
      <w:r>
        <w:rPr>
          <w:lang w:eastAsia="zh-CN"/>
        </w:rPr>
        <w:t>RelEx2Logic</w:t>
      </w:r>
      <w:r>
        <w:rPr>
          <w:lang w:eastAsia="zh-CN"/>
        </w:rPr>
        <w:t>的输出用于逻辑推理的有效性，我们使用了</w:t>
      </w:r>
      <w:r>
        <w:rPr>
          <w:lang w:eastAsia="zh-CN"/>
        </w:rPr>
        <w:t>PLN</w:t>
      </w:r>
      <w:r>
        <w:rPr>
          <w:lang w:eastAsia="zh-CN"/>
        </w:rPr>
        <w:t>来执行基于自然语言输入的三段论的推理。接下来，我们给出一个基于自然语言的三段论推理的例子，和详细的推理步骤。</w:t>
      </w:r>
    </w:p>
    <w:p w:rsidR="000A3AD4" w:rsidRDefault="000A3AD4" w:rsidP="000A3AD4">
      <w:pPr>
        <w:pStyle w:val="BodyText"/>
        <w:ind w:firstLine="480"/>
        <w:rPr>
          <w:sz w:val="28"/>
          <w:szCs w:val="28"/>
          <w:lang w:eastAsia="zh-CN"/>
        </w:rPr>
      </w:pPr>
      <w:r>
        <w:rPr>
          <w:lang w:eastAsia="zh-CN"/>
        </w:rPr>
        <w:t>假设我们需要完成的推理如下：</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is a man.</w:t>
      </w:r>
      <w:r w:rsidRPr="00196920">
        <w:rPr>
          <w:rFonts w:ascii="Yuanti TC Light" w:eastAsia="Lucida Console" w:hAnsi="Yuanti TC Light" w:cs="Yuanti TC Light"/>
          <w:spacing w:val="-1"/>
          <w:szCs w:val="21"/>
        </w:rPr>
        <w:t>（苏格拉底是人）</w:t>
      </w:r>
      <w:r w:rsidRPr="00196920">
        <w:rPr>
          <w:rFonts w:ascii="Lucida Console" w:eastAsia="Lucida Console" w:hAnsi="Lucida Console" w:cs="Lucida Console"/>
          <w:spacing w:val="-1"/>
          <w:szCs w:val="21"/>
        </w:rPr>
        <w:t xml:space="preserve">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Men breath air.</w:t>
      </w:r>
      <w:r w:rsidRPr="00196920">
        <w:rPr>
          <w:rFonts w:ascii="Yuanti TC Light" w:eastAsia="Lucida Console" w:hAnsi="Yuanti TC Light" w:cs="Yuanti TC Light"/>
          <w:spacing w:val="-1"/>
          <w:szCs w:val="21"/>
        </w:rPr>
        <w:t>（人呼吸空气）</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w:t>
      </w:r>
    </w:p>
    <w:p w:rsidR="000A3AD4" w:rsidRPr="00196920" w:rsidRDefault="000A3AD4" w:rsidP="000C6FE5">
      <w:pPr>
        <w:ind w:left="2160" w:firstLine="720"/>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breath air.</w:t>
      </w:r>
      <w:r w:rsidRPr="00196920">
        <w:rPr>
          <w:rFonts w:ascii="Yuanti TC Light" w:eastAsia="Lucida Console" w:hAnsi="Yuanti TC Light" w:cs="Yuanti TC Light"/>
          <w:spacing w:val="-1"/>
          <w:szCs w:val="21"/>
        </w:rPr>
        <w:t>（苏格拉底呼吸空气）</w:t>
      </w:r>
    </w:p>
    <w:p w:rsidR="000A3AD4" w:rsidRDefault="000A3AD4" w:rsidP="000A3AD4">
      <w:pPr>
        <w:spacing w:before="1" w:line="130" w:lineRule="exact"/>
        <w:rPr>
          <w:sz w:val="13"/>
          <w:szCs w:val="13"/>
        </w:rPr>
      </w:pPr>
    </w:p>
    <w:p w:rsidR="000A3AD4" w:rsidRPr="00431EB7" w:rsidRDefault="000A3AD4" w:rsidP="000A3AD4">
      <w:pPr>
        <w:pStyle w:val="BodyText"/>
        <w:ind w:firstLine="480"/>
      </w:pPr>
      <w:r w:rsidRPr="00431EB7">
        <w:t>对于此例，推理前提在</w:t>
      </w:r>
      <w:r w:rsidRPr="00431EB7">
        <w:t xml:space="preserve"> Atomspace </w:t>
      </w:r>
      <w:r w:rsidRPr="00431EB7">
        <w:t>中可表示如下：</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w:t>
      </w:r>
      <w:r w:rsidRPr="00196920">
        <w:rPr>
          <w:rFonts w:ascii="Lucida Console" w:eastAsia="Lucida Console" w:hAnsi="Lucida Console" w:cs="Lucida Console"/>
          <w:szCs w:val="21"/>
        </w:rPr>
        <w:t>s</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5"/>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before="2"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99" w:line="672" w:lineRule="exact"/>
        <w:ind w:left="304" w:right="46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pacing w:val="-1"/>
          <w:szCs w:val="21"/>
        </w:rPr>
        <w:t>"air"</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293</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pacing w:val="-1"/>
          <w:szCs w:val="21"/>
        </w:rPr>
        <w:t>"present"</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9"/>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9"/>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227]</w:t>
      </w:r>
      <w:r w:rsidRPr="00196920">
        <w:rPr>
          <w:rFonts w:ascii="Yuanti TC Light" w:eastAsia="Microsoft JhengHei" w:hAnsi="Yuanti TC Light" w:cs="Yuanti TC Light"/>
          <w:szCs w:val="21"/>
        </w:rPr>
        <w:t>满足</w:t>
      </w:r>
      <w:r w:rsidRPr="00196920">
        <w:rPr>
          <w:rFonts w:ascii="Microsoft JhengHei" w:eastAsia="Microsoft JhengHei" w:hAnsi="Microsoft JhengHei" w:cs="Microsoft JhengHei"/>
          <w:w w:val="99"/>
          <w:szCs w:val="21"/>
        </w:rPr>
        <w:t xml:space="preserve"> </w:t>
      </w:r>
      <w:r w:rsidRPr="00196920">
        <w:rPr>
          <w:rFonts w:ascii="Lucida Console" w:eastAsia="Lucida Console" w:hAnsi="Lucida Console" w:cs="Lucida Console"/>
          <w:spacing w:val="-1"/>
          <w:szCs w:val="21"/>
        </w:rPr>
        <w:t>breathe(x,y</w:t>
      </w:r>
      <w:r w:rsidRPr="00196920">
        <w:rPr>
          <w:rFonts w:ascii="Yuanti TC Light" w:eastAsia="Microsoft JhengHei" w:hAnsi="Yuanti TC Light" w:cs="Yuanti TC Light"/>
          <w:szCs w:val="21"/>
        </w:rPr>
        <w:t>的多元组可表示如</w:t>
      </w:r>
      <w:r w:rsidRPr="00196920">
        <w:rPr>
          <w:rFonts w:ascii="Arial Unicode MS" w:eastAsia="Arial Unicode MS" w:hAnsi="Arial Unicode MS" w:cs="Arial Unicode MS"/>
          <w:spacing w:val="-1"/>
          <w:szCs w:val="21"/>
        </w:rPr>
        <w:t>：</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p>
    <w:p w:rsidR="000A3AD4" w:rsidRPr="00196920" w:rsidRDefault="000A3AD4" w:rsidP="000A3AD4">
      <w:pPr>
        <w:spacing w:before="67"/>
        <w:ind w:left="417" w:right="50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szCs w:val="21"/>
        </w:rPr>
        <w:t>breathe(x,y</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Default="000A3AD4" w:rsidP="000A3AD4">
      <w:pPr>
        <w:spacing w:line="474" w:lineRule="auto"/>
        <w:ind w:left="326" w:right="4723" w:hanging="210"/>
        <w:jc w:val="both"/>
        <w:rPr>
          <w:rFonts w:ascii="Lucida Console" w:eastAsia="Lucida Console" w:hAnsi="Lucida Console" w:cs="Lucida Console"/>
          <w:w w:val="102"/>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p>
    <w:p w:rsidR="000A3AD4" w:rsidRPr="00196920" w:rsidRDefault="000A3AD4" w:rsidP="000A3AD4">
      <w:pPr>
        <w:spacing w:line="474" w:lineRule="auto"/>
        <w:ind w:left="326" w:right="4723" w:hanging="210"/>
        <w:jc w:val="both"/>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"breathe@218"</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[287</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0.000000</w:t>
      </w:r>
      <w:r w:rsidRPr="00196920">
        <w:rPr>
          <w:rFonts w:ascii="Lucida Console" w:eastAsia="Lucida Console" w:hAnsi="Lucida Console" w:cs="Lucida Console"/>
          <w:szCs w:val="21"/>
        </w:rPr>
        <w:t>)</w:t>
      </w:r>
    </w:p>
    <w:p w:rsidR="000A3AD4" w:rsidRPr="00196920" w:rsidRDefault="000A3AD4" w:rsidP="000A3AD4">
      <w:pPr>
        <w:spacing w:line="474" w:lineRule="auto"/>
        <w:ind w:left="536" w:right="48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[296</w:t>
      </w:r>
      <w:r w:rsidRPr="00196920">
        <w:rPr>
          <w:rFonts w:ascii="Lucida Console" w:eastAsia="Lucida Console" w:hAnsi="Lucida Console" w:cs="Lucida Console"/>
          <w:szCs w:val="21"/>
        </w:rPr>
        <w:t>]</w:t>
      </w:r>
    </w:p>
    <w:p w:rsidR="000A3AD4" w:rsidRPr="00196920" w:rsidRDefault="000A3AD4" w:rsidP="000A3AD4">
      <w:pPr>
        <w:spacing w:before="46" w:line="650" w:lineRule="atLeast"/>
        <w:ind w:left="117" w:right="1877"/>
        <w:rPr>
          <w:rFonts w:ascii="Lucida Console" w:eastAsia="Lucida Console" w:hAnsi="Lucida Console" w:cs="Lucida Console"/>
          <w:szCs w:val="21"/>
        </w:rPr>
      </w:pPr>
      <w:r w:rsidRPr="00196920">
        <w:rPr>
          <w:rFonts w:ascii="Lucida Console" w:eastAsia="Lucida Console" w:hAnsi="Lucida Console" w:cs="Lucida Console"/>
          <w:spacing w:val="-2"/>
          <w:w w:val="105"/>
          <w:szCs w:val="21"/>
        </w:rPr>
        <w:t>"Socrate</w:t>
      </w:r>
      <w:r w:rsidRPr="00196920">
        <w:rPr>
          <w:rFonts w:ascii="Lucida Console" w:eastAsia="Lucida Console" w:hAnsi="Lucida Console" w:cs="Lucida Console"/>
          <w:w w:val="105"/>
          <w:szCs w:val="21"/>
        </w:rPr>
        <w:t>s</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w w:val="105"/>
          <w:szCs w:val="21"/>
        </w:rPr>
        <w:t>I</w:t>
      </w:r>
      <w:r w:rsidRPr="00196920">
        <w:rPr>
          <w:rFonts w:ascii="Lucida Console" w:eastAsia="Lucida Console" w:hAnsi="Lucida Console" w:cs="Lucida Console"/>
          <w:spacing w:val="-2"/>
          <w:w w:val="105"/>
          <w:szCs w:val="21"/>
        </w:rPr>
        <w:t>S-</w:t>
      </w:r>
      <w:r w:rsidRPr="00196920">
        <w:rPr>
          <w:rFonts w:ascii="Lucida Console" w:eastAsia="Lucida Console" w:hAnsi="Lucida Console" w:cs="Lucida Console"/>
          <w:w w:val="105"/>
          <w:szCs w:val="21"/>
        </w:rPr>
        <w:t>A</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2"/>
          <w:w w:val="105"/>
          <w:szCs w:val="21"/>
        </w:rPr>
        <w:t>ma</w:t>
      </w:r>
      <w:r w:rsidRPr="00196920">
        <w:rPr>
          <w:rFonts w:ascii="Lucida Console" w:eastAsia="Lucida Console" w:hAnsi="Lucida Console" w:cs="Lucida Console"/>
          <w:spacing w:val="-64"/>
          <w:w w:val="105"/>
          <w:szCs w:val="21"/>
        </w:rPr>
        <w:t>n</w:t>
      </w:r>
      <w:r w:rsidRPr="00196920">
        <w:rPr>
          <w:rFonts w:ascii="Arial Unicode MS" w:eastAsia="Arial Unicode MS" w:hAnsi="Arial Unicode MS" w:cs="Arial Unicode MS"/>
          <w:spacing w:val="-70"/>
          <w:w w:val="105"/>
          <w:szCs w:val="21"/>
        </w:rPr>
        <w:t>（</w:t>
      </w:r>
      <w:r w:rsidRPr="00196920">
        <w:rPr>
          <w:rFonts w:ascii="Arial Unicode MS" w:eastAsia="Arial Unicode MS" w:hAnsi="Arial Unicode MS" w:cs="Arial Unicode MS" w:hint="eastAsia"/>
          <w:spacing w:val="-1"/>
          <w:w w:val="105"/>
          <w:szCs w:val="21"/>
          <w:lang w:eastAsia="zh-CN"/>
        </w:rPr>
        <w:t>“</w:t>
      </w:r>
      <w:r w:rsidRPr="00196920">
        <w:rPr>
          <w:rFonts w:ascii="Yuanti TC Light" w:eastAsia="Microsoft JhengHei" w:hAnsi="Yuanti TC Light" w:cs="Yuanti TC Light"/>
          <w:w w:val="105"/>
          <w:szCs w:val="21"/>
        </w:rPr>
        <w:t>苏格拉底是人</w:t>
      </w:r>
      <w:r w:rsidRPr="00196920">
        <w:rPr>
          <w:rFonts w:ascii="Arial Unicode MS" w:eastAsia="Arial Unicode MS" w:hAnsi="Arial Unicode MS" w:cs="Arial Unicode MS" w:hint="eastAsia"/>
          <w:spacing w:val="-24"/>
          <w:w w:val="105"/>
          <w:szCs w:val="21"/>
          <w:lang w:eastAsia="zh-CN"/>
        </w:rPr>
        <w:t>”</w:t>
      </w:r>
      <w:r w:rsidRPr="00196920">
        <w:rPr>
          <w:rFonts w:ascii="Arial Unicode MS" w:eastAsia="Arial Unicode MS" w:hAnsi="Arial Unicode MS" w:cs="Arial Unicode MS"/>
          <w:spacing w:val="-2"/>
          <w:w w:val="105"/>
          <w:szCs w:val="21"/>
        </w:rPr>
        <w:t>）</w:t>
      </w:r>
      <w:r w:rsidRPr="00196920">
        <w:rPr>
          <w:rFonts w:ascii="Yuanti TC Light" w:eastAsia="Microsoft JhengHei" w:hAnsi="Yuanti TC Light" w:cs="Yuanti TC Light"/>
          <w:w w:val="105"/>
          <w:szCs w:val="21"/>
        </w:rPr>
        <w:t>可表示如下</w:t>
      </w:r>
      <w:r w:rsidRPr="00196920">
        <w:rPr>
          <w:rFonts w:ascii="Arial Unicode MS" w:eastAsia="Arial Unicode MS" w:hAnsi="Arial Unicode MS" w:cs="Arial Unicode MS"/>
          <w:spacing w:val="-2"/>
          <w:w w:val="105"/>
          <w:szCs w:val="21"/>
        </w:rPr>
        <w:t>：</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2"/>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32"/>
          <w:w w:val="105"/>
          <w:szCs w:val="21"/>
        </w:rPr>
        <w:t xml:space="preserve"> </w:t>
      </w:r>
      <w:r w:rsidRPr="00196920">
        <w:rPr>
          <w:rFonts w:ascii="Lucida Console" w:eastAsia="Lucida Console" w:hAnsi="Lucida Console" w:cs="Lucida Console"/>
          <w:spacing w:val="-2"/>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2"/>
          <w:w w:val="105"/>
          <w:szCs w:val="21"/>
        </w:rPr>
        <w:t>1.00000</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2"/>
          <w:w w:val="105"/>
          <w:szCs w:val="21"/>
        </w:rPr>
        <w:t>1.000000</w:t>
      </w:r>
      <w:r w:rsidRPr="00196920">
        <w:rPr>
          <w:rFonts w:ascii="Lucida Console" w:eastAsia="Lucida Console" w:hAnsi="Lucida Console" w:cs="Lucida Console"/>
          <w:w w:val="105"/>
          <w:szCs w:val="21"/>
        </w:rPr>
        <w:t>)</w:t>
      </w:r>
    </w:p>
    <w:p w:rsidR="000A3AD4" w:rsidRPr="00196920" w:rsidRDefault="000A3AD4" w:rsidP="000A3AD4">
      <w:pPr>
        <w:spacing w:before="6" w:line="160" w:lineRule="exact"/>
        <w:rPr>
          <w:szCs w:val="21"/>
        </w:rPr>
      </w:pPr>
    </w:p>
    <w:p w:rsidR="000A3AD4" w:rsidRPr="00196920" w:rsidRDefault="000A3AD4" w:rsidP="000A3AD4">
      <w:pPr>
        <w:spacing w:line="474" w:lineRule="auto"/>
        <w:ind w:left="326" w:right="376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line="194" w:lineRule="exact"/>
        <w:ind w:left="117"/>
        <w:rPr>
          <w:rFonts w:ascii="Lucida Console" w:eastAsia="Lucida Console" w:hAnsi="Lucida Console" w:cs="Lucida Console"/>
          <w:spacing w:val="-1"/>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6"/>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5"/>
          <w:szCs w:val="21"/>
        </w:rPr>
        <w:t xml:space="preserve"> </w:t>
      </w:r>
      <w:r w:rsidRPr="00196920">
        <w:rPr>
          <w:rFonts w:ascii="Lucida Console" w:eastAsia="Lucida Console" w:hAnsi="Lucida Console" w:cs="Lucida Console"/>
          <w:spacing w:val="-1"/>
          <w:szCs w:val="21"/>
        </w:rPr>
        <w:t>[223]</w:t>
      </w:r>
    </w:p>
    <w:p w:rsidR="000A3AD4" w:rsidRDefault="000A3AD4" w:rsidP="000A3AD4">
      <w:pPr>
        <w:spacing w:line="194" w:lineRule="exact"/>
        <w:rPr>
          <w:rFonts w:ascii="Lucida Console" w:eastAsia="Lucida Console" w:hAnsi="Lucida Console" w:cs="Lucida Console"/>
          <w:spacing w:val="-1"/>
          <w:sz w:val="17"/>
          <w:szCs w:val="17"/>
        </w:rPr>
      </w:pPr>
    </w:p>
    <w:p w:rsidR="000A3AD4" w:rsidRDefault="000A3AD4" w:rsidP="000A3AD4">
      <w:pPr>
        <w:spacing w:before="46" w:line="650" w:lineRule="atLeast"/>
        <w:ind w:left="117" w:right="1877"/>
        <w:rPr>
          <w:rFonts w:ascii="Microsoft JhengHei" w:eastAsia="Microsoft JhengHei" w:hAnsi="Microsoft JhengHei" w:cs="Microsoft JhengHei"/>
          <w:w w:val="105"/>
        </w:rPr>
      </w:pPr>
      <w:r>
        <w:rPr>
          <w:rFonts w:ascii="Yuanti TC Light" w:eastAsia="Microsoft JhengHei" w:hAnsi="Yuanti TC Light" w:cs="Yuanti TC Light"/>
          <w:w w:val="105"/>
        </w:rPr>
        <w:t>具体实例继承于泛化概念：</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[219</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8"/>
          <w:szCs w:val="21"/>
          <w:lang w:eastAsia="zh-CN"/>
        </w:rPr>
        <w:t xml:space="preserve"> </w:t>
      </w: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8"/>
          <w:szCs w:val="21"/>
          <w:lang w:eastAsia="zh-CN"/>
        </w:rPr>
        <w:t xml:space="preserve"> </w:t>
      </w:r>
      <w:r w:rsidRPr="00196920">
        <w:rPr>
          <w:rFonts w:ascii="Lucida Console" w:eastAsia="Lucida Console" w:hAnsi="Lucida Console" w:cs="Lucida Console"/>
          <w:spacing w:val="-1"/>
          <w:szCs w:val="21"/>
          <w:lang w:eastAsia="zh-CN"/>
        </w:rPr>
        <w:t>[222</w:t>
      </w:r>
      <w:r w:rsidRPr="00196920">
        <w:rPr>
          <w:rFonts w:ascii="Lucida Console" w:eastAsia="Lucida Console" w:hAnsi="Lucida Console" w:cs="Lucida Console"/>
          <w:szCs w:val="21"/>
          <w:lang w:eastAsia="zh-CN"/>
        </w:rPr>
        <w:t>]</w:t>
      </w:r>
    </w:p>
    <w:p w:rsidR="000A3AD4" w:rsidRPr="00196920" w:rsidRDefault="000A3AD4" w:rsidP="000A3AD4">
      <w:pPr>
        <w:spacing w:line="200" w:lineRule="exact"/>
        <w:rPr>
          <w:szCs w:val="21"/>
          <w:lang w:eastAsia="zh-CN"/>
        </w:rPr>
      </w:pPr>
    </w:p>
    <w:p w:rsidR="000A3AD4" w:rsidRDefault="000A3AD4" w:rsidP="000A3AD4">
      <w:pPr>
        <w:spacing w:before="13" w:line="260" w:lineRule="exact"/>
        <w:rPr>
          <w:sz w:val="26"/>
          <w:szCs w:val="26"/>
          <w:lang w:eastAsia="zh-CN"/>
        </w:rPr>
      </w:pPr>
    </w:p>
    <w:p w:rsidR="000A3AD4" w:rsidRDefault="000A3AD4" w:rsidP="000A3AD4">
      <w:pPr>
        <w:pStyle w:val="BodyText"/>
        <w:ind w:firstLine="480"/>
        <w:rPr>
          <w:sz w:val="15"/>
          <w:szCs w:val="15"/>
          <w:lang w:eastAsia="zh-CN"/>
        </w:rPr>
      </w:pPr>
      <w:r>
        <w:rPr>
          <w:lang w:eastAsia="zh-CN"/>
        </w:rPr>
        <w:t>下图显示了</w:t>
      </w:r>
      <w:r>
        <w:rPr>
          <w:lang w:eastAsia="zh-CN"/>
        </w:rPr>
        <w:t xml:space="preserve"> PLN </w:t>
      </w:r>
      <w:r>
        <w:rPr>
          <w:lang w:eastAsia="zh-CN"/>
        </w:rPr>
        <w:t>的推理路径以及每一步中使用的推理规则：</w:t>
      </w:r>
    </w:p>
    <w:p w:rsidR="000A3AD4" w:rsidRDefault="000A3AD4" w:rsidP="000A3AD4">
      <w:pPr>
        <w:spacing w:line="200" w:lineRule="exact"/>
        <w:rPr>
          <w:sz w:val="20"/>
          <w:szCs w:val="20"/>
          <w:lang w:eastAsia="zh-CN"/>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成员变量泛化规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GeneralEvaluationToMemberRule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ind w:left="513" w:right="4536"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p>
    <w:p w:rsidR="000A3AD4" w:rsidRPr="00196920" w:rsidRDefault="000A3AD4" w:rsidP="000A3AD4">
      <w:pPr>
        <w:ind w:left="723"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358</w:t>
      </w:r>
      <w:r w:rsidRPr="00196920">
        <w:rPr>
          <w:rFonts w:ascii="Times New Roman" w:eastAsia="Lucida Console" w:hAnsi="Times New Roman" w:cs="Times New Roman"/>
          <w:szCs w:val="21"/>
        </w:rPr>
        <w:t>]</w:t>
      </w:r>
    </w:p>
    <w:p w:rsidR="000A3AD4" w:rsidRPr="00196920" w:rsidRDefault="000A3AD4" w:rsidP="000A3AD4">
      <w:pPr>
        <w:ind w:left="304"/>
        <w:rPr>
          <w:rFonts w:ascii="Times New Roman" w:eastAsia="Microsoft JhengHei"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3"/>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359]</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以及</w:t>
      </w:r>
    </w:p>
    <w:p w:rsidR="000A3AD4" w:rsidRPr="00196920" w:rsidRDefault="000A3AD4" w:rsidP="000A3AD4">
      <w:pPr>
        <w:spacing w:before="11"/>
        <w:rPr>
          <w:rFonts w:ascii="Times New Roman" w:hAnsi="Times New Roman" w:cs="Times New Roman"/>
          <w:szCs w:val="21"/>
        </w:rPr>
      </w:pPr>
    </w:p>
    <w:p w:rsidR="000A3AD4" w:rsidRPr="00196920" w:rsidRDefault="000A3AD4" w:rsidP="000A3AD4">
      <w:pPr>
        <w:ind w:left="304" w:right="3376"/>
        <w:rPr>
          <w:rFonts w:ascii="Times New Roman" w:eastAsia="Lucida Console" w:hAnsi="Times New Roman" w:cs="Times New Roman"/>
          <w:szCs w:val="21"/>
        </w:rPr>
      </w:pPr>
      <w:r w:rsidRPr="00196920">
        <w:rPr>
          <w:rFonts w:ascii="Times New Roman" w:eastAsia="Lucida Console" w:hAnsi="Times New Roman" w:cs="Times New Roman"/>
          <w:spacing w:val="-1"/>
          <w:w w:val="95"/>
          <w:szCs w:val="21"/>
        </w:rPr>
        <w:t>(</w:t>
      </w:r>
      <w:r w:rsidRPr="00196920">
        <w:rPr>
          <w:rFonts w:ascii="Yuanti TC Light" w:eastAsia="Microsoft JhengHei" w:hAnsi="Yuanti TC Light" w:cs="Yuanti TC Light"/>
          <w:w w:val="95"/>
          <w:szCs w:val="21"/>
        </w:rPr>
        <w:t>中其他变量被泛化后的个其他变体</w:t>
      </w:r>
      <w:r w:rsidRPr="00196920">
        <w:rPr>
          <w:rFonts w:ascii="Times New Roman" w:eastAsia="Arial Unicode MS" w:hAnsi="Times New Roman" w:cs="Times New Roman"/>
          <w:spacing w:val="-1"/>
          <w:w w:val="95"/>
          <w:szCs w:val="21"/>
        </w:rPr>
        <w:t>）</w:t>
      </w:r>
      <w:r w:rsidRPr="00196920">
        <w:rPr>
          <w:rFonts w:ascii="Times New Roman" w:eastAsia="Lucida Console" w:hAnsi="Times New Roman" w:cs="Times New Roman"/>
          <w:spacing w:val="-1"/>
          <w:w w:val="95"/>
          <w:szCs w:val="21"/>
        </w:rPr>
        <w:t>ListLink</w:t>
      </w:r>
      <w:r w:rsidRPr="00196920">
        <w:rPr>
          <w:rFonts w:ascii="Times New Roman" w:eastAsia="Lucida Console" w:hAnsi="Times New Roman" w:cs="Times New Roman"/>
          <w:w w:val="95"/>
          <w:szCs w:val="21"/>
        </w:rPr>
        <w:t>3</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513" w:right="3391"/>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446</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成员继承规则</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MemberToInheritanc</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4"/>
          <w:szCs w:val="21"/>
        </w:rPr>
        <w:t xml:space="preserve"> </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上一步的输出输</w:t>
      </w:r>
      <w:r w:rsidRPr="00196920">
        <w:rPr>
          <w:rFonts w:ascii="Yuanti TC Light" w:eastAsia="Microsoft JhengHei" w:hAnsi="Yuanti TC Light" w:cs="Yuanti TC Light"/>
          <w:spacing w:val="-1"/>
          <w:szCs w:val="21"/>
        </w:rPr>
        <w:t>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10"/>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745"/>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20" w:right="7430"/>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26"/>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pacing w:val="-1"/>
          <w:szCs w:val="21"/>
        </w:rPr>
        <w:t>[6107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431"/>
        </w:tabs>
        <w:ind w:left="431"/>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溯因推理规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AbductionRule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[354</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5"/>
          <w:szCs w:val="21"/>
        </w:rPr>
        <w:t xml:space="preserve"> </w:t>
      </w:r>
      <w:r w:rsidRPr="00196920">
        <w:rPr>
          <w:rFonts w:ascii="Times New Roman" w:eastAsia="Lucida Console" w:hAnsi="Times New Roman" w:cs="Times New Roman"/>
          <w:spacing w:val="-1"/>
          <w:szCs w:val="21"/>
        </w:rPr>
        <w:t>[285]</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0.988901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[609</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117"/>
        <w:rPr>
          <w:rFonts w:ascii="Times New Roman" w:eastAsia="Microsoft JhengHei" w:hAnsi="Times New Roman" w:cs="Times New Roman"/>
          <w:szCs w:val="21"/>
        </w:rPr>
      </w:pPr>
      <w:r w:rsidRPr="00196920">
        <w:rPr>
          <w:rFonts w:ascii="Times New Roman" w:eastAsia="Lucida Console" w:hAnsi="Times New Roman" w:cs="Times New Roman"/>
          <w:szCs w:val="21"/>
        </w:rPr>
        <w:t>4)</w:t>
      </w:r>
      <w:r w:rsidRPr="00196920">
        <w:rPr>
          <w:rFonts w:ascii="Times New Roman" w:eastAsia="Lucida Console" w:hAnsi="Times New Roman" w:cs="Times New Roman"/>
          <w:spacing w:val="-24"/>
          <w:szCs w:val="21"/>
        </w:rPr>
        <w:t xml:space="preserve"> </w:t>
      </w:r>
      <w:r w:rsidRPr="00196920">
        <w:rPr>
          <w:rFonts w:ascii="Yuanti TC Light" w:eastAsia="Microsoft JhengHei" w:hAnsi="Yuanti TC Light" w:cs="Yuanti TC Light"/>
          <w:szCs w:val="21"/>
        </w:rPr>
        <w:t>演绎推理规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DeductionRule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上一条输出以及下面的原子集合</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5"/>
          <w:szCs w:val="21"/>
        </w:rPr>
        <w:t xml:space="preserve"> </w:t>
      </w:r>
      <w:r w:rsidRPr="00196920">
        <w:rPr>
          <w:rFonts w:ascii="Times New Roman" w:eastAsia="Lucida Console" w:hAnsi="Times New Roman" w:cs="Times New Roman"/>
          <w:spacing w:val="-1"/>
          <w:szCs w:val="21"/>
        </w:rPr>
        <w:t>[286]</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0.991755</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[777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117"/>
        <w:rPr>
          <w:rFonts w:ascii="Times New Roman" w:eastAsia="Microsoft JhengHei" w:hAnsi="Times New Roman" w:cs="Times New Roman"/>
          <w:szCs w:val="21"/>
        </w:rPr>
      </w:pPr>
      <w:r w:rsidRPr="00196920">
        <w:rPr>
          <w:rFonts w:ascii="Times New Roman" w:eastAsia="Lucida Console" w:hAnsi="Times New Roman" w:cs="Times New Roman"/>
          <w:szCs w:val="21"/>
        </w:rPr>
        <w:t>5)</w:t>
      </w:r>
      <w:r w:rsidRPr="00196920">
        <w:rPr>
          <w:rFonts w:ascii="Times New Roman" w:eastAsia="Lucida Console" w:hAnsi="Times New Roman" w:cs="Times New Roman"/>
          <w:spacing w:val="-15"/>
          <w:szCs w:val="21"/>
        </w:rPr>
        <w:t xml:space="preserve"> </w:t>
      </w:r>
      <w:r w:rsidRPr="00196920">
        <w:rPr>
          <w:rFonts w:ascii="Yuanti TC Light" w:eastAsia="Microsoft JhengHei" w:hAnsi="Yuanti TC Light" w:cs="Yuanti TC Light"/>
          <w:szCs w:val="21"/>
        </w:rPr>
        <w:t>演绎推理规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DeductionRule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步骤</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和步</w:t>
      </w:r>
      <w:r w:rsidRPr="00196920">
        <w:rPr>
          <w:rFonts w:ascii="Yuanti TC Light" w:eastAsia="Microsoft JhengHei" w:hAnsi="Yuanti TC Light" w:cs="Yuanti TC Light"/>
          <w:spacing w:val="-1"/>
          <w:szCs w:val="21"/>
        </w:rPr>
        <w:t>骤</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的输出</w:t>
      </w:r>
    </w:p>
    <w:p w:rsidR="000A3AD4" w:rsidRPr="00196920" w:rsidRDefault="000A3AD4" w:rsidP="000A3AD4">
      <w:pPr>
        <w:ind w:left="117"/>
        <w:rPr>
          <w:rFonts w:ascii="Times New Roman" w:hAnsi="Times New Roman" w:cs="Times New Roman"/>
          <w:szCs w:val="21"/>
        </w:rPr>
      </w:pPr>
      <w:r w:rsidRPr="00196920">
        <w:rPr>
          <w:rFonts w:ascii="Times New Roman" w:eastAsia="Lucida Console" w:hAnsi="Times New Roman" w:cs="Times New Roman"/>
          <w:szCs w:val="21"/>
        </w:rPr>
        <w:t>2</w:t>
      </w:r>
      <w:r w:rsidRPr="00196920">
        <w:rPr>
          <w:rFonts w:ascii="Times New Roman" w:eastAsia="Lucida Console" w:hAnsi="Times New Roman" w:cs="Times New Roman"/>
          <w:spacing w:val="-1"/>
          <w:szCs w:val="21"/>
        </w:rPr>
        <w:t>4</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.986333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[923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8605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0"/>
          <w:szCs w:val="21"/>
        </w:rPr>
        <w:t xml:space="preserve"> </w:t>
      </w:r>
      <w:r w:rsidRPr="00196920">
        <w:rPr>
          <w:rFonts w:ascii="Times New Roman" w:eastAsia="Lucida Console" w:hAnsi="Times New Roman" w:cs="Times New Roman"/>
          <w:spacing w:val="-1"/>
          <w:szCs w:val="21"/>
        </w:rPr>
        <w:t>[12317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1"/>
          <w:numId w:val="12"/>
        </w:numPr>
        <w:tabs>
          <w:tab w:val="left" w:pos="618"/>
        </w:tabs>
        <w:ind w:left="618"/>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成员变量继承规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InheritanceToMemberRule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上一条规则的输出输出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[385</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16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"breathe@7f5b"</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[388</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389</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6375</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04"/>
        <w:rPr>
          <w:rFonts w:ascii="Times New Roman" w:hAnsi="Times New Roman" w:cs="Times New Roman"/>
          <w:szCs w:val="21"/>
        </w:rPr>
      </w:pPr>
      <w:r w:rsidRPr="00196920">
        <w:rPr>
          <w:rFonts w:ascii="Times New Roman" w:eastAsia="Lucida Console" w:hAnsi="Times New Roman" w:cs="Times New Roman"/>
          <w:spacing w:val="-1"/>
          <w:szCs w:val="21"/>
        </w:rPr>
        <w:t>7</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1"/>
          <w:szCs w:val="21"/>
        </w:rPr>
        <w:t xml:space="preserve"> </w:t>
      </w:r>
      <w:r w:rsidRPr="00196920">
        <w:rPr>
          <w:rFonts w:ascii="Yuanti TC Light" w:eastAsia="Microsoft JhengHei" w:hAnsi="Yuanti TC Light" w:cs="Yuanti TC Light"/>
          <w:spacing w:val="-9"/>
          <w:szCs w:val="21"/>
        </w:rPr>
        <w:t>成员变量赋值规</w:t>
      </w:r>
      <w:r w:rsidRPr="00196920">
        <w:rPr>
          <w:rFonts w:ascii="Yuanti TC Light" w:eastAsia="Microsoft JhengHei" w:hAnsi="Yuanti TC Light" w:cs="Yuanti TC Light"/>
          <w:spacing w:val="-24"/>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MemberToEvaluationRule</w:t>
      </w:r>
      <w:r w:rsidRPr="00196920">
        <w:rPr>
          <w:rFonts w:ascii="Yuanti TC Light" w:eastAsia="Microsoft JhengHei" w:hAnsi="Yuanti TC Light" w:cs="Yuanti TC Light"/>
          <w:spacing w:val="-9"/>
          <w:szCs w:val="21"/>
        </w:rPr>
        <w:t>输</w:t>
      </w:r>
      <w:r w:rsidRPr="00196920">
        <w:rPr>
          <w:rFonts w:ascii="Yuanti TC Light" w:eastAsia="Microsoft JhengHei" w:hAnsi="Yuanti TC Light" w:cs="Yuanti TC Light"/>
          <w:spacing w:val="-1"/>
          <w:szCs w:val="21"/>
        </w:rPr>
        <w:t>入</w:t>
      </w:r>
      <w:r w:rsidRPr="00196920">
        <w:rPr>
          <w:rFonts w:ascii="Times New Roman" w:eastAsia="Arial Unicode MS" w:hAnsi="Times New Roman" w:cs="Times New Roman"/>
          <w:spacing w:val="-40"/>
          <w:szCs w:val="21"/>
        </w:rPr>
        <w:t>：</w:t>
      </w:r>
      <w:r w:rsidRPr="00196920">
        <w:rPr>
          <w:rFonts w:ascii="Yuanti TC Light" w:eastAsia="Microsoft JhengHei" w:hAnsi="Yuanti TC Light" w:cs="Yuanti TC Light"/>
          <w:spacing w:val="-9"/>
          <w:szCs w:val="21"/>
        </w:rPr>
        <w:t>上一条规则的输</w:t>
      </w:r>
      <w:r w:rsidRPr="00196920">
        <w:rPr>
          <w:rFonts w:ascii="Yuanti TC Light" w:eastAsia="Microsoft JhengHei" w:hAnsi="Yuanti TC Light" w:cs="Yuanti TC Light"/>
          <w:spacing w:val="-10"/>
          <w:szCs w:val="21"/>
        </w:rPr>
        <w:t>出</w:t>
      </w:r>
      <w:r w:rsidRPr="00196920">
        <w:rPr>
          <w:rFonts w:ascii="Yuanti TC Light" w:eastAsia="Microsoft JhengHei" w:hAnsi="Yuanti TC Light" w:cs="Yuanti TC Light"/>
          <w:spacing w:val="-9"/>
          <w:szCs w:val="21"/>
        </w:rPr>
        <w:t>最终推理结</w:t>
      </w:r>
      <w:r w:rsidRPr="00196920">
        <w:rPr>
          <w:rFonts w:ascii="Yuanti TC Light" w:eastAsia="Microsoft JhengHei" w:hAnsi="Yuanti TC Light" w:cs="Yuanti TC Light"/>
          <w:spacing w:val="-1"/>
          <w:szCs w:val="21"/>
        </w:rPr>
        <w:t>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326" w:right="4723"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536"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326"/>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pacing w:val="-1"/>
          <w:szCs w:val="21"/>
          <w:lang w:eastAsia="zh-CN"/>
        </w:rPr>
        <w:t>[922</w:t>
      </w:r>
      <w:r w:rsidRPr="00196920">
        <w:rPr>
          <w:rFonts w:ascii="Times New Roman" w:eastAsia="Lucida Console" w:hAnsi="Times New Roman" w:cs="Times New Roman"/>
          <w:szCs w:val="21"/>
          <w:lang w:eastAsia="zh-CN"/>
        </w:rPr>
        <w:t>]</w:t>
      </w:r>
    </w:p>
    <w:p w:rsidR="000A3AD4" w:rsidRPr="00196920" w:rsidRDefault="000A3AD4" w:rsidP="000A3AD4">
      <w:pPr>
        <w:spacing w:before="6"/>
        <w:rPr>
          <w:rFonts w:ascii="Times New Roman" w:hAnsi="Times New Roman" w:cs="Times New Roman"/>
          <w:szCs w:val="21"/>
          <w:lang w:eastAsia="zh-CN"/>
        </w:rPr>
      </w:pPr>
    </w:p>
    <w:p w:rsidR="000A3AD4" w:rsidRPr="00196920" w:rsidRDefault="000A3AD4" w:rsidP="000A3AD4">
      <w:pPr>
        <w:ind w:left="117" w:right="7865"/>
        <w:jc w:val="both"/>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pacing w:val="-1"/>
          <w:szCs w:val="21"/>
          <w:lang w:eastAsia="zh-CN"/>
        </w:rPr>
        <w:t>[388</w:t>
      </w:r>
      <w:r w:rsidRPr="00196920">
        <w:rPr>
          <w:rFonts w:ascii="Times New Roman" w:eastAsia="Lucida Console" w:hAnsi="Times New Roman" w:cs="Times New Roman"/>
          <w:szCs w:val="21"/>
          <w:lang w:eastAsia="zh-CN"/>
        </w:rPr>
        <w:t>]</w:t>
      </w:r>
    </w:p>
    <w:p w:rsidR="000A3AD4" w:rsidRDefault="000A3AD4" w:rsidP="000A3AD4">
      <w:pPr>
        <w:spacing w:before="7" w:line="150" w:lineRule="exact"/>
        <w:rPr>
          <w:sz w:val="15"/>
          <w:szCs w:val="15"/>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需要说明的是，上述提供的从前提到结论的推理路径中，只显示了在推理过程中提供有用信息的推理步骤。在推理过程中，</w:t>
      </w:r>
      <w:r>
        <w:rPr>
          <w:lang w:eastAsia="zh-CN"/>
        </w:rPr>
        <w:t>PLN</w:t>
      </w:r>
      <w:r>
        <w:rPr>
          <w:lang w:eastAsia="zh-CN"/>
        </w:rPr>
        <w:t>的后向推理链尝试并放弃大量其他的</w:t>
      </w:r>
      <w:bookmarkStart w:id="315" w:name="_bookmark105"/>
      <w:bookmarkEnd w:id="315"/>
      <w:r>
        <w:rPr>
          <w:lang w:eastAsia="zh-CN"/>
        </w:rPr>
        <w:t>可能推理步骤。</w:t>
      </w:r>
    </w:p>
    <w:p w:rsidR="000A3AD4" w:rsidRPr="00431EB7" w:rsidRDefault="000A3AD4" w:rsidP="000C6FE5">
      <w:pPr>
        <w:pStyle w:val="Heading2"/>
        <w:numPr>
          <w:ilvl w:val="1"/>
          <w:numId w:val="76"/>
        </w:numPr>
        <w:tabs>
          <w:tab w:val="left" w:pos="210"/>
        </w:tabs>
      </w:pPr>
      <w:bookmarkStart w:id="316" w:name="_Toc29275"/>
      <w:bookmarkStart w:id="317" w:name="_Toc453623433"/>
      <w:bookmarkStart w:id="318" w:name="_Toc327482493"/>
      <w:r w:rsidRPr="00431EB7">
        <w:rPr>
          <w:rFonts w:ascii="Yuanti TC Light" w:hAnsi="Yuanti TC Light" w:cs="Yuanti TC Light"/>
        </w:rPr>
        <w:t>本章小</w:t>
      </w:r>
      <w:bookmarkEnd w:id="316"/>
      <w:bookmarkEnd w:id="317"/>
      <w:bookmarkEnd w:id="318"/>
      <w:r w:rsidR="00DC4D17">
        <w:rPr>
          <w:rFonts w:ascii="Yuanti TC Light" w:hAnsi="Yuanti TC Light" w:cs="Yuanti TC Light"/>
        </w:rPr>
        <w:t>结</w:t>
      </w:r>
    </w:p>
    <w:p w:rsidR="000A3AD4" w:rsidRPr="00431EB7" w:rsidRDefault="000A3AD4" w:rsidP="000A3AD4">
      <w:pPr>
        <w:pStyle w:val="BodyText"/>
        <w:ind w:firstLine="480"/>
        <w:rPr>
          <w:lang w:eastAsia="zh-CN"/>
        </w:rPr>
      </w:pPr>
      <w:r w:rsidRPr="00431EB7">
        <w:rPr>
          <w:lang w:eastAsia="zh-CN"/>
        </w:rPr>
        <w:t>本章介绍了几个使用自然语言理解系统的输出在</w:t>
      </w:r>
      <w:r w:rsidRPr="00431EB7">
        <w:rPr>
          <w:lang w:eastAsia="zh-CN"/>
        </w:rPr>
        <w:t>PLN</w:t>
      </w:r>
      <w:r w:rsidRPr="00431EB7">
        <w:rPr>
          <w:lang w:eastAsia="zh-CN"/>
        </w:rPr>
        <w:t>上的推理实验。实验表明，我们的自然语言理解系统输出的逻辑形式能和逻辑推理引擎结合，并能进行简单的常识推理。但是目前的系统还无法完成较复杂的推理。我们下一步将继续改进</w:t>
      </w:r>
      <w:r w:rsidRPr="00431EB7">
        <w:rPr>
          <w:lang w:eastAsia="zh-CN"/>
        </w:rPr>
        <w:t>RelEx2Logic</w:t>
      </w:r>
      <w:r w:rsidRPr="00431EB7">
        <w:rPr>
          <w:lang w:eastAsia="zh-CN"/>
        </w:rPr>
        <w:t>系统，使其能更好地为复杂的句子提供更准确的逻辑表达，并改善</w:t>
      </w:r>
      <w:r w:rsidRPr="00431EB7">
        <w:rPr>
          <w:lang w:eastAsia="zh-CN"/>
        </w:rPr>
        <w:t>PLN</w:t>
      </w:r>
      <w:r w:rsidRPr="00431EB7">
        <w:rPr>
          <w:lang w:eastAsia="zh-CN"/>
        </w:rPr>
        <w:t>的控制机制，使其能进行更复杂的推理。</w:t>
      </w:r>
    </w:p>
    <w:p w:rsidR="000A3AD4" w:rsidRDefault="000A3AD4" w:rsidP="000A3AD4">
      <w:pPr>
        <w:spacing w:before="13" w:line="200" w:lineRule="exact"/>
        <w:rPr>
          <w:sz w:val="20"/>
          <w:szCs w:val="20"/>
          <w:lang w:eastAsia="zh-CN"/>
        </w:rPr>
      </w:pPr>
    </w:p>
    <w:p w:rsidR="000A3AD4" w:rsidRDefault="000A3AD4" w:rsidP="000C6FE5">
      <w:pPr>
        <w:pStyle w:val="Heading1"/>
        <w:rPr>
          <w:lang w:eastAsia="zh-CN"/>
        </w:rPr>
        <w:sectPr w:rsidR="000A3AD4">
          <w:headerReference w:type="even" r:id="rId87"/>
          <w:headerReference w:type="default" r:id="rId88"/>
          <w:pgSz w:w="11906" w:h="16840"/>
          <w:pgMar w:top="1560" w:right="1160" w:bottom="1540" w:left="1680" w:header="0" w:footer="1349" w:gutter="0"/>
          <w:cols w:equalWidth="0">
            <w:col w:w="9066"/>
          </w:cols>
        </w:sectPr>
      </w:pPr>
      <w:bookmarkStart w:id="319" w:name="_Toc7937"/>
    </w:p>
    <w:p w:rsidR="000A3AD4" w:rsidRDefault="000A3AD4" w:rsidP="000A3AD4">
      <w:pPr>
        <w:pStyle w:val="Title"/>
        <w:rPr>
          <w:lang w:eastAsia="zh-CN"/>
        </w:rPr>
      </w:pPr>
      <w:bookmarkStart w:id="320" w:name="_Toc453623434"/>
      <w:bookmarkStart w:id="321" w:name="_Toc327482494"/>
      <w:r>
        <w:rPr>
          <w:rFonts w:ascii="宋体" w:eastAsia="宋体" w:hAnsi="宋体" w:cs="宋体" w:hint="eastAsia"/>
          <w:lang w:eastAsia="zh-CN"/>
        </w:rPr>
        <w:t>第八章</w:t>
      </w:r>
      <w:r>
        <w:rPr>
          <w:rFonts w:hint="eastAsia"/>
          <w:lang w:eastAsia="zh-CN"/>
        </w:rPr>
        <w:t xml:space="preserve"> </w:t>
      </w:r>
      <w:r>
        <w:rPr>
          <w:rFonts w:ascii="宋体" w:eastAsia="宋体" w:hAnsi="宋体" w:cs="宋体" w:hint="eastAsia"/>
          <w:lang w:eastAsia="zh-CN"/>
        </w:rPr>
        <w:t>基于概率逻辑推理的问答系统的设计和实现</w:t>
      </w:r>
      <w:bookmarkEnd w:id="319"/>
      <w:bookmarkEnd w:id="320"/>
      <w:bookmarkEnd w:id="321"/>
    </w:p>
    <w:p w:rsidR="000A3AD4" w:rsidRDefault="000A3AD4" w:rsidP="000A3AD4">
      <w:pPr>
        <w:pStyle w:val="BodyText"/>
        <w:ind w:firstLine="480"/>
        <w:rPr>
          <w:lang w:eastAsia="zh-CN"/>
        </w:rPr>
      </w:pPr>
      <w:r>
        <w:rPr>
          <w:lang w:eastAsia="zh-CN"/>
        </w:rPr>
        <w:t>本文的智能对话系统的预期目标主要是实现面向游戏角色和人型机器人的对话系统，但同样的研究思路也完全适用于基于文本的对话系统，例如智能对话搜索接口。我们分阶段来实现这样的目标，首先以一些相对小二简单的智能对话系统为起点，通过不断改进和完善，以及结合系统本身的自学习和人只能里，最终实现一个在一定程度上接近人类智能水平的对话系统。本章就根据第</w:t>
      </w:r>
      <w:r w:rsidR="00A14FB4">
        <w:fldChar w:fldCharType="begin"/>
      </w:r>
      <w:r>
        <w:rPr>
          <w:lang w:eastAsia="zh-CN"/>
        </w:rPr>
        <w:instrText>HYPERLINK\l"_bookmark47"</w:instrText>
      </w:r>
      <w:r w:rsidR="00A14FB4">
        <w:fldChar w:fldCharType="separate"/>
      </w:r>
      <w:r>
        <w:rPr>
          <w:lang w:eastAsia="zh-CN"/>
        </w:rPr>
        <w:t>4</w:t>
      </w:r>
      <w:r w:rsidR="00A14FB4">
        <w:fldChar w:fldCharType="end"/>
      </w:r>
      <w:r>
        <w:rPr>
          <w:lang w:eastAsia="zh-CN"/>
        </w:rPr>
        <w:t>章中提出的智能对话系统</w:t>
      </w:r>
      <w:r>
        <w:rPr>
          <w:lang w:eastAsia="zh-CN"/>
        </w:rPr>
        <w:t>CogDial</w:t>
      </w:r>
      <w:r>
        <w:rPr>
          <w:lang w:eastAsia="zh-CN"/>
        </w:rPr>
        <w:t>的概念模型，并结合第</w:t>
      </w:r>
      <w:r w:rsidR="00A14FB4">
        <w:fldChar w:fldCharType="begin"/>
      </w:r>
      <w:r>
        <w:rPr>
          <w:lang w:eastAsia="zh-CN"/>
        </w:rPr>
        <w:instrText>HYPERLINK\l"_bookmark66"</w:instrText>
      </w:r>
      <w:r w:rsidR="00A14FB4">
        <w:fldChar w:fldCharType="separate"/>
      </w:r>
      <w:r>
        <w:rPr>
          <w:lang w:eastAsia="zh-CN"/>
        </w:rPr>
        <w:t>5</w:t>
      </w:r>
      <w:r w:rsidR="00A14FB4">
        <w:fldChar w:fldCharType="end"/>
      </w:r>
      <w:r>
        <w:rPr>
          <w:lang w:eastAsia="zh-CN"/>
        </w:rPr>
        <w:t>章的自然语言理解技术以及第</w:t>
      </w:r>
      <w:r w:rsidR="00A14FB4">
        <w:fldChar w:fldCharType="begin"/>
      </w:r>
      <w:r>
        <w:rPr>
          <w:lang w:eastAsia="zh-CN"/>
        </w:rPr>
        <w:instrText>HYPERLINK\l"_bookmark92"</w:instrText>
      </w:r>
      <w:r w:rsidR="00A14FB4">
        <w:fldChar w:fldCharType="separate"/>
      </w:r>
      <w:r>
        <w:rPr>
          <w:lang w:eastAsia="zh-CN"/>
        </w:rPr>
        <w:t>6</w:t>
      </w:r>
      <w:r w:rsidR="00A14FB4">
        <w:fldChar w:fldCharType="end"/>
      </w:r>
      <w:r>
        <w:rPr>
          <w:lang w:eastAsia="zh-CN"/>
        </w:rPr>
        <w:t>章自然语言生成技术的研究成果，设计并实现了几个基于概率逻辑推理的问答系统。除此之外，本章还结合我们研究中的发现和遇到的难题对深层语义解析的挑战进行了讨论，也给未来的研究提供了一个明确的方向。</w:t>
      </w:r>
    </w:p>
    <w:p w:rsidR="000A3AD4" w:rsidRDefault="000A3AD4" w:rsidP="000A3AD4">
      <w:pPr>
        <w:pStyle w:val="BodyText"/>
        <w:ind w:firstLine="480"/>
        <w:rPr>
          <w:lang w:eastAsia="zh-CN"/>
        </w:rPr>
      </w:pPr>
      <w:r>
        <w:rPr>
          <w:lang w:eastAsia="zh-CN"/>
        </w:rPr>
        <w:t>需要说明的是，目前该系统只能处理英文对话，所以接下来介绍系统的设计和实现时所举的对话例子基本是按照英文习惯，可能不太适合中文的语言习惯，但是</w:t>
      </w:r>
      <w:bookmarkStart w:id="322" w:name="基于超图模糊匹配的问答系统"/>
      <w:bookmarkEnd w:id="322"/>
      <w:r>
        <w:rPr>
          <w:lang w:eastAsia="zh-CN"/>
        </w:rPr>
        <w:t>该系统所采用的技术和理论基础都是完全适合中文的。</w:t>
      </w:r>
    </w:p>
    <w:p w:rsidR="000A3AD4" w:rsidRPr="00431EB7"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23" w:name="_Toc453623435"/>
      <w:bookmarkStart w:id="324" w:name="_Toc10095"/>
      <w:bookmarkEnd w:id="323"/>
    </w:p>
    <w:p w:rsidR="000A3AD4" w:rsidRPr="00431EB7" w:rsidRDefault="000A3AD4" w:rsidP="000C6FE5">
      <w:pPr>
        <w:pStyle w:val="Heading2"/>
        <w:numPr>
          <w:ilvl w:val="1"/>
          <w:numId w:val="76"/>
        </w:numPr>
        <w:tabs>
          <w:tab w:val="left" w:pos="210"/>
        </w:tabs>
        <w:rPr>
          <w:lang w:eastAsia="zh-CN"/>
        </w:rPr>
      </w:pPr>
      <w:bookmarkStart w:id="325" w:name="_Toc453623436"/>
      <w:bookmarkStart w:id="326" w:name="_Toc327482495"/>
      <w:r w:rsidRPr="00431EB7">
        <w:rPr>
          <w:rFonts w:ascii="宋体" w:eastAsia="宋体" w:hAnsi="宋体" w:cs="宋体" w:hint="eastAsia"/>
          <w:lang w:eastAsia="zh-CN"/>
        </w:rPr>
        <w:t>基于超图模糊匹配的问答系统</w:t>
      </w:r>
      <w:bookmarkEnd w:id="324"/>
      <w:bookmarkEnd w:id="325"/>
      <w:bookmarkEnd w:id="326"/>
    </w:p>
    <w:p w:rsidR="000A3AD4" w:rsidRDefault="000A3AD4" w:rsidP="000A3AD4">
      <w:pPr>
        <w:pStyle w:val="BodyText"/>
        <w:ind w:firstLine="480"/>
        <w:rPr>
          <w:lang w:eastAsia="zh-CN"/>
        </w:rPr>
      </w:pPr>
      <w:r>
        <w:rPr>
          <w:lang w:eastAsia="zh-CN"/>
        </w:rPr>
        <w:t>为了实现我们的智能对话系统的框架以及设计思路，我们构建了一个基于超图模糊匹配的问答系统的原型，该问答系统使用前文提到的自然语言理解技术将自然语言转换成以超图表示的语义逻辑形式，利用基于超图匹配的动态编程算法，从而在问答语料库中找到最适合问题的答案来响应用户查询。</w:t>
      </w:r>
    </w:p>
    <w:p w:rsidR="000A3AD4" w:rsidRDefault="000A3AD4" w:rsidP="000A3AD4">
      <w:pPr>
        <w:pStyle w:val="BodyText"/>
        <w:ind w:firstLine="480"/>
        <w:rPr>
          <w:lang w:eastAsia="zh-CN"/>
        </w:rPr>
      </w:pPr>
      <w:r>
        <w:rPr>
          <w:lang w:eastAsia="zh-CN"/>
        </w:rPr>
        <w:t>本节首先讨论该问答系统框架中使用的超图匹配算法，然后再讨论基于超图模</w:t>
      </w:r>
      <w:bookmarkStart w:id="327" w:name="_bookmark108"/>
      <w:bookmarkStart w:id="328" w:name="基于超图的模式匹配器"/>
      <w:bookmarkEnd w:id="327"/>
      <w:bookmarkEnd w:id="328"/>
      <w:r>
        <w:rPr>
          <w:lang w:eastAsia="zh-CN"/>
        </w:rPr>
        <w:t>糊匹配的问答系统的设计和实现。</w:t>
      </w:r>
    </w:p>
    <w:p w:rsidR="000A3AD4" w:rsidRPr="00431EB7" w:rsidRDefault="000A3AD4" w:rsidP="000C6FE5">
      <w:pPr>
        <w:pStyle w:val="Heading3"/>
        <w:numPr>
          <w:ilvl w:val="2"/>
          <w:numId w:val="76"/>
        </w:numPr>
      </w:pPr>
      <w:bookmarkStart w:id="329" w:name="_Toc11960"/>
      <w:bookmarkStart w:id="330" w:name="_Toc453623437"/>
      <w:bookmarkStart w:id="331" w:name="_Toc327482496"/>
      <w:r w:rsidRPr="00431EB7">
        <w:rPr>
          <w:rFonts w:ascii="Yuanti TC Light" w:hAnsi="Yuanti TC Light" w:cs="Yuanti TC Light"/>
        </w:rPr>
        <w:t>基于超图的模式匹配器</w:t>
      </w:r>
      <w:bookmarkEnd w:id="329"/>
      <w:bookmarkEnd w:id="330"/>
      <w:bookmarkEnd w:id="331"/>
    </w:p>
    <w:p w:rsidR="000A3AD4" w:rsidRDefault="000A3AD4" w:rsidP="000A3AD4">
      <w:pPr>
        <w:pStyle w:val="BodyText"/>
        <w:ind w:firstLine="480"/>
        <w:rPr>
          <w:lang w:eastAsia="zh-CN"/>
        </w:rPr>
      </w:pPr>
      <w:r>
        <w:rPr>
          <w:lang w:eastAsia="zh-CN"/>
        </w:rPr>
        <w:t>基于超图的模式匹配器是一个查询引擎或变数配对者，主要功用是在我们的超图知识库</w:t>
      </w:r>
      <w:r>
        <w:rPr>
          <w:lang w:eastAsia="zh-CN"/>
        </w:rPr>
        <w:t>Atomspace</w:t>
      </w:r>
      <w:r>
        <w:rPr>
          <w:lang w:eastAsia="zh-CN"/>
        </w:rPr>
        <w:t>中寻找特定的模式，或是一些</w:t>
      </w:r>
      <w:r>
        <w:rPr>
          <w:lang w:eastAsia="zh-CN"/>
        </w:rPr>
        <w:t>Atom</w:t>
      </w:r>
      <w:r>
        <w:rPr>
          <w:lang w:eastAsia="zh-CN"/>
        </w:rPr>
        <w:t>相关排列或</w:t>
      </w:r>
      <w:r>
        <w:rPr>
          <w:rFonts w:hint="eastAsia"/>
          <w:lang w:eastAsia="zh-CN"/>
        </w:rPr>
        <w:t>“</w:t>
      </w:r>
      <w:r>
        <w:rPr>
          <w:lang w:eastAsia="zh-CN"/>
        </w:rPr>
        <w:t>模板</w:t>
      </w:r>
      <w:r>
        <w:rPr>
          <w:rFonts w:hint="eastAsia"/>
          <w:lang w:eastAsia="zh-CN"/>
        </w:rPr>
        <w:t>“</w:t>
      </w:r>
      <w:r>
        <w:rPr>
          <w:lang w:eastAsia="zh-CN"/>
        </w:rPr>
        <w:t>。在轮入一个等定的</w:t>
      </w:r>
      <w:r>
        <w:rPr>
          <w:lang w:eastAsia="zh-CN"/>
        </w:rPr>
        <w:t>Atom</w:t>
      </w:r>
      <w:r>
        <w:rPr>
          <w:lang w:eastAsia="zh-CN"/>
        </w:rPr>
        <w:t>排列（即一个超图）后，模式匹配器会从</w:t>
      </w:r>
      <w:r>
        <w:rPr>
          <w:lang w:eastAsia="zh-CN"/>
        </w:rPr>
        <w:t>Atomspace</w:t>
      </w:r>
      <w:r>
        <w:rPr>
          <w:lang w:eastAsia="zh-CN"/>
        </w:rPr>
        <w:t>中寻找所有合乎条件的超图。同时一些</w:t>
      </w:r>
      <w:r>
        <w:rPr>
          <w:rFonts w:hint="eastAsia"/>
          <w:lang w:eastAsia="zh-CN"/>
        </w:rPr>
        <w:t>“</w:t>
      </w:r>
      <w:r>
        <w:rPr>
          <w:lang w:eastAsia="zh-CN"/>
        </w:rPr>
        <w:t>空白位置</w:t>
      </w:r>
      <w:r>
        <w:rPr>
          <w:rFonts w:hint="eastAsia"/>
          <w:lang w:eastAsia="zh-CN"/>
        </w:rPr>
        <w:t>“</w:t>
      </w:r>
      <w:r>
        <w:rPr>
          <w:lang w:eastAsia="zh-CN"/>
        </w:rPr>
        <w:t>，即</w:t>
      </w:r>
      <w:r>
        <w:rPr>
          <w:rFonts w:hint="eastAsia"/>
          <w:lang w:eastAsia="zh-CN"/>
        </w:rPr>
        <w:t>“</w:t>
      </w:r>
      <w:r>
        <w:rPr>
          <w:lang w:eastAsia="zh-CN"/>
        </w:rPr>
        <w:t>变数</w:t>
      </w:r>
      <w:r>
        <w:rPr>
          <w:rFonts w:hint="eastAsia"/>
          <w:lang w:eastAsia="zh-CN"/>
        </w:rPr>
        <w:t>“</w:t>
      </w:r>
      <w:r>
        <w:rPr>
          <w:lang w:eastAsia="zh-CN"/>
        </w:rPr>
        <w:t>在一个超图的位置，亦可存在于该输入的超图当中，而模式匹配器则会</w:t>
      </w:r>
      <w:r>
        <w:rPr>
          <w:rFonts w:hint="eastAsia"/>
          <w:lang w:eastAsia="zh-CN"/>
        </w:rPr>
        <w:t>“</w:t>
      </w:r>
      <w:r>
        <w:rPr>
          <w:lang w:eastAsia="zh-CN"/>
        </w:rPr>
        <w:t>填补</w:t>
      </w:r>
      <w:r>
        <w:rPr>
          <w:rFonts w:hint="eastAsia"/>
          <w:lang w:eastAsia="zh-CN"/>
        </w:rPr>
        <w:t>“</w:t>
      </w:r>
      <w:r>
        <w:rPr>
          <w:lang w:eastAsia="zh-CN"/>
        </w:rPr>
        <w:t>这些</w:t>
      </w:r>
      <w:r>
        <w:rPr>
          <w:rFonts w:hint="eastAsia"/>
          <w:lang w:eastAsia="zh-CN"/>
        </w:rPr>
        <w:t>“</w:t>
      </w:r>
      <w:r>
        <w:rPr>
          <w:lang w:eastAsia="zh-CN"/>
        </w:rPr>
        <w:t>空白位置</w:t>
      </w:r>
      <w:r>
        <w:rPr>
          <w:rFonts w:hint="eastAsia"/>
          <w:lang w:eastAsia="zh-CN"/>
        </w:rPr>
        <w:t>“</w:t>
      </w:r>
      <w:r>
        <w:rPr>
          <w:lang w:eastAsia="zh-CN"/>
        </w:rPr>
        <w:t>。例如：</w:t>
      </w:r>
      <w:r>
        <w:rPr>
          <w:rFonts w:hint="eastAsia"/>
          <w:lang w:eastAsia="zh-CN"/>
        </w:rPr>
        <w:t>“</w:t>
      </w:r>
      <w:r>
        <w:rPr>
          <w:lang w:eastAsia="zh-CN"/>
        </w:rPr>
        <w:t>John threw a</w:t>
      </w:r>
      <w:r>
        <w:rPr>
          <w:lang w:eastAsia="zh-CN"/>
        </w:rPr>
        <w:tab/>
        <w:t>).</w:t>
      </w:r>
      <w:r>
        <w:rPr>
          <w:rFonts w:hint="eastAsia"/>
          <w:lang w:eastAsia="zh-CN"/>
        </w:rPr>
        <w:t>“</w:t>
      </w:r>
      <w:r>
        <w:rPr>
          <w:lang w:eastAsia="zh-CN"/>
        </w:rPr>
        <w:t>亦可以被判断为</w:t>
      </w:r>
      <w:r>
        <w:rPr>
          <w:rFonts w:hint="eastAsia"/>
          <w:lang w:eastAsia="zh-CN"/>
        </w:rPr>
        <w:t>“</w:t>
      </w:r>
      <w:r>
        <w:rPr>
          <w:lang w:eastAsia="zh-CN"/>
        </w:rPr>
        <w:t>John threw a ball.</w:t>
      </w:r>
      <w:r>
        <w:rPr>
          <w:rFonts w:hint="eastAsia"/>
          <w:lang w:eastAsia="zh-CN"/>
        </w:rPr>
        <w:t>“</w:t>
      </w:r>
      <w:r>
        <w:rPr>
          <w:lang w:eastAsia="zh-CN"/>
        </w:rPr>
        <w:t>，前提是在查询前该句子要存在于</w:t>
      </w:r>
      <w:r>
        <w:rPr>
          <w:lang w:eastAsia="zh-CN"/>
        </w:rPr>
        <w:t>Atomspace</w:t>
      </w:r>
      <w:r>
        <w:rPr>
          <w:lang w:eastAsia="zh-CN"/>
        </w:rPr>
        <w:t>里，而在这个例子中</w:t>
      </w:r>
      <w:r>
        <w:rPr>
          <w:rFonts w:hint="eastAsia"/>
          <w:lang w:eastAsia="zh-CN"/>
        </w:rPr>
        <w:t>“</w:t>
      </w:r>
      <w:r>
        <w:rPr>
          <w:lang w:eastAsia="zh-CN"/>
        </w:rPr>
        <w:t>ball</w:t>
      </w:r>
      <w:r>
        <w:rPr>
          <w:rFonts w:hint="eastAsia"/>
          <w:lang w:eastAsia="zh-CN"/>
        </w:rPr>
        <w:t>“</w:t>
      </w:r>
      <w:r>
        <w:rPr>
          <w:lang w:eastAsia="zh-CN"/>
        </w:rPr>
        <w:t>就是被配对的一个答案。输入的超图中可以在不同的地方拥有多过一个的</w:t>
      </w:r>
      <w:r>
        <w:rPr>
          <w:rFonts w:hint="eastAsia"/>
          <w:lang w:eastAsia="zh-CN"/>
        </w:rPr>
        <w:t>“</w:t>
      </w:r>
      <w:r>
        <w:rPr>
          <w:lang w:eastAsia="zh-CN"/>
        </w:rPr>
        <w:t>空白位置</w:t>
      </w:r>
      <w:r>
        <w:rPr>
          <w:rFonts w:hint="eastAsia"/>
          <w:lang w:eastAsia="zh-CN"/>
        </w:rPr>
        <w:t>“</w:t>
      </w:r>
      <w:r>
        <w:rPr>
          <w:lang w:eastAsia="zh-CN"/>
        </w:rPr>
        <w:t>，同时亦可以有多过一个的答案。在这过程中，</w:t>
      </w:r>
      <w:r>
        <w:rPr>
          <w:lang w:eastAsia="zh-CN"/>
        </w:rPr>
        <w:t>BindLink</w:t>
      </w:r>
      <w:r>
        <w:rPr>
          <w:lang w:eastAsia="zh-CN"/>
        </w:rPr>
        <w:t>提供了一个便利的</w:t>
      </w:r>
      <w:r>
        <w:rPr>
          <w:lang w:eastAsia="zh-CN"/>
        </w:rPr>
        <w:t>API</w:t>
      </w:r>
      <w:r>
        <w:rPr>
          <w:lang w:eastAsia="zh-CN"/>
        </w:rPr>
        <w:t>去达到这目的，接下来会有更多的技术层面说明。</w:t>
      </w:r>
    </w:p>
    <w:p w:rsidR="000A3AD4" w:rsidRDefault="000A3AD4" w:rsidP="000A3AD4">
      <w:pPr>
        <w:pStyle w:val="BodyText"/>
        <w:ind w:firstLine="480"/>
        <w:rPr>
          <w:lang w:eastAsia="zh-CN"/>
        </w:rPr>
      </w:pPr>
      <w:r>
        <w:rPr>
          <w:lang w:eastAsia="zh-CN"/>
        </w:rPr>
        <w:t>模式匹配器是一个变数配对者，是在传统计算机科学中</w:t>
      </w:r>
      <w:r>
        <w:rPr>
          <w:rFonts w:hint="eastAsia"/>
          <w:lang w:eastAsia="zh-CN"/>
        </w:rPr>
        <w:t>“</w:t>
      </w:r>
      <w:r>
        <w:rPr>
          <w:lang w:eastAsia="zh-CN"/>
        </w:rPr>
        <w:t>统一</w:t>
      </w:r>
      <w:r>
        <w:rPr>
          <w:rFonts w:hint="eastAsia"/>
          <w:lang w:eastAsia="zh-CN"/>
        </w:rPr>
        <w:t>“</w:t>
      </w:r>
      <w:r>
        <w:rPr>
          <w:lang w:eastAsia="zh-CN"/>
        </w:rPr>
        <w:t>的概念，因为这是它的功能之一。它同时亦是一个查询引擎，因为这个变数配对过程某情度上是等同于用</w:t>
      </w:r>
      <w:r>
        <w:rPr>
          <w:lang w:eastAsia="zh-CN"/>
        </w:rPr>
        <w:t>SQL</w:t>
      </w:r>
      <w:r>
        <w:rPr>
          <w:lang w:eastAsia="zh-CN"/>
        </w:rPr>
        <w:t>在关联数据库中进行查询。其中主要的分别在于在我们这里的概念是以超图的形式表示，所以它亦可以被形容为一个超图查询语言</w:t>
      </w:r>
      <w:r>
        <w:rPr>
          <w:lang w:eastAsia="zh-CN"/>
        </w:rPr>
        <w:t>HQL</w:t>
      </w:r>
      <w:r>
        <w:rPr>
          <w:lang w:eastAsia="zh-CN"/>
        </w:rPr>
        <w:t>（</w:t>
      </w:r>
      <w:r>
        <w:rPr>
          <w:lang w:eastAsia="zh-CN"/>
        </w:rPr>
        <w:t>Hypergraph Query Language</w:t>
      </w:r>
      <w:r>
        <w:rPr>
          <w:lang w:eastAsia="zh-CN"/>
        </w:rPr>
        <w:t>）。但这些都只是以不同的名称去表示同一个程序。</w:t>
      </w:r>
    </w:p>
    <w:p w:rsidR="000A3AD4" w:rsidRDefault="000A3AD4" w:rsidP="000A3AD4">
      <w:pPr>
        <w:pStyle w:val="BodyText"/>
        <w:ind w:firstLine="480"/>
        <w:rPr>
          <w:sz w:val="18"/>
          <w:szCs w:val="18"/>
          <w:lang w:eastAsia="zh-CN"/>
        </w:rPr>
      </w:pPr>
      <w:r>
        <w:rPr>
          <w:lang w:eastAsia="zh-CN"/>
        </w:rPr>
        <w:t>这个模式匹配器是结构精密应用的一个重要组件，同时也是建立逻辑推理系统中前向和后向链接推理的一个重要基础。它拥有</w:t>
      </w:r>
      <w:r>
        <w:rPr>
          <w:lang w:eastAsia="zh-CN"/>
        </w:rPr>
        <w:t>C++</w:t>
      </w:r>
      <w:r>
        <w:rPr>
          <w:lang w:eastAsia="zh-CN"/>
        </w:rPr>
        <w:t>和</w:t>
      </w:r>
      <w:r>
        <w:rPr>
          <w:lang w:eastAsia="zh-CN"/>
        </w:rPr>
        <w:t>Scheme</w:t>
      </w:r>
      <w:r>
        <w:rPr>
          <w:lang w:eastAsia="zh-CN"/>
        </w:rPr>
        <w:t>的接口以供不同的应用。</w:t>
      </w:r>
    </w:p>
    <w:p w:rsidR="000A3AD4" w:rsidRDefault="000A3AD4" w:rsidP="000A3AD4">
      <w:pPr>
        <w:pStyle w:val="BodyText"/>
        <w:ind w:firstLine="480"/>
        <w:rPr>
          <w:lang w:eastAsia="zh-CN"/>
        </w:rPr>
      </w:pPr>
      <w:r>
        <w:rPr>
          <w:lang w:eastAsia="zh-CN"/>
        </w:rPr>
        <w:t>模式匹配器由数个不同的组件连接在一起，组成一个基础前向链接或超图重写的工具。在其核心是一个能比较和配对不同超图以及其变数的组件，而这个组件跟另一个</w:t>
      </w:r>
      <w:r>
        <w:rPr>
          <w:rFonts w:hint="eastAsia"/>
          <w:lang w:eastAsia="zh-CN"/>
        </w:rPr>
        <w:t>“</w:t>
      </w:r>
      <w:r>
        <w:rPr>
          <w:lang w:eastAsia="zh-CN"/>
        </w:rPr>
        <w:t>找寻器</w:t>
      </w:r>
      <w:r>
        <w:rPr>
          <w:rFonts w:hint="eastAsia"/>
          <w:lang w:eastAsia="zh-CN"/>
        </w:rPr>
        <w:t>“</w:t>
      </w:r>
      <w:r>
        <w:rPr>
          <w:lang w:eastAsia="zh-CN"/>
        </w:rPr>
        <w:t>一同使用便能寻找整个</w:t>
      </w:r>
      <w:r>
        <w:rPr>
          <w:lang w:eastAsia="zh-CN"/>
        </w:rPr>
        <w:t>Atomspace</w:t>
      </w:r>
      <w:r>
        <w:rPr>
          <w:lang w:eastAsia="zh-CN"/>
        </w:rPr>
        <w:t>中的合乎条件的超图。最后一个组件是一个</w:t>
      </w:r>
      <w:r>
        <w:rPr>
          <w:rFonts w:hint="eastAsia"/>
          <w:lang w:eastAsia="zh-CN"/>
        </w:rPr>
        <w:t>“</w:t>
      </w:r>
      <w:r>
        <w:rPr>
          <w:lang w:eastAsia="zh-CN"/>
        </w:rPr>
        <w:t>编写器</w:t>
      </w:r>
      <w:r>
        <w:rPr>
          <w:rFonts w:hint="eastAsia"/>
          <w:lang w:eastAsia="zh-CN"/>
        </w:rPr>
        <w:t>“</w:t>
      </w:r>
      <w:r>
        <w:rPr>
          <w:lang w:eastAsia="zh-CN"/>
        </w:rPr>
        <w:t>，主要功用是当有一个配对成功产生后建立一个或以上在</w:t>
      </w:r>
      <w:r>
        <w:rPr>
          <w:lang w:eastAsia="zh-CN"/>
        </w:rPr>
        <w:t>Implic</w:t>
      </w:r>
      <w:r>
        <w:rPr>
          <w:rFonts w:hint="eastAsia"/>
          <w:lang w:eastAsia="zh-CN"/>
        </w:rPr>
        <w:t>-</w:t>
      </w:r>
    </w:p>
    <w:p w:rsidR="000A3AD4" w:rsidRDefault="000A3AD4" w:rsidP="000A3AD4">
      <w:pPr>
        <w:pStyle w:val="BodyText"/>
        <w:ind w:firstLineChars="0" w:firstLine="0"/>
        <w:rPr>
          <w:lang w:eastAsia="zh-CN"/>
        </w:rPr>
      </w:pPr>
      <w:r>
        <w:rPr>
          <w:lang w:eastAsia="zh-CN"/>
        </w:rPr>
        <w:t>ationLink</w:t>
      </w:r>
      <w:r>
        <w:rPr>
          <w:lang w:eastAsia="zh-CN"/>
        </w:rPr>
        <w:t>后半部列明的超图。</w:t>
      </w:r>
    </w:p>
    <w:p w:rsidR="000A3AD4" w:rsidRDefault="000A3AD4" w:rsidP="000A3AD4">
      <w:pPr>
        <w:pStyle w:val="BodyText"/>
        <w:ind w:firstLine="480"/>
        <w:rPr>
          <w:lang w:eastAsia="zh-CN"/>
        </w:rPr>
      </w:pPr>
      <w:r>
        <w:rPr>
          <w:lang w:eastAsia="zh-CN"/>
        </w:rPr>
        <w:t>这个模式匹配器接受有指定</w:t>
      </w:r>
      <w:r>
        <w:rPr>
          <w:rFonts w:hint="eastAsia"/>
          <w:lang w:eastAsia="zh-CN"/>
        </w:rPr>
        <w:t>“</w:t>
      </w:r>
      <w:r>
        <w:rPr>
          <w:lang w:eastAsia="zh-CN"/>
        </w:rPr>
        <w:t>规则</w:t>
      </w:r>
      <w:r>
        <w:rPr>
          <w:rFonts w:hint="eastAsia"/>
          <w:lang w:eastAsia="zh-CN"/>
        </w:rPr>
        <w:t>“</w:t>
      </w:r>
      <w:r>
        <w:rPr>
          <w:lang w:eastAsia="zh-CN"/>
        </w:rPr>
        <w:t>的</w:t>
      </w:r>
      <w:r>
        <w:rPr>
          <w:lang w:eastAsia="zh-CN"/>
        </w:rPr>
        <w:t>BindLinks</w:t>
      </w:r>
      <w:r>
        <w:rPr>
          <w:lang w:eastAsia="zh-CN"/>
        </w:rPr>
        <w:t>，再把这些</w:t>
      </w:r>
      <w:r>
        <w:rPr>
          <w:rFonts w:hint="eastAsia"/>
          <w:lang w:eastAsia="zh-CN"/>
        </w:rPr>
        <w:t>“</w:t>
      </w:r>
      <w:r>
        <w:rPr>
          <w:lang w:eastAsia="zh-CN"/>
        </w:rPr>
        <w:t>规则</w:t>
      </w:r>
      <w:r>
        <w:rPr>
          <w:rFonts w:hint="eastAsia"/>
          <w:lang w:eastAsia="zh-CN"/>
        </w:rPr>
        <w:t>“</w:t>
      </w:r>
      <w:r>
        <w:rPr>
          <w:lang w:eastAsia="zh-CN"/>
        </w:rPr>
        <w:t>应用到</w:t>
      </w:r>
      <w:r>
        <w:rPr>
          <w:lang w:eastAsia="zh-CN"/>
        </w:rPr>
        <w:t>Atomspace</w:t>
      </w:r>
      <w:r>
        <w:rPr>
          <w:lang w:eastAsia="zh-CN"/>
        </w:rPr>
        <w:t>里。每一个</w:t>
      </w:r>
      <w:r>
        <w:rPr>
          <w:rFonts w:hint="eastAsia"/>
          <w:lang w:eastAsia="zh-CN"/>
        </w:rPr>
        <w:t>“</w:t>
      </w:r>
      <w:r>
        <w:rPr>
          <w:lang w:eastAsia="zh-CN"/>
        </w:rPr>
        <w:t>规则</w:t>
      </w:r>
      <w:r>
        <w:rPr>
          <w:rFonts w:hint="eastAsia"/>
          <w:lang w:eastAsia="zh-CN"/>
        </w:rPr>
        <w:t>“</w:t>
      </w:r>
      <w:r>
        <w:rPr>
          <w:lang w:eastAsia="zh-CN"/>
        </w:rPr>
        <w:t>是一个</w:t>
      </w:r>
      <w:r>
        <w:rPr>
          <w:lang w:eastAsia="zh-CN"/>
        </w:rPr>
        <w:t>ImplicationLink</w:t>
      </w:r>
      <w:r>
        <w:rPr>
          <w:lang w:eastAsia="zh-CN"/>
        </w:rPr>
        <w:t>，以</w:t>
      </w:r>
      <w:r>
        <w:rPr>
          <w:rFonts w:hint="eastAsia"/>
          <w:lang w:eastAsia="zh-CN"/>
        </w:rPr>
        <w:t>“</w:t>
      </w:r>
      <w:r>
        <w:rPr>
          <w:lang w:eastAsia="zh-CN"/>
        </w:rPr>
        <w:t>if P then Q</w:t>
      </w:r>
      <w:r>
        <w:rPr>
          <w:rFonts w:hint="eastAsia"/>
          <w:lang w:eastAsia="zh-CN"/>
        </w:rPr>
        <w:t>“</w:t>
      </w:r>
      <w:r>
        <w:rPr>
          <w:lang w:eastAsia="zh-CN"/>
        </w:rPr>
        <w:t>的形式表达，当中</w:t>
      </w:r>
      <w:r>
        <w:rPr>
          <w:lang w:eastAsia="zh-CN"/>
        </w:rPr>
        <w:t>P</w:t>
      </w:r>
      <w:r>
        <w:rPr>
          <w:lang w:eastAsia="zh-CN"/>
        </w:rPr>
        <w:t>和</w:t>
      </w:r>
      <w:r>
        <w:rPr>
          <w:lang w:eastAsia="zh-CN"/>
        </w:rPr>
        <w:t>Q</w:t>
      </w:r>
      <w:r>
        <w:rPr>
          <w:lang w:eastAsia="zh-CN"/>
        </w:rPr>
        <w:t>分别代表不同的超图。如果</w:t>
      </w:r>
      <w:r>
        <w:rPr>
          <w:lang w:eastAsia="zh-CN"/>
        </w:rPr>
        <w:t>P</w:t>
      </w:r>
      <w:r>
        <w:rPr>
          <w:lang w:eastAsia="zh-CN"/>
        </w:rPr>
        <w:t>被实现了，那么便能得到</w:t>
      </w:r>
      <w:r>
        <w:rPr>
          <w:lang w:eastAsia="zh-CN"/>
        </w:rPr>
        <w:t>Q</w:t>
      </w:r>
      <w:r>
        <w:rPr>
          <w:lang w:eastAsia="zh-CN"/>
        </w:rPr>
        <w:t>。</w:t>
      </w:r>
      <w:r>
        <w:rPr>
          <w:lang w:eastAsia="zh-CN"/>
        </w:rPr>
        <w:t>Q</w:t>
      </w:r>
      <w:r>
        <w:rPr>
          <w:lang w:eastAsia="zh-CN"/>
        </w:rPr>
        <w:t>可以是任何种类的超图，但如果</w:t>
      </w:r>
      <w:r>
        <w:rPr>
          <w:lang w:eastAsia="zh-CN"/>
        </w:rPr>
        <w:t>Q</w:t>
      </w:r>
      <w:r>
        <w:rPr>
          <w:lang w:eastAsia="zh-CN"/>
        </w:rPr>
        <w:t>是一个</w:t>
      </w:r>
      <w:r>
        <w:rPr>
          <w:lang w:eastAsia="zh-CN"/>
        </w:rPr>
        <w:t>ExecutionLink</w:t>
      </w:r>
      <w:r>
        <w:rPr>
          <w:lang w:eastAsia="zh-CN"/>
        </w:rPr>
        <w:t>，这便意味著当</w:t>
      </w:r>
      <w:r>
        <w:rPr>
          <w:lang w:eastAsia="zh-CN"/>
        </w:rPr>
        <w:t>P</w:t>
      </w:r>
      <w:r>
        <w:rPr>
          <w:lang w:eastAsia="zh-CN"/>
        </w:rPr>
        <w:t>被实现了，系统便将会实行其他程序，这在整体来说可以是一个十分强大的功能，因为在一般情况下很多程序都可以以</w:t>
      </w:r>
      <w:r>
        <w:rPr>
          <w:lang w:eastAsia="zh-CN"/>
        </w:rPr>
        <w:t>ExecutionLink</w:t>
      </w:r>
      <w:r>
        <w:rPr>
          <w:lang w:eastAsia="zh-CN"/>
        </w:rPr>
        <w:t>来执行。</w:t>
      </w:r>
    </w:p>
    <w:p w:rsidR="000A3AD4" w:rsidRDefault="000A3AD4" w:rsidP="000A3AD4">
      <w:pPr>
        <w:pStyle w:val="BodyText"/>
        <w:ind w:firstLine="480"/>
        <w:rPr>
          <w:lang w:eastAsia="zh-CN"/>
        </w:rPr>
      </w:pPr>
      <w:r>
        <w:rPr>
          <w:lang w:eastAsia="zh-CN"/>
        </w:rPr>
        <w:t>模式匹配器不会更改任何超图中的真值（</w:t>
      </w:r>
      <w:r>
        <w:rPr>
          <w:lang w:eastAsia="zh-CN"/>
        </w:rPr>
        <w:t>Truth Value</w:t>
      </w:r>
      <w:r>
        <w:rPr>
          <w:lang w:eastAsia="zh-CN"/>
        </w:rPr>
        <w:t>）或关注值（</w:t>
      </w:r>
      <w:r>
        <w:rPr>
          <w:lang w:eastAsia="zh-CN"/>
        </w:rPr>
        <w:t>Attention Value</w:t>
      </w:r>
      <w:r>
        <w:rPr>
          <w:lang w:eastAsia="zh-CN"/>
        </w:rPr>
        <w:t>），有需要时使用者亦可以自行编写和执行相关的程序。</w:t>
      </w:r>
    </w:p>
    <w:p w:rsidR="000A3AD4" w:rsidRDefault="000A3AD4" w:rsidP="000A3AD4">
      <w:pPr>
        <w:pStyle w:val="BodyText"/>
        <w:ind w:firstLine="480"/>
        <w:rPr>
          <w:lang w:eastAsia="zh-CN"/>
        </w:rPr>
      </w:pPr>
      <w:r>
        <w:rPr>
          <w:lang w:eastAsia="zh-CN"/>
        </w:rPr>
        <w:t>在默认的回调函数中模式匹配器会搜索整个</w:t>
      </w:r>
      <w:r>
        <w:rPr>
          <w:lang w:eastAsia="zh-CN"/>
        </w:rPr>
        <w:t>Atomspace</w:t>
      </w:r>
      <w:r>
        <w:rPr>
          <w:lang w:eastAsia="zh-CN"/>
        </w:rPr>
        <w:t>，因此亦有需要编写特定的回调函数以限制其搜索范围，例如只寻找和接受拥有某程度短期重要性的</w:t>
      </w:r>
      <w:r>
        <w:rPr>
          <w:lang w:eastAsia="zh-CN"/>
        </w:rPr>
        <w:t>Atom</w:t>
      </w:r>
      <w:r>
        <w:rPr>
          <w:lang w:eastAsia="zh-CN"/>
        </w:rPr>
        <w:t>，以只获取相对重要的资讯。</w:t>
      </w:r>
    </w:p>
    <w:p w:rsidR="000A3AD4" w:rsidRPr="00431EB7" w:rsidRDefault="000A3AD4" w:rsidP="000A3AD4">
      <w:pPr>
        <w:pStyle w:val="BodyText"/>
        <w:ind w:firstLine="480"/>
        <w:rPr>
          <w:lang w:eastAsia="zh-CN"/>
        </w:rPr>
      </w:pPr>
      <w:r w:rsidRPr="00431EB7">
        <w:rPr>
          <w:lang w:eastAsia="zh-CN"/>
        </w:rPr>
        <w:t>以下是一个使用模式匹配器的示例：</w:t>
      </w:r>
    </w:p>
    <w:p w:rsidR="000A3AD4" w:rsidRPr="00196920" w:rsidRDefault="000A3AD4" w:rsidP="000A3AD4">
      <w:pPr>
        <w:spacing w:line="474" w:lineRule="auto"/>
        <w:ind w:left="514" w:right="5769" w:hanging="211"/>
        <w:rPr>
          <w:rFonts w:ascii="Lucida Console" w:eastAsia="Lucida Console" w:hAnsi="Lucida Console" w:cs="Lucida Console"/>
          <w:szCs w:val="21"/>
        </w:rPr>
      </w:pPr>
      <w:r w:rsidRPr="00196920">
        <w:rPr>
          <w:rFonts w:ascii="Lucida Console" w:eastAsia="Lucida Console" w:hAnsi="Lucida Console" w:cs="Lucida Console"/>
          <w:szCs w:val="21"/>
        </w:rPr>
        <w:t>(define</w:t>
      </w:r>
      <w:r w:rsidRPr="00196920">
        <w:rPr>
          <w:rFonts w:ascii="Lucida Console" w:eastAsia="Lucida Console" w:hAnsi="Lucida Console" w:cs="Lucida Console"/>
          <w:spacing w:val="40"/>
          <w:szCs w:val="21"/>
        </w:rPr>
        <w:t xml:space="preserve"> </w:t>
      </w:r>
      <w:r w:rsidRPr="00196920">
        <w:rPr>
          <w:rFonts w:ascii="Lucida Console" w:eastAsia="Lucida Console" w:hAnsi="Lucida Console" w:cs="Lucida Console"/>
          <w:szCs w:val="21"/>
        </w:rPr>
        <w:t>find-animals</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(BindLink</w:t>
      </w:r>
    </w:p>
    <w:p w:rsidR="000A3AD4" w:rsidRPr="00196920" w:rsidRDefault="000A3AD4" w:rsidP="000A3AD4">
      <w:pPr>
        <w:spacing w:line="474" w:lineRule="auto"/>
        <w:ind w:left="724" w:right="4526"/>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The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variable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to</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bound</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(VariableNode</w:t>
      </w:r>
      <w:r w:rsidRPr="00196920">
        <w:rPr>
          <w:rFonts w:ascii="Lucida Console" w:eastAsia="Lucida Console" w:hAnsi="Lucida Console" w:cs="Lucida Console"/>
          <w:spacing w:val="43"/>
          <w:szCs w:val="21"/>
        </w:rPr>
        <w:t xml:space="preserve"> </w:t>
      </w:r>
      <w:r w:rsidRPr="00196920">
        <w:rPr>
          <w:rFonts w:ascii="Lucida Console" w:eastAsia="Lucida Console" w:hAnsi="Lucida Console" w:cs="Lucida Console"/>
          <w:szCs w:val="21"/>
        </w:rPr>
        <w:t>"$var")</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(ImplicationLink</w:t>
      </w:r>
    </w:p>
    <w:p w:rsidR="000A3AD4" w:rsidRPr="00196920" w:rsidRDefault="000A3AD4" w:rsidP="000A3AD4">
      <w:pPr>
        <w:spacing w:line="474" w:lineRule="auto"/>
        <w:ind w:left="934" w:right="4663"/>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The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pattern</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to</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searched</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for</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(InheritanceLink</w:t>
      </w:r>
    </w:p>
    <w:p w:rsidR="000A3AD4" w:rsidRPr="00196920" w:rsidRDefault="000A3AD4" w:rsidP="000A3AD4">
      <w:pPr>
        <w:spacing w:line="474" w:lineRule="auto"/>
        <w:ind w:left="1250" w:right="4410"/>
        <w:rPr>
          <w:rFonts w:ascii="Lucida Console" w:eastAsia="Lucida Console" w:hAnsi="Lucida Console" w:cs="Lucida Console"/>
          <w:szCs w:val="21"/>
        </w:rPr>
      </w:pPr>
      <w:r w:rsidRPr="00196920">
        <w:rPr>
          <w:rFonts w:ascii="Lucida Console" w:eastAsia="Lucida Console" w:hAnsi="Lucida Console" w:cs="Lucida Console"/>
          <w:szCs w:val="21"/>
        </w:rPr>
        <w:t>(VariableNode</w:t>
      </w:r>
      <w:r w:rsidRPr="00196920">
        <w:rPr>
          <w:rFonts w:ascii="Lucida Console" w:eastAsia="Lucida Console" w:hAnsi="Lucida Console" w:cs="Lucida Console"/>
          <w:spacing w:val="43"/>
          <w:szCs w:val="21"/>
        </w:rPr>
        <w:t xml:space="preserve"> </w:t>
      </w:r>
      <w:r w:rsidRPr="00196920">
        <w:rPr>
          <w:rFonts w:ascii="Lucida Console" w:eastAsia="Lucida Console" w:hAnsi="Lucida Console" w:cs="Lucida Console"/>
          <w:szCs w:val="21"/>
        </w:rPr>
        <w:t>"$var")</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(ConceptNode</w:t>
      </w:r>
      <w:r w:rsidRPr="00196920">
        <w:rPr>
          <w:rFonts w:ascii="Lucida Console" w:eastAsia="Lucida Console" w:hAnsi="Lucida Console" w:cs="Lucida Console"/>
          <w:spacing w:val="45"/>
          <w:szCs w:val="21"/>
        </w:rPr>
        <w:t xml:space="preserve"> </w:t>
      </w:r>
      <w:r w:rsidRPr="00196920">
        <w:rPr>
          <w:rFonts w:ascii="Lucida Console" w:eastAsia="Lucida Console" w:hAnsi="Lucida Console" w:cs="Lucida Console"/>
          <w:szCs w:val="21"/>
        </w:rPr>
        <w:t>"animal")</w:t>
      </w:r>
    </w:p>
    <w:p w:rsidR="000A3AD4" w:rsidRPr="00196920" w:rsidRDefault="000A3AD4" w:rsidP="000A3AD4">
      <w:pPr>
        <w:ind w:left="93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spacing w:line="474" w:lineRule="auto"/>
        <w:ind w:left="934" w:right="5188"/>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The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value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to</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returned.</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(VariableNode</w:t>
      </w:r>
      <w:r w:rsidRPr="00196920">
        <w:rPr>
          <w:rFonts w:ascii="Lucida Console" w:eastAsia="Lucida Console" w:hAnsi="Lucida Console" w:cs="Lucida Console"/>
          <w:spacing w:val="43"/>
          <w:szCs w:val="21"/>
        </w:rPr>
        <w:t xml:space="preserve"> </w:t>
      </w:r>
      <w:r w:rsidRPr="00196920">
        <w:rPr>
          <w:rFonts w:ascii="Lucida Console" w:eastAsia="Lucida Console" w:hAnsi="Lucida Console" w:cs="Lucida Console"/>
          <w:szCs w:val="21"/>
        </w:rPr>
        <w:t>"$var")</w:t>
      </w:r>
    </w:p>
    <w:p w:rsidR="000A3AD4" w:rsidRPr="00196920" w:rsidRDefault="000A3AD4" w:rsidP="000A3AD4">
      <w:pPr>
        <w:ind w:left="72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51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431EB7" w:rsidRDefault="000A3AD4" w:rsidP="000A3AD4">
      <w:pPr>
        <w:pStyle w:val="BodyText"/>
        <w:ind w:firstLine="480"/>
      </w:pPr>
      <w:r w:rsidRPr="00431EB7">
        <w:t>执行时，只需在我们系统的</w:t>
      </w:r>
      <w:r w:rsidRPr="00431EB7">
        <w:t>Scheme</w:t>
      </w:r>
      <w:r w:rsidRPr="00431EB7">
        <w:t>终端输入以下指令便能执行以上的模式匹配器并找出在</w:t>
      </w:r>
      <w:r w:rsidRPr="00431EB7">
        <w:t>Atomspace</w:t>
      </w:r>
      <w:r w:rsidRPr="00431EB7">
        <w:t>中所有继承</w:t>
      </w:r>
      <w:r w:rsidRPr="00431EB7">
        <w:rPr>
          <w:rFonts w:hint="eastAsia"/>
        </w:rPr>
        <w:t>“</w:t>
      </w:r>
      <w:r w:rsidRPr="00431EB7">
        <w:t>animal</w:t>
      </w:r>
      <w:r w:rsidRPr="00431EB7">
        <w:rPr>
          <w:rFonts w:hint="eastAsia"/>
        </w:rPr>
        <w:t>“</w:t>
      </w:r>
      <w:r w:rsidRPr="00431EB7">
        <w:t>的概念：</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(cog-bind</w:t>
      </w:r>
      <w:r w:rsidRPr="00196920">
        <w:rPr>
          <w:rFonts w:ascii="Lucida Console" w:eastAsia="Lucida Console" w:hAnsi="Lucida Console" w:cs="Lucida Console"/>
          <w:spacing w:val="47"/>
          <w:szCs w:val="21"/>
        </w:rPr>
        <w:t xml:space="preserve"> </w:t>
      </w:r>
      <w:r w:rsidRPr="00196920">
        <w:rPr>
          <w:rFonts w:ascii="Lucida Console" w:eastAsia="Lucida Console" w:hAnsi="Lucida Console" w:cs="Lucida Console"/>
          <w:szCs w:val="21"/>
        </w:rPr>
        <w:t>find-animals)</w:t>
      </w:r>
    </w:p>
    <w:p w:rsidR="000A3AD4" w:rsidRPr="00431EB7" w:rsidRDefault="000A3AD4" w:rsidP="000A3AD4">
      <w:pPr>
        <w:pStyle w:val="Heading3"/>
        <w:numPr>
          <w:ilvl w:val="2"/>
          <w:numId w:val="76"/>
        </w:numPr>
        <w:rPr>
          <w:lang w:eastAsia="zh-CN"/>
        </w:rPr>
      </w:pPr>
      <w:r w:rsidRPr="00431EB7">
        <w:rPr>
          <w:rFonts w:hint="eastAsia"/>
          <w:lang w:eastAsia="zh-CN"/>
        </w:rPr>
        <w:t xml:space="preserve">  </w:t>
      </w:r>
      <w:bookmarkStart w:id="332" w:name="_Toc7046"/>
      <w:bookmarkStart w:id="333" w:name="_Toc453623438"/>
      <w:bookmarkStart w:id="334" w:name="_Toc327482497"/>
      <w:r w:rsidRPr="00431EB7">
        <w:rPr>
          <w:rFonts w:ascii="宋体" w:eastAsia="宋体" w:hAnsi="宋体" w:cs="宋体" w:hint="eastAsia"/>
          <w:lang w:eastAsia="zh-CN"/>
        </w:rPr>
        <w:t>基于超图模糊匹配的问答系统</w:t>
      </w:r>
      <w:bookmarkEnd w:id="332"/>
      <w:bookmarkEnd w:id="333"/>
      <w:bookmarkEnd w:id="334"/>
    </w:p>
    <w:p w:rsidR="000A3AD4" w:rsidRDefault="000A3AD4" w:rsidP="000A3AD4">
      <w:pPr>
        <w:pStyle w:val="BodyText"/>
        <w:ind w:firstLine="480"/>
        <w:rPr>
          <w:lang w:eastAsia="zh-CN"/>
        </w:rPr>
      </w:pPr>
      <w:r>
        <w:rPr>
          <w:lang w:eastAsia="zh-CN"/>
        </w:rPr>
        <w:t>本小节我们将阐述这个基于超图的模糊匹配的启发式的问答系统的设计思路和实现方法，该系统主要针对信息查询。其基本算法可简单概括如下：给定一个查询</w:t>
      </w:r>
      <w:r>
        <w:rPr>
          <w:lang w:eastAsia="zh-CN"/>
        </w:rPr>
        <w:t>Q</w:t>
      </w:r>
      <w:r>
        <w:rPr>
          <w:lang w:eastAsia="zh-CN"/>
        </w:rPr>
        <w:t>，通过我们的自然语言理解流水线将其转换成</w:t>
      </w:r>
      <w:r>
        <w:rPr>
          <w:lang w:eastAsia="zh-CN"/>
        </w:rPr>
        <w:t>Atomspace</w:t>
      </w:r>
      <w:r>
        <w:rPr>
          <w:lang w:eastAsia="zh-CN"/>
        </w:rPr>
        <w:t>里的超图形式，然后在知识库</w:t>
      </w:r>
      <w:r>
        <w:rPr>
          <w:lang w:eastAsia="zh-CN"/>
        </w:rPr>
        <w:t>Atomspace</w:t>
      </w:r>
      <w:r>
        <w:rPr>
          <w:lang w:eastAsia="zh-CN"/>
        </w:rPr>
        <w:t>里找出与其相似的表示陈述句的超图。这里我们做了一个合理的猜测，认为这些相似的超图中的其中一个包含了</w:t>
      </w:r>
      <w:r>
        <w:rPr>
          <w:lang w:eastAsia="zh-CN"/>
        </w:rPr>
        <w:t>Q</w:t>
      </w:r>
      <w:r>
        <w:rPr>
          <w:lang w:eastAsia="zh-CN"/>
        </w:rPr>
        <w:t>的答案。</w:t>
      </w:r>
    </w:p>
    <w:p w:rsidR="000A3AD4" w:rsidRDefault="000A3AD4" w:rsidP="000A3AD4">
      <w:pPr>
        <w:pStyle w:val="BodyText"/>
        <w:ind w:firstLine="480"/>
      </w:pPr>
      <w:r>
        <w:rPr>
          <w:lang w:eastAsia="zh-CN"/>
        </w:rPr>
        <w:t>如果给定一个很大的超图</w:t>
      </w:r>
      <w:r>
        <w:rPr>
          <w:lang w:eastAsia="zh-CN"/>
        </w:rPr>
        <w:t>H</w:t>
      </w:r>
      <w:r>
        <w:rPr>
          <w:lang w:eastAsia="zh-CN"/>
        </w:rPr>
        <w:t>，在</w:t>
      </w:r>
      <w:r>
        <w:rPr>
          <w:lang w:eastAsia="zh-CN"/>
        </w:rPr>
        <w:t>H</w:t>
      </w:r>
      <w:r>
        <w:rPr>
          <w:lang w:eastAsia="zh-CN"/>
        </w:rPr>
        <w:t>的所有子图中找到与目标超图</w:t>
      </w:r>
      <w:r>
        <w:rPr>
          <w:lang w:eastAsia="zh-CN"/>
        </w:rPr>
        <w:t>Q</w:t>
      </w:r>
      <w:r>
        <w:rPr>
          <w:lang w:eastAsia="zh-CN"/>
        </w:rPr>
        <w:t>部分匹配的子超图是一个非常困难的计算问题。我们使用了启发式在一定程度上解决了计算难度，虽然这不能保证找到问题的正确答案，但实验发现该方法通常能找到一个很好的答案。</w:t>
      </w:r>
      <w:r>
        <w:t>我们的启发式涉及下面两个阶段：</w:t>
      </w:r>
    </w:p>
    <w:p w:rsidR="000A3AD4" w:rsidRDefault="000A3AD4" w:rsidP="000A3AD4">
      <w:pPr>
        <w:spacing w:before="3" w:line="100" w:lineRule="exact"/>
        <w:rPr>
          <w:sz w:val="10"/>
          <w:szCs w:val="10"/>
        </w:rPr>
      </w:pPr>
    </w:p>
    <w:p w:rsidR="000A3AD4" w:rsidRPr="00196920" w:rsidRDefault="000A3AD4" w:rsidP="000A3AD4">
      <w:pPr>
        <w:pStyle w:val="BodyText"/>
        <w:numPr>
          <w:ilvl w:val="0"/>
          <w:numId w:val="66"/>
        </w:numPr>
        <w:ind w:firstLineChars="0"/>
        <w:rPr>
          <w:lang w:eastAsia="zh-CN"/>
        </w:rPr>
      </w:pPr>
      <w:r w:rsidRPr="00196920">
        <w:rPr>
          <w:lang w:eastAsia="zh-CN"/>
        </w:rPr>
        <w:t>第一阶段：使用一个基于超图的模糊匹配器</w:t>
      </w:r>
      <w:r w:rsidRPr="00196920">
        <w:rPr>
          <w:lang w:eastAsia="zh-CN"/>
        </w:rPr>
        <w:t>Pattern Matcher</w:t>
      </w:r>
      <w:r w:rsidRPr="00196920">
        <w:rPr>
          <w:lang w:eastAsia="zh-CN"/>
        </w:rPr>
        <w:t>，搜索能正确回答查询</w:t>
      </w:r>
      <w:r w:rsidRPr="00196920">
        <w:rPr>
          <w:lang w:eastAsia="zh-CN"/>
        </w:rPr>
        <w:t>Q</w:t>
      </w:r>
      <w:r w:rsidRPr="00196920">
        <w:rPr>
          <w:lang w:eastAsia="zh-CN"/>
        </w:rPr>
        <w:t>的答案。在此搜索过程中，保存所有与查询</w:t>
      </w:r>
      <w:r w:rsidRPr="00196920">
        <w:rPr>
          <w:lang w:eastAsia="zh-CN"/>
        </w:rPr>
        <w:t>Q</w:t>
      </w:r>
      <w:r w:rsidRPr="00196920">
        <w:rPr>
          <w:lang w:eastAsia="zh-CN"/>
        </w:rPr>
        <w:t>近似匹配的子超图。</w:t>
      </w:r>
    </w:p>
    <w:p w:rsidR="000A3AD4" w:rsidRPr="00196920" w:rsidRDefault="000A3AD4" w:rsidP="000A3AD4">
      <w:pPr>
        <w:pStyle w:val="BodyText"/>
        <w:numPr>
          <w:ilvl w:val="0"/>
          <w:numId w:val="66"/>
        </w:numPr>
        <w:ind w:firstLineChars="0"/>
        <w:rPr>
          <w:lang w:eastAsia="zh-CN"/>
        </w:rPr>
      </w:pPr>
      <w:r w:rsidRPr="00196920">
        <w:rPr>
          <w:lang w:eastAsia="zh-CN"/>
        </w:rPr>
        <w:t>第二阶段：对第一阶段中的所有部分匹配的子超图，使用基于超图匹配的动态规划来计算它们的匹配程度，然后根据匹配程度进行排序。</w:t>
      </w:r>
    </w:p>
    <w:p w:rsidR="000A3AD4" w:rsidRPr="00431EB7" w:rsidRDefault="000A3AD4" w:rsidP="000A3AD4">
      <w:pPr>
        <w:spacing w:before="2" w:line="100" w:lineRule="exact"/>
        <w:rPr>
          <w:sz w:val="10"/>
          <w:szCs w:val="10"/>
          <w:lang w:eastAsia="zh-CN"/>
        </w:rPr>
      </w:pPr>
    </w:p>
    <w:p w:rsidR="000A3AD4" w:rsidRPr="00431EB7" w:rsidRDefault="000A3AD4" w:rsidP="000A3AD4">
      <w:pPr>
        <w:pStyle w:val="BodyText"/>
        <w:ind w:firstLine="480"/>
        <w:rPr>
          <w:lang w:eastAsia="zh-CN"/>
        </w:rPr>
      </w:pPr>
      <w:r w:rsidRPr="00431EB7">
        <w:rPr>
          <w:lang w:eastAsia="zh-CN"/>
        </w:rPr>
        <w:t>基于超图匹配的动态规划是对</w:t>
      </w:r>
      <w:r w:rsidRPr="00431EB7">
        <w:rPr>
          <w:lang w:eastAsia="zh-CN"/>
        </w:rPr>
        <w:t>[</w:t>
      </w:r>
      <w:r w:rsidR="00A14FB4" w:rsidRPr="00431EB7">
        <w:fldChar w:fldCharType="begin"/>
      </w:r>
      <w:r w:rsidRPr="00431EB7">
        <w:rPr>
          <w:lang w:eastAsia="zh-CN"/>
        </w:rPr>
        <w:instrText>HYPERLINK\l"_bookmark238"</w:instrText>
      </w:r>
      <w:r w:rsidR="00A14FB4" w:rsidRPr="00431EB7">
        <w:fldChar w:fldCharType="separate"/>
      </w:r>
      <w:r w:rsidRPr="00431EB7">
        <w:rPr>
          <w:lang w:eastAsia="zh-CN"/>
        </w:rPr>
        <w:t>119</w:t>
      </w:r>
      <w:r w:rsidR="00A14FB4" w:rsidRPr="00431EB7">
        <w:fldChar w:fldCharType="end"/>
      </w:r>
      <w:r w:rsidRPr="00431EB7">
        <w:rPr>
          <w:lang w:eastAsia="zh-CN"/>
        </w:rPr>
        <w:t>]</w:t>
      </w:r>
      <w:r w:rsidRPr="00431EB7">
        <w:rPr>
          <w:lang w:eastAsia="zh-CN"/>
        </w:rPr>
        <w:t>中的算法一个新的改进。正如基于动态规划的字符串匹配，获得高性能的一个重要因素是从源到目标的路径转换过程中合理地分配具体的操作成本。我们对此使用的启发式如下：修改（可以是添加、删除或替换）一个稀有词对应的节点比修改一个常用词对应的节点的成本高；修改一个稀有词节点对应的链比修改一个常用词节点对应的链的成本高。这里的</w:t>
      </w:r>
      <w:r w:rsidRPr="00431EB7">
        <w:rPr>
          <w:rFonts w:hint="eastAsia"/>
          <w:lang w:eastAsia="zh-CN"/>
        </w:rPr>
        <w:t>“</w:t>
      </w:r>
      <w:r w:rsidRPr="00431EB7">
        <w:rPr>
          <w:lang w:eastAsia="zh-CN"/>
        </w:rPr>
        <w:t>稀有程度</w:t>
      </w:r>
      <w:r w:rsidRPr="00431EB7">
        <w:rPr>
          <w:rFonts w:hint="eastAsia"/>
          <w:lang w:eastAsia="zh-CN"/>
        </w:rPr>
        <w:t>”</w:t>
      </w:r>
      <w:r w:rsidRPr="00431EB7">
        <w:rPr>
          <w:lang w:eastAsia="zh-CN"/>
        </w:rPr>
        <w:t>通过词频或者该词所关联的</w:t>
      </w:r>
      <w:r w:rsidRPr="00431EB7">
        <w:rPr>
          <w:lang w:eastAsia="zh-CN"/>
        </w:rPr>
        <w:t>WordNode,ConceptNode</w:t>
      </w:r>
      <w:r w:rsidRPr="00431EB7">
        <w:rPr>
          <w:lang w:eastAsia="zh-CN"/>
        </w:rPr>
        <w:t>或者</w:t>
      </w:r>
      <w:r w:rsidRPr="00431EB7">
        <w:rPr>
          <w:lang w:eastAsia="zh-CN"/>
        </w:rPr>
        <w:t>PredicateNode</w:t>
      </w:r>
      <w:r w:rsidRPr="00431EB7">
        <w:rPr>
          <w:lang w:eastAsia="zh-CN"/>
        </w:rPr>
        <w:t>的真值来衡量。</w:t>
      </w:r>
    </w:p>
    <w:p w:rsidR="000A3AD4" w:rsidRDefault="000A3AD4" w:rsidP="000A3AD4">
      <w:pPr>
        <w:pStyle w:val="BodyText"/>
        <w:ind w:firstLine="474"/>
        <w:rPr>
          <w:rFonts w:cs="Times New Roman"/>
          <w:spacing w:val="-3"/>
          <w:lang w:eastAsia="zh-CN"/>
        </w:rPr>
      </w:pPr>
      <w:r>
        <w:rPr>
          <w:rFonts w:cs="Times New Roman"/>
          <w:spacing w:val="-3"/>
          <w:lang w:eastAsia="zh-CN"/>
        </w:rPr>
        <w:t>假设所需的查询是</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w:t>
      </w:r>
      <w:r>
        <w:rPr>
          <w:rFonts w:cs="Times New Roman"/>
          <w:spacing w:val="-3"/>
          <w:lang w:eastAsia="zh-CN"/>
        </w:rPr>
        <w:t>谁在商店买了一个钟琴？</w:t>
      </w:r>
      <w:r>
        <w:rPr>
          <w:rFonts w:cs="Times New Roman"/>
          <w:spacing w:val="-3"/>
          <w:lang w:eastAsia="zh-CN"/>
        </w:rPr>
        <w:t>)</w:t>
      </w:r>
      <w:r>
        <w:rPr>
          <w:rFonts w:cs="Times New Roman"/>
          <w:spacing w:val="-3"/>
          <w:lang w:eastAsia="zh-CN"/>
        </w:rPr>
        <w:t>，那么如果将</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替换成其他词的时候，那其成本就比将</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替换成其他词要高，因为</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更稀有。因此</w:t>
      </w:r>
      <w:r>
        <w:rPr>
          <w:rFonts w:cs="Times New Roman" w:hint="eastAsia"/>
          <w:spacing w:val="-3"/>
          <w:lang w:eastAsia="zh-CN"/>
        </w:rPr>
        <w:t>“</w:t>
      </w:r>
      <w:r>
        <w:rPr>
          <w:rFonts w:cs="Times New Roman"/>
          <w:spacing w:val="-3"/>
          <w:lang w:eastAsia="zh-CN"/>
        </w:rPr>
        <w:t>Bob bought a glockenspiel with his friend.</w:t>
      </w:r>
      <w:r>
        <w:rPr>
          <w:rFonts w:cs="Times New Roman" w:hint="eastAsia"/>
          <w:spacing w:val="-3"/>
          <w:lang w:eastAsia="zh-CN"/>
        </w:rPr>
        <w:t>”</w:t>
      </w:r>
      <w:r>
        <w:rPr>
          <w:rFonts w:cs="Times New Roman"/>
          <w:spacing w:val="-3"/>
          <w:lang w:eastAsia="zh-CN"/>
        </w:rPr>
        <w:t>（</w:t>
      </w:r>
      <w:r>
        <w:rPr>
          <w:rFonts w:cs="Times New Roman"/>
          <w:spacing w:val="-3"/>
          <w:lang w:eastAsia="zh-CN"/>
        </w:rPr>
        <w:t>Bob</w:t>
      </w:r>
      <w:r>
        <w:rPr>
          <w:rFonts w:cs="Times New Roman"/>
          <w:spacing w:val="-3"/>
          <w:lang w:eastAsia="zh-CN"/>
        </w:rPr>
        <w:t>和他朋友一起买了钟琴。）和查询的匹配程度要高于</w:t>
      </w:r>
      <w:r>
        <w:rPr>
          <w:rFonts w:cs="Times New Roman" w:hint="eastAsia"/>
          <w:spacing w:val="-3"/>
          <w:lang w:eastAsia="zh-CN"/>
        </w:rPr>
        <w:t>“</w:t>
      </w:r>
      <w:r>
        <w:rPr>
          <w:rFonts w:cs="Times New Roman"/>
          <w:spacing w:val="-3"/>
          <w:lang w:eastAsia="zh-CN"/>
        </w:rPr>
        <w:t>Jim bought a thimble at the store.</w:t>
      </w:r>
      <w:r>
        <w:rPr>
          <w:rFonts w:cs="Times New Roman" w:hint="eastAsia"/>
          <w:spacing w:val="-3"/>
          <w:lang w:eastAsia="zh-CN"/>
        </w:rPr>
        <w:t>”</w:t>
      </w:r>
      <w:r>
        <w:rPr>
          <w:rFonts w:cs="Times New Roman"/>
          <w:spacing w:val="-3"/>
          <w:lang w:eastAsia="zh-CN"/>
        </w:rPr>
        <w:t>（</w:t>
      </w:r>
      <w:r>
        <w:rPr>
          <w:rFonts w:cs="Times New Roman"/>
          <w:spacing w:val="-3"/>
          <w:lang w:eastAsia="zh-CN"/>
        </w:rPr>
        <w:t>Jim</w:t>
      </w:r>
      <w:r>
        <w:rPr>
          <w:rFonts w:cs="Times New Roman"/>
          <w:spacing w:val="-3"/>
          <w:lang w:eastAsia="zh-CN"/>
        </w:rPr>
        <w:t>在商店买了一个针箍。）。</w:t>
      </w:r>
    </w:p>
    <w:p w:rsidR="000A3AD4" w:rsidRDefault="000A3AD4" w:rsidP="000A3AD4">
      <w:pPr>
        <w:pStyle w:val="BodyText"/>
        <w:ind w:firstLine="474"/>
        <w:rPr>
          <w:rFonts w:cs="Times New Roman"/>
          <w:spacing w:val="-3"/>
          <w:lang w:eastAsia="zh-CN"/>
        </w:rPr>
      </w:pPr>
      <w:r>
        <w:rPr>
          <w:rFonts w:cs="Times New Roman"/>
          <w:spacing w:val="-3"/>
          <w:lang w:eastAsia="zh-CN"/>
        </w:rPr>
        <w:t>这种基于频率的启发式相当于实例化</w:t>
      </w:r>
      <w:r>
        <w:rPr>
          <w:rFonts w:cs="Times New Roman"/>
          <w:spacing w:val="-3"/>
          <w:lang w:eastAsia="zh-CN"/>
        </w:rPr>
        <w:t>OpenCog</w:t>
      </w:r>
      <w:r>
        <w:rPr>
          <w:rFonts w:cs="Times New Roman"/>
          <w:spacing w:val="-3"/>
          <w:lang w:eastAsia="zh-CN"/>
        </w:rPr>
        <w:t>里经常使用的一个一般原则：信息含量往往通过概率化的惊讶度来衡量。发现句子里的</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比发现</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的惊讶度更高，因此，我们断定，在此查询中，</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含有的信息量更大，所以当修改</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的时候会被分配很高的成分，因为做这样的修改就相当于删除了查询中的较多的信息。这样的信息论原则也给</w:t>
      </w:r>
      <w:r>
        <w:rPr>
          <w:rFonts w:cs="Times New Roman"/>
          <w:spacing w:val="-3"/>
          <w:lang w:eastAsia="zh-CN"/>
        </w:rPr>
        <w:t>OpenCog</w:t>
      </w:r>
      <w:r>
        <w:rPr>
          <w:rFonts w:cs="Times New Roman"/>
          <w:spacing w:val="-3"/>
          <w:lang w:eastAsia="zh-CN"/>
        </w:rPr>
        <w:t>中的</w:t>
      </w:r>
      <w:r>
        <w:rPr>
          <w:rFonts w:cs="Times New Roman"/>
          <w:spacing w:val="-3"/>
          <w:lang w:eastAsia="zh-CN"/>
        </w:rPr>
        <w:t>Pattern Mining[</w:t>
      </w:r>
      <w:r w:rsidR="00A14FB4">
        <w:rPr>
          <w:rFonts w:cs="Times New Roman"/>
          <w:spacing w:val="-3"/>
        </w:rPr>
        <w:fldChar w:fldCharType="begin"/>
      </w:r>
      <w:r>
        <w:rPr>
          <w:rFonts w:cs="Times New Roman"/>
          <w:spacing w:val="-3"/>
          <w:lang w:eastAsia="zh-CN"/>
        </w:rPr>
        <w:instrText>HYPERLINK\l"_bookmark239"</w:instrText>
      </w:r>
      <w:r w:rsidR="00A14FB4">
        <w:rPr>
          <w:rFonts w:cs="Times New Roman"/>
          <w:spacing w:val="-3"/>
        </w:rPr>
        <w:fldChar w:fldCharType="separate"/>
      </w:r>
      <w:r>
        <w:rPr>
          <w:rFonts w:cs="Times New Roman"/>
          <w:spacing w:val="-3"/>
          <w:lang w:eastAsia="zh-CN"/>
        </w:rPr>
        <w:t>120</w:t>
      </w:r>
      <w:r w:rsidR="00A14FB4">
        <w:rPr>
          <w:rFonts w:cs="Times New Roman"/>
          <w:spacing w:val="-3"/>
        </w:rPr>
        <w:fldChar w:fldCharType="end"/>
      </w:r>
      <w:r>
        <w:rPr>
          <w:rFonts w:cs="Times New Roman"/>
          <w:spacing w:val="-3"/>
          <w:lang w:eastAsia="zh-CN"/>
        </w:rPr>
        <w:t>]</w:t>
      </w:r>
      <w:r>
        <w:rPr>
          <w:rFonts w:cs="Times New Roman"/>
          <w:spacing w:val="-3"/>
          <w:lang w:eastAsia="zh-CN"/>
        </w:rPr>
        <w:t>奠定了基础</w:t>
      </w:r>
      <w:r>
        <w:rPr>
          <w:rFonts w:cs="Times New Roman"/>
          <w:spacing w:val="-3"/>
          <w:lang w:eastAsia="zh-CN"/>
        </w:rPr>
        <w:t>,Pattern Mining</w:t>
      </w:r>
      <w:r>
        <w:rPr>
          <w:rFonts w:cs="Times New Roman"/>
          <w:spacing w:val="-3"/>
          <w:lang w:eastAsia="zh-CN"/>
        </w:rPr>
        <w:t>在</w:t>
      </w:r>
      <w:r>
        <w:rPr>
          <w:rFonts w:cs="Times New Roman"/>
          <w:spacing w:val="-3"/>
          <w:lang w:eastAsia="zh-CN"/>
        </w:rPr>
        <w:t>OpenCog</w:t>
      </w:r>
      <w:r>
        <w:rPr>
          <w:rFonts w:cs="Times New Roman"/>
          <w:spacing w:val="-3"/>
          <w:lang w:eastAsia="zh-CN"/>
        </w:rPr>
        <w:t>的动机机制中充当了重要的角色，可以用来满足我们前面提到的</w:t>
      </w:r>
      <w:r>
        <w:rPr>
          <w:rFonts w:cs="Times New Roman"/>
          <w:spacing w:val="-3"/>
          <w:lang w:eastAsia="zh-CN"/>
        </w:rPr>
        <w:t>OpenPsi</w:t>
      </w:r>
      <w:r>
        <w:rPr>
          <w:rFonts w:cs="Times New Roman"/>
          <w:spacing w:val="-3"/>
          <w:lang w:eastAsia="zh-CN"/>
        </w:rPr>
        <w:t>里的</w:t>
      </w:r>
      <w:r>
        <w:rPr>
          <w:rFonts w:cs="Times New Roman" w:hint="eastAsia"/>
          <w:spacing w:val="-3"/>
          <w:lang w:eastAsia="zh-CN"/>
        </w:rPr>
        <w:t>“</w:t>
      </w:r>
      <w:r>
        <w:rPr>
          <w:rFonts w:cs="Times New Roman"/>
          <w:spacing w:val="-3"/>
          <w:lang w:eastAsia="zh-CN"/>
        </w:rPr>
        <w:t>新颖性</w:t>
      </w:r>
      <w:r>
        <w:rPr>
          <w:rFonts w:cs="Times New Roman" w:hint="eastAsia"/>
          <w:spacing w:val="-3"/>
          <w:lang w:eastAsia="zh-CN"/>
        </w:rPr>
        <w:t>”</w:t>
      </w:r>
      <w:r>
        <w:rPr>
          <w:rFonts w:cs="Times New Roman"/>
          <w:spacing w:val="-3"/>
          <w:lang w:eastAsia="zh-CN"/>
        </w:rPr>
        <w:t>（</w:t>
      </w:r>
      <w:r>
        <w:rPr>
          <w:rFonts w:cs="Times New Roman"/>
          <w:spacing w:val="-3"/>
          <w:lang w:eastAsia="zh-CN"/>
        </w:rPr>
        <w:t>Novelty</w:t>
      </w:r>
      <w:r>
        <w:rPr>
          <w:rFonts w:cs="Times New Roman"/>
          <w:spacing w:val="-3"/>
          <w:lang w:eastAsia="zh-CN"/>
        </w:rPr>
        <w:t>）的目标需求。一个更智能更复杂的匹配方法可以根据总体惊讶值来惩罚修改序列，但目前的做法依然是只针对查询的各个部分的惊讶度单独作为指标，待系统逐步改善后，会考虑实现更复杂的匹配算法。为了简化操作，在做查询匹配的过程中，我们忽略了表示查询的超图中很多不重要的</w:t>
      </w:r>
      <w:r>
        <w:rPr>
          <w:rFonts w:cs="Times New Roman"/>
          <w:spacing w:val="-3"/>
          <w:lang w:eastAsia="zh-CN"/>
        </w:rPr>
        <w:t>Atoms</w:t>
      </w:r>
      <w:r>
        <w:rPr>
          <w:rFonts w:cs="Times New Roman"/>
          <w:spacing w:val="-3"/>
          <w:lang w:eastAsia="zh-CN"/>
        </w:rPr>
        <w:t>，仅表明语义关系的核心部分用于匹配。对于例句</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，仅有下面这些</w:t>
      </w:r>
      <w:r>
        <w:rPr>
          <w:rFonts w:cs="Times New Roman"/>
          <w:spacing w:val="-3"/>
          <w:lang w:eastAsia="zh-CN"/>
        </w:rPr>
        <w:t>Atoms</w:t>
      </w:r>
      <w:r>
        <w:rPr>
          <w:rFonts w:cs="Times New Roman"/>
          <w:spacing w:val="-3"/>
          <w:lang w:eastAsia="zh-CN"/>
        </w:rPr>
        <w:t>参与超图匹配：</w:t>
      </w:r>
    </w:p>
    <w:p w:rsidR="000A3AD4" w:rsidRPr="00196920" w:rsidRDefault="000A3AD4" w:rsidP="000A3AD4">
      <w:pPr>
        <w:spacing w:before="7" w:line="200" w:lineRule="exact"/>
        <w:rPr>
          <w:szCs w:val="21"/>
          <w:lang w:eastAsia="zh-CN"/>
        </w:rPr>
      </w:pPr>
    </w:p>
    <w:p w:rsidR="000A3AD4" w:rsidRPr="00196920" w:rsidRDefault="000A3AD4" w:rsidP="000A3AD4">
      <w:pPr>
        <w:ind w:left="304" w:right="7900"/>
        <w:jc w:val="both"/>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((ReferenceLin</w:t>
      </w:r>
      <w:r w:rsidRPr="00196920">
        <w:rPr>
          <w:rFonts w:ascii="Lucida Console" w:eastAsia="Lucida Console" w:hAnsi="Lucida Console" w:cs="Lucida Console"/>
          <w:w w:val="105"/>
          <w:szCs w:val="21"/>
          <w:lang w:eastAsia="zh-CN"/>
        </w:rPr>
        <w:t>k</w:t>
      </w:r>
    </w:p>
    <w:p w:rsidR="000A3AD4" w:rsidRPr="00196920" w:rsidRDefault="000A3AD4" w:rsidP="000A3AD4">
      <w:pPr>
        <w:spacing w:before="83" w:line="461" w:lineRule="auto"/>
        <w:ind w:left="476" w:right="5088"/>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(InterpretationNod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31"/>
          <w:w w:val="105"/>
          <w:szCs w:val="21"/>
          <w:lang w:eastAsia="zh-CN"/>
        </w:rPr>
        <w:t xml:space="preserve"> </w:t>
      </w:r>
      <w:r w:rsidRPr="00196920">
        <w:rPr>
          <w:rFonts w:ascii="Lucida Console" w:eastAsia="Lucida Console" w:hAnsi="Lucida Console" w:cs="Lucida Console"/>
          <w:spacing w:val="-1"/>
          <w:w w:val="105"/>
          <w:szCs w:val="21"/>
          <w:lang w:eastAsia="zh-CN"/>
        </w:rPr>
        <w:t>"sentence@ae4_parse_0_interpretation_$X"</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w w:val="106"/>
          <w:szCs w:val="21"/>
          <w:lang w:eastAsia="zh-CN"/>
        </w:rPr>
        <w:t xml:space="preserve"> </w:t>
      </w:r>
      <w:r w:rsidRPr="00196920">
        <w:rPr>
          <w:rFonts w:ascii="Lucida Console" w:eastAsia="Lucida Console" w:hAnsi="Lucida Console" w:cs="Lucida Console"/>
          <w:spacing w:val="-1"/>
          <w:w w:val="105"/>
          <w:szCs w:val="21"/>
          <w:lang w:eastAsia="zh-CN"/>
        </w:rPr>
        <w:t>(SetLin</w:t>
      </w:r>
      <w:r w:rsidRPr="00196920">
        <w:rPr>
          <w:rFonts w:ascii="Lucida Console" w:eastAsia="Lucida Console" w:hAnsi="Lucida Console" w:cs="Lucida Console"/>
          <w:w w:val="105"/>
          <w:szCs w:val="21"/>
          <w:lang w:eastAsia="zh-CN"/>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49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(VariableNod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"$rIr</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4" w:line="100" w:lineRule="exact"/>
        <w:rPr>
          <w:szCs w:val="21"/>
        </w:rPr>
      </w:pPr>
    </w:p>
    <w:p w:rsidR="000A3AD4" w:rsidRPr="00196920" w:rsidRDefault="000A3AD4" w:rsidP="000A3AD4">
      <w:pPr>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1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"sentence@ae4_parse_0_interpretation_$X"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"InterrogativeSpeechAct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289"/>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Default="000A3AD4" w:rsidP="000A3AD4">
      <w:pPr>
        <w:spacing w:line="200" w:lineRule="exact"/>
        <w:rPr>
          <w:sz w:val="20"/>
          <w:szCs w:val="20"/>
        </w:rPr>
      </w:pPr>
    </w:p>
    <w:p w:rsidR="000A3AD4" w:rsidRDefault="000A3AD4" w:rsidP="000A3AD4">
      <w:pPr>
        <w:spacing w:before="9" w:line="260" w:lineRule="exact"/>
        <w:rPr>
          <w:sz w:val="26"/>
          <w:szCs w:val="26"/>
        </w:rPr>
      </w:pPr>
    </w:p>
    <w:p w:rsidR="000A3AD4" w:rsidRPr="00431EB7" w:rsidRDefault="000A3AD4" w:rsidP="000A3AD4">
      <w:pPr>
        <w:pStyle w:val="BodyText"/>
        <w:ind w:firstLine="480"/>
      </w:pPr>
      <w:r w:rsidRPr="00431EB7">
        <w:t>类似地，我们使用简化过的表示</w:t>
      </w:r>
      <w:r w:rsidRPr="00431EB7">
        <w:rPr>
          <w:rFonts w:hint="eastAsia"/>
        </w:rPr>
        <w:t>“</w:t>
      </w:r>
      <w:r w:rsidRPr="00431EB7">
        <w:t>Bob mauled a glockenspiel with his friend.</w:t>
      </w:r>
      <w:r w:rsidRPr="00431EB7">
        <w:rPr>
          <w:rFonts w:hint="eastAsia"/>
        </w:rPr>
        <w:t>”</w:t>
      </w:r>
      <w:r w:rsidRPr="00431EB7">
        <w:t>的超图：</w:t>
      </w:r>
    </w:p>
    <w:p w:rsidR="000A3AD4" w:rsidRPr="00196920" w:rsidRDefault="000A3AD4" w:rsidP="000A3AD4">
      <w:pPr>
        <w:spacing w:before="2" w:line="19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289" w:right="511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"maul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"friend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"his</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"possession</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76"/>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line="200" w:lineRule="exact"/>
        <w:rPr>
          <w:szCs w:val="21"/>
        </w:rPr>
      </w:pPr>
    </w:p>
    <w:p w:rsidR="000A3AD4" w:rsidRDefault="000A3AD4" w:rsidP="000A3AD4">
      <w:pPr>
        <w:spacing w:before="11" w:line="220" w:lineRule="exact"/>
      </w:pPr>
    </w:p>
    <w:p w:rsidR="000A3AD4" w:rsidRPr="00431EB7" w:rsidRDefault="000A3AD4" w:rsidP="000A3AD4">
      <w:pPr>
        <w:pStyle w:val="BodyText"/>
        <w:ind w:firstLine="480"/>
      </w:pPr>
      <w:r w:rsidRPr="00431EB7">
        <w:t>和表示</w:t>
      </w:r>
      <w:r w:rsidRPr="00431EB7">
        <w:rPr>
          <w:rFonts w:hint="eastAsia"/>
        </w:rPr>
        <w:t>”</w:t>
      </w:r>
      <w:r w:rsidRPr="00431EB7">
        <w:t>Jim bought a thimble at the store.</w:t>
      </w:r>
      <w:r w:rsidRPr="00431EB7">
        <w:rPr>
          <w:rFonts w:hint="eastAsia"/>
        </w:rPr>
        <w:t>”</w:t>
      </w:r>
      <w:r w:rsidRPr="00431EB7">
        <w:t>的超图</w:t>
      </w:r>
    </w:p>
    <w:p w:rsidR="000A3AD4" w:rsidRDefault="000A3AD4" w:rsidP="000A3AD4">
      <w:pPr>
        <w:spacing w:before="5" w:line="150" w:lineRule="exact"/>
        <w:rPr>
          <w:sz w:val="15"/>
          <w:szCs w:val="15"/>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476" w:right="457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"thimble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17" w:right="477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24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18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szCs w:val="21"/>
        </w:rPr>
      </w:pP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"female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(ConceptNod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spacing w:val="-1"/>
          <w:w w:val="105"/>
          <w:szCs w:val="21"/>
          <w:lang w:eastAsia="zh-CN"/>
        </w:rPr>
        <w:t>"Jill@bc3</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spacing w:val="-1"/>
          <w:w w:val="105"/>
          <w:szCs w:val="21"/>
          <w:lang w:eastAsia="zh-CN"/>
        </w:rPr>
        <w:t>(st</w:t>
      </w:r>
      <w:r w:rsidRPr="00196920">
        <w:rPr>
          <w:rFonts w:ascii="Lucida Console" w:eastAsia="Lucida Console" w:hAnsi="Lucida Console" w:cs="Lucida Console"/>
          <w:w w:val="105"/>
          <w:szCs w:val="21"/>
          <w:lang w:eastAsia="zh-CN"/>
        </w:rPr>
        <w:t>v</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spacing w:val="-1"/>
          <w:w w:val="105"/>
          <w:szCs w:val="21"/>
          <w:lang w:eastAsia="zh-CN"/>
        </w:rPr>
        <w:t>0.00</w:t>
      </w:r>
      <w:r w:rsidRPr="00196920">
        <w:rPr>
          <w:rFonts w:ascii="Lucida Console" w:eastAsia="Lucida Console" w:hAnsi="Lucida Console" w:cs="Lucida Console"/>
          <w:w w:val="105"/>
          <w:szCs w:val="21"/>
          <w:lang w:eastAsia="zh-CN"/>
        </w:rPr>
        <w:t>1</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w w:val="105"/>
          <w:szCs w:val="21"/>
          <w:lang w:eastAsia="zh-CN"/>
        </w:rPr>
        <w:t>0</w:t>
      </w:r>
      <w:r w:rsidRPr="00196920">
        <w:rPr>
          <w:rFonts w:ascii="Lucida Console" w:eastAsia="Lucida Console" w:hAnsi="Lucida Console" w:cs="Lucida Console"/>
          <w:spacing w:val="-1"/>
          <w:w w:val="105"/>
          <w:szCs w:val="21"/>
          <w:lang w:eastAsia="zh-CN"/>
        </w:rPr>
        <w:t>.99000001)</w:t>
      </w: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633"/>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461"/>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289"/>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431EB7" w:rsidRDefault="000A3AD4" w:rsidP="000A3AD4">
      <w:pPr>
        <w:pStyle w:val="BodyText"/>
        <w:ind w:firstLine="480"/>
        <w:rPr>
          <w:lang w:eastAsia="zh-CN"/>
        </w:rPr>
      </w:pPr>
      <w:r w:rsidRPr="00431EB7">
        <w:rPr>
          <w:lang w:eastAsia="zh-CN"/>
        </w:rPr>
        <w:t>我们的下一步研究会将逻辑推理也加入成本计算的过程，从而进一步改进上述针对查询处理的超图匹配。假如知识库中代表下面这个句子的超图表示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(Jim</w:t>
      </w:r>
      <w:r w:rsidRPr="00431EB7">
        <w:rPr>
          <w:lang w:eastAsia="zh-CN"/>
        </w:rPr>
        <w:t>在商店买了一个乐器。</w:t>
      </w:r>
      <w:r w:rsidRPr="00431EB7">
        <w:rPr>
          <w:lang w:eastAsia="zh-CN"/>
        </w:rPr>
        <w:t>)</w:t>
      </w:r>
      <w:r w:rsidRPr="00431EB7">
        <w:rPr>
          <w:lang w:eastAsia="zh-CN"/>
        </w:rPr>
        <w:t>，那么如果该查询系统能做出以下推理：</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0C6FE5">
      <w:pPr>
        <w:ind w:left="2160" w:firstLine="720"/>
        <w:outlineLvl w:val="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InheritanceLink </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"glockenspiel"</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"musical instrument"</w:t>
      </w:r>
    </w:p>
    <w:p w:rsidR="000A3AD4" w:rsidRPr="00431EB7" w:rsidRDefault="000A3AD4" w:rsidP="000A3AD4">
      <w:pPr>
        <w:pStyle w:val="BodyText"/>
        <w:ind w:firstLine="480"/>
        <w:rPr>
          <w:lang w:eastAsia="zh-CN"/>
        </w:rPr>
      </w:pPr>
      <w:bookmarkStart w:id="335" w:name="OLE_LINK49"/>
      <w:r w:rsidRPr="00431EB7">
        <w:rPr>
          <w:lang w:eastAsia="zh-CN"/>
        </w:rPr>
        <w:t>得到</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是一种</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，那么会对</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改为</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的修改操作赋值一个较低的成本值。基于这样的简单推理，系统会认为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在商店买了一个乐器）比</w:t>
      </w:r>
      <w:r w:rsidRPr="00431EB7">
        <w:rPr>
          <w:rFonts w:hint="eastAsia"/>
          <w:lang w:eastAsia="zh-CN"/>
        </w:rPr>
        <w:t>“</w:t>
      </w:r>
      <w:r w:rsidRPr="00431EB7">
        <w:rPr>
          <w:lang w:eastAsia="zh-CN"/>
        </w:rPr>
        <w:t xml:space="preserve">Jim bought a power tool at </w:t>
      </w:r>
      <w:bookmarkStart w:id="336" w:name="基于后向链接推理的问答系统"/>
      <w:bookmarkEnd w:id="336"/>
      <w:r w:rsidRPr="00431EB7">
        <w:rPr>
          <w:lang w:eastAsia="zh-CN"/>
        </w:rPr>
        <w:t>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在商店买了一个电源工具）更符合上述查询。</w:t>
      </w:r>
    </w:p>
    <w:p w:rsidR="000A3AD4" w:rsidRPr="00431EB7" w:rsidRDefault="000A3AD4" w:rsidP="000C6FE5">
      <w:pPr>
        <w:pStyle w:val="Heading2"/>
        <w:numPr>
          <w:ilvl w:val="1"/>
          <w:numId w:val="76"/>
        </w:numPr>
        <w:tabs>
          <w:tab w:val="left" w:pos="210"/>
        </w:tabs>
        <w:rPr>
          <w:lang w:eastAsia="zh-CN"/>
        </w:rPr>
      </w:pPr>
      <w:bookmarkStart w:id="337" w:name="_Toc8973"/>
      <w:bookmarkStart w:id="338" w:name="_Toc453623439"/>
      <w:bookmarkStart w:id="339" w:name="_Toc327482498"/>
      <w:bookmarkEnd w:id="335"/>
      <w:r w:rsidRPr="00431EB7">
        <w:rPr>
          <w:rFonts w:ascii="宋体" w:eastAsia="宋体" w:hAnsi="宋体" w:cs="宋体" w:hint="eastAsia"/>
          <w:lang w:eastAsia="zh-CN"/>
        </w:rPr>
        <w:t>基于后向链接推理的问答系统</w:t>
      </w:r>
      <w:bookmarkEnd w:id="337"/>
      <w:bookmarkEnd w:id="338"/>
      <w:bookmarkEnd w:id="339"/>
    </w:p>
    <w:p w:rsidR="000A3AD4" w:rsidRPr="00431EB7" w:rsidRDefault="000A3AD4" w:rsidP="000A3AD4">
      <w:pPr>
        <w:pStyle w:val="BodyText"/>
        <w:ind w:firstLine="480"/>
      </w:pPr>
      <w:r w:rsidRPr="00431EB7">
        <w:rPr>
          <w:lang w:eastAsia="zh-CN"/>
        </w:rPr>
        <w:t>上一节中介绍的基于超图匹配的问答虽然能回答不少的查询，但是随着知识库</w:t>
      </w:r>
      <w:r w:rsidRPr="00431EB7">
        <w:rPr>
          <w:lang w:eastAsia="zh-CN"/>
        </w:rPr>
        <w:t>Atomspace</w:t>
      </w:r>
      <w:r w:rsidRPr="00431EB7">
        <w:rPr>
          <w:lang w:eastAsia="zh-CN"/>
        </w:rPr>
        <w:t>的不断变大，搜索匹配的工作会变得越来越复杂，也越来越耗时。而且基于超图匹配的方法只是一个粗糙的启发式搜索过程，不适用于这些情况：对查询时间要求高、知识库数据不足或者在知识库中的答案需要经过一定推理才能找到等。</w:t>
      </w:r>
      <w:r w:rsidRPr="00431EB7">
        <w:t>例如，该方法无法将查询</w:t>
      </w:r>
      <w:r w:rsidRPr="00431EB7">
        <w:rPr>
          <w:rFonts w:hint="eastAsia"/>
        </w:rPr>
        <w:t>“</w:t>
      </w:r>
      <w:r w:rsidRPr="00431EB7">
        <w:t>Who bought a glockenspiel?</w:t>
      </w:r>
      <w:r w:rsidRPr="00431EB7">
        <w:rPr>
          <w:rFonts w:hint="eastAsia"/>
        </w:rPr>
        <w:t>”</w:t>
      </w:r>
      <w:r w:rsidRPr="00431EB7">
        <w:t>（谁买了钟琴？）从下面的句子中找到近似匹配，但是这些句子都在一定程度上暗示了此查询的答案。</w:t>
      </w:r>
    </w:p>
    <w:p w:rsidR="000A3AD4" w:rsidRPr="00196920" w:rsidRDefault="000A3AD4" w:rsidP="000A3AD4">
      <w:pPr>
        <w:pStyle w:val="BodyText"/>
        <w:numPr>
          <w:ilvl w:val="0"/>
          <w:numId w:val="66"/>
        </w:numPr>
        <w:ind w:firstLineChars="0"/>
        <w:rPr>
          <w:lang w:eastAsia="zh-CN"/>
        </w:rPr>
      </w:pPr>
      <w:r w:rsidRPr="00196920">
        <w:rPr>
          <w:lang w:eastAsia="zh-CN"/>
        </w:rPr>
        <w:t>Bob brought his new instrument home from the mall and played it for his kids.</w:t>
      </w:r>
      <w:r w:rsidRPr="00196920">
        <w:rPr>
          <w:lang w:eastAsia="zh-CN"/>
        </w:rPr>
        <w:t>（</w:t>
      </w:r>
      <w:r w:rsidRPr="00196920">
        <w:rPr>
          <w:lang w:eastAsia="zh-CN"/>
        </w:rPr>
        <w:t>Bob</w:t>
      </w:r>
      <w:r w:rsidRPr="00196920">
        <w:rPr>
          <w:lang w:eastAsia="zh-CN"/>
        </w:rPr>
        <w:t>从商场带了新乐器回家，并为他的孩子们演奏了几曲。）</w:t>
      </w:r>
    </w:p>
    <w:p w:rsidR="000A3AD4" w:rsidRPr="00196920" w:rsidRDefault="000A3AD4" w:rsidP="000A3AD4">
      <w:pPr>
        <w:pStyle w:val="BodyText"/>
        <w:numPr>
          <w:ilvl w:val="0"/>
          <w:numId w:val="66"/>
        </w:numPr>
        <w:ind w:firstLineChars="0"/>
        <w:rPr>
          <w:lang w:eastAsia="zh-CN"/>
        </w:rPr>
      </w:pPr>
      <w:r w:rsidRPr="00196920">
        <w:rPr>
          <w:lang w:eastAsia="zh-CN"/>
        </w:rPr>
        <w:t>Ling-ling’s house is like a museum of obscure musical instruments.</w:t>
      </w:r>
      <w:r w:rsidRPr="00196920">
        <w:rPr>
          <w:lang w:eastAsia="zh-CN"/>
        </w:rPr>
        <w:t>（玲玲的家像一个稀有乐器博物馆）</w:t>
      </w:r>
    </w:p>
    <w:p w:rsidR="000A3AD4" w:rsidRPr="00196920" w:rsidRDefault="000A3AD4" w:rsidP="000A3AD4">
      <w:pPr>
        <w:pStyle w:val="BodyText"/>
        <w:numPr>
          <w:ilvl w:val="0"/>
          <w:numId w:val="66"/>
        </w:numPr>
        <w:ind w:firstLineChars="0"/>
        <w:rPr>
          <w:lang w:eastAsia="zh-CN"/>
        </w:rPr>
      </w:pPr>
      <w:r w:rsidRPr="00196920">
        <w:rPr>
          <w:lang w:eastAsia="zh-CN"/>
        </w:rPr>
        <w:t>Jack always buys whatever he sees in a magazine....On theﬂight back from Guilin,there was nothing for Jack to read but a catalog of weird musical instruments.</w:t>
      </w:r>
      <w:r w:rsidRPr="00196920">
        <w:rPr>
          <w:lang w:eastAsia="zh-CN"/>
        </w:rPr>
        <w:t>（</w:t>
      </w:r>
      <w:r w:rsidRPr="00196920">
        <w:rPr>
          <w:lang w:eastAsia="zh-CN"/>
        </w:rPr>
        <w:t>Jack</w:t>
      </w:r>
      <w:r w:rsidRPr="00196920">
        <w:rPr>
          <w:lang w:eastAsia="zh-CN"/>
        </w:rPr>
        <w:t>总爱买任何他在杂志上看到的东西。在从桂林回来的飞机上，只给</w:t>
      </w:r>
      <w:r w:rsidRPr="00196920">
        <w:rPr>
          <w:lang w:eastAsia="zh-CN"/>
        </w:rPr>
        <w:t>Jack</w:t>
      </w:r>
      <w:r w:rsidRPr="00196920">
        <w:rPr>
          <w:lang w:eastAsia="zh-CN"/>
        </w:rPr>
        <w:t>提供了一本稀奇乐器相关的杂志）</w:t>
      </w:r>
    </w:p>
    <w:p w:rsidR="000A3AD4" w:rsidRPr="00431EB7" w:rsidRDefault="000A3AD4" w:rsidP="000A3AD4">
      <w:pPr>
        <w:pStyle w:val="BodyText"/>
        <w:ind w:firstLine="480"/>
        <w:rPr>
          <w:lang w:eastAsia="zh-CN"/>
        </w:rPr>
      </w:pPr>
      <w:r w:rsidRPr="00431EB7">
        <w:rPr>
          <w:lang w:eastAsia="zh-CN"/>
        </w:rPr>
        <w:t>从另一方面来说，经过在适当的知识库上推理，也不难从上面的句子中找出适合此查询的答案。例如，如果想从第二个句子</w:t>
      </w:r>
      <w:r w:rsidRPr="00431EB7">
        <w:rPr>
          <w:rFonts w:hint="eastAsia"/>
          <w:lang w:eastAsia="zh-CN"/>
        </w:rPr>
        <w:t>“</w:t>
      </w:r>
      <w:r w:rsidRPr="00431EB7">
        <w:rPr>
          <w:lang w:eastAsia="zh-CN"/>
        </w:rPr>
        <w:t>Ling-ling’s house is like a museum of obscure musical instruments.</w:t>
      </w:r>
      <w:r w:rsidRPr="00431EB7">
        <w:rPr>
          <w:rFonts w:hint="eastAsia"/>
          <w:lang w:eastAsia="zh-CN"/>
        </w:rPr>
        <w:t>”</w:t>
      </w:r>
      <w:r w:rsidRPr="00431EB7">
        <w:rPr>
          <w:lang w:eastAsia="zh-CN"/>
        </w:rPr>
        <w:t>中找出符合查询的答案，我们可通过如下推理得到：</w:t>
      </w:r>
    </w:p>
    <w:p w:rsidR="000A3AD4" w:rsidRPr="00196920" w:rsidRDefault="000A3AD4" w:rsidP="000A3AD4">
      <w:pPr>
        <w:spacing w:before="6" w:line="100" w:lineRule="exact"/>
        <w:rPr>
          <w:rFonts w:ascii="Times New Roman" w:hAnsi="Times New Roman" w:cs="Times New Roman"/>
          <w:szCs w:val="21"/>
          <w:lang w:eastAsia="zh-CN"/>
        </w:rPr>
      </w:pPr>
    </w:p>
    <w:p w:rsidR="000A3AD4" w:rsidRPr="00196920" w:rsidRDefault="000A3AD4" w:rsidP="000C6FE5">
      <w:pPr>
        <w:ind w:left="304" w:right="1791"/>
        <w:jc w:val="both"/>
        <w:outlineLvl w:val="0"/>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Ling-ling's</w:t>
      </w:r>
      <w:r w:rsidRPr="00196920">
        <w:rPr>
          <w:rFonts w:ascii="Times New Roman" w:eastAsia="Lucida Console" w:hAnsi="Times New Roman" w:cs="Times New Roman"/>
          <w:spacing w:val="14"/>
          <w:szCs w:val="21"/>
          <w:lang w:eastAsia="zh-CN"/>
        </w:rPr>
        <w:t xml:space="preserve"> </w:t>
      </w:r>
      <w:r w:rsidRPr="00196920">
        <w:rPr>
          <w:rFonts w:ascii="Times New Roman" w:eastAsia="Lucida Console" w:hAnsi="Times New Roman" w:cs="Times New Roman"/>
          <w:szCs w:val="21"/>
          <w:lang w:eastAsia="zh-CN"/>
        </w:rPr>
        <w:t>house</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is</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like</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a</w:t>
      </w:r>
      <w:r w:rsidRPr="00196920">
        <w:rPr>
          <w:rFonts w:ascii="Times New Roman" w:eastAsia="Lucida Console" w:hAnsi="Times New Roman" w:cs="Times New Roman"/>
          <w:spacing w:val="14"/>
          <w:szCs w:val="21"/>
          <w:lang w:eastAsia="zh-CN"/>
        </w:rPr>
        <w:t xml:space="preserve"> </w:t>
      </w:r>
      <w:r w:rsidRPr="00196920">
        <w:rPr>
          <w:rFonts w:ascii="Times New Roman" w:eastAsia="Lucida Console" w:hAnsi="Times New Roman" w:cs="Times New Roman"/>
          <w:szCs w:val="21"/>
          <w:lang w:eastAsia="zh-CN"/>
        </w:rPr>
        <w:t>museum</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of</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obscure</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musical</w:t>
      </w:r>
      <w:r w:rsidRPr="00196920">
        <w:rPr>
          <w:rFonts w:ascii="Times New Roman" w:eastAsia="Lucida Console" w:hAnsi="Times New Roman" w:cs="Times New Roman"/>
          <w:spacing w:val="14"/>
          <w:szCs w:val="21"/>
          <w:lang w:eastAsia="zh-CN"/>
        </w:rPr>
        <w:t xml:space="preserve"> </w:t>
      </w:r>
      <w:r w:rsidRPr="00196920">
        <w:rPr>
          <w:rFonts w:ascii="Times New Roman" w:eastAsia="Lucida Console" w:hAnsi="Times New Roman" w:cs="Times New Roman"/>
          <w:szCs w:val="21"/>
          <w:lang w:eastAsia="zh-CN"/>
        </w:rPr>
        <w:t>instruments</w:t>
      </w:r>
    </w:p>
    <w:p w:rsidR="000A3AD4" w:rsidRPr="00196920" w:rsidRDefault="000A3AD4" w:rsidP="000A3AD4">
      <w:pPr>
        <w:spacing w:line="360" w:lineRule="exact"/>
        <w:ind w:left="243" w:right="5038"/>
        <w:jc w:val="both"/>
        <w:rPr>
          <w:rFonts w:ascii="Times New Roman" w:hAnsi="Times New Roman" w:cs="Times New Roman"/>
          <w:szCs w:val="21"/>
        </w:rPr>
      </w:pPr>
      <w:r w:rsidRPr="00196920">
        <w:rPr>
          <w:rFonts w:ascii="Times New Roman" w:eastAsia="Arial Unicode MS" w:hAnsi="Times New Roman" w:cs="Times New Roman"/>
          <w:w w:val="95"/>
          <w:szCs w:val="21"/>
          <w:lang w:eastAsia="zh-CN"/>
        </w:rPr>
        <w:t>（</w:t>
      </w:r>
      <w:r w:rsidRPr="00196920">
        <w:rPr>
          <w:rFonts w:ascii="宋体" w:eastAsia="宋体" w:hAnsi="宋体" w:cs="宋体" w:hint="eastAsia"/>
          <w:w w:val="95"/>
          <w:szCs w:val="21"/>
          <w:lang w:eastAsia="zh-CN"/>
        </w:rPr>
        <w:t>玲玲的家像一个稀有乐器博物</w:t>
      </w:r>
      <w:r w:rsidRPr="00196920">
        <w:rPr>
          <w:rFonts w:ascii="宋体" w:eastAsia="宋体" w:hAnsi="宋体" w:cs="宋体" w:hint="eastAsia"/>
          <w:spacing w:val="-1"/>
          <w:w w:val="95"/>
          <w:szCs w:val="21"/>
          <w:lang w:eastAsia="zh-CN"/>
        </w:rPr>
        <w:t>馆</w:t>
      </w:r>
      <w:r w:rsidRPr="00196920">
        <w:rPr>
          <w:rFonts w:ascii="Times New Roman" w:eastAsia="Arial Unicode MS" w:hAnsi="Times New Roman" w:cs="Times New Roman"/>
          <w:spacing w:val="-64"/>
          <w:w w:val="95"/>
          <w:szCs w:val="21"/>
          <w:lang w:eastAsia="zh-CN"/>
        </w:rPr>
        <w:t>。</w:t>
      </w:r>
      <w:r w:rsidRPr="00196920">
        <w:rPr>
          <w:rFonts w:ascii="Times New Roman" w:eastAsia="Arial Unicode MS" w:hAnsi="Times New Roman" w:cs="Times New Roman"/>
          <w:w w:val="95"/>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spacing w:before="3" w:line="100" w:lineRule="exact"/>
        <w:rPr>
          <w:rFonts w:ascii="Times New Roman" w:hAnsi="Times New Roman" w:cs="Times New Roman"/>
          <w:szCs w:val="21"/>
        </w:rPr>
      </w:pPr>
    </w:p>
    <w:p w:rsidR="000A3AD4" w:rsidRPr="00196920" w:rsidRDefault="000A3AD4" w:rsidP="000C6FE5">
      <w:pPr>
        <w:ind w:left="177"/>
        <w:outlineLvl w:val="0"/>
        <w:rPr>
          <w:rFonts w:ascii="Times New Roman" w:eastAsia="Lucida Console" w:hAnsi="Times New Roman" w:cs="Times New Roman"/>
          <w:szCs w:val="21"/>
        </w:rPr>
      </w:pPr>
      <w:r w:rsidRPr="00196920">
        <w:rPr>
          <w:rFonts w:ascii="Times New Roman" w:eastAsia="Lucida Console" w:hAnsi="Times New Roman" w:cs="Times New Roman"/>
          <w:szCs w:val="21"/>
        </w:rPr>
        <w:t>The</w:t>
      </w:r>
      <w:r w:rsidRPr="00196920">
        <w:rPr>
          <w:rFonts w:ascii="Times New Roman" w:eastAsia="Lucida Console" w:hAnsi="Times New Roman" w:cs="Times New Roman"/>
          <w:spacing w:val="14"/>
          <w:szCs w:val="21"/>
        </w:rPr>
        <w:t xml:space="preserve"> </w:t>
      </w:r>
      <w:r w:rsidRPr="00196920">
        <w:rPr>
          <w:rFonts w:ascii="Times New Roman" w:eastAsia="Lucida Console" w:hAnsi="Times New Roman" w:cs="Times New Roman"/>
          <w:szCs w:val="21"/>
        </w:rPr>
        <w:t>glockenspiel</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obscure,</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and</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the</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glockenspiel</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a</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musical</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instrument</w:t>
      </w:r>
    </w:p>
    <w:p w:rsidR="000A3AD4" w:rsidRPr="00196920" w:rsidRDefault="000A3AD4" w:rsidP="000A3AD4">
      <w:pPr>
        <w:spacing w:line="360" w:lineRule="exact"/>
        <w:ind w:left="116"/>
        <w:rPr>
          <w:rFonts w:ascii="Times New Roman" w:eastAsia="Arial Unicode MS" w:hAnsi="Times New Roman" w:cs="Times New Roman"/>
          <w:szCs w:val="21"/>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钟琴很稀有</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而且钟琴是一种乐</w:t>
      </w:r>
      <w:r w:rsidRPr="00196920">
        <w:rPr>
          <w:rFonts w:ascii="宋体" w:eastAsia="宋体" w:hAnsi="宋体" w:cs="宋体" w:hint="eastAsia"/>
          <w:spacing w:val="-1"/>
          <w:szCs w:val="21"/>
          <w:lang w:eastAsia="zh-CN"/>
        </w:rPr>
        <w:t>器</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C6FE5">
      <w:pPr>
        <w:ind w:left="177"/>
        <w:outlineLvl w:val="0"/>
        <w:rPr>
          <w:rFonts w:ascii="Times New Roman" w:eastAsia="Lucida Console" w:hAnsi="Times New Roman" w:cs="Times New Roman"/>
          <w:szCs w:val="21"/>
        </w:rPr>
      </w:pPr>
      <w:r w:rsidRPr="00196920">
        <w:rPr>
          <w:rFonts w:ascii="Times New Roman" w:eastAsia="Lucida Console" w:hAnsi="Times New Roman" w:cs="Times New Roman"/>
          <w:szCs w:val="21"/>
        </w:rPr>
        <w:t>A</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museum</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of</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entities</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of</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type</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X,</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contains</w:t>
      </w:r>
      <w:r w:rsidRPr="00196920">
        <w:rPr>
          <w:rFonts w:ascii="Times New Roman" w:eastAsia="Lucida Console" w:hAnsi="Times New Roman" w:cs="Times New Roman"/>
          <w:spacing w:val="12"/>
          <w:szCs w:val="21"/>
        </w:rPr>
        <w:t xml:space="preserve"> </w:t>
      </w:r>
      <w:r w:rsidRPr="00196920">
        <w:rPr>
          <w:rFonts w:ascii="Times New Roman" w:eastAsia="Lucida Console" w:hAnsi="Times New Roman" w:cs="Times New Roman"/>
          <w:szCs w:val="21"/>
        </w:rPr>
        <w:t>many</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instances</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of</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X</w:t>
      </w:r>
    </w:p>
    <w:p w:rsidR="000A3AD4" w:rsidRPr="00196920" w:rsidRDefault="000A3AD4" w:rsidP="000A3AD4">
      <w:pPr>
        <w:spacing w:line="360" w:lineRule="exact"/>
        <w:ind w:left="116"/>
        <w:rPr>
          <w:rFonts w:ascii="Times New Roman" w:eastAsia="Arial Unicode MS" w:hAnsi="Times New Roman" w:cs="Times New Roman"/>
          <w:szCs w:val="21"/>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有关</w:t>
      </w:r>
      <w:r w:rsidRPr="00196920">
        <w:rPr>
          <w:rFonts w:ascii="Times New Roman" w:eastAsia="Microsoft JhengHei" w:hAnsi="Times New Roman" w:cs="Times New Roman"/>
          <w:spacing w:val="-21"/>
          <w:szCs w:val="21"/>
          <w:lang w:eastAsia="zh-CN"/>
        </w:rPr>
        <w:t xml:space="preserve"> </w:t>
      </w:r>
      <w:r w:rsidRPr="00196920">
        <w:rPr>
          <w:rFonts w:ascii="Times New Roman" w:eastAsia="Lucida Console" w:hAnsi="Times New Roman" w:cs="Times New Roman"/>
          <w:szCs w:val="21"/>
          <w:lang w:eastAsia="zh-CN"/>
        </w:rPr>
        <w:t>X</w:t>
      </w:r>
      <w:r w:rsidRPr="00196920">
        <w:rPr>
          <w:rFonts w:ascii="Times New Roman" w:eastAsia="Lucida Console" w:hAnsi="Times New Roman" w:cs="Times New Roman"/>
          <w:spacing w:val="-67"/>
          <w:szCs w:val="21"/>
          <w:lang w:eastAsia="zh-CN"/>
        </w:rPr>
        <w:t xml:space="preserve"> </w:t>
      </w:r>
      <w:r w:rsidRPr="00196920">
        <w:rPr>
          <w:rFonts w:ascii="宋体" w:eastAsia="宋体" w:hAnsi="宋体" w:cs="宋体" w:hint="eastAsia"/>
          <w:szCs w:val="21"/>
          <w:lang w:eastAsia="zh-CN"/>
        </w:rPr>
        <w:t>的博物</w:t>
      </w:r>
      <w:r w:rsidRPr="00196920">
        <w:rPr>
          <w:rFonts w:ascii="宋体" w:eastAsia="宋体" w:hAnsi="宋体" w:cs="宋体" w:hint="eastAsia"/>
          <w:spacing w:val="-1"/>
          <w:szCs w:val="21"/>
          <w:lang w:eastAsia="zh-CN"/>
        </w:rPr>
        <w:t>馆</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含有很多</w:t>
      </w:r>
      <w:r w:rsidRPr="00196920">
        <w:rPr>
          <w:rFonts w:ascii="Times New Roman" w:eastAsia="Microsoft JhengHei" w:hAnsi="Times New Roman" w:cs="Times New Roman"/>
          <w:spacing w:val="-20"/>
          <w:szCs w:val="21"/>
          <w:lang w:eastAsia="zh-CN"/>
        </w:rPr>
        <w:t xml:space="preserve"> </w:t>
      </w:r>
      <w:r w:rsidRPr="00196920">
        <w:rPr>
          <w:rFonts w:ascii="Times New Roman" w:eastAsia="Lucida Console" w:hAnsi="Times New Roman" w:cs="Times New Roman"/>
          <w:szCs w:val="21"/>
          <w:lang w:eastAsia="zh-CN"/>
        </w:rPr>
        <w:t>X</w:t>
      </w:r>
      <w:r w:rsidRPr="00196920">
        <w:rPr>
          <w:rFonts w:ascii="Times New Roman" w:eastAsia="Lucida Console" w:hAnsi="Times New Roman" w:cs="Times New Roman"/>
          <w:spacing w:val="-67"/>
          <w:szCs w:val="21"/>
          <w:lang w:eastAsia="zh-CN"/>
        </w:rPr>
        <w:t xml:space="preserve"> </w:t>
      </w:r>
      <w:r w:rsidRPr="00196920">
        <w:rPr>
          <w:rFonts w:ascii="宋体" w:eastAsia="宋体" w:hAnsi="宋体" w:cs="宋体" w:hint="eastAsia"/>
          <w:szCs w:val="21"/>
          <w:lang w:eastAsia="zh-CN"/>
        </w:rPr>
        <w:t>的实</w:t>
      </w:r>
      <w:r w:rsidRPr="00196920">
        <w:rPr>
          <w:rFonts w:ascii="宋体" w:eastAsia="宋体" w:hAnsi="宋体" w:cs="宋体" w:hint="eastAsia"/>
          <w:spacing w:val="-1"/>
          <w:szCs w:val="21"/>
          <w:lang w:eastAsia="zh-CN"/>
        </w:rPr>
        <w:t>例</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C6FE5">
      <w:pPr>
        <w:ind w:left="177"/>
        <w:outlineLvl w:val="0"/>
        <w:rPr>
          <w:rFonts w:ascii="Times New Roman" w:eastAsia="Lucida Console" w:hAnsi="Times New Roman" w:cs="Times New Roman"/>
          <w:szCs w:val="21"/>
        </w:rPr>
      </w:pPr>
      <w:r w:rsidRPr="00196920">
        <w:rPr>
          <w:rFonts w:ascii="Times New Roman" w:eastAsia="Lucida Console" w:hAnsi="Times New Roman" w:cs="Times New Roman"/>
          <w:szCs w:val="21"/>
        </w:rPr>
        <w:t>If</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X</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in</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Y's</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house,</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then</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often</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Y</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has</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bought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X</w:t>
      </w:r>
    </w:p>
    <w:p w:rsidR="000A3AD4" w:rsidRPr="00196920" w:rsidRDefault="000A3AD4" w:rsidP="000A3AD4">
      <w:pPr>
        <w:spacing w:line="360" w:lineRule="exact"/>
        <w:ind w:left="116"/>
        <w:rPr>
          <w:rFonts w:ascii="Times New Roman" w:eastAsia="Microsoft JhengHei" w:hAnsi="Times New Roman" w:cs="Times New Roman"/>
          <w:szCs w:val="21"/>
        </w:rPr>
      </w:pP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如果</w:t>
      </w:r>
      <w:r w:rsidRPr="00196920">
        <w:rPr>
          <w:rFonts w:ascii="Times New Roman" w:eastAsia="Microsoft JhengHei" w:hAnsi="Times New Roman" w:cs="Times New Roman"/>
          <w:spacing w:val="-17"/>
          <w:szCs w:val="21"/>
        </w:rPr>
        <w:t xml:space="preserve"> </w:t>
      </w:r>
      <w:r w:rsidRPr="00196920">
        <w:rPr>
          <w:rFonts w:ascii="Times New Roman" w:eastAsia="Lucida Console" w:hAnsi="Times New Roman" w:cs="Times New Roman"/>
          <w:szCs w:val="21"/>
        </w:rPr>
        <w:t>Y</w:t>
      </w:r>
      <w:r w:rsidRPr="00196920">
        <w:rPr>
          <w:rFonts w:ascii="Times New Roman" w:eastAsia="Lucida Console" w:hAnsi="Times New Roman" w:cs="Times New Roman"/>
          <w:spacing w:val="-63"/>
          <w:szCs w:val="21"/>
        </w:rPr>
        <w:t xml:space="preserve"> </w:t>
      </w:r>
      <w:r w:rsidRPr="00196920">
        <w:rPr>
          <w:rFonts w:ascii="Yuanti TC Light" w:eastAsia="Microsoft JhengHei" w:hAnsi="Yuanti TC Light" w:cs="Yuanti TC Light"/>
          <w:szCs w:val="21"/>
        </w:rPr>
        <w:t>的家中有</w:t>
      </w:r>
      <w:r w:rsidRPr="00196920">
        <w:rPr>
          <w:rFonts w:ascii="Times New Roman" w:eastAsia="Microsoft JhengHei" w:hAnsi="Times New Roman" w:cs="Times New Roman"/>
          <w:spacing w:val="-16"/>
          <w:szCs w:val="21"/>
        </w:rPr>
        <w:t xml:space="preserve"> </w:t>
      </w:r>
      <w:r w:rsidRPr="00196920">
        <w:rPr>
          <w:rFonts w:ascii="Times New Roman" w:eastAsia="Lucida Console" w:hAnsi="Times New Roman" w:cs="Times New Roman"/>
          <w:szCs w:val="21"/>
        </w:rPr>
        <w:t>X</w:t>
      </w:r>
      <w:r w:rsidRPr="00196920">
        <w:rPr>
          <w:rFonts w:ascii="Yuanti TC Light" w:eastAsia="Microsoft JhengHei" w:hAnsi="Yuanti TC Light" w:cs="Yuanti TC Light"/>
          <w:szCs w:val="21"/>
        </w:rPr>
        <w:t>，那么通常</w:t>
      </w:r>
      <w:r w:rsidRPr="00196920">
        <w:rPr>
          <w:rFonts w:ascii="Times New Roman" w:eastAsia="Microsoft JhengHei" w:hAnsi="Times New Roman" w:cs="Times New Roman"/>
          <w:spacing w:val="-17"/>
          <w:szCs w:val="21"/>
        </w:rPr>
        <w:t xml:space="preserve"> </w:t>
      </w:r>
      <w:r w:rsidRPr="00196920">
        <w:rPr>
          <w:rFonts w:ascii="Times New Roman" w:eastAsia="Lucida Console" w:hAnsi="Times New Roman" w:cs="Times New Roman"/>
          <w:szCs w:val="21"/>
        </w:rPr>
        <w:t>Y</w:t>
      </w:r>
      <w:r w:rsidRPr="00196920">
        <w:rPr>
          <w:rFonts w:ascii="Times New Roman" w:eastAsia="Lucida Console" w:hAnsi="Times New Roman" w:cs="Times New Roman"/>
          <w:spacing w:val="-63"/>
          <w:szCs w:val="21"/>
        </w:rPr>
        <w:t xml:space="preserve"> </w:t>
      </w:r>
      <w:r w:rsidRPr="00196920">
        <w:rPr>
          <w:rFonts w:ascii="Yuanti TC Light" w:eastAsia="Microsoft JhengHei" w:hAnsi="Yuanti TC Light" w:cs="Yuanti TC Light"/>
          <w:szCs w:val="21"/>
        </w:rPr>
        <w:t>买了</w:t>
      </w:r>
      <w:r w:rsidRPr="00196920">
        <w:rPr>
          <w:rFonts w:ascii="Times New Roman" w:eastAsia="Microsoft JhengHei" w:hAnsi="Times New Roman" w:cs="Times New Roman"/>
          <w:spacing w:val="-16"/>
          <w:szCs w:val="21"/>
        </w:rPr>
        <w:t xml:space="preserve"> </w:t>
      </w:r>
      <w:r w:rsidRPr="00196920">
        <w:rPr>
          <w:rFonts w:ascii="Times New Roman" w:eastAsia="Lucida Console" w:hAnsi="Times New Roman" w:cs="Times New Roman"/>
          <w:szCs w:val="21"/>
        </w:rPr>
        <w:t>X</w:t>
      </w:r>
      <w:r w:rsidRPr="00196920">
        <w:rPr>
          <w:rFonts w:ascii="Yuanti TC Light" w:eastAsia="Microsoft JhengHei" w:hAnsi="Yuanti TC Light" w:cs="Yuanti TC Light"/>
          <w:spacing w:val="-67"/>
          <w:szCs w:val="21"/>
        </w:rPr>
        <w:t>。</w:t>
      </w:r>
      <w:r w:rsidRPr="00196920">
        <w:rPr>
          <w:rFonts w:ascii="Yuanti TC Light" w:eastAsia="Microsoft JhengHei" w:hAnsi="Yuanti TC Light" w:cs="Yuanti TC Light"/>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ind w:left="177"/>
        <w:rPr>
          <w:rFonts w:ascii="Times New Roman" w:eastAsia="Lucida Console" w:hAnsi="Times New Roman" w:cs="Times New Roman"/>
          <w:szCs w:val="21"/>
        </w:rPr>
      </w:pPr>
      <w:r w:rsidRPr="00196920">
        <w:rPr>
          <w:rFonts w:ascii="Times New Roman" w:eastAsia="Lucida Console" w:hAnsi="Times New Roman" w:cs="Times New Roman"/>
          <w:szCs w:val="21"/>
        </w:rPr>
        <w:t>|-</w:t>
      </w:r>
    </w:p>
    <w:p w:rsidR="000A3AD4" w:rsidRPr="00196920" w:rsidRDefault="000A3AD4" w:rsidP="000C6FE5">
      <w:pPr>
        <w:ind w:left="177"/>
        <w:outlineLvl w:val="0"/>
        <w:rPr>
          <w:rFonts w:ascii="Times New Roman" w:eastAsia="Lucida Console" w:hAnsi="Times New Roman" w:cs="Times New Roman"/>
          <w:szCs w:val="21"/>
        </w:rPr>
      </w:pPr>
      <w:r w:rsidRPr="00196920">
        <w:rPr>
          <w:rFonts w:ascii="Times New Roman" w:eastAsia="Lucida Console" w:hAnsi="Times New Roman" w:cs="Times New Roman"/>
          <w:szCs w:val="21"/>
        </w:rPr>
        <w:t>It</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non-trivially</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probable</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that</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Ling-ling</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has</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bought</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a</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glockenspiel</w:t>
      </w:r>
    </w:p>
    <w:p w:rsidR="000A3AD4" w:rsidRPr="00196920" w:rsidRDefault="000A3AD4" w:rsidP="000A3AD4">
      <w:pPr>
        <w:spacing w:line="360" w:lineRule="exact"/>
        <w:ind w:left="116"/>
        <w:rPr>
          <w:rFonts w:ascii="Times New Roman" w:eastAsia="Arial Unicode MS" w:hAnsi="Times New Roman" w:cs="Times New Roman"/>
          <w:szCs w:val="21"/>
          <w:lang w:eastAsia="zh-CN"/>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玲玲很有可能买了一个钟琴</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lang w:eastAsia="zh-CN"/>
        </w:rPr>
        <w:t>）</w:t>
      </w:r>
    </w:p>
    <w:p w:rsidR="000A3AD4" w:rsidRDefault="000A3AD4" w:rsidP="000A3AD4">
      <w:pPr>
        <w:spacing w:before="4"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pPr>
      <w:r>
        <w:rPr>
          <w:lang w:eastAsia="zh-CN"/>
        </w:rPr>
        <w:t>在</w:t>
      </w:r>
      <w:r>
        <w:rPr>
          <w:lang w:eastAsia="zh-CN"/>
        </w:rPr>
        <w:t>Atomspace</w:t>
      </w:r>
      <w:r>
        <w:rPr>
          <w:lang w:eastAsia="zh-CN"/>
        </w:rPr>
        <w:t>中，这样的定性推理可以通过不同很多方式进行。下面我们将解释其中一种方式的推理过程。</w:t>
      </w:r>
      <w:r>
        <w:t>推理的前提可表示如下：</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Ling-ling's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house</w:t>
      </w:r>
      <w:r w:rsidRPr="00196920">
        <w:rPr>
          <w:rFonts w:ascii="Lucida Console" w:eastAsia="Lucida Console" w:hAnsi="Lucida Console" w:cs="Lucida Console"/>
          <w:spacing w:val="14"/>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like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a</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museum</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obscure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musical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instruments</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玲玲的家像一个稀有乐器博物馆</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"house@123"</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"house"</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"own"</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"Ling-ling"</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"house@123"</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26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SimilarityLink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"house@123"</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"museum@552"</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265"/>
        <w:rPr>
          <w:sz w:val="18"/>
          <w:szCs w:val="18"/>
        </w:rPr>
      </w:pPr>
      <w:r w:rsidRPr="00196920">
        <w:rPr>
          <w:rFonts w:ascii="Lucida Console" w:eastAsia="Lucida Console" w:hAnsi="Lucida Console" w:cs="Lucida Console"/>
          <w:sz w:val="18"/>
          <w:szCs w:val="18"/>
        </w:rPr>
        <w:t>InheritanceLink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"museum@552"</w:t>
      </w: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0"/>
          <w:sz w:val="18"/>
          <w:szCs w:val="18"/>
        </w:rPr>
        <w:t xml:space="preserve"> </w:t>
      </w:r>
      <w:r w:rsidRPr="00196920">
        <w:rPr>
          <w:rFonts w:ascii="Lucida Console" w:eastAsia="Lucida Console" w:hAnsi="Lucida Console" w:cs="Lucida Console"/>
          <w:sz w:val="18"/>
          <w:szCs w:val="18"/>
        </w:rPr>
        <w:t>"museum"</w:t>
      </w:r>
    </w:p>
    <w:p w:rsidR="000A3AD4" w:rsidRPr="00196920" w:rsidRDefault="000A3AD4" w:rsidP="000A3AD4">
      <w:pPr>
        <w:spacing w:before="3" w:line="10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line="474" w:lineRule="auto"/>
        <w:ind w:left="304" w:right="587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"museum@552"</w:t>
      </w: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9"/>
          <w:sz w:val="18"/>
          <w:szCs w:val="18"/>
        </w:rPr>
        <w:t xml:space="preserve"> </w:t>
      </w:r>
      <w:r w:rsidRPr="00196920">
        <w:rPr>
          <w:rFonts w:ascii="Lucida Console" w:eastAsia="Lucida Console" w:hAnsi="Lucida Console" w:cs="Lucida Console"/>
          <w:sz w:val="18"/>
          <w:szCs w:val="18"/>
        </w:rPr>
        <w:t>"instruments@12d"</w:t>
      </w:r>
    </w:p>
    <w:p w:rsidR="000A3AD4" w:rsidRPr="00196920" w:rsidRDefault="000A3AD4" w:rsidP="000A3AD4">
      <w:pPr>
        <w:spacing w:before="2" w:line="100" w:lineRule="exact"/>
        <w:rPr>
          <w:sz w:val="18"/>
          <w:szCs w:val="18"/>
        </w:rPr>
      </w:pPr>
    </w:p>
    <w:p w:rsidR="000A3AD4" w:rsidRPr="00196920" w:rsidRDefault="000A3AD4" w:rsidP="000A3AD4">
      <w:pPr>
        <w:spacing w:line="2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9"/>
          <w:sz w:val="18"/>
          <w:szCs w:val="18"/>
        </w:rPr>
        <w:t xml:space="preserve"> </w:t>
      </w:r>
      <w:r w:rsidRPr="00196920">
        <w:rPr>
          <w:rFonts w:ascii="Lucida Console" w:eastAsia="Lucida Console" w:hAnsi="Lucida Console" w:cs="Lucida Console"/>
          <w:sz w:val="18"/>
          <w:szCs w:val="18"/>
        </w:rPr>
        <w:t>"instruments@12d"</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"obscure"</w:t>
      </w:r>
    </w:p>
    <w:p w:rsidR="000A3AD4" w:rsidRPr="00196920" w:rsidRDefault="000A3AD4" w:rsidP="000A3AD4">
      <w:pPr>
        <w:spacing w:line="2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9"/>
          <w:sz w:val="18"/>
          <w:szCs w:val="18"/>
        </w:rPr>
        <w:t xml:space="preserve"> </w:t>
      </w:r>
      <w:r w:rsidRPr="00196920">
        <w:rPr>
          <w:rFonts w:ascii="Lucida Console" w:eastAsia="Lucida Console" w:hAnsi="Lucida Console" w:cs="Lucida Console"/>
          <w:sz w:val="18"/>
          <w:szCs w:val="18"/>
        </w:rPr>
        <w:t>"instruments@12d"</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"musical"</w:t>
      </w:r>
    </w:p>
    <w:p w:rsidR="000A3AD4" w:rsidRPr="00196920" w:rsidRDefault="000A3AD4" w:rsidP="000A3AD4">
      <w:pPr>
        <w:spacing w:line="2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"instrument@12d"</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"instrument"</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The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obscure,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and</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the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a</w:t>
      </w:r>
      <w:r w:rsidRPr="00196920">
        <w:rPr>
          <w:rFonts w:ascii="Lucida Console" w:eastAsia="Lucida Console" w:hAnsi="Lucida Console" w:cs="Lucida Console"/>
          <w:spacing w:val="16"/>
          <w:sz w:val="18"/>
          <w:szCs w:val="18"/>
        </w:rPr>
        <w:t xml:space="preserve"> </w:t>
      </w:r>
      <w:r w:rsidRPr="00196920">
        <w:rPr>
          <w:rFonts w:ascii="Lucida Console" w:eastAsia="Lucida Console" w:hAnsi="Lucida Console" w:cs="Lucida Console"/>
          <w:sz w:val="18"/>
          <w:szCs w:val="18"/>
        </w:rPr>
        <w:t>musical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instrument</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243"/>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钟琴很稀</w:t>
      </w:r>
      <w:r w:rsidRPr="00196920">
        <w:rPr>
          <w:rFonts w:ascii="宋体" w:eastAsia="宋体" w:hAnsi="宋体" w:cs="宋体" w:hint="eastAsia"/>
          <w:spacing w:val="-1"/>
          <w:sz w:val="18"/>
          <w:szCs w:val="18"/>
          <w:lang w:eastAsia="zh-CN"/>
        </w:rPr>
        <w:t>有</w:t>
      </w: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而且钟琴是一种乐</w:t>
      </w:r>
      <w:r w:rsidRPr="00196920">
        <w:rPr>
          <w:rFonts w:ascii="宋体" w:eastAsia="宋体" w:hAnsi="宋体" w:cs="宋体" w:hint="eastAsia"/>
          <w:spacing w:val="-1"/>
          <w:sz w:val="18"/>
          <w:szCs w:val="18"/>
          <w:lang w:eastAsia="zh-CN"/>
        </w:rPr>
        <w:t>器</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before="19" w:line="26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500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3"/>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"obscure"</w:t>
      </w:r>
    </w:p>
    <w:p w:rsidR="000A3AD4" w:rsidRPr="00196920" w:rsidRDefault="000A3AD4" w:rsidP="000A3AD4">
      <w:pPr>
        <w:spacing w:line="2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3"/>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"musical"</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"obscure"</w:t>
      </w:r>
    </w:p>
    <w:p w:rsidR="000A3AD4" w:rsidRPr="00196920" w:rsidRDefault="000A3AD4" w:rsidP="000A3AD4">
      <w:pPr>
        <w:spacing w:before="10" w:line="18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0C6FE5">
      <w:pPr>
        <w:ind w:left="177"/>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586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"instrument"</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museum</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entities</w:t>
      </w:r>
      <w:r w:rsidRPr="00196920">
        <w:rPr>
          <w:rFonts w:ascii="Lucida Console" w:eastAsia="Lucida Console" w:hAnsi="Lucida Console" w:cs="Lucida Console"/>
          <w:spacing w:val="12"/>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type</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X,</w:t>
      </w:r>
      <w:r w:rsidRPr="00196920">
        <w:rPr>
          <w:rFonts w:ascii="Lucida Console" w:eastAsia="Lucida Console" w:hAnsi="Lucida Console" w:cs="Lucida Console"/>
          <w:spacing w:val="12"/>
          <w:sz w:val="18"/>
          <w:szCs w:val="18"/>
        </w:rPr>
        <w:t xml:space="preserve"> </w:t>
      </w:r>
      <w:r w:rsidRPr="00196920">
        <w:rPr>
          <w:rFonts w:ascii="Lucida Console" w:eastAsia="Lucida Console" w:hAnsi="Lucida Console" w:cs="Lucida Console"/>
          <w:sz w:val="18"/>
          <w:szCs w:val="18"/>
        </w:rPr>
        <w:t>contains</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many</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instances</w:t>
      </w:r>
      <w:r w:rsidRPr="00196920">
        <w:rPr>
          <w:rFonts w:ascii="Lucida Console" w:eastAsia="Lucida Console" w:hAnsi="Lucida Console" w:cs="Lucida Console"/>
          <w:spacing w:val="12"/>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X</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有关</w:t>
      </w:r>
      <w:r w:rsidRPr="00196920">
        <w:rPr>
          <w:rFonts w:ascii="Microsoft JhengHei" w:eastAsia="Microsoft JhengHei" w:hAnsi="Microsoft JhengHei" w:cs="Microsoft JhengHei"/>
          <w:spacing w:val="-21"/>
          <w:sz w:val="18"/>
          <w:szCs w:val="18"/>
          <w:lang w:eastAsia="zh-CN"/>
        </w:rPr>
        <w:t xml:space="preserve"> </w:t>
      </w:r>
      <w:r w:rsidRPr="00196920">
        <w:rPr>
          <w:rFonts w:ascii="Lucida Console" w:eastAsia="Lucida Console" w:hAnsi="Lucida Console" w:cs="Lucida Console"/>
          <w:sz w:val="18"/>
          <w:szCs w:val="18"/>
          <w:lang w:eastAsia="zh-CN"/>
        </w:rPr>
        <w:t>X</w:t>
      </w:r>
      <w:r w:rsidRPr="00196920">
        <w:rPr>
          <w:rFonts w:ascii="Lucida Console" w:eastAsia="Lucida Console" w:hAnsi="Lucida Console" w:cs="Lucida Console"/>
          <w:spacing w:val="-67"/>
          <w:sz w:val="18"/>
          <w:szCs w:val="18"/>
          <w:lang w:eastAsia="zh-CN"/>
        </w:rPr>
        <w:t xml:space="preserve"> </w:t>
      </w:r>
      <w:r w:rsidRPr="00196920">
        <w:rPr>
          <w:rFonts w:ascii="宋体" w:eastAsia="宋体" w:hAnsi="宋体" w:cs="宋体" w:hint="eastAsia"/>
          <w:sz w:val="18"/>
          <w:szCs w:val="18"/>
          <w:lang w:eastAsia="zh-CN"/>
        </w:rPr>
        <w:t>的博物</w:t>
      </w:r>
      <w:r w:rsidRPr="00196920">
        <w:rPr>
          <w:rFonts w:ascii="宋体" w:eastAsia="宋体" w:hAnsi="宋体" w:cs="宋体" w:hint="eastAsia"/>
          <w:spacing w:val="-1"/>
          <w:sz w:val="18"/>
          <w:szCs w:val="18"/>
          <w:lang w:eastAsia="zh-CN"/>
        </w:rPr>
        <w:t>馆</w:t>
      </w: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含有很多</w:t>
      </w:r>
      <w:r w:rsidRPr="00196920">
        <w:rPr>
          <w:rFonts w:ascii="Microsoft JhengHei" w:eastAsia="Microsoft JhengHei" w:hAnsi="Microsoft JhengHei" w:cs="Microsoft JhengHei"/>
          <w:spacing w:val="-20"/>
          <w:sz w:val="18"/>
          <w:szCs w:val="18"/>
          <w:lang w:eastAsia="zh-CN"/>
        </w:rPr>
        <w:t xml:space="preserve"> </w:t>
      </w:r>
      <w:r w:rsidRPr="00196920">
        <w:rPr>
          <w:rFonts w:ascii="Lucida Console" w:eastAsia="Lucida Console" w:hAnsi="Lucida Console" w:cs="Lucida Console"/>
          <w:sz w:val="18"/>
          <w:szCs w:val="18"/>
          <w:lang w:eastAsia="zh-CN"/>
        </w:rPr>
        <w:t>X</w:t>
      </w:r>
      <w:r w:rsidRPr="00196920">
        <w:rPr>
          <w:rFonts w:ascii="Lucida Console" w:eastAsia="Lucida Console" w:hAnsi="Lucida Console" w:cs="Lucida Console"/>
          <w:spacing w:val="-67"/>
          <w:sz w:val="18"/>
          <w:szCs w:val="18"/>
          <w:lang w:eastAsia="zh-CN"/>
        </w:rPr>
        <w:t xml:space="preserve"> </w:t>
      </w:r>
      <w:r w:rsidRPr="00196920">
        <w:rPr>
          <w:rFonts w:ascii="宋体" w:eastAsia="宋体" w:hAnsi="宋体" w:cs="宋体" w:hint="eastAsia"/>
          <w:sz w:val="18"/>
          <w:szCs w:val="18"/>
          <w:lang w:eastAsia="zh-CN"/>
        </w:rPr>
        <w:t>的实</w:t>
      </w:r>
      <w:r w:rsidRPr="00196920">
        <w:rPr>
          <w:rFonts w:ascii="宋体" w:eastAsia="宋体" w:hAnsi="宋体" w:cs="宋体" w:hint="eastAsia"/>
          <w:spacing w:val="-1"/>
          <w:sz w:val="18"/>
          <w:szCs w:val="18"/>
          <w:lang w:eastAsia="zh-CN"/>
        </w:rPr>
        <w:t>例</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before="19" w:line="260" w:lineRule="exact"/>
        <w:rPr>
          <w:sz w:val="18"/>
          <w:szCs w:val="18"/>
        </w:rPr>
      </w:pPr>
    </w:p>
    <w:p w:rsidR="000A3AD4" w:rsidRPr="00196920" w:rsidRDefault="000A3AD4" w:rsidP="000A3AD4">
      <w:pPr>
        <w:tabs>
          <w:tab w:val="left" w:pos="1963"/>
        </w:tabs>
        <w:spacing w:line="474" w:lineRule="auto"/>
        <w:ind w:left="177" w:right="607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w:t>
      </w:r>
      <w:r w:rsidRPr="00196920">
        <w:rPr>
          <w:rFonts w:ascii="Lucida Console" w:eastAsia="Lucida Console" w:hAnsi="Lucida Console" w:cs="Lucida Console"/>
          <w:sz w:val="18"/>
          <w:szCs w:val="18"/>
        </w:rPr>
        <w:tab/>
        <w:t>&lt;.95,.99&gt;</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ANDLink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670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0"/>
          <w:sz w:val="18"/>
          <w:szCs w:val="18"/>
        </w:rPr>
        <w:t xml:space="preserve"> </w:t>
      </w:r>
      <w:r w:rsidRPr="00196920">
        <w:rPr>
          <w:rFonts w:ascii="Lucida Console" w:eastAsia="Lucida Console" w:hAnsi="Lucida Console" w:cs="Lucida Console"/>
          <w:sz w:val="18"/>
          <w:szCs w:val="18"/>
        </w:rPr>
        <w:t>"museum"</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"of"</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189"/>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40"/>
          <w:sz w:val="18"/>
          <w:szCs w:val="18"/>
        </w:rPr>
        <w:t xml:space="preserve"> </w:t>
      </w:r>
      <w:r w:rsidRPr="00196920">
        <w:rPr>
          <w:rFonts w:ascii="Lucida Console" w:eastAsia="Lucida Console" w:hAnsi="Lucida Console" w:cs="Lucida Console"/>
          <w:sz w:val="18"/>
          <w:szCs w:val="18"/>
        </w:rPr>
        <w:t>"many"</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021"/>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SatisfyingSetLink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ANDLink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InheritanceLink</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189"/>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"in"</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8521"/>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X</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If</w:t>
      </w:r>
      <w:r w:rsidRPr="00196920">
        <w:rPr>
          <w:rFonts w:ascii="Lucida Console" w:eastAsia="Lucida Console" w:hAnsi="Lucida Console" w:cs="Lucida Console"/>
          <w:spacing w:val="8"/>
          <w:sz w:val="18"/>
          <w:szCs w:val="18"/>
        </w:rPr>
        <w:t xml:space="preserve"> </w:t>
      </w:r>
      <w:r w:rsidRPr="00196920">
        <w:rPr>
          <w:rFonts w:ascii="Lucida Console" w:eastAsia="Lucida Console" w:hAnsi="Lucida Console" w:cs="Lucida Console"/>
          <w:sz w:val="18"/>
          <w:szCs w:val="18"/>
        </w:rPr>
        <w:t>X</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in</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Y's</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house,</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then</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often</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Y</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has</w:t>
      </w:r>
      <w:r w:rsidRPr="00196920">
        <w:rPr>
          <w:rFonts w:ascii="Lucida Console" w:eastAsia="Lucida Console" w:hAnsi="Lucida Console" w:cs="Lucida Console"/>
          <w:spacing w:val="8"/>
          <w:sz w:val="18"/>
          <w:szCs w:val="18"/>
        </w:rPr>
        <w:t xml:space="preserve"> </w:t>
      </w:r>
      <w:r w:rsidRPr="00196920">
        <w:rPr>
          <w:rFonts w:ascii="Lucida Console" w:eastAsia="Lucida Console" w:hAnsi="Lucida Console" w:cs="Lucida Console"/>
          <w:sz w:val="18"/>
          <w:szCs w:val="18"/>
        </w:rPr>
        <w:t>bought</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X</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Microsoft JhengHei" w:eastAsia="Microsoft JhengHei" w:hAnsi="Microsoft JhengHei" w:cs="Microsoft JhengHei"/>
          <w:sz w:val="18"/>
          <w:szCs w:val="18"/>
        </w:rPr>
      </w:pPr>
      <w:r w:rsidRPr="00196920">
        <w:rPr>
          <w:rFonts w:ascii="Arial Unicode MS" w:eastAsia="Arial Unicode MS" w:hAnsi="Arial Unicode MS" w:cs="Arial Unicode MS"/>
          <w:sz w:val="18"/>
          <w:szCs w:val="18"/>
        </w:rPr>
        <w:t>（</w:t>
      </w:r>
      <w:r w:rsidRPr="00196920">
        <w:rPr>
          <w:rFonts w:ascii="Yuanti TC Light" w:eastAsia="Microsoft JhengHei" w:hAnsi="Yuanti TC Light" w:cs="Yuanti TC Light"/>
          <w:sz w:val="18"/>
          <w:szCs w:val="18"/>
        </w:rPr>
        <w:t>如果</w:t>
      </w:r>
      <w:r w:rsidRPr="00196920">
        <w:rPr>
          <w:rFonts w:ascii="Microsoft JhengHei" w:eastAsia="Microsoft JhengHei" w:hAnsi="Microsoft JhengHei" w:cs="Microsoft JhengHei"/>
          <w:spacing w:val="-17"/>
          <w:sz w:val="18"/>
          <w:szCs w:val="18"/>
        </w:rPr>
        <w:t xml:space="preserve"> </w:t>
      </w:r>
      <w:r w:rsidRPr="00196920">
        <w:rPr>
          <w:rFonts w:ascii="Lucida Console" w:eastAsia="Lucida Console" w:hAnsi="Lucida Console" w:cs="Lucida Console"/>
          <w:sz w:val="18"/>
          <w:szCs w:val="18"/>
        </w:rPr>
        <w:t>Y</w:t>
      </w:r>
      <w:r w:rsidRPr="00196920">
        <w:rPr>
          <w:rFonts w:ascii="Lucida Console" w:eastAsia="Lucida Console" w:hAnsi="Lucida Console" w:cs="Lucida Console"/>
          <w:spacing w:val="-63"/>
          <w:sz w:val="18"/>
          <w:szCs w:val="18"/>
        </w:rPr>
        <w:t xml:space="preserve"> </w:t>
      </w:r>
      <w:r w:rsidRPr="00196920">
        <w:rPr>
          <w:rFonts w:ascii="Yuanti TC Light" w:eastAsia="Microsoft JhengHei" w:hAnsi="Yuanti TC Light" w:cs="Yuanti TC Light"/>
          <w:sz w:val="18"/>
          <w:szCs w:val="18"/>
        </w:rPr>
        <w:t>的家中有</w:t>
      </w:r>
      <w:r w:rsidRPr="00196920">
        <w:rPr>
          <w:rFonts w:ascii="Microsoft JhengHei" w:eastAsia="Microsoft JhengHei" w:hAnsi="Microsoft JhengHei" w:cs="Microsoft JhengHei"/>
          <w:spacing w:val="-16"/>
          <w:sz w:val="18"/>
          <w:szCs w:val="18"/>
        </w:rPr>
        <w:t xml:space="preserve"> </w:t>
      </w:r>
      <w:r w:rsidRPr="00196920">
        <w:rPr>
          <w:rFonts w:ascii="Lucida Console" w:eastAsia="Lucida Console" w:hAnsi="Lucida Console" w:cs="Lucida Console"/>
          <w:sz w:val="18"/>
          <w:szCs w:val="18"/>
        </w:rPr>
        <w:t>X</w:t>
      </w:r>
      <w:r w:rsidRPr="00196920">
        <w:rPr>
          <w:rFonts w:ascii="Yuanti TC Light" w:eastAsia="Microsoft JhengHei" w:hAnsi="Yuanti TC Light" w:cs="Yuanti TC Light"/>
          <w:sz w:val="18"/>
          <w:szCs w:val="18"/>
        </w:rPr>
        <w:t>，那么通常</w:t>
      </w:r>
      <w:r w:rsidRPr="00196920">
        <w:rPr>
          <w:rFonts w:ascii="Microsoft JhengHei" w:eastAsia="Microsoft JhengHei" w:hAnsi="Microsoft JhengHei" w:cs="Microsoft JhengHei"/>
          <w:spacing w:val="-17"/>
          <w:sz w:val="18"/>
          <w:szCs w:val="18"/>
        </w:rPr>
        <w:t xml:space="preserve"> </w:t>
      </w:r>
      <w:r w:rsidRPr="00196920">
        <w:rPr>
          <w:rFonts w:ascii="Lucida Console" w:eastAsia="Lucida Console" w:hAnsi="Lucida Console" w:cs="Lucida Console"/>
          <w:sz w:val="18"/>
          <w:szCs w:val="18"/>
        </w:rPr>
        <w:t>Y</w:t>
      </w:r>
      <w:r w:rsidRPr="00196920">
        <w:rPr>
          <w:rFonts w:ascii="Lucida Console" w:eastAsia="Lucida Console" w:hAnsi="Lucida Console" w:cs="Lucida Console"/>
          <w:spacing w:val="-63"/>
          <w:sz w:val="18"/>
          <w:szCs w:val="18"/>
        </w:rPr>
        <w:t xml:space="preserve"> </w:t>
      </w:r>
      <w:r w:rsidRPr="00196920">
        <w:rPr>
          <w:rFonts w:ascii="Yuanti TC Light" w:eastAsia="Microsoft JhengHei" w:hAnsi="Yuanti TC Light" w:cs="Yuanti TC Light"/>
          <w:sz w:val="18"/>
          <w:szCs w:val="18"/>
        </w:rPr>
        <w:t>买了</w:t>
      </w:r>
      <w:r w:rsidRPr="00196920">
        <w:rPr>
          <w:rFonts w:ascii="Microsoft JhengHei" w:eastAsia="Microsoft JhengHei" w:hAnsi="Microsoft JhengHei" w:cs="Microsoft JhengHei"/>
          <w:spacing w:val="-16"/>
          <w:sz w:val="18"/>
          <w:szCs w:val="18"/>
        </w:rPr>
        <w:t xml:space="preserve"> </w:t>
      </w:r>
      <w:r w:rsidRPr="00196920">
        <w:rPr>
          <w:rFonts w:ascii="Lucida Console" w:eastAsia="Lucida Console" w:hAnsi="Lucida Console" w:cs="Lucida Console"/>
          <w:sz w:val="18"/>
          <w:szCs w:val="18"/>
        </w:rPr>
        <w:t>X</w:t>
      </w:r>
      <w:r w:rsidRPr="00196920">
        <w:rPr>
          <w:rFonts w:ascii="Yuanti TC Light" w:eastAsia="Microsoft JhengHei" w:hAnsi="Yuanti TC Light" w:cs="Yuanti TC Light"/>
          <w:spacing w:val="-67"/>
          <w:sz w:val="18"/>
          <w:szCs w:val="18"/>
        </w:rPr>
        <w:t>。</w:t>
      </w:r>
      <w:r w:rsidRPr="00196920">
        <w:rPr>
          <w:rFonts w:ascii="Yuanti TC Light" w:eastAsia="Microsoft JhengHei" w:hAnsi="Yuanti TC Light" w:cs="Yuanti TC Light"/>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before="19" w:line="26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&lt;.8,.9&gt;</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ANDLink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612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"in"</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ListLink</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196920" w:rsidRDefault="000A3AD4" w:rsidP="000A3AD4">
      <w:pPr>
        <w:spacing w:before="10" w:line="18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676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"house"</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"own"</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ListLink</w:t>
      </w: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729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p>
    <w:p w:rsidR="000A3AD4" w:rsidRPr="00196920" w:rsidRDefault="000A3AD4" w:rsidP="000A3AD4">
      <w:pPr>
        <w:spacing w:line="170" w:lineRule="exact"/>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"buy"</w:t>
      </w:r>
    </w:p>
    <w:p w:rsidR="000A3AD4" w:rsidRPr="00196920" w:rsidRDefault="000A3AD4" w:rsidP="000A3AD4">
      <w:pPr>
        <w:spacing w:before="6" w:line="160" w:lineRule="exact"/>
        <w:rPr>
          <w:sz w:val="18"/>
          <w:szCs w:val="18"/>
        </w:rPr>
      </w:pPr>
    </w:p>
    <w:p w:rsidR="000A3AD4" w:rsidRPr="00196920" w:rsidRDefault="000A3AD4" w:rsidP="000C6FE5">
      <w:pPr>
        <w:ind w:left="304"/>
        <w:outlineLvl w:val="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ListLink</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line="200" w:lineRule="exact"/>
        <w:rPr>
          <w:sz w:val="18"/>
          <w:szCs w:val="18"/>
        </w:rPr>
      </w:pPr>
    </w:p>
    <w:p w:rsidR="000A3AD4" w:rsidRPr="00196920" w:rsidRDefault="000A3AD4" w:rsidP="000A3AD4">
      <w:pPr>
        <w:spacing w:before="13" w:line="200" w:lineRule="exact"/>
        <w:rPr>
          <w:sz w:val="18"/>
          <w:szCs w:val="18"/>
        </w:rPr>
      </w:pPr>
    </w:p>
    <w:p w:rsidR="000A3AD4" w:rsidRPr="00431EB7" w:rsidRDefault="000A3AD4" w:rsidP="000A3AD4">
      <w:pPr>
        <w:pStyle w:val="BodyText"/>
        <w:ind w:firstLine="480"/>
      </w:pPr>
      <w:r w:rsidRPr="00431EB7">
        <w:t>根据上面的推理前提，</w:t>
      </w:r>
      <w:r w:rsidRPr="00431EB7">
        <w:t>PLN</w:t>
      </w:r>
      <w:r w:rsidRPr="00431EB7">
        <w:t>可以推理得到下面的结论：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&lt;s,c&gt;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PredicateNode "buy"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ConceptNode "Ling-ling"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ConceptNode "glockenspiel"</w:t>
      </w:r>
    </w:p>
    <w:p w:rsidR="000A3AD4" w:rsidRDefault="000A3AD4" w:rsidP="000A3AD4">
      <w:pPr>
        <w:spacing w:before="10" w:line="100" w:lineRule="exact"/>
        <w:rPr>
          <w:sz w:val="10"/>
          <w:szCs w:val="10"/>
        </w:rPr>
      </w:pPr>
    </w:p>
    <w:p w:rsidR="000A3AD4" w:rsidRPr="00431EB7" w:rsidRDefault="000A3AD4" w:rsidP="000A3AD4">
      <w:pPr>
        <w:pStyle w:val="BodyText"/>
        <w:ind w:firstLine="480"/>
        <w:rPr>
          <w:lang w:eastAsia="zh-CN"/>
        </w:rPr>
      </w:pPr>
      <w:r w:rsidRPr="00431EB7">
        <w:t>真值</w:t>
      </w:r>
      <w:r w:rsidRPr="00431EB7">
        <w:t xml:space="preserve"> &lt; s, c &gt; </w:t>
      </w:r>
      <w:r w:rsidRPr="00431EB7">
        <w:t>的大小不仅取决于推理过程中的使用到的推理规则的具体参数，还取决于节点本身的概率大小（</w:t>
      </w:r>
      <w:r w:rsidRPr="00431EB7">
        <w:rPr>
          <w:rFonts w:hint="eastAsia"/>
        </w:rPr>
        <w:t>“</w:t>
      </w:r>
      <w:r w:rsidRPr="00431EB7">
        <w:t>glockenspiel</w:t>
      </w:r>
      <w:r w:rsidRPr="00431EB7">
        <w:rPr>
          <w:rFonts w:hint="eastAsia"/>
        </w:rPr>
        <w:t>”</w:t>
      </w:r>
      <w:r w:rsidRPr="00431EB7">
        <w:t>节点的概率值用于表示钟琴在这世界上有多常见，这有助于估算钟琴是稀有乐器的概率）。</w:t>
      </w:r>
      <w:r w:rsidRPr="00431EB7">
        <w:rPr>
          <w:lang w:eastAsia="zh-CN"/>
        </w:rPr>
        <w:t>因此，即使推理的前提给出很高的强度和置信度的真值如</w:t>
      </w:r>
      <w:r w:rsidRPr="00431EB7">
        <w:rPr>
          <w:lang w:eastAsia="zh-CN"/>
        </w:rPr>
        <w:t xml:space="preserve"> &lt; 1, .95 &gt;</w:t>
      </w:r>
      <w:r w:rsidRPr="00431EB7">
        <w:rPr>
          <w:lang w:eastAsia="zh-CN"/>
        </w:rPr>
        <w:t>，推断得出的结论的真值也可能很低如</w:t>
      </w:r>
      <w:r w:rsidRPr="00431EB7">
        <w:rPr>
          <w:lang w:eastAsia="zh-CN"/>
        </w:rPr>
        <w:t>&lt; .05, .6 &gt;</w:t>
      </w:r>
      <w:r w:rsidRPr="00431EB7">
        <w:rPr>
          <w:lang w:eastAsia="zh-CN"/>
        </w:rPr>
        <w:t>。不过由于推理的不确定性，得到的这样的低真值结论也是合理的。上面</w:t>
      </w:r>
      <w:r w:rsidRPr="00431EB7">
        <w:rPr>
          <w:lang w:eastAsia="zh-CN"/>
        </w:rPr>
        <w:t xml:space="preserve"> </w:t>
      </w:r>
      <w:r w:rsidRPr="00431EB7">
        <w:rPr>
          <w:lang w:eastAsia="zh-CN"/>
        </w:rPr>
        <w:t>例子给出的前提是简化过的，比如，没有给出这样的事实：</w:t>
      </w:r>
      <w:r w:rsidRPr="00431EB7">
        <w:rPr>
          <w:rFonts w:hint="eastAsia"/>
          <w:lang w:eastAsia="zh-CN"/>
        </w:rPr>
        <w:t>“</w:t>
      </w:r>
      <w:r w:rsidRPr="00431EB7">
        <w:rPr>
          <w:lang w:eastAsia="zh-CN"/>
        </w:rPr>
        <w:t>博物馆通常有稀有的东西</w:t>
      </w:r>
      <w:r w:rsidRPr="00431EB7">
        <w:rPr>
          <w:rFonts w:hint="eastAsia"/>
          <w:lang w:eastAsia="zh-CN"/>
        </w:rPr>
        <w:t>”</w:t>
      </w:r>
      <w:r w:rsidRPr="00431EB7">
        <w:rPr>
          <w:lang w:eastAsia="zh-CN"/>
        </w:rPr>
        <w:t>，可表示如下：</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ImplicationLink &lt;.3,.8&gt;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C6FE5">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ANDLink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C6FE5">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C6FE5">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ConceptNode "museum"</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C6FE5">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EvaluationLink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C6FE5">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PredicateNode "in"</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$Z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C6FE5">
      <w:pPr>
        <w:ind w:left="2160" w:firstLine="720"/>
        <w:outlineLvl w:val="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$Z</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C6FE5">
      <w:pPr>
        <w:ind w:left="2160" w:firstLine="720"/>
        <w:outlineLvl w:val="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ConceptNode "obscure"</w:t>
      </w:r>
    </w:p>
    <w:p w:rsidR="000A3AD4" w:rsidRDefault="000A3AD4" w:rsidP="000A3AD4">
      <w:pPr>
        <w:spacing w:before="8" w:line="130" w:lineRule="exact"/>
        <w:rPr>
          <w:sz w:val="13"/>
          <w:szCs w:val="13"/>
          <w:lang w:eastAsia="zh-CN"/>
        </w:rPr>
      </w:pPr>
    </w:p>
    <w:p w:rsidR="000A3AD4" w:rsidRDefault="000A3AD4" w:rsidP="000A3AD4">
      <w:pPr>
        <w:pStyle w:val="BodyText"/>
        <w:ind w:firstLine="480"/>
        <w:rPr>
          <w:lang w:eastAsia="zh-CN"/>
        </w:rPr>
      </w:pPr>
      <w:r>
        <w:rPr>
          <w:lang w:eastAsia="zh-CN"/>
        </w:rPr>
        <w:t>对该事实的考虑将在一定程度上增加结论的强度。总的来说，在推理链中不同阶段选择不同的前提，导致可以通过很多不同推理路径得到一个推理结论。每一条推理规则的执行是精确的，但对于选择哪条推理链则是一个非常模糊的问题，需要知识库</w:t>
      </w:r>
      <w:r>
        <w:rPr>
          <w:lang w:eastAsia="zh-CN"/>
        </w:rPr>
        <w:t>Atomspace</w:t>
      </w:r>
      <w:r>
        <w:rPr>
          <w:lang w:eastAsia="zh-CN"/>
        </w:rPr>
        <w:t>中的具体知识来指导。目前我们的逻辑系统</w:t>
      </w:r>
      <w:r>
        <w:rPr>
          <w:lang w:eastAsia="zh-CN"/>
        </w:rPr>
        <w:t>PLN</w:t>
      </w:r>
      <w:r>
        <w:rPr>
          <w:lang w:eastAsia="zh-CN"/>
        </w:rPr>
        <w:t>能完成上面的</w:t>
      </w:r>
      <w:bookmarkStart w:id="340" w:name="一个综合的问答规划器"/>
      <w:bookmarkEnd w:id="340"/>
      <w:r>
        <w:rPr>
          <w:lang w:eastAsia="zh-CN"/>
        </w:rPr>
        <w:t>推理，但使用自然语言输入来进行这样的推理还存在一些问题。</w:t>
      </w:r>
    </w:p>
    <w:p w:rsidR="000A3AD4" w:rsidRPr="00431EB7" w:rsidRDefault="000A3AD4" w:rsidP="000C6FE5">
      <w:pPr>
        <w:pStyle w:val="Heading2"/>
        <w:numPr>
          <w:ilvl w:val="1"/>
          <w:numId w:val="76"/>
        </w:numPr>
        <w:tabs>
          <w:tab w:val="left" w:pos="210"/>
        </w:tabs>
      </w:pPr>
      <w:bookmarkStart w:id="341" w:name="_Toc9618"/>
      <w:bookmarkStart w:id="342" w:name="_Toc453623440"/>
      <w:bookmarkStart w:id="343" w:name="_Toc327482499"/>
      <w:r w:rsidRPr="00431EB7">
        <w:rPr>
          <w:rFonts w:ascii="Yuanti TC Light" w:hAnsi="Yuanti TC Light" w:cs="Yuanti TC Light"/>
        </w:rPr>
        <w:t>一个综合的问答规划器</w:t>
      </w:r>
      <w:bookmarkEnd w:id="341"/>
      <w:bookmarkEnd w:id="342"/>
      <w:bookmarkEnd w:id="343"/>
    </w:p>
    <w:p w:rsidR="000A3AD4" w:rsidRPr="00431EB7" w:rsidRDefault="000A3AD4" w:rsidP="000A3AD4">
      <w:pPr>
        <w:pStyle w:val="BodyText"/>
        <w:ind w:firstLine="480"/>
        <w:rPr>
          <w:lang w:eastAsia="zh-CN"/>
        </w:rPr>
      </w:pPr>
      <w:r w:rsidRPr="00431EB7">
        <w:rPr>
          <w:lang w:eastAsia="zh-CN"/>
        </w:rPr>
        <w:t>综合上述对问答规划的讨论，我们还针对信息查找问题设计并实现了一个合理的综合问答规划器，设计思路可参考图</w:t>
      </w:r>
      <w:r w:rsidR="00A14FB4" w:rsidRPr="00431EB7">
        <w:fldChar w:fldCharType="begin"/>
      </w:r>
      <w:r w:rsidRPr="00431EB7">
        <w:rPr>
          <w:lang w:eastAsia="zh-CN"/>
        </w:rPr>
        <w:instrText>HYPERLINK\l"_bookmark112"</w:instrText>
      </w:r>
      <w:r w:rsidR="00A14FB4" w:rsidRPr="00431EB7">
        <w:fldChar w:fldCharType="separate"/>
      </w:r>
      <w:r w:rsidRPr="00431EB7">
        <w:rPr>
          <w:lang w:eastAsia="zh-CN"/>
        </w:rPr>
        <w:t>8.1</w:t>
      </w:r>
      <w:r w:rsidR="00A14FB4" w:rsidRPr="00431EB7">
        <w:fldChar w:fldCharType="end"/>
      </w:r>
      <w:r w:rsidRPr="00431EB7">
        <w:rPr>
          <w:rFonts w:hint="eastAsia"/>
          <w:lang w:eastAsia="zh-CN"/>
        </w:rPr>
        <w:t>。</w:t>
      </w:r>
    </w:p>
    <w:p w:rsidR="000A3AD4" w:rsidRPr="00431EB7" w:rsidRDefault="000A3AD4" w:rsidP="000A3AD4">
      <w:pPr>
        <w:pStyle w:val="BodyText"/>
        <w:ind w:firstLine="480"/>
      </w:pPr>
      <w:r w:rsidRPr="00431EB7">
        <w:t>其实现方法如下：</w:t>
      </w:r>
    </w:p>
    <w:p w:rsidR="000A3AD4" w:rsidRPr="00196920" w:rsidRDefault="000A3AD4" w:rsidP="000A3AD4">
      <w:pPr>
        <w:pStyle w:val="BodyText"/>
        <w:numPr>
          <w:ilvl w:val="0"/>
          <w:numId w:val="66"/>
        </w:numPr>
        <w:ind w:firstLineChars="0"/>
        <w:rPr>
          <w:lang w:eastAsia="zh-CN"/>
        </w:rPr>
      </w:pPr>
      <w:r w:rsidRPr="00196920">
        <w:rPr>
          <w:lang w:eastAsia="zh-CN"/>
        </w:rPr>
        <w:t>给定一个用于信息查找的问题</w:t>
      </w:r>
      <w:bookmarkStart w:id="344" w:name="OLE_LINK50"/>
      <w:r w:rsidRPr="00196920">
        <w:rPr>
          <w:lang w:eastAsia="zh-CN"/>
        </w:rPr>
        <w:t>Q</w:t>
      </w:r>
      <w:bookmarkEnd w:id="344"/>
      <w:r w:rsidRPr="00196920">
        <w:rPr>
          <w:lang w:eastAsia="zh-CN"/>
        </w:rPr>
        <w:t>，回答</w:t>
      </w:r>
      <w:r w:rsidRPr="00196920">
        <w:rPr>
          <w:lang w:eastAsia="zh-CN"/>
        </w:rPr>
        <w:t>Q</w:t>
      </w:r>
      <w:r w:rsidRPr="00196920">
        <w:rPr>
          <w:lang w:eastAsia="zh-CN"/>
        </w:rPr>
        <w:t>的动机，以及所允许的最长等待时间</w:t>
      </w:r>
      <w:bookmarkStart w:id="345" w:name="OLE_LINK51"/>
      <w:r w:rsidRPr="00196920">
        <w:rPr>
          <w:lang w:eastAsia="zh-CN"/>
        </w:rPr>
        <w:t>T</w:t>
      </w:r>
      <w:bookmarkEnd w:id="345"/>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w:t>
      </w:r>
      <w:r w:rsidRPr="00196920">
        <w:rPr>
          <w:lang w:eastAsia="zh-CN"/>
        </w:rPr>
        <w:t>T</w:t>
      </w:r>
      <w:r w:rsidRPr="00196920">
        <w:rPr>
          <w:lang w:eastAsia="zh-CN"/>
        </w:rPr>
        <w:t>的值大，则试图通过逻辑推理来回答</w:t>
      </w:r>
      <w:r w:rsidRPr="00196920">
        <w:rPr>
          <w:lang w:eastAsia="zh-CN"/>
        </w:rPr>
        <w:t>Q</w:t>
      </w:r>
      <w:r w:rsidRPr="00196920">
        <w:rPr>
          <w:lang w:eastAsia="zh-CN"/>
        </w:rPr>
        <w:t>如果成功，则将得到的原子集合输入微观规划器用于应答如果失败，则通过基于超图的模糊匹配来回答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如果成功，则将模糊匹配得到的原子集合来做为种子进行进一步推理，试图再次通过逻辑推理来回答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如果成功，则将得到的原子集合输入微观规划器用于应答如果失败，则将模糊匹配得到的原子集合输入微观规划器用于应答</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如果失败，则触发</w:t>
      </w:r>
      <w:r w:rsidRPr="00196920">
        <w:rPr>
          <w:lang w:eastAsia="zh-CN"/>
        </w:rPr>
        <w:t>StumpedByQuestion</w:t>
      </w:r>
      <w:r w:rsidRPr="00196920">
        <w:rPr>
          <w:lang w:eastAsia="zh-CN"/>
        </w:rPr>
        <w:t>规划器</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w:t>
      </w:r>
      <w:r w:rsidRPr="00196920">
        <w:rPr>
          <w:lang w:eastAsia="zh-CN"/>
        </w:rPr>
        <w:t>T</w:t>
      </w:r>
      <w:r w:rsidRPr="00196920">
        <w:rPr>
          <w:lang w:eastAsia="zh-CN"/>
        </w:rPr>
        <w:t>的值小，则试图通过浅层推理来快速回答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如果成功，则将得到的原子集合输入微观规划器用于应答</w:t>
      </w:r>
      <w:r w:rsidRPr="00196920">
        <w:rPr>
          <w:rFonts w:hint="eastAsia"/>
          <w:lang w:eastAsia="zh-CN"/>
        </w:rPr>
        <w:t>。</w:t>
      </w:r>
    </w:p>
    <w:p w:rsidR="000A3AD4" w:rsidRDefault="000A3AD4" w:rsidP="000A3AD4">
      <w:pPr>
        <w:spacing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400550" cy="3400425"/>
            <wp:effectExtent l="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pic:cNvPicPr>
                  </pic:nvPicPr>
                  <pic:blipFill>
                    <a:blip r:embed="rId89"/>
                    <a:stretch>
                      <a:fillRect/>
                    </a:stretch>
                  </pic:blipFill>
                  <pic:spPr>
                    <a:xfrm>
                      <a:off x="0" y="0"/>
                      <a:ext cx="4400550" cy="3400425"/>
                    </a:xfrm>
                    <a:prstGeom prst="rect">
                      <a:avLst/>
                    </a:prstGeom>
                    <a:noFill/>
                    <a:ln w="9525">
                      <a:noFill/>
                    </a:ln>
                  </pic:spPr>
                </pic:pic>
              </a:graphicData>
            </a:graphic>
          </wp:inline>
        </w:drawing>
      </w:r>
    </w:p>
    <w:p w:rsidR="000A3AD4" w:rsidRDefault="000A3AD4" w:rsidP="000A3AD4">
      <w:pPr>
        <w:pStyle w:val="10"/>
        <w:jc w:val="center"/>
        <w:rPr>
          <w:lang w:eastAsia="zh-CN"/>
        </w:rPr>
      </w:pPr>
      <w:bookmarkStart w:id="346" w:name="_bookmark112"/>
      <w:bookmarkEnd w:id="346"/>
      <w:r>
        <w:rPr>
          <w:lang w:eastAsia="zh-CN"/>
        </w:rPr>
        <w:t>图</w:t>
      </w:r>
      <w:r>
        <w:rPr>
          <w:lang w:eastAsia="zh-CN"/>
        </w:rPr>
        <w:t xml:space="preserve"> 8.1</w:t>
      </w:r>
      <w:r>
        <w:rPr>
          <w:rFonts w:hint="eastAsia"/>
          <w:lang w:eastAsia="zh-CN"/>
        </w:rPr>
        <w:t xml:space="preserve"> </w:t>
      </w:r>
      <w:r>
        <w:rPr>
          <w:lang w:eastAsia="zh-CN"/>
        </w:rPr>
        <w:t>信息查找问答规划器的流程</w:t>
      </w:r>
    </w:p>
    <w:p w:rsidR="000A3AD4" w:rsidRDefault="000A3AD4" w:rsidP="000A3AD4">
      <w:pPr>
        <w:spacing w:line="336" w:lineRule="exact"/>
        <w:ind w:left="1775" w:right="875" w:hanging="736"/>
        <w:rPr>
          <w:rFonts w:ascii="Microsoft JhengHei" w:eastAsiaTheme="minorEastAsia" w:hAnsi="Microsoft JhengHei" w:cs="Microsoft JhengHei"/>
          <w:lang w:eastAsia="zh-CN"/>
        </w:rPr>
      </w:pPr>
      <w:r>
        <w:rPr>
          <w:rFonts w:ascii="宋体" w:eastAsia="宋体" w:hAnsi="宋体" w:cs="宋体" w:hint="eastAsia"/>
          <w:w w:val="95"/>
          <w:lang w:eastAsia="zh-CN"/>
        </w:rPr>
        <w:t>如果失败</w:t>
      </w:r>
      <w:r>
        <w:rPr>
          <w:rFonts w:ascii="Arial Unicode MS" w:eastAsia="Arial Unicode MS" w:hAnsi="Arial Unicode MS" w:cs="Arial Unicode MS"/>
          <w:spacing w:val="-1"/>
          <w:w w:val="95"/>
          <w:lang w:eastAsia="zh-CN"/>
        </w:rPr>
        <w:t>，</w:t>
      </w:r>
      <w:r>
        <w:rPr>
          <w:rFonts w:ascii="宋体" w:eastAsia="宋体" w:hAnsi="宋体" w:cs="宋体" w:hint="eastAsia"/>
          <w:w w:val="95"/>
          <w:lang w:eastAsia="zh-CN"/>
        </w:rPr>
        <w:t>则试图通过基于超图的模糊匹配来回答</w:t>
      </w:r>
      <w:r>
        <w:rPr>
          <w:rFonts w:ascii="Microsoft JhengHei" w:eastAsia="Microsoft JhengHei" w:hAnsi="Microsoft JhengHei" w:cs="Microsoft JhengHei"/>
          <w:w w:val="95"/>
          <w:lang w:eastAsia="zh-CN"/>
        </w:rPr>
        <w:t xml:space="preserve">   </w:t>
      </w:r>
      <w:r>
        <w:rPr>
          <w:rFonts w:ascii="Microsoft JhengHei" w:eastAsia="Microsoft JhengHei" w:hAnsi="Microsoft JhengHei" w:cs="Microsoft JhengHei"/>
          <w:spacing w:val="34"/>
          <w:w w:val="95"/>
          <w:lang w:eastAsia="zh-CN"/>
        </w:rPr>
        <w:t xml:space="preserve"> </w:t>
      </w:r>
      <w:r>
        <w:rPr>
          <w:rFonts w:ascii="Lucida Console" w:eastAsia="Lucida Console" w:hAnsi="Lucida Console" w:cs="Lucida Console"/>
          <w:w w:val="95"/>
          <w:sz w:val="17"/>
          <w:szCs w:val="17"/>
          <w:lang w:eastAsia="zh-CN"/>
        </w:rPr>
        <w:t>Q</w:t>
      </w:r>
      <w:r>
        <w:rPr>
          <w:rFonts w:ascii="Lucida Console" w:eastAsia="Lucida Console" w:hAnsi="Lucida Console" w:cs="Lucida Console"/>
          <w:w w:val="102"/>
          <w:sz w:val="17"/>
          <w:szCs w:val="17"/>
          <w:lang w:eastAsia="zh-CN"/>
        </w:rPr>
        <w:t xml:space="preserve"> </w:t>
      </w:r>
      <w:r>
        <w:rPr>
          <w:rFonts w:ascii="宋体" w:eastAsia="宋体" w:hAnsi="宋体" w:cs="宋体" w:hint="eastAsia"/>
          <w:w w:val="95"/>
          <w:lang w:eastAsia="zh-CN"/>
        </w:rPr>
        <w:t>如果成</w:t>
      </w:r>
      <w:r>
        <w:rPr>
          <w:rFonts w:ascii="宋体" w:eastAsia="宋体" w:hAnsi="宋体" w:cs="宋体" w:hint="eastAsia"/>
          <w:spacing w:val="-1"/>
          <w:w w:val="95"/>
          <w:lang w:eastAsia="zh-CN"/>
        </w:rPr>
        <w:t>功</w:t>
      </w:r>
      <w:r>
        <w:rPr>
          <w:rFonts w:ascii="Arial Unicode MS" w:eastAsia="Arial Unicode MS" w:hAnsi="Arial Unicode MS" w:cs="Arial Unicode MS"/>
          <w:w w:val="95"/>
          <w:lang w:eastAsia="zh-CN"/>
        </w:rPr>
        <w:t>，</w:t>
      </w:r>
      <w:r>
        <w:rPr>
          <w:rFonts w:ascii="宋体" w:eastAsia="宋体" w:hAnsi="宋体" w:cs="宋体" w:hint="eastAsia"/>
          <w:w w:val="95"/>
          <w:lang w:eastAsia="zh-CN"/>
        </w:rPr>
        <w:t>则将得到的原子集合输入微观规划器用于应答</w:t>
      </w:r>
      <w:r>
        <w:rPr>
          <w:rFonts w:ascii="Microsoft JhengHei" w:eastAsia="Microsoft JhengHei" w:hAnsi="Microsoft JhengHei" w:cs="Microsoft JhengHei"/>
          <w:w w:val="99"/>
          <w:lang w:eastAsia="zh-CN"/>
        </w:rPr>
        <w:t xml:space="preserve"> </w:t>
      </w:r>
      <w:r>
        <w:rPr>
          <w:rFonts w:ascii="宋体" w:eastAsia="宋体" w:hAnsi="宋体" w:cs="宋体" w:hint="eastAsia"/>
          <w:lang w:eastAsia="zh-CN"/>
        </w:rPr>
        <w:t>如果失</w:t>
      </w:r>
      <w:r>
        <w:rPr>
          <w:rFonts w:ascii="宋体" w:eastAsia="宋体" w:hAnsi="宋体" w:cs="宋体" w:hint="eastAsia"/>
          <w:spacing w:val="-1"/>
          <w:lang w:eastAsia="zh-CN"/>
        </w:rPr>
        <w:t>败</w:t>
      </w:r>
      <w:r>
        <w:rPr>
          <w:rFonts w:ascii="Arial Unicode MS" w:eastAsia="Arial Unicode MS" w:hAnsi="Arial Unicode MS" w:cs="Arial Unicode MS"/>
          <w:lang w:eastAsia="zh-CN"/>
        </w:rPr>
        <w:t>，</w:t>
      </w:r>
      <w:r>
        <w:rPr>
          <w:rFonts w:ascii="宋体" w:eastAsia="宋体" w:hAnsi="宋体" w:cs="宋体" w:hint="eastAsia"/>
          <w:lang w:eastAsia="zh-CN"/>
        </w:rPr>
        <w:t>则触发</w:t>
      </w:r>
      <w:r>
        <w:rPr>
          <w:rFonts w:ascii="Microsoft JhengHei" w:eastAsia="Microsoft JhengHei" w:hAnsi="Microsoft JhengHei" w:cs="Microsoft JhengHei"/>
          <w:spacing w:val="-7"/>
          <w:lang w:eastAsia="zh-CN"/>
        </w:rPr>
        <w:t xml:space="preserve"> </w:t>
      </w:r>
      <w:r>
        <w:rPr>
          <w:rFonts w:ascii="Lucida Console" w:eastAsia="Lucida Console" w:hAnsi="Lucida Console" w:cs="Lucida Console"/>
          <w:sz w:val="17"/>
          <w:szCs w:val="17"/>
          <w:lang w:eastAsia="zh-CN"/>
        </w:rPr>
        <w:t>StumpedByQuestion</w:t>
      </w:r>
      <w:r>
        <w:rPr>
          <w:rFonts w:ascii="Lucida Console" w:eastAsia="Lucida Console" w:hAnsi="Lucida Console" w:cs="Lucida Console"/>
          <w:spacing w:val="-54"/>
          <w:sz w:val="17"/>
          <w:szCs w:val="17"/>
          <w:lang w:eastAsia="zh-CN"/>
        </w:rPr>
        <w:t xml:space="preserve"> </w:t>
      </w:r>
      <w:r>
        <w:rPr>
          <w:rFonts w:ascii="宋体" w:eastAsia="宋体" w:hAnsi="宋体" w:cs="宋体" w:hint="eastAsia"/>
          <w:lang w:eastAsia="zh-CN"/>
        </w:rPr>
        <w:t>规划器</w:t>
      </w:r>
    </w:p>
    <w:p w:rsidR="000A3AD4" w:rsidRPr="00431EB7" w:rsidRDefault="000A3AD4" w:rsidP="000A3AD4">
      <w:pPr>
        <w:spacing w:line="336" w:lineRule="exact"/>
        <w:ind w:left="1775" w:right="875" w:hanging="736"/>
        <w:rPr>
          <w:rFonts w:ascii="Microsoft JhengHei" w:eastAsiaTheme="minorEastAsia" w:hAnsi="Microsoft JhengHei" w:cs="Microsoft JhengHei"/>
          <w:lang w:eastAsia="zh-CN"/>
        </w:rPr>
      </w:pPr>
    </w:p>
    <w:p w:rsidR="000A3AD4" w:rsidRPr="00431EB7" w:rsidRDefault="000A3AD4" w:rsidP="000A3AD4">
      <w:pPr>
        <w:pStyle w:val="BodyText"/>
        <w:ind w:firstLine="480"/>
      </w:pPr>
      <w:r w:rsidRPr="00431EB7">
        <w:t>其中，</w:t>
      </w:r>
      <w:r w:rsidRPr="00431EB7">
        <w:t xml:space="preserve">StumpedByQuestion Schema </w:t>
      </w:r>
      <w:r w:rsidRPr="00431EB7">
        <w:t>可规划如下：</w:t>
      </w:r>
    </w:p>
    <w:p w:rsidR="000A3AD4" w:rsidRPr="00431EB7" w:rsidRDefault="000A3AD4" w:rsidP="000C6FE5">
      <w:pPr>
        <w:ind w:leftChars="245" w:left="400"/>
        <w:rPr>
          <w:rFonts w:ascii="仿宋" w:eastAsia="仿宋" w:hAnsi="仿宋" w:cs="Lucida Console"/>
          <w:szCs w:val="21"/>
        </w:rPr>
      </w:pPr>
      <w:r w:rsidRPr="00431EB7">
        <w:rPr>
          <w:rFonts w:ascii="仿宋" w:eastAsia="仿宋" w:hAnsi="仿宋" w:cs="Lucida Console"/>
          <w:szCs w:val="21"/>
        </w:rPr>
        <w:t>StumpedByQuestion</w:t>
      </w:r>
      <w:r w:rsidRPr="00431EB7">
        <w:rPr>
          <w:rFonts w:ascii="仿宋" w:eastAsia="仿宋" w:hAnsi="仿宋" w:cs="Lucida Console"/>
          <w:spacing w:val="51"/>
          <w:szCs w:val="21"/>
        </w:rPr>
        <w:t xml:space="preserve"> </w:t>
      </w:r>
      <w:r w:rsidRPr="00431EB7">
        <w:rPr>
          <w:rFonts w:ascii="仿宋" w:eastAsia="仿宋" w:hAnsi="仿宋" w:cs="Lucida Console"/>
          <w:szCs w:val="21"/>
        </w:rPr>
        <w:t>Schema</w:t>
      </w:r>
      <w:r w:rsidRPr="00431EB7">
        <w:rPr>
          <w:rFonts w:ascii="宋体" w:eastAsia="宋体" w:hAnsi="宋体" w:cs="宋体" w:hint="eastAsia"/>
          <w:szCs w:val="21"/>
          <w:lang w:eastAsia="zh-CN"/>
        </w:rPr>
        <w:t>：</w:t>
      </w:r>
    </w:p>
    <w:p w:rsidR="000A3AD4" w:rsidRPr="00431EB7" w:rsidRDefault="000A3AD4" w:rsidP="000C6FE5">
      <w:pPr>
        <w:ind w:leftChars="245" w:left="400"/>
        <w:rPr>
          <w:rFonts w:ascii="仿宋" w:eastAsia="仿宋" w:hAnsi="仿宋" w:cs="Arial Unicode MS"/>
          <w:szCs w:val="21"/>
        </w:rPr>
      </w:pPr>
      <w:r w:rsidRPr="00431EB7">
        <w:rPr>
          <w:rFonts w:ascii="Yuanti TC Light" w:eastAsia="仿宋" w:hAnsi="Yuanti TC Light" w:cs="Yuanti TC Light"/>
          <w:szCs w:val="21"/>
        </w:rPr>
        <w:t>给定一个问题</w:t>
      </w:r>
      <w:r w:rsidRPr="00431EB7">
        <w:rPr>
          <w:rFonts w:ascii="仿宋" w:eastAsia="仿宋" w:hAnsi="仿宋" w:cs="Microsoft JhengHei"/>
          <w:spacing w:val="-25"/>
          <w:szCs w:val="21"/>
        </w:rPr>
        <w:t xml:space="preserve"> </w:t>
      </w:r>
      <w:r w:rsidRPr="00431EB7">
        <w:rPr>
          <w:rFonts w:ascii="仿宋" w:eastAsia="仿宋" w:hAnsi="仿宋" w:cs="Lucida Console"/>
          <w:szCs w:val="21"/>
        </w:rPr>
        <w:t>Q</w:t>
      </w:r>
      <w:r w:rsidRPr="00431EB7">
        <w:rPr>
          <w:rFonts w:ascii="仿宋" w:eastAsia="仿宋" w:hAnsi="仿宋" w:cs="Lucida Console"/>
          <w:spacing w:val="-72"/>
          <w:szCs w:val="21"/>
        </w:rPr>
        <w:t xml:space="preserve"> </w:t>
      </w:r>
      <w:r w:rsidRPr="00431EB7">
        <w:rPr>
          <w:rFonts w:ascii="Yuanti TC Light" w:eastAsia="仿宋" w:hAnsi="Yuanti TC Light" w:cs="Yuanti TC Light"/>
          <w:szCs w:val="21"/>
        </w:rPr>
        <w:t>（其中</w:t>
      </w:r>
      <w:r w:rsidRPr="00431EB7">
        <w:rPr>
          <w:rFonts w:ascii="仿宋" w:eastAsia="仿宋" w:hAnsi="仿宋" w:cs="Microsoft JhengHei"/>
          <w:spacing w:val="-25"/>
          <w:szCs w:val="21"/>
        </w:rPr>
        <w:t xml:space="preserve"> </w:t>
      </w:r>
      <w:r w:rsidRPr="00431EB7">
        <w:rPr>
          <w:rFonts w:ascii="仿宋" w:eastAsia="仿宋" w:hAnsi="仿宋" w:cs="Lucida Console"/>
          <w:szCs w:val="21"/>
        </w:rPr>
        <w:t>Q</w:t>
      </w:r>
      <w:r w:rsidRPr="00431EB7">
        <w:rPr>
          <w:rFonts w:ascii="仿宋" w:eastAsia="仿宋" w:hAnsi="仿宋" w:cs="Lucida Console"/>
          <w:spacing w:val="-71"/>
          <w:szCs w:val="21"/>
        </w:rPr>
        <w:t xml:space="preserve"> </w:t>
      </w:r>
      <w:r w:rsidRPr="00431EB7">
        <w:rPr>
          <w:rFonts w:ascii="Yuanti TC Light" w:eastAsia="仿宋" w:hAnsi="Yuanti TC Light" w:cs="Yuanti TC Light"/>
          <w:szCs w:val="21"/>
        </w:rPr>
        <w:t>为智能对话系统试图回答但未成</w:t>
      </w:r>
      <w:r w:rsidRPr="00431EB7">
        <w:rPr>
          <w:rFonts w:ascii="Yuanti TC Light" w:eastAsia="仿宋" w:hAnsi="Yuanti TC Light" w:cs="Yuanti TC Light"/>
          <w:spacing w:val="-1"/>
          <w:szCs w:val="21"/>
        </w:rPr>
        <w:t>功</w:t>
      </w:r>
      <w:r w:rsidRPr="00431EB7">
        <w:rPr>
          <w:rFonts w:ascii="Yuanti TC Light" w:eastAsia="仿宋" w:hAnsi="Yuanti TC Light" w:cs="Yuanti TC Light"/>
          <w:szCs w:val="21"/>
        </w:rPr>
        <w:t>）</w:t>
      </w:r>
    </w:p>
    <w:p w:rsidR="000A3AD4" w:rsidRPr="00431EB7" w:rsidRDefault="000A3AD4" w:rsidP="000C6FE5">
      <w:pPr>
        <w:ind w:leftChars="245" w:left="400"/>
        <w:rPr>
          <w:rFonts w:ascii="仿宋" w:eastAsia="仿宋" w:hAnsi="仿宋" w:cs="Arial Unicode MS"/>
          <w:szCs w:val="21"/>
        </w:rPr>
      </w:pPr>
      <w:r w:rsidRPr="00431EB7">
        <w:rPr>
          <w:rFonts w:ascii="Yuanti TC Light" w:eastAsia="仿宋" w:hAnsi="Yuanti TC Light" w:cs="Yuanti TC Light"/>
          <w:szCs w:val="21"/>
        </w:rPr>
        <w:t>当</w:t>
      </w:r>
      <w:r w:rsidRPr="00431EB7">
        <w:rPr>
          <w:rFonts w:ascii="仿宋" w:eastAsia="仿宋" w:hAnsi="仿宋" w:cs="Microsoft JhengHei"/>
          <w:spacing w:val="-20"/>
          <w:szCs w:val="21"/>
        </w:rPr>
        <w:t xml:space="preserve"> </w:t>
      </w:r>
      <w:r w:rsidRPr="00431EB7">
        <w:rPr>
          <w:rFonts w:ascii="仿宋" w:eastAsia="仿宋" w:hAnsi="仿宋" w:cs="Lucida Console"/>
          <w:szCs w:val="21"/>
        </w:rPr>
        <w:t>Q</w:t>
      </w:r>
      <w:r w:rsidRPr="00431EB7">
        <w:rPr>
          <w:rFonts w:ascii="仿宋" w:eastAsia="仿宋" w:hAnsi="仿宋" w:cs="Lucida Console"/>
          <w:spacing w:val="-67"/>
          <w:szCs w:val="21"/>
        </w:rPr>
        <w:t xml:space="preserve"> </w:t>
      </w:r>
      <w:r w:rsidRPr="00431EB7">
        <w:rPr>
          <w:rFonts w:ascii="Yuanti TC Light" w:eastAsia="仿宋" w:hAnsi="Yuanti TC Light" w:cs="Yuanti TC Light"/>
          <w:szCs w:val="21"/>
        </w:rPr>
        <w:t>的重要值低</w:t>
      </w:r>
      <w:r w:rsidRPr="00431EB7">
        <w:rPr>
          <w:rFonts w:ascii="Yuanti TC Light" w:eastAsia="仿宋" w:hAnsi="Yuanti TC Light" w:cs="Yuanti TC Light"/>
          <w:spacing w:val="-1"/>
          <w:szCs w:val="21"/>
        </w:rPr>
        <w:t>时</w:t>
      </w:r>
      <w:r w:rsidRPr="00431EB7">
        <w:rPr>
          <w:rFonts w:ascii="Yuanti TC Light" w:eastAsia="仿宋" w:hAnsi="Yuanti TC Light" w:cs="Yuanti TC Light"/>
          <w:szCs w:val="21"/>
        </w:rPr>
        <w:t>，</w:t>
      </w:r>
    </w:p>
    <w:p w:rsidR="000A3AD4" w:rsidRPr="00431EB7" w:rsidRDefault="000A3AD4" w:rsidP="000C6FE5">
      <w:pPr>
        <w:spacing w:line="333" w:lineRule="exact"/>
        <w:ind w:leftChars="545" w:left="890"/>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Microsoft JhengHei"/>
          <w:spacing w:val="-2"/>
          <w:szCs w:val="21"/>
        </w:rPr>
        <w:t xml:space="preserve"> </w:t>
      </w:r>
      <w:r w:rsidRPr="00431EB7">
        <w:rPr>
          <w:rFonts w:ascii="仿宋" w:eastAsia="仿宋" w:hAnsi="仿宋" w:cs="Lucida Console"/>
          <w:szCs w:val="21"/>
        </w:rPr>
        <w:t>ExpressIgnorance</w:t>
      </w:r>
      <w:r w:rsidRPr="00431EB7">
        <w:rPr>
          <w:rFonts w:ascii="仿宋" w:eastAsia="仿宋" w:hAnsi="仿宋" w:cs="Lucida Console"/>
          <w:spacing w:val="-48"/>
          <w:szCs w:val="21"/>
        </w:rPr>
        <w:t xml:space="preserve"> </w:t>
      </w:r>
      <w:r w:rsidRPr="00431EB7">
        <w:rPr>
          <w:rFonts w:ascii="Yuanti TC Light" w:eastAsia="仿宋" w:hAnsi="Yuanti TC Light" w:cs="Yuanti TC Light"/>
          <w:szCs w:val="21"/>
        </w:rPr>
        <w:t>规划器</w:t>
      </w:r>
    </w:p>
    <w:p w:rsidR="000A3AD4" w:rsidRPr="00431EB7" w:rsidRDefault="000A3AD4" w:rsidP="000C6FE5">
      <w:pPr>
        <w:ind w:leftChars="245" w:left="400"/>
        <w:rPr>
          <w:rFonts w:ascii="仿宋" w:eastAsia="仿宋" w:hAnsi="仿宋" w:cs="Arial Unicode MS"/>
          <w:szCs w:val="21"/>
          <w:lang w:eastAsia="zh-CN"/>
        </w:rPr>
      </w:pPr>
      <w:r w:rsidRPr="00431EB7">
        <w:rPr>
          <w:rFonts w:ascii="宋体" w:eastAsia="宋体" w:hAnsi="宋体" w:cs="宋体" w:hint="eastAsia"/>
          <w:szCs w:val="21"/>
          <w:lang w:eastAsia="zh-CN"/>
        </w:rPr>
        <w:t>当</w:t>
      </w:r>
      <w:r w:rsidRPr="00431EB7">
        <w:rPr>
          <w:rFonts w:ascii="仿宋" w:eastAsia="仿宋" w:hAnsi="仿宋" w:cs="Microsoft JhengHei"/>
          <w:spacing w:val="-21"/>
          <w:szCs w:val="21"/>
          <w:lang w:eastAsia="zh-CN"/>
        </w:rPr>
        <w:t xml:space="preserve"> </w:t>
      </w:r>
      <w:r w:rsidRPr="00431EB7">
        <w:rPr>
          <w:rFonts w:ascii="仿宋" w:eastAsia="仿宋" w:hAnsi="仿宋" w:cs="Lucida Console"/>
          <w:szCs w:val="21"/>
          <w:lang w:eastAsia="zh-CN"/>
        </w:rPr>
        <w:t>Q</w:t>
      </w:r>
      <w:r w:rsidRPr="00431EB7">
        <w:rPr>
          <w:rFonts w:ascii="仿宋" w:eastAsia="仿宋" w:hAnsi="仿宋" w:cs="Lucida Console"/>
          <w:spacing w:val="-68"/>
          <w:szCs w:val="21"/>
          <w:lang w:eastAsia="zh-CN"/>
        </w:rPr>
        <w:t xml:space="preserve"> </w:t>
      </w:r>
      <w:r w:rsidRPr="00431EB7">
        <w:rPr>
          <w:rFonts w:ascii="宋体" w:eastAsia="宋体" w:hAnsi="宋体" w:cs="宋体" w:hint="eastAsia"/>
          <w:szCs w:val="21"/>
          <w:lang w:eastAsia="zh-CN"/>
        </w:rPr>
        <w:t>的重要值很高</w:t>
      </w:r>
      <w:r w:rsidRPr="00431EB7">
        <w:rPr>
          <w:rFonts w:ascii="宋体" w:eastAsia="宋体" w:hAnsi="宋体" w:cs="宋体" w:hint="eastAsia"/>
          <w:spacing w:val="-1"/>
          <w:szCs w:val="21"/>
          <w:lang w:eastAsia="zh-CN"/>
        </w:rPr>
        <w:t>时</w:t>
      </w:r>
      <w:r w:rsidRPr="00431EB7">
        <w:rPr>
          <w:rFonts w:ascii="宋体" w:eastAsia="宋体" w:hAnsi="宋体" w:cs="宋体" w:hint="eastAsia"/>
          <w:szCs w:val="21"/>
          <w:lang w:eastAsia="zh-CN"/>
        </w:rPr>
        <w:t>，</w:t>
      </w:r>
    </w:p>
    <w:p w:rsidR="000A3AD4" w:rsidRPr="00431EB7" w:rsidRDefault="000A3AD4" w:rsidP="000C6FE5">
      <w:pPr>
        <w:spacing w:before="8" w:line="336" w:lineRule="exact"/>
        <w:ind w:leftChars="495" w:left="1755" w:rightChars="2104" w:right="3437" w:hanging="946"/>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Microsoft JhengHei"/>
          <w:spacing w:val="-20"/>
          <w:szCs w:val="21"/>
          <w:lang w:eastAsia="zh-CN"/>
        </w:rPr>
        <w:t xml:space="preserve"> </w:t>
      </w:r>
      <w:r w:rsidRPr="00431EB7">
        <w:rPr>
          <w:rFonts w:ascii="仿宋" w:eastAsia="仿宋" w:hAnsi="仿宋" w:cs="Lucida Console"/>
          <w:szCs w:val="21"/>
          <w:lang w:eastAsia="zh-CN"/>
        </w:rPr>
        <w:t>PLN</w:t>
      </w:r>
      <w:r w:rsidRPr="00431EB7">
        <w:rPr>
          <w:rFonts w:ascii="仿宋" w:eastAsia="仿宋" w:hAnsi="仿宋" w:cs="Lucida Console"/>
          <w:spacing w:val="-67"/>
          <w:szCs w:val="21"/>
          <w:lang w:eastAsia="zh-CN"/>
        </w:rPr>
        <w:t xml:space="preserve"> </w:t>
      </w:r>
      <w:r w:rsidRPr="00431EB7">
        <w:rPr>
          <w:rFonts w:ascii="宋体" w:eastAsia="宋体" w:hAnsi="宋体" w:cs="宋体" w:hint="eastAsia"/>
          <w:szCs w:val="21"/>
          <w:lang w:eastAsia="zh-CN"/>
        </w:rPr>
        <w:t>中的后向链推理找到</w:t>
      </w:r>
      <w:r w:rsidRPr="00431EB7">
        <w:rPr>
          <w:rFonts w:ascii="仿宋" w:eastAsia="仿宋" w:hAnsi="仿宋" w:cs="Microsoft JhengHei"/>
          <w:spacing w:val="-19"/>
          <w:szCs w:val="21"/>
          <w:lang w:eastAsia="zh-CN"/>
        </w:rPr>
        <w:t xml:space="preserve"> </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，使得</w:t>
      </w:r>
      <w:r w:rsidRPr="00431EB7">
        <w:rPr>
          <w:rFonts w:ascii="仿宋" w:eastAsia="仿宋" w:hAnsi="仿宋" w:cs="Microsoft JhengHei"/>
          <w:w w:val="99"/>
          <w:szCs w:val="21"/>
          <w:lang w:eastAsia="zh-CN"/>
        </w:rPr>
        <w:t xml:space="preserve"> </w:t>
      </w:r>
      <w:r w:rsidRPr="00431EB7">
        <w:rPr>
          <w:rFonts w:ascii="仿宋" w:eastAsia="仿宋" w:hAnsi="仿宋" w:cs="Lucida Console"/>
          <w:szCs w:val="21"/>
          <w:lang w:eastAsia="zh-CN"/>
        </w:rPr>
        <w:t>P</w:t>
      </w:r>
      <w:r w:rsidRPr="00431EB7">
        <w:rPr>
          <w:rFonts w:ascii="仿宋" w:eastAsia="仿宋" w:hAnsi="仿宋" w:cs="Lucida Console"/>
          <w:spacing w:val="7"/>
          <w:szCs w:val="21"/>
          <w:lang w:eastAsia="zh-CN"/>
        </w:rPr>
        <w:t xml:space="preserve"> </w:t>
      </w:r>
      <w:r w:rsidRPr="00431EB7">
        <w:rPr>
          <w:rFonts w:ascii="仿宋" w:eastAsia="仿宋" w:hAnsi="仿宋" w:cs="Lucida Console"/>
          <w:szCs w:val="21"/>
          <w:lang w:eastAsia="zh-CN"/>
        </w:rPr>
        <w:t>==&gt;</w:t>
      </w:r>
      <w:r w:rsidRPr="00431EB7">
        <w:rPr>
          <w:rFonts w:ascii="仿宋" w:eastAsia="仿宋" w:hAnsi="仿宋" w:cs="Lucida Console"/>
          <w:spacing w:val="7"/>
          <w:szCs w:val="21"/>
          <w:lang w:eastAsia="zh-CN"/>
        </w:rPr>
        <w:t xml:space="preserve"> </w:t>
      </w:r>
      <w:r w:rsidRPr="00431EB7">
        <w:rPr>
          <w:rFonts w:ascii="仿宋" w:eastAsia="仿宋" w:hAnsi="仿宋" w:cs="Lucida Console"/>
          <w:szCs w:val="21"/>
          <w:lang w:eastAsia="zh-CN"/>
        </w:rPr>
        <w:t>Q</w:t>
      </w:r>
    </w:p>
    <w:p w:rsidR="000A3AD4" w:rsidRPr="00431EB7" w:rsidRDefault="000A3AD4" w:rsidP="000C6FE5">
      <w:pPr>
        <w:spacing w:line="329" w:lineRule="exact"/>
        <w:ind w:leftChars="495" w:left="809"/>
        <w:rPr>
          <w:rFonts w:ascii="仿宋" w:eastAsia="仿宋" w:hAnsi="仿宋"/>
          <w:szCs w:val="21"/>
          <w:lang w:eastAsia="zh-CN"/>
        </w:rPr>
      </w:pPr>
      <w:r w:rsidRPr="00431EB7">
        <w:rPr>
          <w:rFonts w:ascii="宋体" w:eastAsia="宋体" w:hAnsi="宋体" w:cs="宋体" w:hint="eastAsia"/>
          <w:w w:val="95"/>
          <w:szCs w:val="21"/>
          <w:lang w:eastAsia="zh-CN"/>
        </w:rPr>
        <w:t>其中，</w:t>
      </w:r>
      <w:r w:rsidRPr="00431EB7">
        <w:rPr>
          <w:rFonts w:ascii="仿宋" w:eastAsia="仿宋" w:hAnsi="仿宋" w:cs="Lucida Console"/>
          <w:w w:val="95"/>
          <w:szCs w:val="21"/>
          <w:lang w:eastAsia="zh-CN"/>
        </w:rPr>
        <w:t xml:space="preserve">P </w:t>
      </w:r>
      <w:r w:rsidRPr="00431EB7">
        <w:rPr>
          <w:rFonts w:ascii="仿宋" w:eastAsia="仿宋" w:hAnsi="仿宋" w:cs="Lucida Console"/>
          <w:spacing w:val="31"/>
          <w:w w:val="95"/>
          <w:szCs w:val="21"/>
          <w:lang w:eastAsia="zh-CN"/>
        </w:rPr>
        <w:t xml:space="preserve"> </w:t>
      </w:r>
      <w:r w:rsidRPr="00431EB7">
        <w:rPr>
          <w:rFonts w:ascii="宋体" w:eastAsia="宋体" w:hAnsi="宋体" w:cs="宋体" w:hint="eastAsia"/>
          <w:w w:val="95"/>
          <w:szCs w:val="21"/>
          <w:lang w:eastAsia="zh-CN"/>
        </w:rPr>
        <w:t>相对简洁，且上述</w:t>
      </w:r>
      <w:r w:rsidR="002202E3">
        <w:rPr>
          <w:rFonts w:ascii="宋体" w:eastAsia="宋体" w:hAnsi="宋体" w:cs="宋体"/>
          <w:w w:val="95"/>
          <w:szCs w:val="21"/>
          <w:lang w:eastAsia="zh-CN"/>
        </w:rPr>
        <w:t>蕴涵</w:t>
      </w:r>
      <w:r w:rsidRPr="00431EB7">
        <w:rPr>
          <w:rFonts w:ascii="宋体" w:eastAsia="宋体" w:hAnsi="宋体" w:cs="宋体" w:hint="eastAsia"/>
          <w:w w:val="95"/>
          <w:szCs w:val="21"/>
          <w:lang w:eastAsia="zh-CN"/>
        </w:rPr>
        <w:t>推理的真值很高</w:t>
      </w:r>
    </w:p>
    <w:p w:rsidR="000A3AD4" w:rsidRPr="00431EB7" w:rsidRDefault="000A3AD4" w:rsidP="000C6FE5">
      <w:pPr>
        <w:spacing w:line="331" w:lineRule="exact"/>
        <w:ind w:leftChars="606" w:left="990"/>
        <w:rPr>
          <w:rFonts w:ascii="仿宋" w:eastAsia="仿宋" w:hAnsi="仿宋" w:cs="Arial Unicode MS"/>
          <w:szCs w:val="21"/>
          <w:lang w:eastAsia="zh-CN"/>
        </w:rPr>
      </w:pPr>
      <w:r w:rsidRPr="00431EB7">
        <w:rPr>
          <w:rFonts w:ascii="宋体" w:eastAsia="宋体" w:hAnsi="宋体" w:cs="宋体" w:hint="eastAsia"/>
          <w:szCs w:val="21"/>
          <w:lang w:eastAsia="zh-CN"/>
        </w:rPr>
        <w:t>如果找到合适的</w:t>
      </w:r>
      <w:r w:rsidRPr="00431EB7">
        <w:rPr>
          <w:rFonts w:ascii="仿宋" w:eastAsia="仿宋" w:hAnsi="仿宋" w:cs="Microsoft JhengHei"/>
          <w:spacing w:val="-24"/>
          <w:szCs w:val="21"/>
          <w:lang w:eastAsia="zh-CN"/>
        </w:rPr>
        <w:t xml:space="preserve"> </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，将</w:t>
      </w:r>
      <w:r w:rsidRPr="00431EB7">
        <w:rPr>
          <w:rFonts w:ascii="仿宋" w:eastAsia="仿宋" w:hAnsi="仿宋" w:cs="Microsoft JhengHei"/>
          <w:spacing w:val="-23"/>
          <w:szCs w:val="21"/>
          <w:lang w:eastAsia="zh-CN"/>
        </w:rPr>
        <w:t xml:space="preserve"> </w:t>
      </w:r>
      <w:r w:rsidRPr="00431EB7">
        <w:rPr>
          <w:rFonts w:ascii="仿宋" w:eastAsia="仿宋" w:hAnsi="仿宋" w:cs="Lucida Console"/>
          <w:szCs w:val="21"/>
          <w:lang w:eastAsia="zh-CN"/>
        </w:rPr>
        <w:t>P</w:t>
      </w:r>
      <w:r w:rsidRPr="00431EB7">
        <w:rPr>
          <w:rFonts w:ascii="仿宋" w:eastAsia="仿宋" w:hAnsi="仿宋" w:cs="Lucida Console"/>
          <w:spacing w:val="-70"/>
          <w:szCs w:val="21"/>
          <w:lang w:eastAsia="zh-CN"/>
        </w:rPr>
        <w:t xml:space="preserve"> </w:t>
      </w:r>
      <w:r w:rsidRPr="00431EB7">
        <w:rPr>
          <w:rFonts w:ascii="宋体" w:eastAsia="宋体" w:hAnsi="宋体" w:cs="宋体" w:hint="eastAsia"/>
          <w:szCs w:val="21"/>
          <w:lang w:eastAsia="zh-CN"/>
        </w:rPr>
        <w:t>标记为一个问</w:t>
      </w:r>
      <w:r w:rsidRPr="00431EB7">
        <w:rPr>
          <w:rFonts w:ascii="宋体" w:eastAsia="宋体" w:hAnsi="宋体" w:cs="宋体" w:hint="eastAsia"/>
          <w:spacing w:val="-1"/>
          <w:szCs w:val="21"/>
          <w:lang w:eastAsia="zh-CN"/>
        </w:rPr>
        <w:t>题</w:t>
      </w:r>
      <w:r w:rsidRPr="00431EB7">
        <w:rPr>
          <w:rFonts w:ascii="宋体" w:eastAsia="宋体" w:hAnsi="宋体" w:cs="宋体" w:hint="eastAsia"/>
          <w:szCs w:val="21"/>
          <w:lang w:eastAsia="zh-CN"/>
        </w:rPr>
        <w:t>，</w:t>
      </w:r>
    </w:p>
    <w:p w:rsidR="000A3AD4" w:rsidRPr="00431EB7" w:rsidRDefault="000A3AD4" w:rsidP="000C6FE5">
      <w:pPr>
        <w:spacing w:before="8" w:line="336" w:lineRule="exact"/>
        <w:ind w:leftChars="606" w:left="990" w:rightChars="2043" w:right="3337" w:firstLine="735"/>
        <w:rPr>
          <w:rFonts w:ascii="仿宋" w:eastAsia="仿宋" w:hAnsi="仿宋" w:cs="Microsoft JhengHei"/>
          <w:szCs w:val="21"/>
          <w:lang w:eastAsia="zh-CN"/>
        </w:rPr>
      </w:pPr>
      <w:r w:rsidRPr="00431EB7">
        <w:rPr>
          <w:rFonts w:ascii="宋体" w:eastAsia="宋体" w:hAnsi="宋体" w:cs="宋体" w:hint="eastAsia"/>
          <w:w w:val="95"/>
          <w:szCs w:val="21"/>
          <w:lang w:eastAsia="zh-CN"/>
        </w:rPr>
        <w:t>并输入到微观规划器用于应答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如果没有找到合适的</w:t>
      </w:r>
      <w:r w:rsidRPr="00431EB7">
        <w:rPr>
          <w:rFonts w:ascii="仿宋" w:eastAsia="仿宋" w:hAnsi="仿宋" w:cs="Microsoft JhengHei"/>
          <w:spacing w:val="-35"/>
          <w:szCs w:val="21"/>
          <w:lang w:eastAsia="zh-CN"/>
        </w:rPr>
        <w:t xml:space="preserve"> </w:t>
      </w:r>
      <w:r w:rsidRPr="00431EB7">
        <w:rPr>
          <w:rFonts w:ascii="仿宋" w:eastAsia="仿宋" w:hAnsi="仿宋" w:cs="Lucida Console"/>
          <w:szCs w:val="21"/>
          <w:lang w:eastAsia="zh-CN"/>
        </w:rPr>
        <w:t>P</w:t>
      </w:r>
      <w:r w:rsidRPr="00431EB7">
        <w:rPr>
          <w:rFonts w:ascii="宋体" w:eastAsia="宋体" w:hAnsi="宋体" w:cs="宋体" w:hint="eastAsia"/>
          <w:szCs w:val="21"/>
          <w:lang w:eastAsia="zh-CN"/>
        </w:rPr>
        <w:t>，则</w:t>
      </w:r>
    </w:p>
    <w:p w:rsidR="000A3AD4" w:rsidRDefault="000A3AD4" w:rsidP="000C6FE5">
      <w:pPr>
        <w:spacing w:line="325" w:lineRule="exact"/>
        <w:ind w:leftChars="956" w:left="1562"/>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Microsoft JhengHei"/>
          <w:spacing w:val="-2"/>
          <w:szCs w:val="21"/>
        </w:rPr>
        <w:t xml:space="preserve"> </w:t>
      </w:r>
      <w:r w:rsidRPr="00431EB7">
        <w:rPr>
          <w:rFonts w:ascii="仿宋" w:eastAsia="仿宋" w:hAnsi="仿宋" w:cs="Lucida Console"/>
          <w:szCs w:val="21"/>
        </w:rPr>
        <w:t>ExpressIgnorance</w:t>
      </w:r>
      <w:r w:rsidRPr="00431EB7">
        <w:rPr>
          <w:rFonts w:ascii="仿宋" w:eastAsia="仿宋" w:hAnsi="仿宋" w:cs="Lucida Console"/>
          <w:spacing w:val="-48"/>
          <w:szCs w:val="21"/>
        </w:rPr>
        <w:t xml:space="preserve"> </w:t>
      </w:r>
      <w:r w:rsidRPr="00431EB7">
        <w:rPr>
          <w:rFonts w:ascii="Yuanti TC Light" w:eastAsia="仿宋" w:hAnsi="Yuanti TC Light" w:cs="Yuanti TC Light"/>
          <w:szCs w:val="21"/>
        </w:rPr>
        <w:t>规划器</w:t>
      </w:r>
    </w:p>
    <w:p w:rsidR="000A3AD4" w:rsidRDefault="000A3AD4" w:rsidP="000A3AD4">
      <w:pPr>
        <w:pStyle w:val="BodyText"/>
        <w:ind w:firstLine="480"/>
      </w:pPr>
    </w:p>
    <w:p w:rsidR="000A3AD4" w:rsidRPr="00431EB7" w:rsidRDefault="000A3AD4" w:rsidP="000A3AD4">
      <w:pPr>
        <w:pStyle w:val="BodyText"/>
        <w:ind w:firstLine="480"/>
      </w:pPr>
      <w:r w:rsidRPr="00431EB7">
        <w:t>其中，</w:t>
      </w:r>
      <w:r w:rsidRPr="00431EB7">
        <w:t xml:space="preserve">ExpressIgnorance    </w:t>
      </w:r>
      <w:r w:rsidRPr="00431EB7">
        <w:t>规划器可规划如下：</w:t>
      </w:r>
    </w:p>
    <w:p w:rsidR="000A3AD4" w:rsidRPr="00431EB7" w:rsidRDefault="000A3AD4" w:rsidP="000C6FE5">
      <w:pPr>
        <w:ind w:leftChars="256" w:left="418" w:rightChars="2993" w:right="4889"/>
        <w:jc w:val="both"/>
        <w:rPr>
          <w:rFonts w:ascii="仿宋" w:eastAsia="仿宋" w:hAnsi="仿宋" w:cs="Lucida Console"/>
          <w:szCs w:val="21"/>
        </w:rPr>
      </w:pPr>
      <w:r w:rsidRPr="00431EB7">
        <w:rPr>
          <w:rFonts w:ascii="仿宋" w:eastAsia="仿宋" w:hAnsi="仿宋" w:cs="Lucida Console"/>
          <w:szCs w:val="21"/>
        </w:rPr>
        <w:t>ExpressIgnorance</w:t>
      </w:r>
      <w:r w:rsidRPr="00431EB7">
        <w:rPr>
          <w:rFonts w:ascii="仿宋" w:eastAsia="仿宋" w:hAnsi="仿宋" w:cs="Lucida Console"/>
          <w:spacing w:val="49"/>
          <w:szCs w:val="21"/>
        </w:rPr>
        <w:t xml:space="preserve"> </w:t>
      </w:r>
      <w:r w:rsidRPr="00431EB7">
        <w:rPr>
          <w:rFonts w:ascii="仿宋" w:eastAsia="仿宋" w:hAnsi="仿宋" w:cs="Lucida Console"/>
          <w:szCs w:val="21"/>
        </w:rPr>
        <w:t>chema</w:t>
      </w:r>
      <w:r w:rsidRPr="00431EB7">
        <w:rPr>
          <w:rFonts w:ascii="宋体" w:eastAsia="宋体" w:hAnsi="宋体" w:cs="宋体" w:hint="eastAsia"/>
          <w:szCs w:val="21"/>
          <w:lang w:eastAsia="zh-CN"/>
        </w:rPr>
        <w:t>：</w:t>
      </w:r>
    </w:p>
    <w:p w:rsidR="000A3AD4" w:rsidRPr="00431EB7" w:rsidRDefault="000A3AD4" w:rsidP="000C6FE5">
      <w:pPr>
        <w:ind w:leftChars="256" w:left="418" w:rightChars="2666" w:right="4355"/>
        <w:jc w:val="both"/>
        <w:rPr>
          <w:rFonts w:ascii="仿宋" w:eastAsia="仿宋" w:hAnsi="仿宋" w:cs="Microsoft JhengHei"/>
          <w:szCs w:val="21"/>
        </w:rPr>
      </w:pPr>
      <w:r w:rsidRPr="00431EB7">
        <w:rPr>
          <w:rFonts w:ascii="Yuanti TC Light" w:eastAsia="仿宋" w:hAnsi="Yuanti TC Light" w:cs="Yuanti TC Light"/>
          <w:szCs w:val="21"/>
        </w:rPr>
        <w:t>将用于表</w:t>
      </w:r>
      <w:r w:rsidRPr="00431EB7">
        <w:rPr>
          <w:rFonts w:ascii="Yuanti TC Light" w:eastAsia="仿宋" w:hAnsi="Yuanti TC Light" w:cs="Yuanti TC Light"/>
          <w:spacing w:val="-1"/>
          <w:szCs w:val="21"/>
        </w:rPr>
        <w:t>示</w:t>
      </w:r>
      <w:r w:rsidRPr="00431EB7">
        <w:rPr>
          <w:rFonts w:ascii="仿宋" w:eastAsia="仿宋" w:hAnsi="仿宋" w:cs="Lucida Console"/>
          <w:szCs w:val="21"/>
        </w:rPr>
        <w:t>"I</w:t>
      </w:r>
      <w:r w:rsidRPr="00431EB7">
        <w:rPr>
          <w:rFonts w:ascii="仿宋" w:eastAsia="仿宋" w:hAnsi="仿宋" w:cs="Lucida Console"/>
          <w:spacing w:val="4"/>
          <w:szCs w:val="21"/>
        </w:rPr>
        <w:t xml:space="preserve"> </w:t>
      </w:r>
      <w:r w:rsidRPr="00431EB7">
        <w:rPr>
          <w:rFonts w:ascii="仿宋" w:eastAsia="仿宋" w:hAnsi="仿宋" w:cs="Lucida Console"/>
          <w:szCs w:val="21"/>
        </w:rPr>
        <w:t>don't</w:t>
      </w:r>
      <w:r w:rsidRPr="00431EB7">
        <w:rPr>
          <w:rFonts w:ascii="仿宋" w:eastAsia="仿宋" w:hAnsi="仿宋" w:cs="Lucida Console"/>
          <w:spacing w:val="4"/>
          <w:szCs w:val="21"/>
        </w:rPr>
        <w:t xml:space="preserve"> </w:t>
      </w:r>
      <w:r w:rsidRPr="00431EB7">
        <w:rPr>
          <w:rFonts w:ascii="仿宋" w:eastAsia="仿宋" w:hAnsi="仿宋" w:cs="Lucida Console"/>
          <w:szCs w:val="21"/>
        </w:rPr>
        <w:t xml:space="preserve">know" </w:t>
      </w:r>
      <w:r w:rsidRPr="00431EB7">
        <w:rPr>
          <w:rFonts w:ascii="仿宋" w:eastAsia="仿宋" w:hAnsi="仿宋" w:cs="Lucida Console"/>
          <w:spacing w:val="10"/>
          <w:szCs w:val="21"/>
        </w:rPr>
        <w:t xml:space="preserve"> </w:t>
      </w:r>
      <w:r w:rsidRPr="00431EB7">
        <w:rPr>
          <w:rFonts w:ascii="Yuanti TC Light" w:eastAsia="仿宋" w:hAnsi="Yuanti TC Light" w:cs="Yuanti TC Light"/>
          <w:szCs w:val="21"/>
        </w:rPr>
        <w:t>或者</w:t>
      </w:r>
    </w:p>
    <w:p w:rsidR="000A3AD4" w:rsidRPr="00431EB7" w:rsidRDefault="000A3AD4" w:rsidP="000A3AD4">
      <w:pPr>
        <w:spacing w:line="336" w:lineRule="exact"/>
        <w:ind w:left="720" w:firstLine="720"/>
        <w:rPr>
          <w:rFonts w:ascii="仿宋" w:eastAsia="仿宋" w:hAnsi="仿宋" w:cs="Microsoft JhengHei"/>
          <w:szCs w:val="21"/>
        </w:rPr>
      </w:pPr>
      <w:r w:rsidRPr="00431EB7">
        <w:rPr>
          <w:rFonts w:ascii="仿宋" w:eastAsia="仿宋" w:hAnsi="仿宋" w:cs="Lucida Console"/>
          <w:szCs w:val="21"/>
        </w:rPr>
        <w:t>"I</w:t>
      </w:r>
      <w:r w:rsidRPr="00431EB7">
        <w:rPr>
          <w:rFonts w:ascii="仿宋" w:eastAsia="仿宋" w:hAnsi="仿宋" w:cs="Lucida Console"/>
          <w:spacing w:val="4"/>
          <w:szCs w:val="21"/>
        </w:rPr>
        <w:t xml:space="preserve"> </w:t>
      </w:r>
      <w:r w:rsidRPr="00431EB7">
        <w:rPr>
          <w:rFonts w:ascii="仿宋" w:eastAsia="仿宋" w:hAnsi="仿宋" w:cs="Lucida Console"/>
          <w:szCs w:val="21"/>
        </w:rPr>
        <w:t>don't</w:t>
      </w:r>
      <w:r w:rsidRPr="00431EB7">
        <w:rPr>
          <w:rFonts w:ascii="仿宋" w:eastAsia="仿宋" w:hAnsi="仿宋" w:cs="Lucida Console"/>
          <w:spacing w:val="4"/>
          <w:szCs w:val="21"/>
        </w:rPr>
        <w:t xml:space="preserve"> </w:t>
      </w:r>
      <w:r w:rsidRPr="00431EB7">
        <w:rPr>
          <w:rFonts w:ascii="仿宋" w:eastAsia="仿宋" w:hAnsi="仿宋" w:cs="Lucida Console"/>
          <w:szCs w:val="21"/>
        </w:rPr>
        <w:t>know</w:t>
      </w:r>
      <w:r w:rsidRPr="00431EB7">
        <w:rPr>
          <w:rFonts w:ascii="仿宋" w:eastAsia="仿宋" w:hAnsi="仿宋" w:cs="Lucida Console"/>
          <w:spacing w:val="5"/>
          <w:szCs w:val="21"/>
        </w:rPr>
        <w:t xml:space="preserve"> </w:t>
      </w:r>
      <w:r w:rsidRPr="00431EB7">
        <w:rPr>
          <w:rFonts w:ascii="仿宋" w:eastAsia="仿宋" w:hAnsi="仿宋" w:cs="Lucida Console"/>
          <w:szCs w:val="21"/>
        </w:rPr>
        <w:t>the</w:t>
      </w:r>
      <w:r w:rsidRPr="00431EB7">
        <w:rPr>
          <w:rFonts w:ascii="仿宋" w:eastAsia="仿宋" w:hAnsi="仿宋" w:cs="Lucida Console"/>
          <w:spacing w:val="4"/>
          <w:szCs w:val="21"/>
        </w:rPr>
        <w:t xml:space="preserve"> </w:t>
      </w:r>
      <w:r w:rsidRPr="00431EB7">
        <w:rPr>
          <w:rFonts w:ascii="仿宋" w:eastAsia="仿宋" w:hAnsi="仿宋" w:cs="Lucida Console"/>
          <w:szCs w:val="21"/>
        </w:rPr>
        <w:t>answer</w:t>
      </w:r>
      <w:r w:rsidRPr="00431EB7">
        <w:rPr>
          <w:rFonts w:ascii="仿宋" w:eastAsia="仿宋" w:hAnsi="仿宋" w:cs="Lucida Console"/>
          <w:spacing w:val="4"/>
          <w:szCs w:val="21"/>
        </w:rPr>
        <w:t xml:space="preserve"> </w:t>
      </w:r>
      <w:r w:rsidRPr="00431EB7">
        <w:rPr>
          <w:rFonts w:ascii="仿宋" w:eastAsia="仿宋" w:hAnsi="仿宋" w:cs="Lucida Console"/>
          <w:szCs w:val="21"/>
        </w:rPr>
        <w:t>to</w:t>
      </w:r>
      <w:r w:rsidRPr="00431EB7">
        <w:rPr>
          <w:rFonts w:ascii="仿宋" w:eastAsia="仿宋" w:hAnsi="仿宋" w:cs="Lucida Console"/>
          <w:spacing w:val="5"/>
          <w:szCs w:val="21"/>
        </w:rPr>
        <w:t xml:space="preserve"> </w:t>
      </w:r>
      <w:r w:rsidRPr="00431EB7">
        <w:rPr>
          <w:rFonts w:ascii="仿宋" w:eastAsia="仿宋" w:hAnsi="仿宋" w:cs="Lucida Console"/>
          <w:szCs w:val="21"/>
        </w:rPr>
        <w:t>Q"</w:t>
      </w:r>
      <w:r w:rsidRPr="00431EB7">
        <w:rPr>
          <w:rFonts w:ascii="Yuanti TC Light" w:eastAsia="仿宋" w:hAnsi="Yuanti TC Light" w:cs="Yuanti TC Light"/>
          <w:szCs w:val="21"/>
        </w:rPr>
        <w:t>的原子集合输入微观规划器用于应答</w:t>
      </w:r>
    </w:p>
    <w:p w:rsidR="000A3AD4" w:rsidRDefault="000A3AD4" w:rsidP="000A3AD4">
      <w:pPr>
        <w:spacing w:before="7" w:line="120" w:lineRule="exact"/>
        <w:rPr>
          <w:sz w:val="12"/>
          <w:szCs w:val="12"/>
        </w:rPr>
      </w:pPr>
    </w:p>
    <w:p w:rsidR="000A3AD4" w:rsidRDefault="000A3AD4" w:rsidP="000A3AD4">
      <w:pPr>
        <w:pStyle w:val="BodyText"/>
        <w:ind w:firstLine="480"/>
        <w:rPr>
          <w:sz w:val="28"/>
          <w:szCs w:val="28"/>
          <w:lang w:eastAsia="zh-CN"/>
        </w:rPr>
      </w:pPr>
      <w:r w:rsidRPr="00431EB7">
        <w:rPr>
          <w:lang w:eastAsia="zh-CN"/>
        </w:rPr>
        <w:t>上面例子说明了</w:t>
      </w:r>
      <w:r w:rsidRPr="00431EB7">
        <w:rPr>
          <w:lang w:eastAsia="zh-CN"/>
        </w:rPr>
        <w:t xml:space="preserve">   CogDial   </w:t>
      </w:r>
      <w:r w:rsidRPr="00431EB7">
        <w:rPr>
          <w:lang w:eastAsia="zh-CN"/>
        </w:rPr>
        <w:t>方法的本质，我们可以将自适应的语篇管理能力分为下面三个阶段：</w:t>
      </w:r>
      <w:r>
        <w:rPr>
          <w:sz w:val="28"/>
          <w:szCs w:val="28"/>
          <w:lang w:eastAsia="zh-CN"/>
        </w:rPr>
        <w:t xml:space="preserve"> </w:t>
      </w:r>
    </w:p>
    <w:p w:rsidR="000A3AD4" w:rsidRPr="00431EB7" w:rsidRDefault="000A3AD4" w:rsidP="000A3AD4">
      <w:pPr>
        <w:pStyle w:val="BodyText"/>
        <w:numPr>
          <w:ilvl w:val="0"/>
          <w:numId w:val="70"/>
        </w:numPr>
        <w:ind w:firstLineChars="0"/>
        <w:rPr>
          <w:rFonts w:asciiTheme="minorEastAsia" w:eastAsiaTheme="minorEastAsia" w:hAnsiTheme="minorEastAsia"/>
        </w:rPr>
      </w:pPr>
      <w:r w:rsidRPr="00431EB7">
        <w:rPr>
          <w:rFonts w:asciiTheme="minorEastAsia" w:eastAsiaTheme="minorEastAsia" w:hAnsiTheme="minorEastAsia"/>
        </w:rPr>
        <w:t>用 Scheme 或者 Python 编写相应语篇管理行为代码，然后绑定在 Grounded- SchemaNodes 里。OpenPsi 可以在适当的时候调用这些语篇管理行为。</w:t>
      </w:r>
    </w:p>
    <w:p w:rsidR="000A3AD4" w:rsidRPr="00431EB7" w:rsidRDefault="000A3AD4" w:rsidP="000A3AD4">
      <w:pPr>
        <w:pStyle w:val="BodyText"/>
        <w:numPr>
          <w:ilvl w:val="0"/>
          <w:numId w:val="70"/>
        </w:numPr>
        <w:ind w:firstLineChars="0"/>
        <w:rPr>
          <w:rFonts w:asciiTheme="minorEastAsia" w:eastAsiaTheme="minorEastAsia" w:hAnsiTheme="minorEastAsia"/>
        </w:rPr>
      </w:pPr>
      <w:r w:rsidRPr="00431EB7">
        <w:rPr>
          <w:rFonts w:asciiTheme="minorEastAsia" w:eastAsiaTheme="minorEastAsia" w:hAnsiTheme="minorEastAsia"/>
        </w:rPr>
        <w:t>用基于超图的知识表示形式 Atom 来表示语篇管理行为，通过</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硬编码</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设 置规划器参数，使其调用特定的认知处理程序（如微观规划器 Microplanner 或者后向链接推理工具 Backward Chainer 等）。</w:t>
      </w:r>
    </w:p>
    <w:p w:rsidR="000A3AD4" w:rsidRPr="00431EB7" w:rsidRDefault="000A3AD4" w:rsidP="000A3AD4">
      <w:pPr>
        <w:pStyle w:val="BodyText"/>
        <w:numPr>
          <w:ilvl w:val="0"/>
          <w:numId w:val="70"/>
        </w:numPr>
        <w:ind w:firstLineChars="0"/>
        <w:rPr>
          <w:rFonts w:asciiTheme="minorEastAsia" w:eastAsiaTheme="minorEastAsia" w:hAnsiTheme="minorEastAsia"/>
          <w:lang w:eastAsia="zh-CN"/>
        </w:rPr>
      </w:pPr>
      <w:r w:rsidRPr="00431EB7">
        <w:rPr>
          <w:rFonts w:asciiTheme="minorEastAsia" w:eastAsiaTheme="minorEastAsia" w:hAnsiTheme="minorEastAsia"/>
          <w:lang w:eastAsia="zh-CN"/>
        </w:rPr>
        <w:t>根据经验，通过强化学习和模仿等方法来自动学习语篇管理行为。</w:t>
      </w:r>
    </w:p>
    <w:p w:rsidR="000A3AD4" w:rsidRPr="00431EB7" w:rsidRDefault="000A3AD4" w:rsidP="000A3AD4">
      <w:pPr>
        <w:pStyle w:val="BodyText"/>
        <w:ind w:firstLine="480"/>
        <w:rPr>
          <w:lang w:eastAsia="zh-CN"/>
        </w:rPr>
      </w:pPr>
      <w:r w:rsidRPr="00431EB7">
        <w:rPr>
          <w:lang w:eastAsia="zh-CN"/>
        </w:rPr>
        <w:t>很显然，第三种方法是我们最终想要的能进行智能灵活对话的</w:t>
      </w:r>
      <w:r w:rsidR="009A0665">
        <w:rPr>
          <w:lang w:eastAsia="zh-CN"/>
        </w:rPr>
        <w:t>认知对话系统</w:t>
      </w:r>
      <w:r w:rsidRPr="00431EB7">
        <w:rPr>
          <w:lang w:eastAsia="zh-CN"/>
        </w:rPr>
        <w:t>，但也</w:t>
      </w:r>
      <w:r w:rsidRPr="00431EB7">
        <w:rPr>
          <w:lang w:eastAsia="zh-CN"/>
        </w:rPr>
        <w:t xml:space="preserve"> </w:t>
      </w:r>
      <w:r w:rsidRPr="00431EB7">
        <w:rPr>
          <w:lang w:eastAsia="zh-CN"/>
        </w:rPr>
        <w:t>无疑是最难的一种。我们</w:t>
      </w:r>
      <w:r w:rsidRPr="00431EB7">
        <w:rPr>
          <w:lang w:eastAsia="zh-CN"/>
        </w:rPr>
        <w:t xml:space="preserve"> CogDial </w:t>
      </w:r>
      <w:r w:rsidRPr="00431EB7">
        <w:rPr>
          <w:lang w:eastAsia="zh-CN"/>
        </w:rPr>
        <w:t>首先实现第一种方法，然后在此基础上第二和第</w:t>
      </w:r>
      <w:r w:rsidRPr="00431EB7">
        <w:rPr>
          <w:lang w:eastAsia="zh-CN"/>
        </w:rPr>
        <w:t xml:space="preserve"> </w:t>
      </w:r>
      <w:r w:rsidRPr="00431EB7">
        <w:rPr>
          <w:lang w:eastAsia="zh-CN"/>
        </w:rPr>
        <w:t>三种方法。这种增量的开发方式使我们能逐步实现智能的对话处理。使用硬编码的</w:t>
      </w:r>
      <w:r w:rsidRPr="00431EB7">
        <w:rPr>
          <w:lang w:eastAsia="zh-CN"/>
        </w:rPr>
        <w:t xml:space="preserve"> </w:t>
      </w:r>
      <w:r w:rsidRPr="00431EB7">
        <w:rPr>
          <w:lang w:eastAsia="zh-CN"/>
        </w:rPr>
        <w:t>对话管理规划器，能使我们一种很直接的方式不断改进自然语言理解、生成和推理</w:t>
      </w:r>
      <w:r w:rsidRPr="00431EB7">
        <w:rPr>
          <w:lang w:eastAsia="zh-CN"/>
        </w:rPr>
        <w:t xml:space="preserve"> </w:t>
      </w:r>
      <w:r w:rsidRPr="00431EB7">
        <w:rPr>
          <w:lang w:eastAsia="zh-CN"/>
        </w:rPr>
        <w:t>系统中与对话相关的处理，而不是一开始就将这些可能不能处理复杂对话的自然语</w:t>
      </w:r>
      <w:r w:rsidRPr="00431EB7">
        <w:rPr>
          <w:lang w:eastAsia="zh-CN"/>
        </w:rPr>
        <w:t xml:space="preserve"> </w:t>
      </w:r>
      <w:r w:rsidRPr="00431EB7">
        <w:rPr>
          <w:lang w:eastAsia="zh-CN"/>
        </w:rPr>
        <w:t>言处理和推理系统集成到复杂的自动学习对话管理中。当这些模块逐渐完善后，我们将会使用自动学习得到的对话管理规则来替换我们目前使用的手工编写的对话管理规划器。</w:t>
      </w:r>
    </w:p>
    <w:p w:rsidR="000A3AD4" w:rsidRPr="00431EB7" w:rsidRDefault="000A3AD4" w:rsidP="000A3AD4">
      <w:pPr>
        <w:pStyle w:val="BodyText"/>
        <w:ind w:firstLine="480"/>
        <w:rPr>
          <w:lang w:eastAsia="zh-CN"/>
        </w:rPr>
      </w:pPr>
      <w:r w:rsidRPr="00431EB7">
        <w:rPr>
          <w:lang w:eastAsia="zh-CN"/>
        </w:rPr>
        <w:t>对于是非（真值查询）问题的应答，可用下面的类似方法来处理：</w:t>
      </w:r>
    </w:p>
    <w:p w:rsidR="000A3AD4" w:rsidRDefault="000A3AD4" w:rsidP="000A3AD4">
      <w:pPr>
        <w:spacing w:before="2" w:line="110" w:lineRule="exact"/>
        <w:rPr>
          <w:sz w:val="11"/>
          <w:szCs w:val="11"/>
          <w:lang w:eastAsia="zh-CN"/>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w:t>
      </w:r>
      <w:r w:rsidRPr="00431EB7">
        <w:rPr>
          <w:rFonts w:ascii="仿宋" w:eastAsia="仿宋" w:hAnsi="仿宋" w:cs="Lucida Console"/>
          <w:spacing w:val="21"/>
          <w:szCs w:val="21"/>
        </w:rPr>
        <w:t xml:space="preserve"> </w:t>
      </w:r>
      <w:r w:rsidRPr="00431EB7">
        <w:rPr>
          <w:rFonts w:ascii="仿宋" w:eastAsia="仿宋" w:hAnsi="仿宋" w:cs="Lucida Console"/>
          <w:szCs w:val="21"/>
        </w:rPr>
        <w:t>Truth-value</w:t>
      </w:r>
      <w:r w:rsidRPr="00431EB7">
        <w:rPr>
          <w:rFonts w:ascii="仿宋" w:eastAsia="仿宋" w:hAnsi="仿宋" w:cs="Lucida Console"/>
          <w:spacing w:val="22"/>
          <w:szCs w:val="21"/>
        </w:rPr>
        <w:t xml:space="preserve"> </w:t>
      </w:r>
      <w:r w:rsidRPr="00431EB7">
        <w:rPr>
          <w:rFonts w:ascii="仿宋" w:eastAsia="仿宋" w:hAnsi="仿宋" w:cs="Lucida Console"/>
          <w:szCs w:val="21"/>
        </w:rPr>
        <w:t>QA</w:t>
      </w:r>
      <w:r w:rsidRPr="00431EB7">
        <w:rPr>
          <w:rFonts w:ascii="仿宋" w:eastAsia="仿宋" w:hAnsi="仿宋" w:cs="Lucida Console"/>
          <w:spacing w:val="22"/>
          <w:szCs w:val="21"/>
        </w:rPr>
        <w:t xml:space="preserve"> </w:t>
      </w:r>
      <w:r w:rsidRPr="00431EB7">
        <w:rPr>
          <w:rFonts w:ascii="仿宋" w:eastAsia="仿宋" w:hAnsi="仿宋" w:cs="Lucida Console"/>
          <w:szCs w:val="21"/>
        </w:rPr>
        <w:t>Schema</w:t>
      </w:r>
      <w:r w:rsidRPr="00431EB7">
        <w:rPr>
          <w:rFonts w:ascii="宋体" w:eastAsia="宋体" w:hAnsi="宋体" w:cs="宋体" w:hint="eastAsia"/>
          <w:szCs w:val="21"/>
          <w:lang w:eastAsia="zh-CN"/>
        </w:rPr>
        <w:t>：</w:t>
      </w:r>
    </w:p>
    <w:p w:rsidR="000A3AD4" w:rsidRPr="00431EB7" w:rsidRDefault="000A3AD4" w:rsidP="000A3AD4">
      <w:pPr>
        <w:ind w:left="304"/>
        <w:rPr>
          <w:rFonts w:ascii="仿宋" w:eastAsia="仿宋" w:hAnsi="仿宋" w:cs="Lucida Console"/>
          <w:szCs w:val="21"/>
          <w:lang w:eastAsia="zh-CN"/>
        </w:rPr>
      </w:pPr>
      <w:r w:rsidRPr="00431EB7">
        <w:rPr>
          <w:rFonts w:ascii="宋体" w:eastAsia="宋体" w:hAnsi="宋体" w:cs="宋体" w:hint="eastAsia"/>
          <w:w w:val="95"/>
          <w:szCs w:val="21"/>
          <w:lang w:eastAsia="zh-CN"/>
        </w:rPr>
        <w:t>给定一个真值查询问题</w:t>
      </w:r>
      <w:r w:rsidRPr="00431EB7">
        <w:rPr>
          <w:rFonts w:ascii="仿宋" w:eastAsia="仿宋" w:hAnsi="仿宋" w:cs="Microsoft JhengHei"/>
          <w:w w:val="95"/>
          <w:szCs w:val="21"/>
          <w:lang w:eastAsia="zh-CN"/>
        </w:rPr>
        <w:t xml:space="preserve">  </w:t>
      </w:r>
      <w:r w:rsidRPr="00431EB7">
        <w:rPr>
          <w:rFonts w:ascii="仿宋" w:eastAsia="仿宋" w:hAnsi="仿宋" w:cs="Microsoft JhengHei"/>
          <w:spacing w:val="34"/>
          <w:w w:val="95"/>
          <w:szCs w:val="21"/>
          <w:lang w:eastAsia="zh-CN"/>
        </w:rPr>
        <w:t xml:space="preserve"> </w:t>
      </w:r>
      <w:r w:rsidRPr="00431EB7">
        <w:rPr>
          <w:rFonts w:ascii="仿宋" w:eastAsia="仿宋" w:hAnsi="仿宋" w:cs="Lucida Console"/>
          <w:spacing w:val="-1"/>
          <w:w w:val="95"/>
          <w:szCs w:val="21"/>
          <w:lang w:eastAsia="zh-CN"/>
        </w:rPr>
        <w:t>Q</w:t>
      </w:r>
      <w:r w:rsidRPr="00431EB7">
        <w:rPr>
          <w:rFonts w:ascii="宋体" w:eastAsia="宋体" w:hAnsi="宋体" w:cs="宋体" w:hint="eastAsia"/>
          <w:w w:val="95"/>
          <w:szCs w:val="21"/>
          <w:lang w:eastAsia="zh-CN"/>
        </w:rPr>
        <w:t>，回答该问题的动</w:t>
      </w:r>
      <w:r w:rsidRPr="00431EB7">
        <w:rPr>
          <w:rFonts w:ascii="宋体" w:eastAsia="宋体" w:hAnsi="宋体" w:cs="宋体" w:hint="eastAsia"/>
          <w:spacing w:val="-1"/>
          <w:w w:val="95"/>
          <w:szCs w:val="21"/>
          <w:lang w:eastAsia="zh-CN"/>
        </w:rPr>
        <w:t>机</w:t>
      </w:r>
      <w:r w:rsidRPr="00431EB7">
        <w:rPr>
          <w:rFonts w:ascii="宋体" w:eastAsia="宋体" w:hAnsi="宋体" w:cs="宋体" w:hint="eastAsia"/>
          <w:w w:val="95"/>
          <w:szCs w:val="21"/>
          <w:lang w:eastAsia="zh-CN"/>
        </w:rPr>
        <w:t>，以及所允许的最长等待时间</w:t>
      </w:r>
      <w:r w:rsidRPr="00431EB7">
        <w:rPr>
          <w:rFonts w:ascii="仿宋" w:eastAsia="仿宋" w:hAnsi="仿宋" w:cs="Microsoft JhengHei"/>
          <w:w w:val="95"/>
          <w:szCs w:val="21"/>
          <w:lang w:eastAsia="zh-CN"/>
        </w:rPr>
        <w:t xml:space="preserve">  </w:t>
      </w:r>
      <w:r w:rsidRPr="00431EB7">
        <w:rPr>
          <w:rFonts w:ascii="仿宋" w:eastAsia="仿宋" w:hAnsi="仿宋" w:cs="Microsoft JhengHei"/>
          <w:spacing w:val="34"/>
          <w:w w:val="95"/>
          <w:szCs w:val="21"/>
          <w:lang w:eastAsia="zh-CN"/>
        </w:rPr>
        <w:t xml:space="preserve"> </w:t>
      </w:r>
      <w:r w:rsidRPr="00431EB7">
        <w:rPr>
          <w:rFonts w:ascii="仿宋" w:eastAsia="仿宋" w:hAnsi="仿宋" w:cs="Lucida Console"/>
          <w:w w:val="95"/>
          <w:szCs w:val="21"/>
          <w:lang w:eastAsia="zh-CN"/>
        </w:rPr>
        <w:t>T</w:t>
      </w:r>
    </w:p>
    <w:p w:rsidR="000A3AD4" w:rsidRPr="00431EB7" w:rsidRDefault="000A3AD4" w:rsidP="000A3AD4">
      <w:pPr>
        <w:spacing w:line="336" w:lineRule="exact"/>
        <w:ind w:left="934" w:right="875" w:hanging="631"/>
        <w:rPr>
          <w:rFonts w:ascii="仿宋" w:eastAsia="仿宋" w:hAnsi="仿宋" w:cs="Lucida Console"/>
          <w:szCs w:val="21"/>
          <w:lang w:eastAsia="zh-CN"/>
        </w:rPr>
      </w:pPr>
      <w:r w:rsidRPr="00431EB7">
        <w:rPr>
          <w:rFonts w:ascii="宋体" w:eastAsia="宋体" w:hAnsi="宋体" w:cs="宋体" w:hint="eastAsia"/>
          <w:szCs w:val="21"/>
          <w:lang w:eastAsia="zh-CN"/>
        </w:rPr>
        <w:t>试图通过逻辑推理来回答</w:t>
      </w:r>
      <w:r w:rsidRPr="00431EB7">
        <w:rPr>
          <w:rFonts w:ascii="仿宋" w:eastAsia="仿宋" w:hAnsi="仿宋" w:cs="Microsoft JhengHei"/>
          <w:spacing w:val="-35"/>
          <w:szCs w:val="21"/>
          <w:lang w:eastAsia="zh-CN"/>
        </w:rPr>
        <w:t xml:space="preserve"> </w:t>
      </w:r>
      <w:r w:rsidRPr="00431EB7">
        <w:rPr>
          <w:rFonts w:ascii="仿宋" w:eastAsia="仿宋" w:hAnsi="仿宋" w:cs="Lucida Console"/>
          <w:szCs w:val="21"/>
          <w:lang w:eastAsia="zh-CN"/>
        </w:rPr>
        <w:t>Q</w:t>
      </w:r>
      <w:r w:rsidRPr="00431EB7">
        <w:rPr>
          <w:rFonts w:ascii="仿宋" w:eastAsia="仿宋" w:hAnsi="仿宋" w:cs="Lucida Console"/>
          <w:w w:val="102"/>
          <w:szCs w:val="21"/>
          <w:lang w:eastAsia="zh-CN"/>
        </w:rPr>
        <w:t xml:space="preserve"> </w:t>
      </w:r>
      <w:r w:rsidRPr="00431EB7">
        <w:rPr>
          <w:rFonts w:ascii="宋体" w:eastAsia="宋体" w:hAnsi="宋体" w:cs="宋体" w:hint="eastAsia"/>
          <w:w w:val="95"/>
          <w:szCs w:val="21"/>
          <w:lang w:eastAsia="zh-CN"/>
        </w:rPr>
        <w:t>如果成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w w:val="95"/>
          <w:szCs w:val="21"/>
          <w:lang w:eastAsia="zh-CN"/>
        </w:rPr>
        <w:t>，则将得到的原子集合输入微观规划器用于应答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w w:val="95"/>
          <w:szCs w:val="21"/>
          <w:lang w:eastAsia="zh-CN"/>
        </w:rPr>
        <w:t>如果失</w:t>
      </w:r>
      <w:r w:rsidRPr="00431EB7">
        <w:rPr>
          <w:rFonts w:ascii="宋体" w:eastAsia="宋体" w:hAnsi="宋体" w:cs="宋体" w:hint="eastAsia"/>
          <w:spacing w:val="-1"/>
          <w:w w:val="95"/>
          <w:szCs w:val="21"/>
          <w:lang w:eastAsia="zh-CN"/>
        </w:rPr>
        <w:t>败</w:t>
      </w:r>
      <w:r w:rsidRPr="00431EB7">
        <w:rPr>
          <w:rFonts w:ascii="宋体" w:eastAsia="宋体" w:hAnsi="宋体" w:cs="宋体" w:hint="eastAsia"/>
          <w:w w:val="95"/>
          <w:szCs w:val="21"/>
          <w:lang w:eastAsia="zh-CN"/>
        </w:rPr>
        <w:t>，试图通过基于超图的模糊匹配来回答</w:t>
      </w:r>
      <w:r w:rsidRPr="00431EB7">
        <w:rPr>
          <w:rFonts w:ascii="仿宋" w:eastAsia="仿宋" w:hAnsi="仿宋" w:cs="Microsoft JhengHei"/>
          <w:w w:val="95"/>
          <w:szCs w:val="21"/>
          <w:lang w:eastAsia="zh-CN"/>
        </w:rPr>
        <w:t xml:space="preserve">   </w:t>
      </w:r>
      <w:r w:rsidRPr="00431EB7">
        <w:rPr>
          <w:rFonts w:ascii="仿宋" w:eastAsia="仿宋" w:hAnsi="仿宋" w:cs="Microsoft JhengHei"/>
          <w:spacing w:val="25"/>
          <w:w w:val="95"/>
          <w:szCs w:val="21"/>
          <w:lang w:eastAsia="zh-CN"/>
        </w:rPr>
        <w:t xml:space="preserve"> </w:t>
      </w:r>
      <w:r w:rsidRPr="00431EB7">
        <w:rPr>
          <w:rFonts w:ascii="仿宋" w:eastAsia="仿宋" w:hAnsi="仿宋" w:cs="Lucida Console"/>
          <w:w w:val="95"/>
          <w:szCs w:val="21"/>
          <w:lang w:eastAsia="zh-CN"/>
        </w:rPr>
        <w:t>Q</w:t>
      </w:r>
    </w:p>
    <w:p w:rsidR="000A3AD4" w:rsidRPr="00431EB7" w:rsidRDefault="000A3AD4" w:rsidP="000A3AD4">
      <w:pPr>
        <w:spacing w:line="336" w:lineRule="exact"/>
        <w:ind w:left="304" w:firstLine="1344"/>
        <w:rPr>
          <w:rFonts w:ascii="仿宋" w:eastAsia="仿宋" w:hAnsi="仿宋" w:cs="Lucida Console"/>
          <w:szCs w:val="21"/>
          <w:lang w:eastAsia="zh-CN"/>
        </w:rPr>
      </w:pPr>
      <w:r w:rsidRPr="00431EB7">
        <w:rPr>
          <w:rFonts w:ascii="宋体" w:eastAsia="宋体" w:hAnsi="宋体" w:cs="宋体" w:hint="eastAsia"/>
          <w:spacing w:val="-1"/>
          <w:w w:val="95"/>
          <w:szCs w:val="21"/>
          <w:lang w:eastAsia="zh-CN"/>
        </w:rPr>
        <w:t>如</w:t>
      </w:r>
      <w:r w:rsidRPr="00431EB7">
        <w:rPr>
          <w:rFonts w:ascii="宋体" w:eastAsia="宋体" w:hAnsi="宋体" w:cs="宋体" w:hint="eastAsia"/>
          <w:spacing w:val="-2"/>
          <w:w w:val="95"/>
          <w:szCs w:val="21"/>
          <w:lang w:eastAsia="zh-CN"/>
        </w:rPr>
        <w:t>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2"/>
          <w:w w:val="95"/>
          <w:szCs w:val="21"/>
          <w:lang w:eastAsia="zh-CN"/>
        </w:rPr>
        <w:t>则将</w:t>
      </w:r>
      <w:r w:rsidRPr="00431EB7">
        <w:rPr>
          <w:rFonts w:ascii="宋体" w:eastAsia="宋体" w:hAnsi="宋体" w:cs="宋体" w:hint="eastAsia"/>
          <w:spacing w:val="-1"/>
          <w:w w:val="95"/>
          <w:szCs w:val="21"/>
          <w:lang w:eastAsia="zh-CN"/>
        </w:rPr>
        <w:t>模</w:t>
      </w:r>
      <w:r w:rsidRPr="00431EB7">
        <w:rPr>
          <w:rFonts w:ascii="宋体" w:eastAsia="宋体" w:hAnsi="宋体" w:cs="宋体" w:hint="eastAsia"/>
          <w:spacing w:val="-2"/>
          <w:w w:val="95"/>
          <w:szCs w:val="21"/>
          <w:lang w:eastAsia="zh-CN"/>
        </w:rPr>
        <w:t>糊匹配得</w:t>
      </w:r>
      <w:r w:rsidRPr="00431EB7">
        <w:rPr>
          <w:rFonts w:ascii="宋体" w:eastAsia="宋体" w:hAnsi="宋体" w:cs="宋体" w:hint="eastAsia"/>
          <w:spacing w:val="-1"/>
          <w:w w:val="95"/>
          <w:szCs w:val="21"/>
          <w:lang w:eastAsia="zh-CN"/>
        </w:rPr>
        <w:t>到</w:t>
      </w:r>
      <w:r w:rsidRPr="00431EB7">
        <w:rPr>
          <w:rFonts w:ascii="宋体" w:eastAsia="宋体" w:hAnsi="宋体" w:cs="宋体" w:hint="eastAsia"/>
          <w:spacing w:val="-2"/>
          <w:w w:val="95"/>
          <w:szCs w:val="21"/>
          <w:lang w:eastAsia="zh-CN"/>
        </w:rPr>
        <w:t>的原子集合</w:t>
      </w:r>
      <w:r w:rsidRPr="00431EB7">
        <w:rPr>
          <w:rFonts w:ascii="宋体" w:eastAsia="宋体" w:hAnsi="宋体" w:cs="宋体" w:hint="eastAsia"/>
          <w:spacing w:val="-1"/>
          <w:w w:val="95"/>
          <w:szCs w:val="21"/>
          <w:lang w:eastAsia="zh-CN"/>
        </w:rPr>
        <w:t>来</w:t>
      </w:r>
      <w:r w:rsidRPr="00431EB7">
        <w:rPr>
          <w:rFonts w:ascii="宋体" w:eastAsia="宋体" w:hAnsi="宋体" w:cs="宋体" w:hint="eastAsia"/>
          <w:spacing w:val="-2"/>
          <w:w w:val="95"/>
          <w:szCs w:val="21"/>
          <w:lang w:eastAsia="zh-CN"/>
        </w:rPr>
        <w:t>做为种子进</w:t>
      </w:r>
      <w:r w:rsidRPr="00431EB7">
        <w:rPr>
          <w:rFonts w:ascii="宋体" w:eastAsia="宋体" w:hAnsi="宋体" w:cs="宋体" w:hint="eastAsia"/>
          <w:spacing w:val="-1"/>
          <w:w w:val="95"/>
          <w:szCs w:val="21"/>
          <w:lang w:eastAsia="zh-CN"/>
        </w:rPr>
        <w:t>行</w:t>
      </w:r>
      <w:r w:rsidRPr="00431EB7">
        <w:rPr>
          <w:rFonts w:ascii="宋体" w:eastAsia="宋体" w:hAnsi="宋体" w:cs="宋体" w:hint="eastAsia"/>
          <w:spacing w:val="-2"/>
          <w:w w:val="95"/>
          <w:szCs w:val="21"/>
          <w:lang w:eastAsia="zh-CN"/>
        </w:rPr>
        <w:t>进一步推</w:t>
      </w:r>
      <w:r w:rsidRPr="00431EB7">
        <w:rPr>
          <w:rFonts w:ascii="宋体" w:eastAsia="宋体" w:hAnsi="宋体" w:cs="宋体" w:hint="eastAsia"/>
          <w:w w:val="95"/>
          <w:szCs w:val="21"/>
          <w:lang w:eastAsia="zh-CN"/>
        </w:rPr>
        <w:t>理</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1"/>
          <w:w w:val="95"/>
          <w:szCs w:val="21"/>
          <w:lang w:eastAsia="zh-CN"/>
        </w:rPr>
        <w:t>试</w:t>
      </w:r>
      <w:r w:rsidRPr="00431EB7">
        <w:rPr>
          <w:rFonts w:ascii="宋体" w:eastAsia="宋体" w:hAnsi="宋体" w:cs="宋体" w:hint="eastAsia"/>
          <w:w w:val="95"/>
          <w:szCs w:val="21"/>
          <w:lang w:eastAsia="zh-CN"/>
        </w:rPr>
        <w:t>图</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再次通过逻辑推理来回答</w:t>
      </w:r>
      <w:r w:rsidRPr="00431EB7">
        <w:rPr>
          <w:rFonts w:ascii="仿宋" w:eastAsia="仿宋" w:hAnsi="仿宋" w:cs="Microsoft JhengHei"/>
          <w:spacing w:val="-35"/>
          <w:szCs w:val="21"/>
          <w:lang w:eastAsia="zh-CN"/>
        </w:rPr>
        <w:t xml:space="preserve"> </w:t>
      </w:r>
      <w:r w:rsidRPr="00431EB7">
        <w:rPr>
          <w:rFonts w:ascii="仿宋" w:eastAsia="仿宋" w:hAnsi="仿宋" w:cs="Lucida Console"/>
          <w:szCs w:val="21"/>
          <w:lang w:eastAsia="zh-CN"/>
        </w:rPr>
        <w:t>Q</w:t>
      </w:r>
    </w:p>
    <w:p w:rsidR="000A3AD4" w:rsidRPr="00431EB7" w:rsidRDefault="000A3AD4" w:rsidP="000A3AD4">
      <w:pPr>
        <w:spacing w:line="336" w:lineRule="exact"/>
        <w:ind w:left="2405"/>
        <w:rPr>
          <w:rFonts w:ascii="仿宋" w:eastAsia="仿宋" w:hAnsi="仿宋" w:cs="Microsoft JhengHei"/>
          <w:szCs w:val="21"/>
          <w:lang w:eastAsia="zh-CN"/>
        </w:rPr>
      </w:pPr>
      <w:r w:rsidRPr="00431EB7">
        <w:rPr>
          <w:rFonts w:ascii="宋体" w:eastAsia="宋体" w:hAnsi="宋体" w:cs="宋体" w:hint="eastAsia"/>
          <w:szCs w:val="21"/>
          <w:lang w:eastAsia="zh-CN"/>
        </w:rPr>
        <w:t>如果成功</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则将得到的原子集合输入微观规划器用于应答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w w:val="95"/>
          <w:szCs w:val="21"/>
          <w:lang w:eastAsia="zh-CN"/>
        </w:rPr>
        <w:t>如果失败</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则将模糊匹配得到的原子集合输入微观规划器用于应答</w:t>
      </w:r>
    </w:p>
    <w:p w:rsidR="000A3AD4" w:rsidRPr="00431EB7" w:rsidRDefault="000A3AD4" w:rsidP="000A3AD4">
      <w:pPr>
        <w:spacing w:line="329" w:lineRule="exact"/>
        <w:ind w:left="1670"/>
        <w:rPr>
          <w:rFonts w:ascii="仿宋" w:eastAsia="仿宋" w:hAnsi="仿宋" w:cs="Microsoft JhengHei"/>
          <w:szCs w:val="21"/>
        </w:rPr>
      </w:pPr>
      <w:r w:rsidRPr="00431EB7">
        <w:rPr>
          <w:rFonts w:ascii="Yuanti TC Light" w:eastAsia="仿宋" w:hAnsi="Yuanti TC Light" w:cs="Yuanti TC Light"/>
          <w:szCs w:val="21"/>
        </w:rPr>
        <w:t>如果失败，则触发</w:t>
      </w:r>
      <w:r w:rsidRPr="00431EB7">
        <w:rPr>
          <w:rFonts w:ascii="仿宋" w:eastAsia="仿宋" w:hAnsi="仿宋" w:cs="Microsoft JhengHei"/>
          <w:spacing w:val="-7"/>
          <w:szCs w:val="21"/>
        </w:rPr>
        <w:t xml:space="preserve"> </w:t>
      </w:r>
      <w:r w:rsidRPr="00431EB7">
        <w:rPr>
          <w:rFonts w:ascii="仿宋" w:eastAsia="仿宋" w:hAnsi="仿宋" w:cs="Lucida Console"/>
          <w:szCs w:val="21"/>
        </w:rPr>
        <w:t>StumpedByQuestion</w:t>
      </w:r>
      <w:r w:rsidRPr="00431EB7">
        <w:rPr>
          <w:rFonts w:ascii="仿宋" w:eastAsia="仿宋" w:hAnsi="仿宋" w:cs="Lucida Console"/>
          <w:spacing w:val="-54"/>
          <w:szCs w:val="21"/>
        </w:rPr>
        <w:t xml:space="preserve"> </w:t>
      </w:r>
      <w:r w:rsidRPr="00431EB7">
        <w:rPr>
          <w:rFonts w:ascii="Yuanti TC Light" w:eastAsia="仿宋" w:hAnsi="Yuanti TC Light" w:cs="Yuanti TC Light"/>
          <w:szCs w:val="21"/>
        </w:rPr>
        <w:t>规划器</w:t>
      </w:r>
    </w:p>
    <w:p w:rsidR="000A3AD4" w:rsidRPr="00431EB7" w:rsidRDefault="000A3AD4" w:rsidP="000A3AD4">
      <w:pPr>
        <w:spacing w:line="200" w:lineRule="exact"/>
        <w:rPr>
          <w:rFonts w:ascii="仿宋" w:eastAsia="仿宋" w:hAnsi="仿宋"/>
          <w:szCs w:val="21"/>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w:t>
      </w:r>
      <w:r w:rsidRPr="00431EB7">
        <w:rPr>
          <w:rFonts w:ascii="仿宋" w:eastAsia="仿宋" w:hAnsi="仿宋" w:cs="Lucida Console"/>
          <w:spacing w:val="18"/>
          <w:szCs w:val="21"/>
        </w:rPr>
        <w:t xml:space="preserve"> </w:t>
      </w:r>
      <w:r w:rsidRPr="00431EB7">
        <w:rPr>
          <w:rFonts w:ascii="仿宋" w:eastAsia="仿宋" w:hAnsi="仿宋" w:cs="Lucida Console"/>
          <w:szCs w:val="21"/>
        </w:rPr>
        <w:t>Choice</w:t>
      </w:r>
      <w:r w:rsidRPr="00431EB7">
        <w:rPr>
          <w:rFonts w:ascii="仿宋" w:eastAsia="仿宋" w:hAnsi="仿宋" w:cs="Lucida Console"/>
          <w:spacing w:val="18"/>
          <w:szCs w:val="21"/>
        </w:rPr>
        <w:t xml:space="preserve"> </w:t>
      </w:r>
      <w:r w:rsidRPr="00431EB7">
        <w:rPr>
          <w:rFonts w:ascii="仿宋" w:eastAsia="仿宋" w:hAnsi="仿宋" w:cs="Lucida Console"/>
          <w:szCs w:val="21"/>
        </w:rPr>
        <w:t>QA</w:t>
      </w:r>
      <w:r w:rsidRPr="00431EB7">
        <w:rPr>
          <w:rFonts w:ascii="仿宋" w:eastAsia="仿宋" w:hAnsi="仿宋" w:cs="Lucida Console"/>
          <w:spacing w:val="19"/>
          <w:szCs w:val="21"/>
        </w:rPr>
        <w:t xml:space="preserve"> </w:t>
      </w:r>
      <w:r w:rsidRPr="00431EB7">
        <w:rPr>
          <w:rFonts w:ascii="仿宋" w:eastAsia="仿宋" w:hAnsi="仿宋" w:cs="Lucida Console"/>
          <w:szCs w:val="21"/>
        </w:rPr>
        <w:t>Schema</w:t>
      </w:r>
      <w:r w:rsidRPr="00431EB7">
        <w:rPr>
          <w:rFonts w:ascii="宋体" w:eastAsia="宋体" w:hAnsi="宋体" w:cs="宋体" w:hint="eastAsia"/>
          <w:szCs w:val="21"/>
          <w:lang w:eastAsia="zh-CN"/>
        </w:rPr>
        <w:t>：</w:t>
      </w:r>
    </w:p>
    <w:p w:rsidR="000A3AD4" w:rsidRPr="00431EB7" w:rsidRDefault="000A3AD4" w:rsidP="000A3AD4">
      <w:pPr>
        <w:spacing w:before="8" w:line="160" w:lineRule="exact"/>
        <w:rPr>
          <w:rFonts w:ascii="仿宋" w:eastAsia="仿宋" w:hAnsi="仿宋"/>
          <w:szCs w:val="21"/>
        </w:rPr>
      </w:pPr>
    </w:p>
    <w:p w:rsidR="000A3AD4" w:rsidRPr="00431EB7" w:rsidRDefault="000A3AD4" w:rsidP="000A3AD4">
      <w:pPr>
        <w:spacing w:line="336" w:lineRule="exact"/>
        <w:ind w:left="304"/>
        <w:rPr>
          <w:rFonts w:ascii="仿宋" w:eastAsia="仿宋" w:hAnsi="仿宋" w:cs="Lucida Console"/>
          <w:szCs w:val="21"/>
        </w:rPr>
      </w:pPr>
      <w:r w:rsidRPr="00431EB7">
        <w:rPr>
          <w:rFonts w:ascii="Yuanti TC Light" w:eastAsia="仿宋" w:hAnsi="Yuanti TC Light" w:cs="Yuanti TC Light"/>
          <w:spacing w:val="-2"/>
          <w:w w:val="95"/>
          <w:szCs w:val="21"/>
        </w:rPr>
        <w:t>给定一个选择查询问</w:t>
      </w:r>
      <w:r w:rsidRPr="00431EB7">
        <w:rPr>
          <w:rFonts w:ascii="Yuanti TC Light" w:eastAsia="仿宋" w:hAnsi="Yuanti TC Light" w:cs="Yuanti TC Light"/>
          <w:w w:val="95"/>
          <w:szCs w:val="21"/>
        </w:rPr>
        <w:t>题</w:t>
      </w:r>
      <w:r w:rsidRPr="00431EB7">
        <w:rPr>
          <w:rFonts w:ascii="仿宋" w:eastAsia="仿宋" w:hAnsi="仿宋" w:cs="Microsoft JhengHei"/>
          <w:w w:val="95"/>
          <w:szCs w:val="21"/>
        </w:rPr>
        <w:t xml:space="preserve">   </w:t>
      </w:r>
      <w:r w:rsidRPr="00431EB7">
        <w:rPr>
          <w:rFonts w:ascii="仿宋" w:eastAsia="仿宋" w:hAnsi="仿宋" w:cs="Microsoft JhengHei"/>
          <w:spacing w:val="12"/>
          <w:w w:val="95"/>
          <w:szCs w:val="21"/>
        </w:rPr>
        <w:t xml:space="preserve"> </w:t>
      </w:r>
      <w:r w:rsidRPr="00431EB7">
        <w:rPr>
          <w:rFonts w:ascii="仿宋" w:eastAsia="仿宋" w:hAnsi="仿宋" w:cs="Lucida Console"/>
          <w:spacing w:val="-1"/>
          <w:w w:val="95"/>
          <w:szCs w:val="21"/>
        </w:rPr>
        <w:t>Q</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供选择的答</w:t>
      </w:r>
      <w:r w:rsidRPr="00431EB7">
        <w:rPr>
          <w:rFonts w:ascii="Yuanti TC Light" w:eastAsia="仿宋" w:hAnsi="Yuanti TC Light" w:cs="Yuanti TC Light"/>
          <w:w w:val="95"/>
          <w:szCs w:val="21"/>
        </w:rPr>
        <w:t>案</w:t>
      </w:r>
      <w:r w:rsidRPr="00431EB7">
        <w:rPr>
          <w:rFonts w:ascii="仿宋" w:eastAsia="仿宋" w:hAnsi="仿宋" w:cs="Microsoft JhengHei"/>
          <w:w w:val="95"/>
          <w:szCs w:val="21"/>
        </w:rPr>
        <w:t xml:space="preserve">   </w:t>
      </w:r>
      <w:r w:rsidRPr="00431EB7">
        <w:rPr>
          <w:rFonts w:ascii="仿宋" w:eastAsia="仿宋" w:hAnsi="仿宋" w:cs="Microsoft JhengHei"/>
          <w:spacing w:val="13"/>
          <w:w w:val="95"/>
          <w:szCs w:val="21"/>
        </w:rPr>
        <w:t xml:space="preserve"> </w:t>
      </w:r>
      <w:r w:rsidRPr="00431EB7">
        <w:rPr>
          <w:rFonts w:ascii="仿宋" w:eastAsia="仿宋" w:hAnsi="仿宋" w:cs="Lucida Console"/>
          <w:w w:val="95"/>
          <w:szCs w:val="21"/>
        </w:rPr>
        <w:t>C1-Ck</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回答该问题的动</w:t>
      </w:r>
      <w:r w:rsidRPr="00431EB7">
        <w:rPr>
          <w:rFonts w:ascii="Yuanti TC Light" w:eastAsia="仿宋" w:hAnsi="Yuanti TC Light" w:cs="Yuanti TC Light"/>
          <w:spacing w:val="-1"/>
          <w:w w:val="95"/>
          <w:szCs w:val="21"/>
        </w:rPr>
        <w:t>机</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以及所允许的最长</w:t>
      </w:r>
      <w:r w:rsidRPr="00431EB7">
        <w:rPr>
          <w:rFonts w:ascii="Yuanti TC Light" w:eastAsia="仿宋" w:hAnsi="Yuanti TC Light" w:cs="Yuanti TC Light"/>
          <w:w w:val="95"/>
          <w:szCs w:val="21"/>
        </w:rPr>
        <w:t>等</w:t>
      </w:r>
      <w:r w:rsidRPr="00431EB7">
        <w:rPr>
          <w:rFonts w:ascii="仿宋" w:eastAsia="仿宋" w:hAnsi="仿宋" w:cs="Microsoft JhengHei"/>
          <w:w w:val="99"/>
          <w:szCs w:val="21"/>
        </w:rPr>
        <w:t xml:space="preserve"> </w:t>
      </w:r>
      <w:r w:rsidRPr="00431EB7">
        <w:rPr>
          <w:rFonts w:ascii="Yuanti TC Light" w:eastAsia="仿宋" w:hAnsi="Yuanti TC Light" w:cs="Yuanti TC Light"/>
          <w:szCs w:val="21"/>
        </w:rPr>
        <w:t>待时机</w:t>
      </w:r>
      <w:r w:rsidRPr="00431EB7">
        <w:rPr>
          <w:rFonts w:ascii="仿宋" w:eastAsia="仿宋" w:hAnsi="仿宋" w:cs="Microsoft JhengHei"/>
          <w:spacing w:val="-17"/>
          <w:szCs w:val="21"/>
        </w:rPr>
        <w:t xml:space="preserve"> </w:t>
      </w:r>
      <w:r w:rsidRPr="00431EB7">
        <w:rPr>
          <w:rFonts w:ascii="仿宋" w:eastAsia="仿宋" w:hAnsi="仿宋" w:cs="Lucida Console"/>
          <w:szCs w:val="21"/>
        </w:rPr>
        <w:t>T</w:t>
      </w:r>
    </w:p>
    <w:p w:rsidR="000A3AD4" w:rsidRPr="00431EB7" w:rsidRDefault="000A3AD4" w:rsidP="000A3AD4">
      <w:pPr>
        <w:spacing w:before="3" w:line="280" w:lineRule="exact"/>
        <w:rPr>
          <w:rFonts w:ascii="仿宋" w:eastAsia="仿宋" w:hAnsi="仿宋"/>
          <w:szCs w:val="21"/>
        </w:rPr>
      </w:pPr>
    </w:p>
    <w:p w:rsidR="000A3AD4" w:rsidRPr="00431EB7" w:rsidRDefault="000A3AD4" w:rsidP="000A3AD4">
      <w:pPr>
        <w:ind w:left="304"/>
        <w:rPr>
          <w:rFonts w:ascii="仿宋" w:eastAsia="仿宋" w:hAnsi="仿宋" w:cs="Microsoft JhengHei"/>
          <w:szCs w:val="21"/>
          <w:lang w:eastAsia="zh-CN"/>
        </w:rPr>
      </w:pPr>
      <w:r w:rsidRPr="00431EB7">
        <w:rPr>
          <w:rFonts w:ascii="宋体" w:eastAsia="宋体" w:hAnsi="宋体" w:cs="宋体" w:hint="eastAsia"/>
          <w:szCs w:val="21"/>
          <w:lang w:eastAsia="zh-CN"/>
        </w:rPr>
        <w:t>重复以下步骤直到</w:t>
      </w:r>
      <w:r w:rsidRPr="00431EB7">
        <w:rPr>
          <w:rFonts w:ascii="仿宋" w:eastAsia="仿宋" w:hAnsi="仿宋" w:cs="Microsoft JhengHei"/>
          <w:spacing w:val="-41"/>
          <w:szCs w:val="21"/>
          <w:lang w:eastAsia="zh-CN"/>
        </w:rPr>
        <w:t xml:space="preserve"> </w:t>
      </w:r>
      <w:r w:rsidRPr="00431EB7">
        <w:rPr>
          <w:rFonts w:ascii="仿宋" w:eastAsia="仿宋" w:hAnsi="仿宋" w:cs="Lucida Console"/>
          <w:szCs w:val="21"/>
          <w:lang w:eastAsia="zh-CN"/>
        </w:rPr>
        <w:t>T</w:t>
      </w:r>
      <w:r w:rsidRPr="00431EB7">
        <w:rPr>
          <w:rFonts w:ascii="仿宋" w:eastAsia="仿宋" w:hAnsi="仿宋" w:cs="Lucida Console"/>
          <w:spacing w:val="-88"/>
          <w:szCs w:val="21"/>
          <w:lang w:eastAsia="zh-CN"/>
        </w:rPr>
        <w:t xml:space="preserve"> </w:t>
      </w:r>
      <w:r w:rsidRPr="00431EB7">
        <w:rPr>
          <w:rFonts w:ascii="宋体" w:eastAsia="宋体" w:hAnsi="宋体" w:cs="宋体" w:hint="eastAsia"/>
          <w:szCs w:val="21"/>
          <w:lang w:eastAsia="zh-CN"/>
        </w:rPr>
        <w:t>被用完，或者找到一个置信度高的有效答案</w:t>
      </w:r>
    </w:p>
    <w:p w:rsidR="000A3AD4" w:rsidRPr="00431EB7" w:rsidRDefault="000A3AD4" w:rsidP="000A3AD4">
      <w:pPr>
        <w:spacing w:before="8" w:line="336" w:lineRule="exact"/>
        <w:ind w:left="304" w:right="94" w:firstLine="725"/>
        <w:rPr>
          <w:rFonts w:ascii="仿宋" w:eastAsia="仿宋" w:hAnsi="仿宋" w:cs="Lucida Console"/>
          <w:szCs w:val="21"/>
          <w:lang w:eastAsia="zh-CN"/>
        </w:rPr>
      </w:pPr>
      <w:r w:rsidRPr="00431EB7">
        <w:rPr>
          <w:rFonts w:ascii="宋体" w:eastAsia="宋体" w:hAnsi="宋体" w:cs="宋体" w:hint="eastAsia"/>
          <w:w w:val="105"/>
          <w:szCs w:val="21"/>
          <w:lang w:eastAsia="zh-CN"/>
        </w:rPr>
        <w:t>对</w:t>
      </w:r>
      <w:r w:rsidRPr="00431EB7">
        <w:rPr>
          <w:rFonts w:ascii="仿宋" w:eastAsia="仿宋" w:hAnsi="仿宋" w:cs="Microsoft JhengHei"/>
          <w:spacing w:val="-30"/>
          <w:w w:val="105"/>
          <w:szCs w:val="21"/>
          <w:lang w:eastAsia="zh-CN"/>
        </w:rPr>
        <w:t xml:space="preserve"> </w:t>
      </w:r>
      <w:r w:rsidRPr="00431EB7">
        <w:rPr>
          <w:rFonts w:ascii="仿宋" w:eastAsia="仿宋" w:hAnsi="仿宋" w:cs="Lucida Console"/>
          <w:w w:val="105"/>
          <w:szCs w:val="21"/>
          <w:lang w:eastAsia="zh-CN"/>
        </w:rPr>
        <w:t>k</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个不同</w:t>
      </w:r>
      <w:r w:rsidRPr="00431EB7">
        <w:rPr>
          <w:rFonts w:ascii="宋体" w:eastAsia="宋体" w:hAnsi="宋体" w:cs="宋体" w:hint="eastAsia"/>
          <w:spacing w:val="-3"/>
          <w:w w:val="105"/>
          <w:szCs w:val="21"/>
          <w:lang w:eastAsia="zh-CN"/>
        </w:rPr>
        <w:t>的</w:t>
      </w:r>
      <w:r w:rsidRPr="00431EB7">
        <w:rPr>
          <w:rFonts w:ascii="宋体" w:eastAsia="宋体" w:hAnsi="宋体" w:cs="宋体" w:hint="eastAsia"/>
          <w:spacing w:val="-2"/>
          <w:w w:val="105"/>
          <w:szCs w:val="21"/>
          <w:lang w:eastAsia="zh-CN"/>
        </w:rPr>
        <w:t>查</w:t>
      </w:r>
      <w:r w:rsidRPr="00431EB7">
        <w:rPr>
          <w:rFonts w:ascii="宋体" w:eastAsia="宋体" w:hAnsi="宋体" w:cs="宋体" w:hint="eastAsia"/>
          <w:spacing w:val="-4"/>
          <w:w w:val="105"/>
          <w:szCs w:val="21"/>
          <w:lang w:eastAsia="zh-CN"/>
        </w:rPr>
        <w:t>询</w:t>
      </w:r>
      <w:r w:rsidRPr="00431EB7">
        <w:rPr>
          <w:rFonts w:ascii="仿宋" w:eastAsia="仿宋" w:hAnsi="仿宋" w:cs="Arial Unicode MS" w:hint="eastAsia"/>
          <w:w w:val="105"/>
          <w:szCs w:val="21"/>
          <w:lang w:eastAsia="zh-CN"/>
        </w:rPr>
        <w:t>“</w:t>
      </w:r>
      <w:r w:rsidRPr="00431EB7">
        <w:rPr>
          <w:rFonts w:ascii="仿宋" w:eastAsia="仿宋" w:hAnsi="仿宋" w:cs="Lucida Console"/>
          <w:w w:val="105"/>
          <w:szCs w:val="21"/>
          <w:lang w:eastAsia="zh-CN"/>
        </w:rPr>
        <w:t>Ci</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是否</w:t>
      </w:r>
      <w:r w:rsidRPr="00431EB7">
        <w:rPr>
          <w:rFonts w:ascii="宋体" w:eastAsia="宋体" w:hAnsi="宋体" w:cs="宋体" w:hint="eastAsia"/>
          <w:w w:val="105"/>
          <w:szCs w:val="21"/>
          <w:lang w:eastAsia="zh-CN"/>
        </w:rPr>
        <w:t>为</w:t>
      </w:r>
      <w:r w:rsidRPr="00431EB7">
        <w:rPr>
          <w:rFonts w:ascii="仿宋" w:eastAsia="仿宋" w:hAnsi="仿宋" w:cs="Microsoft JhengHei"/>
          <w:spacing w:val="-30"/>
          <w:w w:val="105"/>
          <w:szCs w:val="21"/>
          <w:lang w:eastAsia="zh-CN"/>
        </w:rPr>
        <w:t xml:space="preserve"> </w:t>
      </w:r>
      <w:r w:rsidRPr="00431EB7">
        <w:rPr>
          <w:rFonts w:ascii="仿宋" w:eastAsia="仿宋" w:hAnsi="仿宋" w:cs="Lucida Console"/>
          <w:w w:val="105"/>
          <w:szCs w:val="21"/>
          <w:lang w:eastAsia="zh-CN"/>
        </w:rPr>
        <w:t>Q</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的答案</w:t>
      </w:r>
      <w:r w:rsidRPr="00431EB7">
        <w:rPr>
          <w:rFonts w:ascii="仿宋" w:eastAsia="仿宋" w:hAnsi="仿宋" w:cs="Arial Unicode MS" w:hint="eastAsia"/>
          <w:spacing w:val="-2"/>
          <w:w w:val="105"/>
          <w:szCs w:val="21"/>
          <w:lang w:eastAsia="zh-CN"/>
        </w:rPr>
        <w:t>”</w:t>
      </w:r>
      <w:r w:rsidRPr="00431EB7">
        <w:rPr>
          <w:rFonts w:ascii="宋体" w:eastAsia="宋体" w:hAnsi="宋体" w:cs="宋体" w:hint="eastAsia"/>
          <w:spacing w:val="-2"/>
          <w:w w:val="105"/>
          <w:szCs w:val="21"/>
          <w:lang w:eastAsia="zh-CN"/>
        </w:rPr>
        <w:t>进行并</w:t>
      </w:r>
      <w:r w:rsidRPr="00431EB7">
        <w:rPr>
          <w:rFonts w:ascii="宋体" w:eastAsia="宋体" w:hAnsi="宋体" w:cs="宋体" w:hint="eastAsia"/>
          <w:spacing w:val="-3"/>
          <w:w w:val="105"/>
          <w:szCs w:val="21"/>
          <w:lang w:eastAsia="zh-CN"/>
        </w:rPr>
        <w:t>行</w:t>
      </w:r>
      <w:r w:rsidRPr="00431EB7">
        <w:rPr>
          <w:rFonts w:ascii="宋体" w:eastAsia="宋体" w:hAnsi="宋体" w:cs="宋体" w:hint="eastAsia"/>
          <w:spacing w:val="-2"/>
          <w:w w:val="105"/>
          <w:szCs w:val="21"/>
          <w:lang w:eastAsia="zh-CN"/>
        </w:rPr>
        <w:t>评估</w:t>
      </w:r>
      <w:r w:rsidRPr="00431EB7">
        <w:rPr>
          <w:rFonts w:ascii="宋体" w:eastAsia="宋体" w:hAnsi="宋体" w:cs="宋体" w:hint="eastAsia"/>
          <w:spacing w:val="-6"/>
          <w:w w:val="105"/>
          <w:szCs w:val="21"/>
          <w:lang w:eastAsia="zh-CN"/>
        </w:rPr>
        <w:t>，</w:t>
      </w:r>
      <w:r w:rsidRPr="00431EB7">
        <w:rPr>
          <w:rFonts w:ascii="宋体" w:eastAsia="宋体" w:hAnsi="宋体" w:cs="宋体" w:hint="eastAsia"/>
          <w:spacing w:val="-2"/>
          <w:w w:val="105"/>
          <w:szCs w:val="21"/>
          <w:lang w:eastAsia="zh-CN"/>
        </w:rPr>
        <w:t>并</w:t>
      </w:r>
      <w:r w:rsidRPr="00431EB7">
        <w:rPr>
          <w:rFonts w:ascii="宋体" w:eastAsia="宋体" w:hAnsi="宋体" w:cs="宋体" w:hint="eastAsia"/>
          <w:spacing w:val="-3"/>
          <w:w w:val="105"/>
          <w:szCs w:val="21"/>
          <w:lang w:eastAsia="zh-CN"/>
        </w:rPr>
        <w:t>对</w:t>
      </w:r>
      <w:r w:rsidRPr="00431EB7">
        <w:rPr>
          <w:rFonts w:ascii="宋体" w:eastAsia="宋体" w:hAnsi="宋体" w:cs="宋体" w:hint="eastAsia"/>
          <w:w w:val="105"/>
          <w:szCs w:val="21"/>
          <w:lang w:eastAsia="zh-CN"/>
        </w:rPr>
        <w:t>第</w:t>
      </w:r>
      <w:r w:rsidRPr="00431EB7">
        <w:rPr>
          <w:rFonts w:ascii="仿宋" w:eastAsia="仿宋" w:hAnsi="仿宋" w:cs="Microsoft JhengHei"/>
          <w:spacing w:val="-30"/>
          <w:w w:val="105"/>
          <w:szCs w:val="21"/>
          <w:lang w:eastAsia="zh-CN"/>
        </w:rPr>
        <w:t xml:space="preserve"> </w:t>
      </w:r>
      <w:r w:rsidRPr="00431EB7">
        <w:rPr>
          <w:rFonts w:ascii="仿宋" w:eastAsia="仿宋" w:hAnsi="仿宋" w:cs="Lucida Console"/>
          <w:w w:val="105"/>
          <w:szCs w:val="21"/>
          <w:lang w:eastAsia="zh-CN"/>
        </w:rPr>
        <w:t>i</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个查</w:t>
      </w:r>
      <w:r w:rsidRPr="00431EB7">
        <w:rPr>
          <w:rFonts w:ascii="宋体" w:eastAsia="宋体" w:hAnsi="宋体" w:cs="宋体" w:hint="eastAsia"/>
          <w:spacing w:val="-3"/>
          <w:w w:val="105"/>
          <w:szCs w:val="21"/>
          <w:lang w:eastAsia="zh-CN"/>
        </w:rPr>
        <w:t>询</w:t>
      </w:r>
      <w:r w:rsidRPr="00431EB7">
        <w:rPr>
          <w:rFonts w:ascii="宋体" w:eastAsia="宋体" w:hAnsi="宋体" w:cs="宋体" w:hint="eastAsia"/>
          <w:spacing w:val="-2"/>
          <w:w w:val="105"/>
          <w:szCs w:val="21"/>
          <w:lang w:eastAsia="zh-CN"/>
        </w:rPr>
        <w:t>赋上</w:t>
      </w:r>
      <w:r w:rsidRPr="00431EB7">
        <w:rPr>
          <w:rFonts w:ascii="宋体" w:eastAsia="宋体" w:hAnsi="宋体" w:cs="宋体" w:hint="eastAsia"/>
          <w:spacing w:val="-3"/>
          <w:w w:val="105"/>
          <w:szCs w:val="21"/>
          <w:lang w:eastAsia="zh-CN"/>
        </w:rPr>
        <w:t>其</w:t>
      </w:r>
      <w:r w:rsidRPr="00431EB7">
        <w:rPr>
          <w:rFonts w:ascii="宋体" w:eastAsia="宋体" w:hAnsi="宋体" w:cs="宋体" w:hint="eastAsia"/>
          <w:w w:val="105"/>
          <w:szCs w:val="21"/>
          <w:lang w:eastAsia="zh-CN"/>
        </w:rPr>
        <w:t>相</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关的资源</w:t>
      </w:r>
      <w:r w:rsidRPr="00431EB7">
        <w:rPr>
          <w:rFonts w:ascii="仿宋" w:eastAsia="仿宋" w:hAnsi="仿宋" w:cs="Microsoft JhengHei"/>
          <w:spacing w:val="-15"/>
          <w:szCs w:val="21"/>
          <w:lang w:eastAsia="zh-CN"/>
        </w:rPr>
        <w:t xml:space="preserve"> </w:t>
      </w:r>
      <w:r w:rsidRPr="00431EB7">
        <w:rPr>
          <w:rFonts w:ascii="仿宋" w:eastAsia="仿宋" w:hAnsi="仿宋" w:cs="Lucida Console"/>
          <w:szCs w:val="21"/>
          <w:lang w:eastAsia="zh-CN"/>
        </w:rPr>
        <w:t>r_i</w:t>
      </w:r>
    </w:p>
    <w:p w:rsidR="000A3AD4" w:rsidRPr="00431EB7" w:rsidRDefault="000A3AD4" w:rsidP="000A3AD4">
      <w:pPr>
        <w:spacing w:line="325" w:lineRule="exact"/>
        <w:ind w:left="1039"/>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Microsoft JhengHei"/>
          <w:spacing w:val="-23"/>
          <w:szCs w:val="21"/>
          <w:lang w:eastAsia="zh-CN"/>
        </w:rPr>
        <w:t xml:space="preserve"> </w:t>
      </w:r>
      <w:r w:rsidRPr="00431EB7">
        <w:rPr>
          <w:rFonts w:ascii="仿宋" w:eastAsia="仿宋" w:hAnsi="仿宋" w:cs="Lucida Console"/>
          <w:szCs w:val="21"/>
          <w:lang w:eastAsia="zh-CN"/>
        </w:rPr>
        <w:t>k</w:t>
      </w:r>
      <w:r w:rsidRPr="00431EB7">
        <w:rPr>
          <w:rFonts w:ascii="仿宋" w:eastAsia="仿宋" w:hAnsi="仿宋" w:cs="Lucida Console"/>
          <w:spacing w:val="-69"/>
          <w:szCs w:val="21"/>
          <w:lang w:eastAsia="zh-CN"/>
        </w:rPr>
        <w:t xml:space="preserve"> </w:t>
      </w:r>
      <w:r w:rsidRPr="00431EB7">
        <w:rPr>
          <w:rFonts w:ascii="宋体" w:eastAsia="宋体" w:hAnsi="宋体" w:cs="宋体" w:hint="eastAsia"/>
          <w:szCs w:val="21"/>
          <w:lang w:eastAsia="zh-CN"/>
        </w:rPr>
        <w:t>臂赌博机算法持续重新计算资源分配</w:t>
      </w:r>
      <w:r w:rsidRPr="00431EB7">
        <w:rPr>
          <w:rFonts w:ascii="仿宋" w:eastAsia="仿宋" w:hAnsi="仿宋" w:cs="Microsoft JhengHei"/>
          <w:spacing w:val="-23"/>
          <w:szCs w:val="21"/>
          <w:lang w:eastAsia="zh-CN"/>
        </w:rPr>
        <w:t xml:space="preserve"> </w:t>
      </w:r>
      <w:r w:rsidRPr="00431EB7">
        <w:rPr>
          <w:rFonts w:ascii="仿宋" w:eastAsia="仿宋" w:hAnsi="仿宋" w:cs="Lucida Console"/>
          <w:szCs w:val="21"/>
          <w:lang w:eastAsia="zh-CN"/>
        </w:rPr>
        <w:t>r_i</w:t>
      </w:r>
    </w:p>
    <w:p w:rsidR="000A3AD4" w:rsidRPr="00431EB7" w:rsidRDefault="000A3AD4" w:rsidP="000A3AD4">
      <w:pPr>
        <w:spacing w:before="8" w:line="140" w:lineRule="exact"/>
        <w:rPr>
          <w:rFonts w:ascii="仿宋" w:eastAsia="仿宋" w:hAnsi="仿宋"/>
          <w:szCs w:val="21"/>
          <w:lang w:eastAsia="zh-CN"/>
        </w:rPr>
      </w:pPr>
    </w:p>
    <w:p w:rsidR="000A3AD4" w:rsidRPr="00431EB7" w:rsidRDefault="000A3AD4" w:rsidP="000A3AD4">
      <w:pPr>
        <w:spacing w:line="336" w:lineRule="exact"/>
        <w:ind w:left="304" w:right="94"/>
        <w:rPr>
          <w:rFonts w:ascii="仿宋" w:eastAsia="仿宋" w:hAnsi="仿宋" w:cs="Microsoft JhengHei"/>
          <w:szCs w:val="21"/>
          <w:lang w:eastAsia="zh-CN"/>
        </w:rPr>
      </w:pPr>
      <w:r w:rsidRPr="00431EB7">
        <w:rPr>
          <w:rFonts w:ascii="宋体" w:eastAsia="宋体" w:hAnsi="宋体" w:cs="宋体" w:hint="eastAsia"/>
          <w:spacing w:val="-6"/>
          <w:w w:val="95"/>
          <w:szCs w:val="21"/>
          <w:lang w:eastAsia="zh-CN"/>
        </w:rPr>
        <w:t>如果上述循环返回一个置信度高的有效答</w:t>
      </w:r>
      <w:r w:rsidRPr="00431EB7">
        <w:rPr>
          <w:rFonts w:ascii="宋体" w:eastAsia="宋体" w:hAnsi="宋体" w:cs="宋体" w:hint="eastAsia"/>
          <w:spacing w:val="-1"/>
          <w:w w:val="95"/>
          <w:szCs w:val="21"/>
          <w:lang w:eastAsia="zh-CN"/>
        </w:rPr>
        <w:t>案</w:t>
      </w:r>
      <w:r w:rsidRPr="00431EB7">
        <w:rPr>
          <w:rFonts w:ascii="宋体" w:eastAsia="宋体" w:hAnsi="宋体" w:cs="宋体" w:hint="eastAsia"/>
          <w:spacing w:val="-26"/>
          <w:w w:val="95"/>
          <w:szCs w:val="21"/>
          <w:lang w:eastAsia="zh-CN"/>
        </w:rPr>
        <w:t>，</w:t>
      </w:r>
      <w:r w:rsidRPr="00431EB7">
        <w:rPr>
          <w:rFonts w:ascii="宋体" w:eastAsia="宋体" w:hAnsi="宋体" w:cs="宋体" w:hint="eastAsia"/>
          <w:spacing w:val="-6"/>
          <w:w w:val="95"/>
          <w:szCs w:val="21"/>
          <w:lang w:eastAsia="zh-CN"/>
        </w:rPr>
        <w:t>则将得到的原子集合输入微观规划器用于应</w:t>
      </w:r>
      <w:r w:rsidRPr="00431EB7">
        <w:rPr>
          <w:rFonts w:ascii="宋体" w:eastAsia="宋体" w:hAnsi="宋体" w:cs="宋体" w:hint="eastAsia"/>
          <w:w w:val="95"/>
          <w:szCs w:val="21"/>
          <w:lang w:eastAsia="zh-CN"/>
        </w:rPr>
        <w:t>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如果上述循环完成</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但没有返回置信度高的有效答案，则触发</w:t>
      </w:r>
      <w:r w:rsidRPr="00431EB7">
        <w:rPr>
          <w:rFonts w:ascii="仿宋" w:eastAsia="仿宋" w:hAnsi="仿宋" w:cs="Microsoft JhengHei"/>
          <w:spacing w:val="-2"/>
          <w:szCs w:val="21"/>
          <w:lang w:eastAsia="zh-CN"/>
        </w:rPr>
        <w:t xml:space="preserve"> </w:t>
      </w:r>
      <w:r w:rsidRPr="00431EB7">
        <w:rPr>
          <w:rFonts w:ascii="仿宋" w:eastAsia="仿宋" w:hAnsi="仿宋" w:cs="Lucida Console"/>
          <w:szCs w:val="21"/>
          <w:lang w:eastAsia="zh-CN"/>
        </w:rPr>
        <w:t>StumpedByQuestion</w:t>
      </w:r>
      <w:r w:rsidRPr="00431EB7">
        <w:rPr>
          <w:rFonts w:ascii="仿宋" w:eastAsia="仿宋" w:hAnsi="仿宋" w:cs="Lucida Console"/>
          <w:spacing w:val="-48"/>
          <w:szCs w:val="21"/>
          <w:lang w:eastAsia="zh-CN"/>
        </w:rPr>
        <w:t xml:space="preserve"> </w:t>
      </w:r>
      <w:r w:rsidRPr="00431EB7">
        <w:rPr>
          <w:rFonts w:ascii="宋体" w:eastAsia="宋体" w:hAnsi="宋体" w:cs="宋体" w:hint="eastAsia"/>
          <w:szCs w:val="21"/>
          <w:lang w:eastAsia="zh-CN"/>
        </w:rPr>
        <w:t>规划器</w:t>
      </w:r>
    </w:p>
    <w:p w:rsidR="000A3AD4" w:rsidRPr="00431EB7" w:rsidRDefault="000A3AD4" w:rsidP="000A3AD4">
      <w:pPr>
        <w:spacing w:before="7" w:line="120" w:lineRule="exact"/>
        <w:rPr>
          <w:sz w:val="12"/>
          <w:szCs w:val="12"/>
          <w:lang w:eastAsia="zh-CN"/>
        </w:rPr>
      </w:pPr>
    </w:p>
    <w:p w:rsidR="000A3AD4" w:rsidRPr="00431EB7" w:rsidRDefault="000A3AD4" w:rsidP="000C6FE5">
      <w:pPr>
        <w:pStyle w:val="Heading2"/>
        <w:numPr>
          <w:ilvl w:val="1"/>
          <w:numId w:val="76"/>
        </w:numPr>
        <w:tabs>
          <w:tab w:val="left" w:pos="210"/>
        </w:tabs>
      </w:pPr>
      <w:bookmarkStart w:id="347" w:name="_Toc15014"/>
      <w:bookmarkStart w:id="348" w:name="_Toc453623441"/>
      <w:bookmarkStart w:id="349" w:name="_Toc327482500"/>
      <w:r w:rsidRPr="00431EB7">
        <w:rPr>
          <w:rFonts w:ascii="Yuanti TC Light" w:hAnsi="Yuanti TC Light" w:cs="Yuanti TC Light"/>
        </w:rPr>
        <w:t>实例分析</w:t>
      </w:r>
      <w:bookmarkEnd w:id="347"/>
      <w:bookmarkEnd w:id="348"/>
      <w:bookmarkEnd w:id="349"/>
    </w:p>
    <w:p w:rsidR="000A3AD4" w:rsidRDefault="000A3AD4" w:rsidP="000A3AD4">
      <w:pPr>
        <w:pStyle w:val="BodyText"/>
        <w:ind w:firstLine="480"/>
        <w:rPr>
          <w:lang w:eastAsia="zh-CN"/>
        </w:rPr>
      </w:pPr>
      <w:r>
        <w:rPr>
          <w:lang w:eastAsia="zh-CN"/>
        </w:rPr>
        <w:t>该</w:t>
      </w:r>
      <w:r w:rsidR="009A0665">
        <w:rPr>
          <w:lang w:eastAsia="zh-CN"/>
        </w:rPr>
        <w:t>认知对话系统</w:t>
      </w:r>
      <w:r>
        <w:rPr>
          <w:lang w:eastAsia="zh-CN"/>
        </w:rPr>
        <w:t>目前还处于非常初步的阶段，并没有完全实现我们前面章节列</w:t>
      </w:r>
      <w:r>
        <w:rPr>
          <w:lang w:eastAsia="zh-CN"/>
        </w:rPr>
        <w:t xml:space="preserve"> </w:t>
      </w:r>
      <w:r>
        <w:rPr>
          <w:lang w:eastAsia="zh-CN"/>
        </w:rPr>
        <w:t>出的所有言语规划器和对话控制机制。目前还无法被用做一个很实用的对话系统，</w:t>
      </w:r>
      <w:r>
        <w:rPr>
          <w:lang w:eastAsia="zh-CN"/>
        </w:rPr>
        <w:t xml:space="preserve"> </w:t>
      </w:r>
      <w:r>
        <w:rPr>
          <w:lang w:eastAsia="zh-CN"/>
        </w:rPr>
        <w:t>但我们认为，在上述的理论分析研究基础上，在完整实现不同的对话控制机制和言</w:t>
      </w:r>
      <w:r>
        <w:rPr>
          <w:lang w:eastAsia="zh-CN"/>
        </w:rPr>
        <w:t xml:space="preserve"> </w:t>
      </w:r>
      <w:r>
        <w:rPr>
          <w:lang w:eastAsia="zh-CN"/>
        </w:rPr>
        <w:t>语规划器后，</w:t>
      </w:r>
      <w:r>
        <w:rPr>
          <w:lang w:eastAsia="zh-CN"/>
        </w:rPr>
        <w:t xml:space="preserve">CogDial      </w:t>
      </w:r>
      <w:r>
        <w:rPr>
          <w:lang w:eastAsia="zh-CN"/>
        </w:rPr>
        <w:t>的潜在推理和学习能力能使其成为一个有实用价值的智能会</w:t>
      </w:r>
      <w:r>
        <w:rPr>
          <w:lang w:eastAsia="zh-CN"/>
        </w:rPr>
        <w:t xml:space="preserve"> </w:t>
      </w:r>
      <w:r>
        <w:rPr>
          <w:lang w:eastAsia="zh-CN"/>
        </w:rPr>
        <w:t>话系统。在本文撰写时，该系统还主要集中在问答机制的实现。本小节给出了一些</w:t>
      </w:r>
      <w:r>
        <w:rPr>
          <w:lang w:eastAsia="zh-CN"/>
        </w:rPr>
        <w:t xml:space="preserve"> </w:t>
      </w:r>
      <w:r>
        <w:rPr>
          <w:lang w:eastAsia="zh-CN"/>
        </w:rPr>
        <w:t>目前已经实现的简单的对话结果。</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9"/>
        </w:rPr>
        <w:t xml:space="preserve"> </w:t>
      </w:r>
      <w:r w:rsidRPr="00431EB7">
        <w:rPr>
          <w:rFonts w:asciiTheme="minorEastAsia" w:eastAsiaTheme="minorEastAsia" w:hAnsiTheme="minorEastAsia" w:cs="Times New Roman"/>
        </w:rPr>
        <w:t>Hi</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there</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所使用的言语规划器：开场白（</w:t>
      </w:r>
      <w:r w:rsidRPr="00431EB7">
        <w:rPr>
          <w:rFonts w:asciiTheme="minorEastAsia" w:eastAsiaTheme="minorEastAsia" w:hAnsiTheme="minorEastAsia" w:cs="Times New Roman"/>
        </w:rPr>
        <w:t>Co</w:t>
      </w:r>
      <w:r w:rsidRPr="00431EB7">
        <w:rPr>
          <w:rFonts w:asciiTheme="minorEastAsia" w:eastAsiaTheme="minorEastAsia" w:hAnsiTheme="minorEastAsia" w:cs="Times New Roman"/>
          <w:spacing w:val="-11"/>
        </w:rPr>
        <w:t>n</w:t>
      </w:r>
      <w:r w:rsidRPr="00431EB7">
        <w:rPr>
          <w:rFonts w:asciiTheme="minorEastAsia" w:eastAsiaTheme="minorEastAsia" w:hAnsiTheme="minorEastAsia" w:cs="Times New Roman"/>
          <w:spacing w:val="-5"/>
        </w:rPr>
        <w:t>v</w:t>
      </w:r>
      <w:r w:rsidRPr="00431EB7">
        <w:rPr>
          <w:rFonts w:asciiTheme="minorEastAsia" w:eastAsiaTheme="minorEastAsia" w:hAnsiTheme="minorEastAsia" w:cs="Times New Roman"/>
        </w:rPr>
        <w:t>entional-Openin</w:t>
      </w:r>
      <w:r w:rsidRPr="00431EB7">
        <w:rPr>
          <w:rFonts w:asciiTheme="minorEastAsia" w:eastAsiaTheme="minorEastAsia" w:hAnsiTheme="minorEastAsia" w:cs="Times New Roman"/>
          <w:spacing w:val="-1"/>
        </w:rPr>
        <w:t>g</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rPr>
        <w:t>Ruiting</w:t>
      </w:r>
      <w:r w:rsidRPr="00431EB7">
        <w:rPr>
          <w:rFonts w:asciiTheme="minorEastAsia" w:eastAsiaTheme="minorEastAsia" w:hAnsiTheme="minorEastAsia" w:hint="eastAsia"/>
          <w:lang w:eastAsia="zh-CN"/>
        </w:rPr>
        <w:t>：</w:t>
      </w:r>
      <w:r w:rsidRPr="00431EB7">
        <w:rPr>
          <w:rFonts w:asciiTheme="minorEastAsia" w:eastAsiaTheme="minorEastAsia" w:hAnsiTheme="minorEastAsia"/>
          <w:spacing w:val="8"/>
        </w:rPr>
        <w:t xml:space="preserve"> </w:t>
      </w:r>
      <w:r w:rsidRPr="00431EB7">
        <w:rPr>
          <w:rFonts w:asciiTheme="minorEastAsia" w:eastAsiaTheme="minorEastAsia" w:hAnsiTheme="minorEastAsia" w:cs="Times New Roman"/>
        </w:rPr>
        <w:t>Hi</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2"/>
        </w:rPr>
        <w:t xml:space="preserve"> </w:t>
      </w:r>
      <w:r w:rsidRPr="00431EB7">
        <w:rPr>
          <w:rFonts w:asciiTheme="minorEastAsia" w:eastAsiaTheme="minorEastAsia" w:hAnsiTheme="minorEastAsia" w:cs="Times New Roman"/>
        </w:rPr>
        <w:t>What</w:t>
      </w:r>
      <w:r w:rsidRPr="00431EB7">
        <w:rPr>
          <w:rFonts w:asciiTheme="minorEastAsia" w:eastAsiaTheme="minorEastAsia" w:hAnsiTheme="minorEastAsia" w:cs="Times New Roman"/>
          <w:spacing w:val="-5"/>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want to</w:t>
      </w:r>
      <w:r w:rsidRPr="00431EB7">
        <w:rPr>
          <w:rFonts w:asciiTheme="minorEastAsia" w:eastAsiaTheme="minorEastAsia" w:hAnsiTheme="minorEastAsia" w:cs="Times New Roman"/>
          <w:spacing w:val="-5"/>
        </w:rPr>
        <w:t xml:space="preserve"> </w:t>
      </w:r>
      <w:r w:rsidRPr="00431EB7">
        <w:rPr>
          <w:rFonts w:asciiTheme="minorEastAsia" w:eastAsiaTheme="minorEastAsia" w:hAnsiTheme="minorEastAsia" w:cs="Times New Roman"/>
        </w:rPr>
        <w:t>talk</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about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所使用的言语规划器：开放问题（</w:t>
      </w:r>
      <w:r w:rsidRPr="00431EB7">
        <w:rPr>
          <w:rFonts w:asciiTheme="minorEastAsia" w:eastAsiaTheme="minorEastAsia" w:hAnsiTheme="minorEastAsia" w:cs="Times New Roman"/>
        </w:rPr>
        <w:t>Open-Question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2"/>
        </w:rPr>
        <w:t xml:space="preserve"> </w:t>
      </w:r>
      <w:r w:rsidRPr="00431EB7">
        <w:rPr>
          <w:rFonts w:asciiTheme="minorEastAsia" w:eastAsiaTheme="minorEastAsia" w:hAnsiTheme="minorEastAsia" w:cs="Times New Roman"/>
        </w:rPr>
        <w:t>What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spacing w:val="-23"/>
        </w:rPr>
        <w:t>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5"/>
        </w:rPr>
        <w:t xml:space="preserve"> </w:t>
      </w:r>
      <w:r w:rsidRPr="00431EB7">
        <w:rPr>
          <w:rFonts w:asciiTheme="minorEastAsia" w:eastAsiaTheme="minorEastAsia" w:hAnsiTheme="minorEastAsia" w:cs="Times New Roman"/>
          <w:spacing w:val="-7"/>
        </w:rPr>
        <w:t>w</w:t>
      </w:r>
      <w:r w:rsidRPr="00431EB7">
        <w:rPr>
          <w:rFonts w:asciiTheme="minorEastAsia" w:eastAsiaTheme="minorEastAsia" w:hAnsiTheme="minorEastAsia" w:cs="Times New Roman"/>
        </w:rPr>
        <w:t>ant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to</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talk</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about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6"/>
        </w:rPr>
        <w:t xml:space="preserve"> </w:t>
      </w:r>
      <w:r w:rsidRPr="00431EB7">
        <w:rPr>
          <w:rFonts w:asciiTheme="minorEastAsia" w:eastAsiaTheme="minorEastAsia" w:hAnsiTheme="minorEastAsia" w:cs="Times New Roman"/>
        </w:rPr>
        <w:t>I’m</w:t>
      </w:r>
      <w:r w:rsidRPr="00431EB7">
        <w:rPr>
          <w:rFonts w:asciiTheme="minorEastAsia" w:eastAsiaTheme="minorEastAsia" w:hAnsiTheme="minorEastAsia" w:cs="Times New Roman"/>
          <w:spacing w:val="-10"/>
        </w:rPr>
        <w:t xml:space="preserve"> </w:t>
      </w:r>
      <w:r w:rsidRPr="00431EB7">
        <w:rPr>
          <w:rFonts w:asciiTheme="minorEastAsia" w:eastAsiaTheme="minorEastAsia" w:hAnsiTheme="minorEastAsia" w:cs="Times New Roman"/>
        </w:rPr>
        <w:t>thinking.</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所使用的言语规划器：自言自语（</w:t>
      </w:r>
      <w:r w:rsidRPr="00431EB7">
        <w:rPr>
          <w:rFonts w:asciiTheme="minorEastAsia" w:eastAsiaTheme="minorEastAsia" w:hAnsiTheme="minorEastAsia" w:cs="Times New Roman"/>
        </w:rPr>
        <w:t>Self-talk</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9"/>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people</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really seek</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happiness?</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9"/>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spacing w:val="-6"/>
        </w:rPr>
        <w:t>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seek happiness?</w:t>
      </w:r>
    </w:p>
    <w:p w:rsidR="000A3AD4" w:rsidRPr="00431EB7" w:rsidRDefault="000A3AD4" w:rsidP="000A3AD4">
      <w:pPr>
        <w:pStyle w:val="BodyText"/>
        <w:numPr>
          <w:ilvl w:val="0"/>
          <w:numId w:val="10"/>
        </w:numPr>
        <w:tabs>
          <w:tab w:val="left" w:pos="1320"/>
          <w:tab w:val="left" w:pos="1540"/>
        </w:tabs>
        <w:ind w:left="1218" w:firstLine="480"/>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39"/>
        </w:rPr>
        <w:t>Y</w:t>
      </w:r>
      <w:r w:rsidRPr="00431EB7">
        <w:rPr>
          <w:rFonts w:asciiTheme="minorEastAsia" w:eastAsiaTheme="minorEastAsia" w:hAnsiTheme="minorEastAsia" w:cs="Times New Roman"/>
        </w:rPr>
        <w:t>es-No</w:t>
      </w:r>
      <w:r w:rsidRPr="00431EB7">
        <w:rPr>
          <w:rFonts w:asciiTheme="minorEastAsia" w:eastAsiaTheme="minorEastAsia" w:hAnsiTheme="minorEastAsia" w:cs="Times New Roman"/>
          <w:spacing w:val="-19"/>
        </w:rPr>
        <w:t xml:space="preserve"> </w:t>
      </w:r>
      <w:r w:rsidRPr="00431EB7">
        <w:rPr>
          <w:rFonts w:asciiTheme="minorEastAsia" w:eastAsiaTheme="minorEastAsia" w:hAnsiTheme="minorEastAsia" w:cs="Times New Roman"/>
        </w:rPr>
        <w:t>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2"/>
        </w:rPr>
        <w:t xml:space="preserve"> </w:t>
      </w:r>
      <w:r w:rsidRPr="00431EB7">
        <w:rPr>
          <w:rFonts w:asciiTheme="minorEastAsia" w:eastAsiaTheme="minorEastAsia" w:hAnsiTheme="minorEastAsia" w:cs="Times New Roman"/>
        </w:rPr>
        <w:t>Sometimes...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rPr>
        <w:t xml:space="preserve"> </w:t>
      </w:r>
      <w:r w:rsidRPr="00431EB7">
        <w:rPr>
          <w:rFonts w:asciiTheme="minorEastAsia" w:eastAsiaTheme="minorEastAsia" w:hAnsiTheme="minorEastAsia" w:cs="Times New Roman"/>
        </w:rPr>
        <w:t>Hmmm...</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lang w:eastAsia="zh-CN"/>
        </w:rPr>
      </w:pPr>
      <w:r w:rsidRPr="00431EB7">
        <w:rPr>
          <w:rFonts w:asciiTheme="minorEastAsia" w:eastAsiaTheme="minorEastAsia" w:hAnsiTheme="minorEastAsia"/>
          <w:lang w:eastAsia="zh-CN"/>
        </w:rPr>
        <w:t>所使用的言语规划器：转移话题（</w:t>
      </w:r>
      <w:r w:rsidRPr="00431EB7">
        <w:rPr>
          <w:rFonts w:asciiTheme="minorEastAsia" w:eastAsiaTheme="minorEastAsia" w:hAnsiTheme="minorEastAsia" w:cs="Times New Roman"/>
          <w:spacing w:val="-22"/>
          <w:lang w:eastAsia="zh-CN"/>
        </w:rPr>
        <w:t>T</w:t>
      </w:r>
      <w:r w:rsidRPr="00431EB7">
        <w:rPr>
          <w:rFonts w:asciiTheme="minorEastAsia" w:eastAsiaTheme="minorEastAsia" w:hAnsiTheme="minorEastAsia" w:cs="Times New Roman"/>
          <w:lang w:eastAsia="zh-CN"/>
        </w:rPr>
        <w:t>u</w:t>
      </w:r>
      <w:r w:rsidRPr="00431EB7">
        <w:rPr>
          <w:rFonts w:asciiTheme="minorEastAsia" w:eastAsiaTheme="minorEastAsia" w:hAnsiTheme="minorEastAsia" w:cs="Times New Roman"/>
          <w:spacing w:val="4"/>
          <w:lang w:eastAsia="zh-CN"/>
        </w:rPr>
        <w:t>r</w:t>
      </w:r>
      <w:r w:rsidRPr="00431EB7">
        <w:rPr>
          <w:rFonts w:asciiTheme="minorEastAsia" w:eastAsiaTheme="minorEastAsia" w:hAnsiTheme="minorEastAsia" w:cs="Times New Roman"/>
          <w:lang w:eastAsia="zh-CN"/>
        </w:rPr>
        <w:t>n-Exit</w:t>
      </w:r>
      <w:r w:rsidRPr="00431EB7">
        <w:rPr>
          <w:rFonts w:asciiTheme="minorEastAsia" w:eastAsiaTheme="minorEastAsia" w:hAnsiTheme="minorEastAsia"/>
          <w:lang w:eastAsia="zh-CN"/>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1"/>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rPr>
        <w:t>have a</w:t>
      </w:r>
      <w:r w:rsidRPr="00431EB7">
        <w:rPr>
          <w:rFonts w:asciiTheme="minorEastAsia" w:eastAsiaTheme="minorEastAsia" w:hAnsiTheme="minorEastAsia" w:cs="Times New Roman"/>
          <w:spacing w:val="-7"/>
        </w:rPr>
        <w:t>n</w:t>
      </w:r>
      <w:r w:rsidRPr="00431EB7">
        <w:rPr>
          <w:rFonts w:asciiTheme="minorEastAsia" w:eastAsiaTheme="minorEastAsia" w:hAnsiTheme="minorEastAsia" w:cs="Times New Roman"/>
        </w:rPr>
        <w:t>y</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rPr>
        <w:t>questions?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0"/>
        </w:rPr>
        <w:t xml:space="preserve"> </w:t>
      </w:r>
      <w:r w:rsidRPr="00431EB7">
        <w:rPr>
          <w:rFonts w:asciiTheme="minorEastAsia" w:eastAsiaTheme="minorEastAsia" w:hAnsiTheme="minorEastAsia" w:cs="Times New Roman"/>
        </w:rPr>
        <w:t>I’m</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tired</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rPr>
        <w:t>of</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asking quesitons.</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40"/>
        </w:rPr>
        <w:t>Y</w:t>
      </w:r>
      <w:r w:rsidRPr="00431EB7">
        <w:rPr>
          <w:rFonts w:asciiTheme="minorEastAsia" w:eastAsiaTheme="minorEastAsia" w:hAnsiTheme="minorEastAsia" w:cs="Times New Roman"/>
        </w:rPr>
        <w:t>es-No</w:t>
      </w:r>
      <w:r w:rsidRPr="00431EB7">
        <w:rPr>
          <w:rFonts w:asciiTheme="minorEastAsia" w:eastAsiaTheme="minorEastAsia" w:hAnsiTheme="minorEastAsia" w:cs="Times New Roman"/>
          <w:spacing w:val="-19"/>
        </w:rPr>
        <w:t xml:space="preserve"> </w:t>
      </w:r>
      <w:r w:rsidRPr="00431EB7">
        <w:rPr>
          <w:rFonts w:asciiTheme="minorEastAsia" w:eastAsiaTheme="minorEastAsia" w:hAnsiTheme="minorEastAsia" w:cs="Times New Roman"/>
        </w:rPr>
        <w:t>Question</w:t>
      </w:r>
      <w:r w:rsidRPr="00431EB7">
        <w:rPr>
          <w:rFonts w:asciiTheme="minorEastAsia" w:eastAsiaTheme="minorEastAsia" w:hAnsiTheme="minorEastAsia"/>
        </w:rPr>
        <w:t>）</w:t>
      </w:r>
    </w:p>
    <w:p w:rsidR="000A3AD4" w:rsidRPr="00431EB7" w:rsidRDefault="000A3AD4" w:rsidP="000C6FE5">
      <w:pPr>
        <w:pStyle w:val="Heading2"/>
        <w:numPr>
          <w:ilvl w:val="1"/>
          <w:numId w:val="76"/>
        </w:numPr>
        <w:tabs>
          <w:tab w:val="left" w:pos="210"/>
        </w:tabs>
      </w:pPr>
      <w:bookmarkStart w:id="350" w:name="_Toc11693"/>
      <w:bookmarkStart w:id="351" w:name="_Toc453623442"/>
      <w:bookmarkStart w:id="352" w:name="_Toc327482501"/>
      <w:r w:rsidRPr="00431EB7">
        <w:rPr>
          <w:rFonts w:ascii="Yuanti TC Light" w:hAnsi="Yuanti TC Light" w:cs="Yuanti TC Light"/>
        </w:rPr>
        <w:t>深层语义解析的挑战</w:t>
      </w:r>
      <w:bookmarkEnd w:id="350"/>
      <w:bookmarkEnd w:id="351"/>
      <w:bookmarkEnd w:id="352"/>
    </w:p>
    <w:p w:rsidR="000A3AD4" w:rsidRDefault="000A3AD4" w:rsidP="000A3AD4">
      <w:pPr>
        <w:pStyle w:val="BodyText"/>
        <w:ind w:firstLine="480"/>
        <w:rPr>
          <w:lang w:eastAsia="zh-CN"/>
        </w:rPr>
      </w:pPr>
      <w:r>
        <w:rPr>
          <w:lang w:eastAsia="zh-CN"/>
        </w:rPr>
        <w:t>在研究和设计智能对话系统中，最具挑战性的并不是上述的复杂推理过程。在</w:t>
      </w:r>
      <w:r>
        <w:rPr>
          <w:lang w:eastAsia="zh-CN"/>
        </w:rPr>
        <w:t xml:space="preserve"> </w:t>
      </w:r>
      <w:r>
        <w:rPr>
          <w:lang w:eastAsia="zh-CN"/>
        </w:rPr>
        <w:t>给定大知识库</w:t>
      </w:r>
      <w:r>
        <w:rPr>
          <w:lang w:eastAsia="zh-CN"/>
        </w:rPr>
        <w:t xml:space="preserve"> Atomspace </w:t>
      </w:r>
      <w:r>
        <w:rPr>
          <w:lang w:eastAsia="zh-CN"/>
        </w:rPr>
        <w:t>的情况下，上述的推理过程会变得相当困难，但是我们可</w:t>
      </w:r>
      <w:r>
        <w:rPr>
          <w:lang w:eastAsia="zh-CN"/>
        </w:rPr>
        <w:t xml:space="preserve"> </w:t>
      </w:r>
      <w:r>
        <w:rPr>
          <w:lang w:eastAsia="zh-CN"/>
        </w:rPr>
        <w:t>以通过在</w:t>
      </w:r>
      <w:r>
        <w:rPr>
          <w:lang w:eastAsia="zh-CN"/>
        </w:rPr>
        <w:t xml:space="preserve"> OpenCog </w:t>
      </w:r>
      <w:r>
        <w:rPr>
          <w:lang w:eastAsia="zh-CN"/>
        </w:rPr>
        <w:t>中实现的注意力经济分配算法（</w:t>
      </w:r>
      <w:r>
        <w:rPr>
          <w:lang w:eastAsia="zh-CN"/>
        </w:rPr>
        <w:t xml:space="preserve">EConomic Attention AllocatioN, </w:t>
      </w:r>
      <w:r>
        <w:rPr>
          <w:lang w:eastAsia="zh-CN"/>
        </w:rPr>
        <w:t>以下简称</w:t>
      </w:r>
      <w:r>
        <w:rPr>
          <w:lang w:eastAsia="zh-CN"/>
        </w:rPr>
        <w:t xml:space="preserve"> ECAN</w:t>
      </w:r>
      <w:r>
        <w:rPr>
          <w:lang w:eastAsia="zh-CN"/>
        </w:rPr>
        <w:t>）</w:t>
      </w:r>
      <w:hyperlink w:anchor="_bookmark215" w:history="1">
        <w:r>
          <w:rPr>
            <w:lang w:eastAsia="zh-CN"/>
          </w:rPr>
          <w:t>[96</w:t>
        </w:r>
      </w:hyperlink>
      <w:r>
        <w:rPr>
          <w:lang w:eastAsia="zh-CN"/>
        </w:rPr>
        <w:t xml:space="preserve">] </w:t>
      </w:r>
      <w:r>
        <w:rPr>
          <w:lang w:eastAsia="zh-CN"/>
        </w:rPr>
        <w:t>来对推理过程进行实时动态规划和控制，虽然</w:t>
      </w:r>
      <w:r>
        <w:rPr>
          <w:lang w:eastAsia="zh-CN"/>
        </w:rPr>
        <w:t xml:space="preserve"> ECAN </w:t>
      </w:r>
      <w:r>
        <w:rPr>
          <w:lang w:eastAsia="zh-CN"/>
        </w:rPr>
        <w:t>目前仍</w:t>
      </w:r>
      <w:r>
        <w:rPr>
          <w:lang w:eastAsia="zh-CN"/>
        </w:rPr>
        <w:t xml:space="preserve"> </w:t>
      </w:r>
      <w:r>
        <w:rPr>
          <w:lang w:eastAsia="zh-CN"/>
        </w:rPr>
        <w:t>需进一步的研究和改进，但从我们目前的实验数据来看，该方法是很可行的。在智</w:t>
      </w:r>
      <w:r>
        <w:rPr>
          <w:lang w:eastAsia="zh-CN"/>
        </w:rPr>
        <w:t xml:space="preserve"> </w:t>
      </w:r>
      <w:r>
        <w:rPr>
          <w:lang w:eastAsia="zh-CN"/>
        </w:rPr>
        <w:t>能对话系统中，比复杂的推理更具有挑战性的问题是，如何使</w:t>
      </w:r>
      <w:r>
        <w:rPr>
          <w:lang w:eastAsia="zh-CN"/>
        </w:rPr>
        <w:t xml:space="preserve"> Atomspace </w:t>
      </w:r>
      <w:r>
        <w:rPr>
          <w:lang w:eastAsia="zh-CN"/>
        </w:rPr>
        <w:t>获取上述</w:t>
      </w:r>
      <w:r>
        <w:rPr>
          <w:lang w:eastAsia="zh-CN"/>
        </w:rPr>
        <w:t xml:space="preserve"> </w:t>
      </w:r>
      <w:r>
        <w:rPr>
          <w:lang w:eastAsia="zh-CN"/>
        </w:rPr>
        <w:t>问答规划器中的推理前提的超图表示形式。简单的说，这个挑战也就是如何将自然</w:t>
      </w:r>
      <w:r>
        <w:rPr>
          <w:lang w:eastAsia="zh-CN"/>
        </w:rPr>
        <w:t xml:space="preserve"> </w:t>
      </w:r>
      <w:r>
        <w:rPr>
          <w:lang w:eastAsia="zh-CN"/>
        </w:rPr>
        <w:t>语言转换成合理准确的语义解析，这恐怕也是实现高度智能化的自然语言对话系统</w:t>
      </w:r>
      <w:r>
        <w:rPr>
          <w:lang w:eastAsia="zh-CN"/>
        </w:rPr>
        <w:t xml:space="preserve"> </w:t>
      </w:r>
      <w:r>
        <w:rPr>
          <w:lang w:eastAsia="zh-CN"/>
        </w:rPr>
        <w:t>过程中最棘手的问题了。</w:t>
      </w:r>
    </w:p>
    <w:p w:rsidR="000A3AD4" w:rsidRDefault="000A3AD4" w:rsidP="000A3AD4">
      <w:pPr>
        <w:pStyle w:val="BodyText"/>
        <w:ind w:firstLine="480"/>
      </w:pPr>
      <w:r>
        <w:t>例如，一个近乎准确的事实</w:t>
      </w:r>
      <w:r>
        <w:rPr>
          <w:rFonts w:hint="eastAsia"/>
          <w:lang w:eastAsia="zh-CN"/>
        </w:rPr>
        <w:t>“</w:t>
      </w:r>
      <w:r>
        <w:t>如果</w:t>
      </w:r>
      <w:r>
        <w:t xml:space="preserve"> A </w:t>
      </w:r>
      <w:r>
        <w:t>继承</w:t>
      </w:r>
      <w:r>
        <w:t xml:space="preserve"> Z</w:t>
      </w:r>
      <w:r>
        <w:t>，那么有很多</w:t>
      </w:r>
      <w:r>
        <w:t xml:space="preserve"> A </w:t>
      </w:r>
      <w:r>
        <w:t>在</w:t>
      </w:r>
      <w:r>
        <w:t xml:space="preserve"> Z </w:t>
      </w:r>
      <w:r>
        <w:t>的博物馆里</w:t>
      </w:r>
      <w:r>
        <w:rPr>
          <w:rFonts w:hint="eastAsia"/>
          <w:lang w:eastAsia="zh-CN"/>
        </w:rPr>
        <w:t>”</w:t>
      </w:r>
      <w:r>
        <w:t xml:space="preserve"> </w:t>
      </w:r>
      <w:r>
        <w:t>可表示如下：</w:t>
      </w:r>
    </w:p>
    <w:p w:rsidR="000A3AD4" w:rsidRDefault="000A3AD4" w:rsidP="000A3AD4">
      <w:pPr>
        <w:spacing w:line="200" w:lineRule="exact"/>
        <w:rPr>
          <w:sz w:val="20"/>
          <w:szCs w:val="20"/>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ImplicationLin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50"/>
          <w:szCs w:val="21"/>
        </w:rPr>
        <w:t xml:space="preserve"> </w:t>
      </w:r>
      <w:r w:rsidRPr="00196920">
        <w:rPr>
          <w:rFonts w:ascii="Lucida Console" w:eastAsia="Lucida Console" w:hAnsi="Lucida Console" w:cs="Lucida Console"/>
          <w:szCs w:val="21"/>
        </w:rPr>
        <w:t>&lt;</w:t>
      </w:r>
      <w:r w:rsidRPr="00196920">
        <w:rPr>
          <w:rFonts w:ascii="Lucida Console" w:eastAsia="Lucida Console" w:hAnsi="Lucida Console" w:cs="Lucida Console"/>
          <w:spacing w:val="-1"/>
          <w:szCs w:val="21"/>
        </w:rPr>
        <w:t>.95,.99</w:t>
      </w:r>
      <w:r w:rsidRPr="00196920">
        <w:rPr>
          <w:rFonts w:ascii="Lucida Console" w:eastAsia="Lucida Console" w:hAnsi="Lucida Console" w:cs="Lucida Console"/>
          <w:szCs w:val="21"/>
        </w:rPr>
        <w:t>&gt;</w:t>
      </w:r>
    </w:p>
    <w:p w:rsidR="000A3AD4" w:rsidRPr="00196920" w:rsidRDefault="000A3AD4" w:rsidP="000A3AD4">
      <w:pPr>
        <w:spacing w:before="6" w:line="160" w:lineRule="exact"/>
        <w:rPr>
          <w:szCs w:val="21"/>
        </w:rPr>
      </w:pPr>
    </w:p>
    <w:p w:rsidR="000A3AD4" w:rsidRPr="00196920" w:rsidRDefault="000A3AD4" w:rsidP="000C6FE5">
      <w:pPr>
        <w:ind w:left="1141"/>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ANDLin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C6FE5">
      <w:pPr>
        <w:ind w:left="1979"/>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4093" w:firstLine="837"/>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39"/>
          <w:szCs w:val="21"/>
        </w:rPr>
        <w:t xml:space="preserve"> </w:t>
      </w:r>
      <w:r w:rsidRPr="00196920">
        <w:rPr>
          <w:rFonts w:ascii="Lucida Console" w:eastAsia="Lucida Console" w:hAnsi="Lucida Console" w:cs="Lucida Console"/>
          <w:spacing w:val="-1"/>
          <w:szCs w:val="21"/>
        </w:rPr>
        <w:t>"museum</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p>
    <w:p w:rsidR="000A3AD4" w:rsidRPr="00196920" w:rsidRDefault="000A3AD4" w:rsidP="000A3AD4">
      <w:pPr>
        <w:spacing w:line="170" w:lineRule="exact"/>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35"/>
          <w:szCs w:val="21"/>
        </w:rPr>
        <w:t xml:space="preserve"> </w:t>
      </w:r>
      <w:r w:rsidRPr="00196920">
        <w:rPr>
          <w:rFonts w:ascii="Lucida Console" w:eastAsia="Lucida Console" w:hAnsi="Lucida Console" w:cs="Lucida Console"/>
          <w:spacing w:val="-1"/>
          <w:szCs w:val="21"/>
        </w:rPr>
        <w:t>"of</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2817"/>
        <w:rPr>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Z</w:t>
      </w:r>
    </w:p>
    <w:p w:rsidR="000A3AD4" w:rsidRPr="00196920" w:rsidRDefault="000A3AD4" w:rsidP="000A3AD4">
      <w:pPr>
        <w:spacing w:before="6" w:line="160" w:lineRule="exact"/>
        <w:rPr>
          <w:szCs w:val="21"/>
        </w:rPr>
      </w:pPr>
    </w:p>
    <w:p w:rsidR="000A3AD4" w:rsidRPr="00196920" w:rsidRDefault="000A3AD4" w:rsidP="000C6FE5">
      <w:pPr>
        <w:ind w:left="1141"/>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3248"/>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39"/>
          <w:szCs w:val="21"/>
        </w:rPr>
        <w:t xml:space="preserve"> </w:t>
      </w:r>
      <w:r w:rsidRPr="00196920">
        <w:rPr>
          <w:rFonts w:ascii="Lucida Console" w:eastAsia="Lucida Console" w:hAnsi="Lucida Console" w:cs="Lucida Console"/>
          <w:spacing w:val="-1"/>
          <w:szCs w:val="21"/>
        </w:rPr>
        <w:t>"many</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SatisfyingSetLin</w:t>
      </w:r>
      <w:r w:rsidRPr="00196920">
        <w:rPr>
          <w:rFonts w:ascii="Lucida Console" w:eastAsia="Lucida Console" w:hAnsi="Lucida Console" w:cs="Lucida Console"/>
          <w:szCs w:val="21"/>
        </w:rPr>
        <w:t>k</w:t>
      </w:r>
    </w:p>
    <w:p w:rsidR="000A3AD4" w:rsidRPr="00196920" w:rsidRDefault="000A3AD4" w:rsidP="000A3AD4">
      <w:pPr>
        <w:spacing w:before="3" w:line="100" w:lineRule="exact"/>
        <w:rPr>
          <w:szCs w:val="21"/>
        </w:rPr>
      </w:pPr>
    </w:p>
    <w:p w:rsidR="000A3AD4" w:rsidRPr="00196920" w:rsidRDefault="000A3AD4" w:rsidP="000C6FE5">
      <w:pPr>
        <w:outlineLvl w:val="0"/>
        <w:rPr>
          <w:szCs w:val="21"/>
        </w:rPr>
      </w:pPr>
      <w:r w:rsidRPr="00196920">
        <w:rPr>
          <w:rFonts w:ascii="Lucida Console" w:eastAsia="Lucida Console" w:hAnsi="Lucida Console" w:cs="Lucida Console"/>
          <w:spacing w:val="-1"/>
          <w:szCs w:val="21"/>
        </w:rPr>
        <w:t>ANDLin</w:t>
      </w:r>
      <w:r w:rsidRPr="00196920">
        <w:rPr>
          <w:rFonts w:ascii="Lucida Console" w:eastAsia="Lucida Console" w:hAnsi="Lucida Console" w:cs="Lucida Console"/>
          <w:szCs w:val="21"/>
        </w:rPr>
        <w:t>k</w:t>
      </w:r>
    </w:p>
    <w:p w:rsidR="000A3AD4" w:rsidRPr="00196920" w:rsidRDefault="000A3AD4" w:rsidP="000A3AD4">
      <w:pPr>
        <w:spacing w:before="20" w:line="220" w:lineRule="exact"/>
        <w:rPr>
          <w:szCs w:val="21"/>
        </w:rPr>
      </w:pPr>
    </w:p>
    <w:p w:rsidR="000A3AD4" w:rsidRPr="00196920" w:rsidRDefault="000A3AD4" w:rsidP="000C6FE5">
      <w:pPr>
        <w:outlineLvl w:val="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InheritanceLink</w:t>
      </w:r>
    </w:p>
    <w:p w:rsidR="000A3AD4" w:rsidRPr="00196920" w:rsidRDefault="000A3AD4" w:rsidP="000A3AD4">
      <w:pPr>
        <w:spacing w:before="6" w:line="160" w:lineRule="exact"/>
        <w:rPr>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$A</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$Z EvaluationLink</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C6FE5">
      <w:pPr>
        <w:outlineLvl w:val="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"in"</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$A</w:t>
      </w:r>
    </w:p>
    <w:p w:rsidR="000A3AD4" w:rsidRPr="00196920" w:rsidRDefault="000A3AD4" w:rsidP="000A3AD4">
      <w:pPr>
        <w:rPr>
          <w:rFonts w:ascii="Lucida Console" w:eastAsia="Lucida Console" w:hAnsi="Lucida Console" w:cs="Lucida Console"/>
          <w:spacing w:val="-1"/>
          <w:szCs w:val="21"/>
          <w:lang w:eastAsia="zh-CN"/>
        </w:rPr>
      </w:pPr>
    </w:p>
    <w:p w:rsidR="000A3AD4" w:rsidRPr="00196920" w:rsidRDefault="000A3AD4" w:rsidP="000A3AD4">
      <w:pPr>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$X</w:t>
      </w:r>
    </w:p>
    <w:p w:rsidR="000A3AD4" w:rsidRDefault="000A3AD4" w:rsidP="000A3AD4">
      <w:pPr>
        <w:spacing w:before="20" w:line="240" w:lineRule="exact"/>
        <w:rPr>
          <w:sz w:val="24"/>
          <w:szCs w:val="24"/>
          <w:lang w:eastAsia="zh-CN"/>
        </w:rPr>
      </w:pPr>
    </w:p>
    <w:p w:rsidR="000A3AD4" w:rsidRPr="00431EB7" w:rsidRDefault="000A3AD4" w:rsidP="000A3AD4">
      <w:pPr>
        <w:pStyle w:val="BodyText"/>
        <w:ind w:firstLine="480"/>
        <w:rPr>
          <w:lang w:eastAsia="zh-CN"/>
        </w:rPr>
      </w:pPr>
      <w:r w:rsidRPr="00431EB7">
        <w:rPr>
          <w:lang w:eastAsia="zh-CN"/>
        </w:rPr>
        <w:t>当前的自然语言系统不太可能获取上述例子中想要表达的推理形式。目前的句法分析或语义分析工具也无法根据字典中对博物馆（</w:t>
      </w:r>
      <w:r w:rsidRPr="00431EB7">
        <w:rPr>
          <w:lang w:eastAsia="zh-CN"/>
        </w:rPr>
        <w:t>museum</w:t>
      </w:r>
      <w:r w:rsidRPr="00431EB7">
        <w:rPr>
          <w:lang w:eastAsia="zh-CN"/>
        </w:rPr>
        <w:t>）的解释（如下）来得到</w:t>
      </w:r>
      <w:r w:rsidRPr="00431EB7">
        <w:rPr>
          <w:lang w:eastAsia="zh-CN"/>
        </w:rPr>
        <w:t xml:space="preserve"> </w:t>
      </w:r>
      <w:r w:rsidRPr="00431EB7">
        <w:rPr>
          <w:lang w:eastAsia="zh-CN"/>
        </w:rPr>
        <w:t>上述的推理表达形式。</w:t>
      </w:r>
    </w:p>
    <w:p w:rsidR="000A3AD4" w:rsidRDefault="000A3AD4" w:rsidP="000A3AD4">
      <w:pPr>
        <w:spacing w:before="8" w:line="260" w:lineRule="exact"/>
        <w:rPr>
          <w:sz w:val="26"/>
          <w:szCs w:val="26"/>
          <w:lang w:eastAsia="zh-CN"/>
        </w:rPr>
      </w:pPr>
    </w:p>
    <w:p w:rsidR="000A3AD4" w:rsidRDefault="000A3AD4" w:rsidP="000A3AD4">
      <w:pPr>
        <w:spacing w:line="474" w:lineRule="auto"/>
        <w:ind w:left="177" w:right="1200"/>
        <w:rPr>
          <w:rFonts w:ascii="Lucida Console" w:eastAsia="Lucida Console" w:hAnsi="Lucida Console" w:cs="Lucida Console"/>
          <w:sz w:val="17"/>
          <w:szCs w:val="17"/>
        </w:rPr>
      </w:pPr>
      <w:r>
        <w:rPr>
          <w:rFonts w:ascii="Lucida Console" w:eastAsia="Lucida Console" w:hAnsi="Lucida Console" w:cs="Lucida Console"/>
          <w:sz w:val="17"/>
          <w:szCs w:val="17"/>
        </w:rPr>
        <w:t>museum</w:t>
      </w:r>
      <w:r>
        <w:rPr>
          <w:rFonts w:ascii="Lucida Console" w:eastAsia="宋体" w:hAnsi="Lucida Console" w:cs="Lucida Console" w:hint="eastAsia"/>
          <w:sz w:val="17"/>
          <w:szCs w:val="17"/>
          <w:lang w:eastAsia="zh-CN"/>
        </w:rPr>
        <w:t>：</w:t>
      </w:r>
      <w:r>
        <w:rPr>
          <w:rFonts w:ascii="Lucida Console" w:eastAsia="Lucida Console" w:hAnsi="Lucida Console" w:cs="Lucida Console"/>
          <w:spacing w:val="23"/>
          <w:sz w:val="17"/>
          <w:szCs w:val="17"/>
        </w:rPr>
        <w:t xml:space="preserve"> </w:t>
      </w:r>
      <w:r>
        <w:rPr>
          <w:rFonts w:ascii="Lucida Console" w:eastAsia="Lucida Console" w:hAnsi="Lucida Console" w:cs="Lucida Console"/>
          <w:sz w:val="17"/>
          <w:szCs w:val="17"/>
        </w:rPr>
        <w:t>a</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building</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in</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which</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objects</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of</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historical,</w:t>
      </w:r>
      <w:r>
        <w:rPr>
          <w:rFonts w:ascii="Lucida Console" w:eastAsia="Lucida Console" w:hAnsi="Lucida Console" w:cs="Lucida Console"/>
          <w:spacing w:val="23"/>
          <w:sz w:val="17"/>
          <w:szCs w:val="17"/>
        </w:rPr>
        <w:t xml:space="preserve"> </w:t>
      </w:r>
      <w:r>
        <w:rPr>
          <w:rFonts w:ascii="Lucida Console" w:eastAsia="Lucida Console" w:hAnsi="Lucida Console" w:cs="Lucida Console"/>
          <w:sz w:val="17"/>
          <w:szCs w:val="17"/>
        </w:rPr>
        <w:t>scientific,</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artistic,</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or</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cul-</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tural</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interest</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are</w:t>
      </w:r>
      <w:r>
        <w:rPr>
          <w:rFonts w:ascii="Lucida Console" w:eastAsia="Lucida Console" w:hAnsi="Lucida Console" w:cs="Lucida Console"/>
          <w:spacing w:val="17"/>
          <w:sz w:val="17"/>
          <w:szCs w:val="17"/>
        </w:rPr>
        <w:t xml:space="preserve"> </w:t>
      </w:r>
      <w:r>
        <w:rPr>
          <w:rFonts w:ascii="Lucida Console" w:eastAsia="Lucida Console" w:hAnsi="Lucida Console" w:cs="Lucida Console"/>
          <w:sz w:val="17"/>
          <w:szCs w:val="17"/>
        </w:rPr>
        <w:t>stored</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and</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exhibited.</w:t>
      </w:r>
    </w:p>
    <w:p w:rsidR="000A3AD4" w:rsidRDefault="000A3AD4" w:rsidP="000A3AD4">
      <w:pPr>
        <w:spacing w:line="194"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博物馆</w:t>
      </w:r>
      <w:r>
        <w:rPr>
          <w:rFonts w:ascii="Arial Unicode MS" w:eastAsia="Arial Unicode MS" w:hAnsi="Arial Unicode MS" w:cs="Arial Unicode MS"/>
          <w:lang w:eastAsia="zh-CN"/>
        </w:rPr>
        <w:t>：</w:t>
      </w:r>
      <w:r>
        <w:rPr>
          <w:rFonts w:ascii="宋体" w:eastAsia="宋体" w:hAnsi="宋体" w:cs="宋体" w:hint="eastAsia"/>
          <w:lang w:eastAsia="zh-CN"/>
        </w:rPr>
        <w:t>珍藏和陈列历</w:t>
      </w:r>
      <w:r>
        <w:rPr>
          <w:rFonts w:ascii="宋体" w:eastAsia="宋体" w:hAnsi="宋体" w:cs="宋体" w:hint="eastAsia"/>
          <w:spacing w:val="-1"/>
          <w:lang w:eastAsia="zh-CN"/>
        </w:rPr>
        <w:t>史</w:t>
      </w:r>
      <w:r>
        <w:rPr>
          <w:rFonts w:ascii="Arial Unicode MS" w:eastAsia="Arial Unicode MS" w:hAnsi="Arial Unicode MS" w:cs="Arial Unicode MS"/>
          <w:lang w:eastAsia="zh-CN"/>
        </w:rPr>
        <w:t>、</w:t>
      </w:r>
      <w:r>
        <w:rPr>
          <w:rFonts w:ascii="宋体" w:eastAsia="宋体" w:hAnsi="宋体" w:cs="宋体" w:hint="eastAsia"/>
          <w:lang w:eastAsia="zh-CN"/>
        </w:rPr>
        <w:t>科学</w:t>
      </w:r>
      <w:r>
        <w:rPr>
          <w:rFonts w:ascii="Arial Unicode MS" w:eastAsia="Arial Unicode MS" w:hAnsi="Arial Unicode MS" w:cs="Arial Unicode MS"/>
          <w:lang w:eastAsia="zh-CN"/>
        </w:rPr>
        <w:t>、</w:t>
      </w:r>
      <w:r>
        <w:rPr>
          <w:rFonts w:ascii="宋体" w:eastAsia="宋体" w:hAnsi="宋体" w:cs="宋体" w:hint="eastAsia"/>
          <w:lang w:eastAsia="zh-CN"/>
        </w:rPr>
        <w:t>艺术或者文化遗产的建筑</w:t>
      </w:r>
      <w:r>
        <w:rPr>
          <w:rFonts w:ascii="Arial Unicode MS" w:eastAsia="Arial Unicode MS" w:hAnsi="Arial Unicode MS" w:cs="Arial Unicode MS"/>
          <w:lang w:eastAsia="zh-CN"/>
        </w:rPr>
        <w:t>）</w:t>
      </w:r>
    </w:p>
    <w:p w:rsidR="000A3AD4" w:rsidRDefault="000A3AD4" w:rsidP="000A3AD4">
      <w:pPr>
        <w:spacing w:before="8" w:line="180" w:lineRule="exact"/>
        <w:rPr>
          <w:sz w:val="18"/>
          <w:szCs w:val="18"/>
          <w:lang w:eastAsia="zh-CN"/>
        </w:rPr>
      </w:pPr>
    </w:p>
    <w:p w:rsidR="000A3AD4" w:rsidRDefault="000A3AD4" w:rsidP="000A3AD4">
      <w:pPr>
        <w:pStyle w:val="BodyText"/>
        <w:ind w:firstLine="480"/>
        <w:rPr>
          <w:sz w:val="20"/>
          <w:szCs w:val="20"/>
          <w:lang w:eastAsia="zh-CN"/>
        </w:rPr>
      </w:pPr>
      <w:r>
        <w:rPr>
          <w:lang w:eastAsia="zh-CN"/>
        </w:rPr>
        <w:t>但是上述的推理形式可以从自然语言处理系统可以理解的各种句子中推理得出，例</w:t>
      </w:r>
      <w:r>
        <w:rPr>
          <w:lang w:eastAsia="zh-CN"/>
        </w:rPr>
        <w:t xml:space="preserve"> </w:t>
      </w:r>
      <w:r>
        <w:rPr>
          <w:lang w:eastAsia="zh-CN"/>
        </w:rPr>
        <w:t>如：</w:t>
      </w:r>
    </w:p>
    <w:p w:rsidR="000A3AD4" w:rsidRPr="00431EB7" w:rsidRDefault="000A3AD4" w:rsidP="000A3AD4">
      <w:pPr>
        <w:spacing w:line="240" w:lineRule="auto"/>
        <w:ind w:left="177" w:right="1200"/>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51"/>
          <w:szCs w:val="21"/>
        </w:rPr>
        <w:t xml:space="preserve"> </w:t>
      </w:r>
      <w:r w:rsidRPr="00431EB7">
        <w:rPr>
          <w:rFonts w:ascii="仿宋" w:eastAsia="仿宋" w:hAnsi="仿宋" w:cs="Lucida Console"/>
          <w:szCs w:val="21"/>
        </w:rPr>
        <w:t>New</w:t>
      </w:r>
      <w:r w:rsidRPr="00431EB7">
        <w:rPr>
          <w:rFonts w:ascii="仿宋" w:eastAsia="仿宋" w:hAnsi="仿宋" w:cs="Lucida Console"/>
          <w:spacing w:val="52"/>
          <w:szCs w:val="21"/>
        </w:rPr>
        <w:t xml:space="preserve"> </w:t>
      </w:r>
      <w:r w:rsidRPr="00431EB7">
        <w:rPr>
          <w:rFonts w:ascii="仿宋" w:eastAsia="仿宋" w:hAnsi="仿宋" w:cs="Lucida Console"/>
          <w:szCs w:val="21"/>
        </w:rPr>
        <w:t>York</w:t>
      </w:r>
      <w:r w:rsidRPr="00431EB7">
        <w:rPr>
          <w:rFonts w:ascii="仿宋" w:eastAsia="仿宋" w:hAnsi="仿宋" w:cs="Lucida Console"/>
          <w:spacing w:val="52"/>
          <w:szCs w:val="21"/>
        </w:rPr>
        <w:t xml:space="preserve"> </w:t>
      </w:r>
      <w:r w:rsidRPr="00431EB7">
        <w:rPr>
          <w:rFonts w:ascii="仿宋" w:eastAsia="仿宋" w:hAnsi="仿宋" w:cs="Lucida Console"/>
          <w:szCs w:val="21"/>
        </w:rPr>
        <w:t>Museum</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Modern</w:t>
      </w:r>
      <w:r w:rsidRPr="00431EB7">
        <w:rPr>
          <w:rFonts w:ascii="仿宋" w:eastAsia="仿宋" w:hAnsi="仿宋" w:cs="Lucida Console"/>
          <w:spacing w:val="52"/>
          <w:szCs w:val="21"/>
        </w:rPr>
        <w:t xml:space="preserve"> </w:t>
      </w:r>
      <w:r w:rsidRPr="00431EB7">
        <w:rPr>
          <w:rFonts w:ascii="仿宋" w:eastAsia="仿宋" w:hAnsi="仿宋" w:cs="Lucida Console"/>
          <w:szCs w:val="21"/>
        </w:rPr>
        <w:t>Art</w:t>
      </w:r>
      <w:r w:rsidRPr="00431EB7">
        <w:rPr>
          <w:rFonts w:ascii="仿宋" w:eastAsia="仿宋" w:hAnsi="仿宋" w:cs="Lucida Console"/>
          <w:spacing w:val="52"/>
          <w:szCs w:val="21"/>
        </w:rPr>
        <w:t xml:space="preserve"> </w:t>
      </w:r>
      <w:r w:rsidRPr="00431EB7">
        <w:rPr>
          <w:rFonts w:ascii="仿宋" w:eastAsia="仿宋" w:hAnsi="仿宋" w:cs="Lucida Console"/>
          <w:szCs w:val="21"/>
        </w:rPr>
        <w:t>has</w:t>
      </w:r>
      <w:r w:rsidRPr="00431EB7">
        <w:rPr>
          <w:rFonts w:ascii="仿宋" w:eastAsia="仿宋" w:hAnsi="仿宋" w:cs="Lucida Console"/>
          <w:spacing w:val="52"/>
          <w:szCs w:val="21"/>
        </w:rPr>
        <w:t xml:space="preserve"> </w:t>
      </w:r>
      <w:r w:rsidRPr="00431EB7">
        <w:rPr>
          <w:rFonts w:ascii="仿宋" w:eastAsia="仿宋" w:hAnsi="仿宋" w:cs="Lucida Console"/>
          <w:szCs w:val="21"/>
        </w:rPr>
        <w:t>one</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the</w:t>
      </w:r>
      <w:r w:rsidRPr="00431EB7">
        <w:rPr>
          <w:rFonts w:ascii="仿宋" w:eastAsia="仿宋" w:hAnsi="仿宋" w:cs="Lucida Console"/>
          <w:spacing w:val="52"/>
          <w:szCs w:val="21"/>
        </w:rPr>
        <w:t xml:space="preserve"> </w:t>
      </w:r>
      <w:r w:rsidRPr="00431EB7">
        <w:rPr>
          <w:rFonts w:ascii="仿宋" w:eastAsia="仿宋" w:hAnsi="仿宋" w:cs="Lucida Console"/>
          <w:szCs w:val="21"/>
        </w:rPr>
        <w:t>world's</w:t>
      </w:r>
      <w:r w:rsidRPr="00431EB7">
        <w:rPr>
          <w:rFonts w:ascii="仿宋" w:eastAsia="仿宋" w:hAnsi="仿宋" w:cs="Lucida Console"/>
          <w:spacing w:val="52"/>
          <w:szCs w:val="21"/>
        </w:rPr>
        <w:t xml:space="preserve"> </w:t>
      </w:r>
      <w:r w:rsidRPr="00431EB7">
        <w:rPr>
          <w:rFonts w:ascii="仿宋" w:eastAsia="仿宋" w:hAnsi="仿宋" w:cs="Lucida Console"/>
          <w:szCs w:val="21"/>
        </w:rPr>
        <w:t>largest</w:t>
      </w:r>
      <w:r w:rsidRPr="00431EB7">
        <w:rPr>
          <w:rFonts w:ascii="仿宋" w:eastAsia="仿宋" w:hAnsi="仿宋" w:cs="Lucida Console"/>
          <w:spacing w:val="52"/>
          <w:szCs w:val="21"/>
        </w:rPr>
        <w:t xml:space="preserve"> </w:t>
      </w:r>
      <w:r w:rsidRPr="00431EB7">
        <w:rPr>
          <w:rFonts w:ascii="仿宋" w:eastAsia="仿宋" w:hAnsi="仿宋" w:cs="Lucida Console"/>
          <w:szCs w:val="21"/>
        </w:rPr>
        <w:t>collection-</w:t>
      </w:r>
      <w:r w:rsidRPr="00431EB7">
        <w:rPr>
          <w:rFonts w:ascii="仿宋" w:eastAsia="仿宋" w:hAnsi="仿宋" w:cs="Lucida Console"/>
          <w:w w:val="102"/>
          <w:szCs w:val="21"/>
        </w:rPr>
        <w:t xml:space="preserve"> </w:t>
      </w:r>
      <w:r w:rsidRPr="00431EB7">
        <w:rPr>
          <w:rFonts w:ascii="仿宋" w:eastAsia="仿宋" w:hAnsi="仿宋" w:cs="Lucida Console"/>
          <w:szCs w:val="21"/>
        </w:rPr>
        <w:t>s</w:t>
      </w:r>
      <w:r w:rsidRPr="00431EB7">
        <w:rPr>
          <w:rFonts w:ascii="仿宋" w:eastAsia="仿宋" w:hAnsi="仿宋" w:cs="Lucida Console"/>
          <w:spacing w:val="15"/>
          <w:szCs w:val="21"/>
        </w:rPr>
        <w:t xml:space="preserve"> </w:t>
      </w:r>
      <w:r w:rsidRPr="00431EB7">
        <w:rPr>
          <w:rFonts w:ascii="仿宋" w:eastAsia="仿宋" w:hAnsi="仿宋" w:cs="Lucida Console"/>
          <w:szCs w:val="21"/>
        </w:rPr>
        <w:t>of</w:t>
      </w:r>
      <w:r w:rsidRPr="00431EB7">
        <w:rPr>
          <w:rFonts w:ascii="仿宋" w:eastAsia="仿宋" w:hAnsi="仿宋" w:cs="Lucida Console"/>
          <w:spacing w:val="16"/>
          <w:szCs w:val="21"/>
        </w:rPr>
        <w:t xml:space="preserve"> </w:t>
      </w:r>
      <w:r w:rsidRPr="00431EB7">
        <w:rPr>
          <w:rFonts w:ascii="仿宋" w:eastAsia="仿宋" w:hAnsi="仿宋" w:cs="Lucida Console"/>
          <w:szCs w:val="21"/>
        </w:rPr>
        <w:t>French</w:t>
      </w:r>
      <w:r w:rsidRPr="00431EB7">
        <w:rPr>
          <w:rFonts w:ascii="仿宋" w:eastAsia="仿宋" w:hAnsi="仿宋" w:cs="Lucida Console"/>
          <w:spacing w:val="16"/>
          <w:szCs w:val="21"/>
        </w:rPr>
        <w:t xml:space="preserve"> </w:t>
      </w:r>
      <w:r w:rsidRPr="00431EB7">
        <w:rPr>
          <w:rFonts w:ascii="仿宋" w:eastAsia="仿宋" w:hAnsi="仿宋" w:cs="Lucida Console"/>
          <w:szCs w:val="21"/>
        </w:rPr>
        <w:t>Impressionist</w:t>
      </w:r>
      <w:r w:rsidRPr="00431EB7">
        <w:rPr>
          <w:rFonts w:ascii="仿宋" w:eastAsia="仿宋" w:hAnsi="仿宋" w:cs="Lucida Console"/>
          <w:spacing w:val="16"/>
          <w:szCs w:val="21"/>
        </w:rPr>
        <w:t xml:space="preserve"> </w:t>
      </w:r>
      <w:r w:rsidRPr="00431EB7">
        <w:rPr>
          <w:rFonts w:ascii="仿宋" w:eastAsia="仿宋" w:hAnsi="仿宋" w:cs="Lucida Console"/>
          <w:szCs w:val="21"/>
        </w:rPr>
        <w:t>works</w:t>
      </w:r>
    </w:p>
    <w:p w:rsidR="000A3AD4" w:rsidRPr="00431EB7" w:rsidRDefault="000A3AD4" w:rsidP="000A3AD4">
      <w:pPr>
        <w:spacing w:line="240" w:lineRule="auto"/>
        <w:ind w:left="116"/>
        <w:rPr>
          <w:rFonts w:ascii="仿宋" w:eastAsia="仿宋" w:hAnsi="仿宋" w:cs="Arial Unicode MS"/>
          <w:szCs w:val="21"/>
        </w:rPr>
      </w:pPr>
      <w:r w:rsidRPr="00431EB7">
        <w:rPr>
          <w:rFonts w:ascii="宋体" w:eastAsia="宋体" w:hAnsi="宋体" w:cs="宋体" w:hint="eastAsia"/>
          <w:szCs w:val="21"/>
          <w:lang w:eastAsia="zh-CN"/>
        </w:rPr>
        <w:t>（纽约的现代艺术博物馆是全球收藏法国印象派作品最多的博物馆之一</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9"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21"/>
          <w:szCs w:val="21"/>
        </w:rPr>
        <w:t xml:space="preserve"> </w:t>
      </w:r>
      <w:r w:rsidRPr="00431EB7">
        <w:rPr>
          <w:rFonts w:ascii="仿宋" w:eastAsia="仿宋" w:hAnsi="仿宋" w:cs="Lucida Console"/>
          <w:szCs w:val="21"/>
        </w:rPr>
        <w:t>British</w:t>
      </w:r>
      <w:r w:rsidRPr="00431EB7">
        <w:rPr>
          <w:rFonts w:ascii="仿宋" w:eastAsia="仿宋" w:hAnsi="仿宋" w:cs="Lucida Console"/>
          <w:spacing w:val="-21"/>
          <w:szCs w:val="21"/>
        </w:rPr>
        <w:t xml:space="preserve"> </w:t>
      </w:r>
      <w:r w:rsidRPr="00431EB7">
        <w:rPr>
          <w:rFonts w:ascii="仿宋" w:eastAsia="仿宋" w:hAnsi="仿宋" w:cs="Lucida Console"/>
          <w:szCs w:val="21"/>
        </w:rPr>
        <w:t>Museum</w:t>
      </w:r>
      <w:r w:rsidRPr="00431EB7">
        <w:rPr>
          <w:rFonts w:ascii="仿宋" w:eastAsia="仿宋" w:hAnsi="仿宋" w:cs="Lucida Console"/>
          <w:spacing w:val="-20"/>
          <w:szCs w:val="21"/>
        </w:rPr>
        <w:t xml:space="preserve"> </w:t>
      </w:r>
      <w:r w:rsidRPr="00431EB7">
        <w:rPr>
          <w:rFonts w:ascii="仿宋" w:eastAsia="仿宋" w:hAnsi="仿宋" w:cs="Lucida Console"/>
          <w:szCs w:val="21"/>
        </w:rPr>
        <w:t>boasts</w:t>
      </w:r>
      <w:r w:rsidRPr="00431EB7">
        <w:rPr>
          <w:rFonts w:ascii="仿宋" w:eastAsia="仿宋" w:hAnsi="仿宋" w:cs="Lucida Console"/>
          <w:spacing w:val="-21"/>
          <w:szCs w:val="21"/>
        </w:rPr>
        <w:t xml:space="preserve"> </w:t>
      </w:r>
      <w:r w:rsidRPr="00431EB7">
        <w:rPr>
          <w:rFonts w:ascii="仿宋" w:eastAsia="仿宋" w:hAnsi="仿宋" w:cs="Lucida Console"/>
          <w:szCs w:val="21"/>
        </w:rPr>
        <w:t>the</w:t>
      </w:r>
      <w:r w:rsidRPr="00431EB7">
        <w:rPr>
          <w:rFonts w:ascii="仿宋" w:eastAsia="仿宋" w:hAnsi="仿宋" w:cs="Lucida Console"/>
          <w:spacing w:val="-20"/>
          <w:szCs w:val="21"/>
        </w:rPr>
        <w:t xml:space="preserve"> </w:t>
      </w:r>
      <w:r w:rsidRPr="00431EB7">
        <w:rPr>
          <w:rFonts w:ascii="仿宋" w:eastAsia="仿宋" w:hAnsi="仿宋" w:cs="Lucida Console"/>
          <w:szCs w:val="21"/>
        </w:rPr>
        <w:t>world's</w:t>
      </w:r>
      <w:r w:rsidRPr="00431EB7">
        <w:rPr>
          <w:rFonts w:ascii="仿宋" w:eastAsia="仿宋" w:hAnsi="仿宋" w:cs="Lucida Console"/>
          <w:spacing w:val="-21"/>
          <w:szCs w:val="21"/>
        </w:rPr>
        <w:t xml:space="preserve"> </w:t>
      </w:r>
      <w:r w:rsidRPr="00431EB7">
        <w:rPr>
          <w:rFonts w:ascii="仿宋" w:eastAsia="仿宋" w:hAnsi="仿宋" w:cs="Lucida Console"/>
          <w:szCs w:val="21"/>
        </w:rPr>
        <w:t>largest</w:t>
      </w:r>
      <w:r w:rsidRPr="00431EB7">
        <w:rPr>
          <w:rFonts w:ascii="仿宋" w:eastAsia="仿宋" w:hAnsi="仿宋" w:cs="Lucida Console"/>
          <w:spacing w:val="-20"/>
          <w:szCs w:val="21"/>
        </w:rPr>
        <w:t xml:space="preserve"> </w:t>
      </w:r>
      <w:r w:rsidRPr="00431EB7">
        <w:rPr>
          <w:rFonts w:ascii="仿宋" w:eastAsia="仿宋" w:hAnsi="仿宋" w:cs="Lucida Console"/>
          <w:szCs w:val="21"/>
        </w:rPr>
        <w:t>Egyptology</w:t>
      </w:r>
      <w:r w:rsidRPr="00431EB7">
        <w:rPr>
          <w:rFonts w:ascii="仿宋" w:eastAsia="仿宋" w:hAnsi="仿宋" w:cs="Lucida Console"/>
          <w:spacing w:val="-21"/>
          <w:szCs w:val="21"/>
        </w:rPr>
        <w:t xml:space="preserve"> </w:t>
      </w:r>
      <w:r w:rsidRPr="00431EB7">
        <w:rPr>
          <w:rFonts w:ascii="仿宋" w:eastAsia="仿宋" w:hAnsi="仿宋" w:cs="Lucida Console"/>
          <w:szCs w:val="21"/>
        </w:rPr>
        <w:t>exhibit,</w:t>
      </w:r>
      <w:r w:rsidRPr="00431EB7">
        <w:rPr>
          <w:rFonts w:ascii="仿宋" w:eastAsia="仿宋" w:hAnsi="仿宋" w:cs="Lucida Console"/>
          <w:spacing w:val="-20"/>
          <w:szCs w:val="21"/>
        </w:rPr>
        <w:t xml:space="preserve"> </w:t>
      </w:r>
      <w:r w:rsidRPr="00431EB7">
        <w:rPr>
          <w:rFonts w:ascii="仿宋" w:eastAsia="仿宋" w:hAnsi="仿宋" w:cs="Lucida Console"/>
          <w:szCs w:val="21"/>
        </w:rPr>
        <w:t>with</w:t>
      </w:r>
      <w:r w:rsidRPr="00431EB7">
        <w:rPr>
          <w:rFonts w:ascii="仿宋" w:eastAsia="仿宋" w:hAnsi="仿宋" w:cs="Lucida Console"/>
          <w:spacing w:val="-21"/>
          <w:szCs w:val="21"/>
        </w:rPr>
        <w:t xml:space="preserve"> </w:t>
      </w:r>
      <w:r w:rsidRPr="00431EB7">
        <w:rPr>
          <w:rFonts w:ascii="仿宋" w:eastAsia="仿宋" w:hAnsi="仿宋" w:cs="Lucida Console"/>
          <w:szCs w:val="21"/>
        </w:rPr>
        <w:t>over</w:t>
      </w:r>
      <w:r w:rsidRPr="00431EB7">
        <w:rPr>
          <w:rFonts w:ascii="仿宋" w:eastAsia="仿宋" w:hAnsi="仿宋" w:cs="Lucida Console"/>
          <w:spacing w:val="-20"/>
          <w:szCs w:val="21"/>
        </w:rPr>
        <w:t xml:space="preserve"> </w:t>
      </w:r>
      <w:r w:rsidRPr="00431EB7">
        <w:rPr>
          <w:rFonts w:ascii="仿宋" w:eastAsia="仿宋" w:hAnsi="仿宋" w:cs="Lucida Console"/>
          <w:szCs w:val="21"/>
        </w:rPr>
        <w:t>five</w:t>
      </w:r>
      <w:r w:rsidRPr="00431EB7">
        <w:rPr>
          <w:rFonts w:ascii="仿宋" w:eastAsia="仿宋" w:hAnsi="仿宋" w:cs="Lucida Console"/>
          <w:spacing w:val="-21"/>
          <w:szCs w:val="21"/>
        </w:rPr>
        <w:t xml:space="preserve"> </w:t>
      </w:r>
      <w:r w:rsidRPr="00431EB7">
        <w:rPr>
          <w:rFonts w:ascii="仿宋" w:eastAsia="仿宋" w:hAnsi="仿宋" w:cs="Lucida Console"/>
          <w:szCs w:val="21"/>
        </w:rPr>
        <w:t>hun-</w:t>
      </w:r>
      <w:r w:rsidRPr="00431EB7">
        <w:rPr>
          <w:rFonts w:ascii="仿宋" w:eastAsia="仿宋" w:hAnsi="仿宋" w:cs="Lucida Console"/>
          <w:w w:val="102"/>
          <w:szCs w:val="21"/>
        </w:rPr>
        <w:t xml:space="preserve"> </w:t>
      </w:r>
      <w:r w:rsidRPr="00431EB7">
        <w:rPr>
          <w:rFonts w:ascii="仿宋" w:eastAsia="仿宋" w:hAnsi="仿宋" w:cs="Lucida Console"/>
          <w:szCs w:val="21"/>
        </w:rPr>
        <w:t>dred</w:t>
      </w:r>
      <w:r w:rsidRPr="00431EB7">
        <w:rPr>
          <w:rFonts w:ascii="仿宋" w:eastAsia="仿宋" w:hAnsi="仿宋" w:cs="Lucida Console"/>
          <w:spacing w:val="18"/>
          <w:szCs w:val="21"/>
        </w:rPr>
        <w:t xml:space="preserve"> </w:t>
      </w:r>
      <w:r w:rsidRPr="00431EB7">
        <w:rPr>
          <w:rFonts w:ascii="仿宋" w:eastAsia="仿宋" w:hAnsi="仿宋" w:cs="Lucida Console"/>
          <w:szCs w:val="21"/>
        </w:rPr>
        <w:t>sarcophagi</w:t>
      </w:r>
      <w:r w:rsidRPr="00431EB7">
        <w:rPr>
          <w:rFonts w:ascii="仿宋" w:eastAsia="仿宋" w:hAnsi="仿宋" w:cs="Lucida Console"/>
          <w:spacing w:val="18"/>
          <w:szCs w:val="21"/>
        </w:rPr>
        <w:t xml:space="preserve"> </w:t>
      </w:r>
      <w:r w:rsidRPr="00431EB7">
        <w:rPr>
          <w:rFonts w:ascii="仿宋" w:eastAsia="仿宋" w:hAnsi="仿宋" w:cs="Lucida Console"/>
          <w:szCs w:val="21"/>
        </w:rPr>
        <w:t>on</w:t>
      </w:r>
      <w:r w:rsidRPr="00431EB7">
        <w:rPr>
          <w:rFonts w:ascii="仿宋" w:eastAsia="仿宋" w:hAnsi="仿宋" w:cs="Lucida Console"/>
          <w:spacing w:val="19"/>
          <w:szCs w:val="21"/>
        </w:rPr>
        <w:t xml:space="preserve"> </w:t>
      </w:r>
      <w:r w:rsidRPr="00431EB7">
        <w:rPr>
          <w:rFonts w:ascii="仿宋" w:eastAsia="仿宋" w:hAnsi="仿宋" w:cs="Lucida Console"/>
          <w:szCs w:val="21"/>
        </w:rPr>
        <w:t>display,</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along</w:t>
      </w:r>
      <w:r w:rsidRPr="00431EB7">
        <w:rPr>
          <w:rFonts w:ascii="仿宋" w:eastAsia="仿宋" w:hAnsi="仿宋" w:cs="Lucida Console"/>
          <w:spacing w:val="-5"/>
          <w:szCs w:val="21"/>
        </w:rPr>
        <w:t xml:space="preserve"> </w:t>
      </w:r>
      <w:r w:rsidRPr="00431EB7">
        <w:rPr>
          <w:rFonts w:ascii="仿宋" w:eastAsia="仿宋" w:hAnsi="仿宋" w:cs="Lucida Console"/>
          <w:szCs w:val="21"/>
        </w:rPr>
        <w:t>with</w:t>
      </w:r>
      <w:r w:rsidRPr="00431EB7">
        <w:rPr>
          <w:rFonts w:ascii="仿宋" w:eastAsia="仿宋" w:hAnsi="仿宋" w:cs="Lucida Console"/>
          <w:spacing w:val="-5"/>
          <w:szCs w:val="21"/>
        </w:rPr>
        <w:t xml:space="preserve"> </w:t>
      </w:r>
      <w:r w:rsidRPr="00431EB7">
        <w:rPr>
          <w:rFonts w:ascii="仿宋" w:eastAsia="仿宋" w:hAnsi="仿宋" w:cs="Lucida Console"/>
          <w:szCs w:val="21"/>
        </w:rPr>
        <w:t>some</w:t>
      </w:r>
      <w:r w:rsidRPr="00431EB7">
        <w:rPr>
          <w:rFonts w:ascii="仿宋" w:eastAsia="仿宋" w:hAnsi="仿宋" w:cs="Lucida Console"/>
          <w:spacing w:val="-4"/>
          <w:szCs w:val="21"/>
        </w:rPr>
        <w:t xml:space="preserve"> </w:t>
      </w:r>
      <w:r w:rsidRPr="00431EB7">
        <w:rPr>
          <w:rFonts w:ascii="仿宋" w:eastAsia="仿宋" w:hAnsi="仿宋" w:cs="Lucida Console"/>
          <w:szCs w:val="21"/>
        </w:rPr>
        <w:t>of</w:t>
      </w:r>
      <w:r w:rsidRPr="00431EB7">
        <w:rPr>
          <w:rFonts w:ascii="仿宋" w:eastAsia="仿宋" w:hAnsi="仿宋" w:cs="Lucida Console"/>
          <w:spacing w:val="-5"/>
          <w:szCs w:val="21"/>
        </w:rPr>
        <w:t xml:space="preserve"> </w:t>
      </w:r>
      <w:r w:rsidRPr="00431EB7">
        <w:rPr>
          <w:rFonts w:ascii="仿宋" w:eastAsia="仿宋" w:hAnsi="仿宋" w:cs="Lucida Console"/>
          <w:szCs w:val="21"/>
        </w:rPr>
        <w:t>the</w:t>
      </w:r>
      <w:r w:rsidRPr="00431EB7">
        <w:rPr>
          <w:rFonts w:ascii="仿宋" w:eastAsia="仿宋" w:hAnsi="仿宋" w:cs="Lucida Console"/>
          <w:spacing w:val="-4"/>
          <w:szCs w:val="21"/>
        </w:rPr>
        <w:t xml:space="preserve"> </w:t>
      </w:r>
      <w:r w:rsidRPr="00431EB7">
        <w:rPr>
          <w:rFonts w:ascii="仿宋" w:eastAsia="仿宋" w:hAnsi="仿宋" w:cs="Lucida Console"/>
          <w:szCs w:val="21"/>
        </w:rPr>
        <w:t>most</w:t>
      </w:r>
      <w:r w:rsidRPr="00431EB7">
        <w:rPr>
          <w:rFonts w:ascii="仿宋" w:eastAsia="仿宋" w:hAnsi="仿宋" w:cs="Lucida Console"/>
          <w:spacing w:val="-5"/>
          <w:szCs w:val="21"/>
        </w:rPr>
        <w:t xml:space="preserve"> </w:t>
      </w:r>
      <w:r w:rsidRPr="00431EB7">
        <w:rPr>
          <w:rFonts w:ascii="仿宋" w:eastAsia="仿宋" w:hAnsi="仿宋" w:cs="Lucida Console"/>
          <w:szCs w:val="21"/>
        </w:rPr>
        <w:t>perfectly</w:t>
      </w:r>
      <w:r w:rsidRPr="00431EB7">
        <w:rPr>
          <w:rFonts w:ascii="仿宋" w:eastAsia="仿宋" w:hAnsi="仿宋" w:cs="Lucida Console"/>
          <w:spacing w:val="-5"/>
          <w:szCs w:val="21"/>
        </w:rPr>
        <w:t xml:space="preserve"> </w:t>
      </w:r>
      <w:r w:rsidRPr="00431EB7">
        <w:rPr>
          <w:rFonts w:ascii="仿宋" w:eastAsia="仿宋" w:hAnsi="仿宋" w:cs="Lucida Console"/>
          <w:szCs w:val="21"/>
        </w:rPr>
        <w:t>preserved</w:t>
      </w:r>
      <w:r w:rsidRPr="00431EB7">
        <w:rPr>
          <w:rFonts w:ascii="仿宋" w:eastAsia="仿宋" w:hAnsi="仿宋" w:cs="Lucida Console"/>
          <w:spacing w:val="-4"/>
          <w:szCs w:val="21"/>
        </w:rPr>
        <w:t xml:space="preserve"> </w:t>
      </w:r>
      <w:r w:rsidRPr="00431EB7">
        <w:rPr>
          <w:rFonts w:ascii="仿宋" w:eastAsia="仿宋" w:hAnsi="仿宋" w:cs="Lucida Console"/>
          <w:szCs w:val="21"/>
        </w:rPr>
        <w:t>examples</w:t>
      </w:r>
      <w:r w:rsidRPr="00431EB7">
        <w:rPr>
          <w:rFonts w:ascii="仿宋" w:eastAsia="仿宋" w:hAnsi="仿宋" w:cs="Lucida Console"/>
          <w:spacing w:val="-5"/>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engraved</w:t>
      </w:r>
      <w:r w:rsidRPr="00431EB7">
        <w:rPr>
          <w:rFonts w:ascii="仿宋" w:eastAsia="仿宋" w:hAnsi="仿宋" w:cs="Lucida Console"/>
          <w:spacing w:val="-5"/>
          <w:szCs w:val="21"/>
        </w:rPr>
        <w:t xml:space="preserve"> </w:t>
      </w:r>
      <w:r w:rsidRPr="00431EB7">
        <w:rPr>
          <w:rFonts w:ascii="仿宋" w:eastAsia="仿宋" w:hAnsi="仿宋" w:cs="Lucida Console"/>
          <w:szCs w:val="21"/>
        </w:rPr>
        <w:t>hieroglyphics.</w:t>
      </w:r>
    </w:p>
    <w:p w:rsidR="000A3AD4" w:rsidRPr="00431EB7" w:rsidRDefault="000A3AD4" w:rsidP="000A3AD4">
      <w:pPr>
        <w:spacing w:before="31" w:line="240" w:lineRule="auto"/>
        <w:ind w:left="177" w:right="1244" w:hanging="62"/>
        <w:rPr>
          <w:rFonts w:ascii="仿宋" w:eastAsia="仿宋" w:hAnsi="仿宋" w:cs="Arial Unicode MS"/>
          <w:szCs w:val="21"/>
        </w:rPr>
      </w:pPr>
      <w:r w:rsidRPr="00431EB7">
        <w:rPr>
          <w:rFonts w:ascii="宋体" w:eastAsia="宋体" w:hAnsi="宋体" w:cs="宋体" w:hint="eastAsia"/>
          <w:szCs w:val="21"/>
          <w:lang w:eastAsia="zh-CN"/>
        </w:rPr>
        <w:t>（</w:t>
      </w:r>
      <w:r w:rsidRPr="00431EB7">
        <w:rPr>
          <w:rFonts w:ascii="宋体" w:eastAsia="宋体" w:hAnsi="宋体" w:cs="宋体" w:hint="eastAsia"/>
          <w:spacing w:val="-5"/>
          <w:szCs w:val="21"/>
          <w:lang w:eastAsia="zh-CN"/>
        </w:rPr>
        <w:t>大英博物馆以全球珍藏最多古埃及文物闻</w:t>
      </w:r>
      <w:r w:rsidRPr="00431EB7">
        <w:rPr>
          <w:rFonts w:ascii="宋体" w:eastAsia="宋体" w:hAnsi="宋体" w:cs="宋体" w:hint="eastAsia"/>
          <w:spacing w:val="-1"/>
          <w:szCs w:val="21"/>
          <w:lang w:eastAsia="zh-CN"/>
        </w:rPr>
        <w:t>名</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其中有超</w:t>
      </w:r>
      <w:r w:rsidRPr="00431EB7">
        <w:rPr>
          <w:rFonts w:ascii="宋体" w:eastAsia="宋体" w:hAnsi="宋体" w:cs="宋体" w:hint="eastAsia"/>
          <w:szCs w:val="21"/>
          <w:lang w:eastAsia="zh-CN"/>
        </w:rPr>
        <w:t>过</w:t>
      </w:r>
      <w:r w:rsidRPr="00431EB7">
        <w:rPr>
          <w:rFonts w:ascii="仿宋" w:eastAsia="仿宋" w:hAnsi="仿宋" w:cs="Microsoft JhengHei"/>
          <w:spacing w:val="-36"/>
          <w:szCs w:val="21"/>
          <w:lang w:eastAsia="zh-CN"/>
        </w:rPr>
        <w:t xml:space="preserve"> </w:t>
      </w:r>
      <w:r w:rsidRPr="00431EB7">
        <w:rPr>
          <w:rFonts w:ascii="仿宋" w:eastAsia="仿宋" w:hAnsi="仿宋" w:cs="Lucida Console"/>
          <w:szCs w:val="21"/>
          <w:lang w:eastAsia="zh-CN"/>
        </w:rPr>
        <w:t>500</w:t>
      </w:r>
      <w:r w:rsidRPr="00431EB7">
        <w:rPr>
          <w:rFonts w:ascii="仿宋" w:eastAsia="仿宋" w:hAnsi="仿宋" w:cs="Lucida Console"/>
          <w:spacing w:val="-84"/>
          <w:szCs w:val="21"/>
          <w:lang w:eastAsia="zh-CN"/>
        </w:rPr>
        <w:t xml:space="preserve"> </w:t>
      </w:r>
      <w:r w:rsidRPr="00431EB7">
        <w:rPr>
          <w:rFonts w:ascii="宋体" w:eastAsia="宋体" w:hAnsi="宋体" w:cs="宋体" w:hint="eastAsia"/>
          <w:spacing w:val="-3"/>
          <w:szCs w:val="21"/>
          <w:lang w:eastAsia="zh-CN"/>
        </w:rPr>
        <w:t>个</w:t>
      </w:r>
      <w:r w:rsidRPr="00431EB7">
        <w:rPr>
          <w:rFonts w:ascii="宋体" w:eastAsia="宋体" w:hAnsi="宋体" w:cs="宋体" w:hint="eastAsia"/>
          <w:spacing w:val="-5"/>
          <w:szCs w:val="21"/>
          <w:lang w:eastAsia="zh-CN"/>
        </w:rPr>
        <w:t>石</w:t>
      </w:r>
      <w:r w:rsidRPr="00431EB7">
        <w:rPr>
          <w:rFonts w:ascii="宋体" w:eastAsia="宋体" w:hAnsi="宋体" w:cs="宋体" w:hint="eastAsia"/>
          <w:spacing w:val="-1"/>
          <w:szCs w:val="21"/>
          <w:lang w:eastAsia="zh-CN"/>
        </w:rPr>
        <w:t>棺</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有些还带有保存</w:t>
      </w:r>
      <w:r w:rsidRPr="00431EB7">
        <w:rPr>
          <w:rFonts w:ascii="宋体" w:eastAsia="宋体" w:hAnsi="宋体" w:cs="宋体" w:hint="eastAsia"/>
          <w:szCs w:val="21"/>
          <w:lang w:eastAsia="zh-CN"/>
        </w:rPr>
        <w:t>最</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完整的象形雕刻文</w:t>
      </w:r>
      <w:r w:rsidRPr="00431EB7">
        <w:rPr>
          <w:rFonts w:ascii="宋体" w:eastAsia="宋体" w:hAnsi="宋体" w:cs="宋体" w:hint="eastAsia"/>
          <w:spacing w:val="-1"/>
          <w:szCs w:val="21"/>
          <w:lang w:eastAsia="zh-CN"/>
        </w:rPr>
        <w:t>字</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1"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24"/>
          <w:szCs w:val="21"/>
        </w:rPr>
        <w:t xml:space="preserve"> </w:t>
      </w:r>
      <w:r w:rsidRPr="00431EB7">
        <w:rPr>
          <w:rFonts w:ascii="仿宋" w:eastAsia="仿宋" w:hAnsi="仿宋" w:cs="Lucida Console"/>
          <w:szCs w:val="21"/>
        </w:rPr>
        <w:t>US</w:t>
      </w:r>
      <w:r w:rsidRPr="00431EB7">
        <w:rPr>
          <w:rFonts w:ascii="仿宋" w:eastAsia="仿宋" w:hAnsi="仿宋" w:cs="Lucida Console"/>
          <w:spacing w:val="-23"/>
          <w:szCs w:val="21"/>
        </w:rPr>
        <w:t xml:space="preserve"> </w:t>
      </w:r>
      <w:r w:rsidRPr="00431EB7">
        <w:rPr>
          <w:rFonts w:ascii="仿宋" w:eastAsia="仿宋" w:hAnsi="仿宋" w:cs="Lucida Console"/>
          <w:szCs w:val="21"/>
        </w:rPr>
        <w:t>Postal</w:t>
      </w:r>
      <w:r w:rsidRPr="00431EB7">
        <w:rPr>
          <w:rFonts w:ascii="仿宋" w:eastAsia="仿宋" w:hAnsi="仿宋" w:cs="Lucida Console"/>
          <w:spacing w:val="-23"/>
          <w:szCs w:val="21"/>
        </w:rPr>
        <w:t xml:space="preserve"> </w:t>
      </w:r>
      <w:r w:rsidRPr="00431EB7">
        <w:rPr>
          <w:rFonts w:ascii="仿宋" w:eastAsia="仿宋" w:hAnsi="仿宋" w:cs="Lucida Console"/>
          <w:szCs w:val="21"/>
        </w:rPr>
        <w:t>Service</w:t>
      </w:r>
      <w:r w:rsidRPr="00431EB7">
        <w:rPr>
          <w:rFonts w:ascii="仿宋" w:eastAsia="仿宋" w:hAnsi="仿宋" w:cs="Lucida Console"/>
          <w:spacing w:val="-24"/>
          <w:szCs w:val="21"/>
        </w:rPr>
        <w:t xml:space="preserve"> </w:t>
      </w:r>
      <w:r w:rsidRPr="00431EB7">
        <w:rPr>
          <w:rFonts w:ascii="仿宋" w:eastAsia="仿宋" w:hAnsi="仿宋" w:cs="Lucida Console"/>
          <w:szCs w:val="21"/>
        </w:rPr>
        <w:t>Museum</w:t>
      </w:r>
      <w:r w:rsidRPr="00431EB7">
        <w:rPr>
          <w:rFonts w:ascii="仿宋" w:eastAsia="仿宋" w:hAnsi="仿宋" w:cs="Lucida Console"/>
          <w:spacing w:val="-23"/>
          <w:szCs w:val="21"/>
        </w:rPr>
        <w:t xml:space="preserve"> </w:t>
      </w:r>
      <w:r w:rsidRPr="00431EB7">
        <w:rPr>
          <w:rFonts w:ascii="仿宋" w:eastAsia="仿宋" w:hAnsi="仿宋" w:cs="Lucida Console"/>
          <w:szCs w:val="21"/>
        </w:rPr>
        <w:t>hosts</w:t>
      </w:r>
      <w:r w:rsidRPr="00431EB7">
        <w:rPr>
          <w:rFonts w:ascii="仿宋" w:eastAsia="仿宋" w:hAnsi="仿宋" w:cs="Lucida Console"/>
          <w:spacing w:val="-23"/>
          <w:szCs w:val="21"/>
        </w:rPr>
        <w:t xml:space="preserve"> </w:t>
      </w:r>
      <w:r w:rsidRPr="00431EB7">
        <w:rPr>
          <w:rFonts w:ascii="仿宋" w:eastAsia="仿宋" w:hAnsi="仿宋" w:cs="Lucida Console"/>
          <w:szCs w:val="21"/>
        </w:rPr>
        <w:t>enough</w:t>
      </w:r>
      <w:r w:rsidRPr="00431EB7">
        <w:rPr>
          <w:rFonts w:ascii="仿宋" w:eastAsia="仿宋" w:hAnsi="仿宋" w:cs="Lucida Console"/>
          <w:spacing w:val="-24"/>
          <w:szCs w:val="21"/>
        </w:rPr>
        <w:t xml:space="preserve"> </w:t>
      </w:r>
      <w:r w:rsidRPr="00431EB7">
        <w:rPr>
          <w:rFonts w:ascii="仿宋" w:eastAsia="仿宋" w:hAnsi="仿宋" w:cs="Lucida Console"/>
          <w:szCs w:val="21"/>
        </w:rPr>
        <w:t>rare</w:t>
      </w:r>
      <w:r w:rsidRPr="00431EB7">
        <w:rPr>
          <w:rFonts w:ascii="仿宋" w:eastAsia="仿宋" w:hAnsi="仿宋" w:cs="Lucida Console"/>
          <w:spacing w:val="-23"/>
          <w:szCs w:val="21"/>
        </w:rPr>
        <w:t xml:space="preserve"> </w:t>
      </w:r>
      <w:r w:rsidRPr="00431EB7">
        <w:rPr>
          <w:rFonts w:ascii="仿宋" w:eastAsia="仿宋" w:hAnsi="仿宋" w:cs="Lucida Console"/>
          <w:szCs w:val="21"/>
        </w:rPr>
        <w:t>stamps</w:t>
      </w:r>
      <w:r w:rsidRPr="00431EB7">
        <w:rPr>
          <w:rFonts w:ascii="仿宋" w:eastAsia="仿宋" w:hAnsi="仿宋" w:cs="Lucida Console"/>
          <w:spacing w:val="-23"/>
          <w:szCs w:val="21"/>
        </w:rPr>
        <w:t xml:space="preserve"> </w:t>
      </w:r>
      <w:r w:rsidRPr="00431EB7">
        <w:rPr>
          <w:rFonts w:ascii="仿宋" w:eastAsia="仿宋" w:hAnsi="仿宋" w:cs="Lucida Console"/>
          <w:szCs w:val="21"/>
        </w:rPr>
        <w:t>to</w:t>
      </w:r>
      <w:r w:rsidRPr="00431EB7">
        <w:rPr>
          <w:rFonts w:ascii="仿宋" w:eastAsia="仿宋" w:hAnsi="仿宋" w:cs="Lucida Console"/>
          <w:spacing w:val="-23"/>
          <w:szCs w:val="21"/>
        </w:rPr>
        <w:t xml:space="preserve"> </w:t>
      </w:r>
      <w:r w:rsidRPr="00431EB7">
        <w:rPr>
          <w:rFonts w:ascii="仿宋" w:eastAsia="仿宋" w:hAnsi="仿宋" w:cs="Lucida Console"/>
          <w:szCs w:val="21"/>
        </w:rPr>
        <w:t>satisfy</w:t>
      </w:r>
      <w:r w:rsidRPr="00431EB7">
        <w:rPr>
          <w:rFonts w:ascii="仿宋" w:eastAsia="仿宋" w:hAnsi="仿宋" w:cs="Lucida Console"/>
          <w:spacing w:val="-24"/>
          <w:szCs w:val="21"/>
        </w:rPr>
        <w:t xml:space="preserve"> </w:t>
      </w:r>
      <w:r w:rsidRPr="00431EB7">
        <w:rPr>
          <w:rFonts w:ascii="仿宋" w:eastAsia="仿宋" w:hAnsi="仿宋" w:cs="Lucida Console"/>
          <w:szCs w:val="21"/>
        </w:rPr>
        <w:t>even</w:t>
      </w:r>
      <w:r w:rsidRPr="00431EB7">
        <w:rPr>
          <w:rFonts w:ascii="仿宋" w:eastAsia="仿宋" w:hAnsi="仿宋" w:cs="Lucida Console"/>
          <w:spacing w:val="-23"/>
          <w:szCs w:val="21"/>
        </w:rPr>
        <w:t xml:space="preserve"> </w:t>
      </w:r>
      <w:r w:rsidRPr="00431EB7">
        <w:rPr>
          <w:rFonts w:ascii="仿宋" w:eastAsia="仿宋" w:hAnsi="仿宋" w:cs="Lucida Console"/>
          <w:szCs w:val="21"/>
        </w:rPr>
        <w:t>the</w:t>
      </w:r>
      <w:r w:rsidRPr="00431EB7">
        <w:rPr>
          <w:rFonts w:ascii="仿宋" w:eastAsia="仿宋" w:hAnsi="仿宋" w:cs="Lucida Console"/>
          <w:spacing w:val="-23"/>
          <w:szCs w:val="21"/>
        </w:rPr>
        <w:t xml:space="preserve"> </w:t>
      </w:r>
      <w:r w:rsidRPr="00431EB7">
        <w:rPr>
          <w:rFonts w:ascii="仿宋" w:eastAsia="仿宋" w:hAnsi="仿宋" w:cs="Lucida Console"/>
          <w:szCs w:val="21"/>
        </w:rPr>
        <w:t>most</w:t>
      </w:r>
      <w:r w:rsidRPr="00431EB7">
        <w:rPr>
          <w:rFonts w:ascii="仿宋" w:eastAsia="仿宋" w:hAnsi="仿宋" w:cs="Lucida Console"/>
          <w:spacing w:val="-24"/>
          <w:szCs w:val="21"/>
        </w:rPr>
        <w:t xml:space="preserve"> </w:t>
      </w:r>
      <w:r w:rsidRPr="00431EB7">
        <w:rPr>
          <w:rFonts w:ascii="仿宋" w:eastAsia="仿宋" w:hAnsi="仿宋" w:cs="Lucida Console"/>
          <w:szCs w:val="21"/>
        </w:rPr>
        <w:t>avid</w:t>
      </w:r>
      <w:r w:rsidRPr="00431EB7">
        <w:rPr>
          <w:rFonts w:ascii="仿宋" w:eastAsia="仿宋" w:hAnsi="仿宋" w:cs="Lucida Console"/>
          <w:spacing w:val="-23"/>
          <w:szCs w:val="21"/>
        </w:rPr>
        <w:t xml:space="preserve"> </w:t>
      </w:r>
      <w:r w:rsidRPr="00431EB7">
        <w:rPr>
          <w:rFonts w:ascii="仿宋" w:eastAsia="仿宋" w:hAnsi="仿宋" w:cs="Lucida Console"/>
          <w:szCs w:val="21"/>
        </w:rPr>
        <w:t>n-</w:t>
      </w:r>
      <w:r w:rsidRPr="00431EB7">
        <w:rPr>
          <w:rFonts w:ascii="仿宋" w:eastAsia="仿宋" w:hAnsi="仿宋" w:cs="Lucida Console"/>
          <w:w w:val="102"/>
          <w:szCs w:val="21"/>
        </w:rPr>
        <w:t xml:space="preserve"> </w:t>
      </w:r>
      <w:r w:rsidRPr="00431EB7">
        <w:rPr>
          <w:rFonts w:ascii="仿宋" w:eastAsia="仿宋" w:hAnsi="仿宋" w:cs="Lucida Console"/>
          <w:szCs w:val="21"/>
        </w:rPr>
        <w:t>umismatist,</w:t>
      </w:r>
      <w:r w:rsidRPr="00431EB7">
        <w:rPr>
          <w:rFonts w:ascii="仿宋" w:eastAsia="仿宋" w:hAnsi="仿宋" w:cs="Lucida Console"/>
          <w:spacing w:val="20"/>
          <w:szCs w:val="21"/>
        </w:rPr>
        <w:t xml:space="preserve"> </w:t>
      </w:r>
      <w:r w:rsidRPr="00431EB7">
        <w:rPr>
          <w:rFonts w:ascii="仿宋" w:eastAsia="仿宋" w:hAnsi="仿宋" w:cs="Lucida Console"/>
          <w:szCs w:val="21"/>
        </w:rPr>
        <w:t>but</w:t>
      </w:r>
      <w:r w:rsidRPr="00431EB7">
        <w:rPr>
          <w:rFonts w:ascii="仿宋" w:eastAsia="仿宋" w:hAnsi="仿宋" w:cs="Lucida Console"/>
          <w:spacing w:val="20"/>
          <w:szCs w:val="21"/>
        </w:rPr>
        <w:t xml:space="preserve"> </w:t>
      </w:r>
      <w:r w:rsidRPr="00431EB7">
        <w:rPr>
          <w:rFonts w:ascii="仿宋" w:eastAsia="仿宋" w:hAnsi="仿宋" w:cs="Lucida Console"/>
          <w:szCs w:val="21"/>
        </w:rPr>
        <w:t>also</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w:t>
      </w:r>
      <w:r w:rsidRPr="00431EB7">
        <w:rPr>
          <w:rFonts w:ascii="仿宋" w:eastAsia="仿宋" w:hAnsi="仿宋" w:cs="Lucida Console"/>
          <w:spacing w:val="-20"/>
          <w:szCs w:val="21"/>
        </w:rPr>
        <w:t xml:space="preserve"> </w:t>
      </w:r>
      <w:r w:rsidRPr="00431EB7">
        <w:rPr>
          <w:rFonts w:ascii="仿宋" w:eastAsia="仿宋" w:hAnsi="仿宋" w:cs="Lucida Console"/>
          <w:szCs w:val="21"/>
        </w:rPr>
        <w:t>variety</w:t>
      </w:r>
      <w:r w:rsidRPr="00431EB7">
        <w:rPr>
          <w:rFonts w:ascii="仿宋" w:eastAsia="仿宋" w:hAnsi="仿宋" w:cs="Lucida Console"/>
          <w:spacing w:val="-20"/>
          <w:szCs w:val="21"/>
        </w:rPr>
        <w:t xml:space="preserve"> </w:t>
      </w:r>
      <w:r w:rsidRPr="00431EB7">
        <w:rPr>
          <w:rFonts w:ascii="仿宋" w:eastAsia="仿宋" w:hAnsi="仿宋" w:cs="Lucida Console"/>
          <w:szCs w:val="21"/>
        </w:rPr>
        <w:t>of</w:t>
      </w:r>
      <w:r w:rsidRPr="00431EB7">
        <w:rPr>
          <w:rFonts w:ascii="仿宋" w:eastAsia="仿宋" w:hAnsi="仿宋" w:cs="Lucida Console"/>
          <w:spacing w:val="-20"/>
          <w:szCs w:val="21"/>
        </w:rPr>
        <w:t xml:space="preserve"> </w:t>
      </w:r>
      <w:r w:rsidRPr="00431EB7">
        <w:rPr>
          <w:rFonts w:ascii="仿宋" w:eastAsia="仿宋" w:hAnsi="仿宋" w:cs="Lucida Console"/>
          <w:szCs w:val="21"/>
        </w:rPr>
        <w:t>surprisingly</w:t>
      </w:r>
      <w:r w:rsidRPr="00431EB7">
        <w:rPr>
          <w:rFonts w:ascii="仿宋" w:eastAsia="仿宋" w:hAnsi="仿宋" w:cs="Lucida Console"/>
          <w:spacing w:val="-20"/>
          <w:szCs w:val="21"/>
        </w:rPr>
        <w:t xml:space="preserve"> </w:t>
      </w:r>
      <w:r w:rsidRPr="00431EB7">
        <w:rPr>
          <w:rFonts w:ascii="仿宋" w:eastAsia="仿宋" w:hAnsi="仿宋" w:cs="Lucida Console"/>
          <w:szCs w:val="21"/>
        </w:rPr>
        <w:t>interesting</w:t>
      </w:r>
      <w:r w:rsidRPr="00431EB7">
        <w:rPr>
          <w:rFonts w:ascii="仿宋" w:eastAsia="仿宋" w:hAnsi="仿宋" w:cs="Lucida Console"/>
          <w:spacing w:val="-20"/>
          <w:szCs w:val="21"/>
        </w:rPr>
        <w:t xml:space="preserve"> </w:t>
      </w:r>
      <w:r w:rsidRPr="00431EB7">
        <w:rPr>
          <w:rFonts w:ascii="仿宋" w:eastAsia="仿宋" w:hAnsi="仿宋" w:cs="Lucida Console"/>
          <w:szCs w:val="21"/>
        </w:rPr>
        <w:t>displays</w:t>
      </w:r>
      <w:r w:rsidRPr="00431EB7">
        <w:rPr>
          <w:rFonts w:ascii="仿宋" w:eastAsia="仿宋" w:hAnsi="仿宋" w:cs="Lucida Console"/>
          <w:spacing w:val="-20"/>
          <w:szCs w:val="21"/>
        </w:rPr>
        <w:t xml:space="preserve"> </w:t>
      </w:r>
      <w:r w:rsidRPr="00431EB7">
        <w:rPr>
          <w:rFonts w:ascii="仿宋" w:eastAsia="仿宋" w:hAnsi="仿宋" w:cs="Lucida Console"/>
          <w:szCs w:val="21"/>
        </w:rPr>
        <w:t>recounting,</w:t>
      </w:r>
      <w:r w:rsidRPr="00431EB7">
        <w:rPr>
          <w:rFonts w:ascii="仿宋" w:eastAsia="仿宋" w:hAnsi="仿宋" w:cs="Lucida Console"/>
          <w:spacing w:val="-20"/>
          <w:szCs w:val="21"/>
        </w:rPr>
        <w:t xml:space="preserve"> </w:t>
      </w:r>
      <w:r w:rsidRPr="00431EB7">
        <w:rPr>
          <w:rFonts w:ascii="仿宋" w:eastAsia="仿宋" w:hAnsi="仿宋" w:cs="Lucida Console"/>
          <w:szCs w:val="21"/>
        </w:rPr>
        <w:t>for</w:t>
      </w:r>
      <w:r w:rsidRPr="00431EB7">
        <w:rPr>
          <w:rFonts w:ascii="仿宋" w:eastAsia="仿宋" w:hAnsi="仿宋" w:cs="Lucida Console"/>
          <w:spacing w:val="-20"/>
          <w:szCs w:val="21"/>
        </w:rPr>
        <w:t xml:space="preserve"> </w:t>
      </w:r>
      <w:r w:rsidRPr="00431EB7">
        <w:rPr>
          <w:rFonts w:ascii="仿宋" w:eastAsia="仿宋" w:hAnsi="仿宋" w:cs="Lucida Console"/>
          <w:szCs w:val="21"/>
        </w:rPr>
        <w:t>example,</w:t>
      </w:r>
      <w:r w:rsidRPr="00431EB7">
        <w:rPr>
          <w:rFonts w:ascii="仿宋" w:eastAsia="仿宋" w:hAnsi="仿宋" w:cs="Lucida Console"/>
          <w:spacing w:val="-20"/>
          <w:szCs w:val="21"/>
        </w:rPr>
        <w:t xml:space="preserve"> </w:t>
      </w:r>
      <w:r w:rsidRPr="00431EB7">
        <w:rPr>
          <w:rFonts w:ascii="仿宋" w:eastAsia="仿宋" w:hAnsi="仿宋" w:cs="Lucida Console"/>
          <w:szCs w:val="21"/>
        </w:rPr>
        <w:t>the</w:t>
      </w:r>
      <w:r w:rsidRPr="00431EB7">
        <w:rPr>
          <w:rFonts w:ascii="仿宋" w:eastAsia="仿宋" w:hAnsi="仿宋" w:cs="Lucida Console"/>
          <w:spacing w:val="-20"/>
          <w:szCs w:val="21"/>
        </w:rPr>
        <w:t xml:space="preserve"> </w:t>
      </w:r>
      <w:r w:rsidRPr="00431EB7">
        <w:rPr>
          <w:rFonts w:ascii="仿宋" w:eastAsia="仿宋" w:hAnsi="仿宋" w:cs="Lucida Console"/>
          <w:szCs w:val="21"/>
        </w:rPr>
        <w:t>roles</w:t>
      </w:r>
      <w:r w:rsidRPr="00431EB7">
        <w:rPr>
          <w:rFonts w:ascii="仿宋" w:eastAsia="仿宋" w:hAnsi="仿宋" w:cs="Lucida Console"/>
          <w:spacing w:val="-19"/>
          <w:szCs w:val="21"/>
        </w:rPr>
        <w:t xml:space="preserve"> </w:t>
      </w:r>
      <w:r w:rsidRPr="00431EB7">
        <w:rPr>
          <w:rFonts w:ascii="仿宋" w:eastAsia="仿宋" w:hAnsi="仿宋" w:cs="Lucida Console"/>
          <w:szCs w:val="21"/>
        </w:rPr>
        <w:t>played</w:t>
      </w:r>
      <w:r w:rsidRPr="00431EB7">
        <w:rPr>
          <w:rFonts w:ascii="仿宋" w:eastAsia="仿宋" w:hAnsi="仿宋" w:cs="Lucida Console"/>
          <w:spacing w:val="-20"/>
          <w:szCs w:val="21"/>
        </w:rPr>
        <w:t xml:space="preserve"> </w:t>
      </w:r>
      <w:r w:rsidRPr="00431EB7">
        <w:rPr>
          <w:rFonts w:ascii="仿宋" w:eastAsia="仿宋" w:hAnsi="仿宋" w:cs="Lucida Console"/>
          <w:szCs w:val="21"/>
        </w:rPr>
        <w:t>by</w:t>
      </w:r>
      <w:r w:rsidRPr="00431EB7">
        <w:rPr>
          <w:rFonts w:ascii="仿宋" w:eastAsia="仿宋" w:hAnsi="仿宋" w:cs="Lucida Console"/>
          <w:spacing w:val="-20"/>
          <w:szCs w:val="21"/>
        </w:rPr>
        <w:t xml:space="preserve"> </w:t>
      </w:r>
      <w:r w:rsidRPr="00431EB7">
        <w:rPr>
          <w:rFonts w:ascii="仿宋" w:eastAsia="仿宋" w:hAnsi="仿宋" w:cs="Lucida Console"/>
          <w:szCs w:val="21"/>
        </w:rPr>
        <w:t>var-</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ious</w:t>
      </w:r>
      <w:r w:rsidRPr="00431EB7">
        <w:rPr>
          <w:rFonts w:ascii="仿宋" w:eastAsia="仿宋" w:hAnsi="仿宋" w:cs="Lucida Console"/>
          <w:spacing w:val="15"/>
          <w:szCs w:val="21"/>
        </w:rPr>
        <w:t xml:space="preserve"> </w:t>
      </w:r>
      <w:r w:rsidRPr="00431EB7">
        <w:rPr>
          <w:rFonts w:ascii="仿宋" w:eastAsia="仿宋" w:hAnsi="仿宋" w:cs="Lucida Console"/>
          <w:szCs w:val="21"/>
        </w:rPr>
        <w:t>animals</w:t>
      </w:r>
      <w:r w:rsidRPr="00431EB7">
        <w:rPr>
          <w:rFonts w:ascii="仿宋" w:eastAsia="仿宋" w:hAnsi="仿宋" w:cs="Lucida Console"/>
          <w:spacing w:val="15"/>
          <w:szCs w:val="21"/>
        </w:rPr>
        <w:t xml:space="preserve"> </w:t>
      </w:r>
      <w:r w:rsidRPr="00431EB7">
        <w:rPr>
          <w:rFonts w:ascii="仿宋" w:eastAsia="仿宋" w:hAnsi="仿宋" w:cs="Lucida Console"/>
          <w:szCs w:val="21"/>
        </w:rPr>
        <w:t>in</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13"/>
          <w:szCs w:val="21"/>
        </w:rPr>
        <w:t xml:space="preserve"> </w:t>
      </w:r>
      <w:r w:rsidRPr="00431EB7">
        <w:rPr>
          <w:rFonts w:ascii="仿宋" w:eastAsia="仿宋" w:hAnsi="仿宋" w:cs="Lucida Console"/>
          <w:szCs w:val="21"/>
        </w:rPr>
        <w:t>history</w:t>
      </w:r>
      <w:r w:rsidRPr="00431EB7">
        <w:rPr>
          <w:rFonts w:ascii="仿宋" w:eastAsia="仿宋" w:hAnsi="仿宋" w:cs="Lucida Console"/>
          <w:spacing w:val="14"/>
          <w:szCs w:val="21"/>
        </w:rPr>
        <w:t xml:space="preserve"> </w:t>
      </w:r>
      <w:r w:rsidRPr="00431EB7">
        <w:rPr>
          <w:rFonts w:ascii="仿宋" w:eastAsia="仿宋" w:hAnsi="仿宋" w:cs="Lucida Console"/>
          <w:szCs w:val="21"/>
        </w:rPr>
        <w:t>of</w:t>
      </w:r>
      <w:r w:rsidRPr="00431EB7">
        <w:rPr>
          <w:rFonts w:ascii="仿宋" w:eastAsia="仿宋" w:hAnsi="仿宋" w:cs="Lucida Console"/>
          <w:spacing w:val="14"/>
          <w:szCs w:val="21"/>
        </w:rPr>
        <w:t xml:space="preserve"> </w:t>
      </w:r>
      <w:r w:rsidRPr="00431EB7">
        <w:rPr>
          <w:rFonts w:ascii="仿宋" w:eastAsia="仿宋" w:hAnsi="仿宋" w:cs="Lucida Console"/>
          <w:szCs w:val="21"/>
        </w:rPr>
        <w:t>the</w:t>
      </w:r>
      <w:r w:rsidRPr="00431EB7">
        <w:rPr>
          <w:rFonts w:ascii="仿宋" w:eastAsia="仿宋" w:hAnsi="仿宋" w:cs="Lucida Console"/>
          <w:spacing w:val="14"/>
          <w:szCs w:val="21"/>
        </w:rPr>
        <w:t xml:space="preserve"> </w:t>
      </w:r>
      <w:r w:rsidRPr="00431EB7">
        <w:rPr>
          <w:rFonts w:ascii="仿宋" w:eastAsia="仿宋" w:hAnsi="仿宋" w:cs="Lucida Console"/>
          <w:szCs w:val="21"/>
        </w:rPr>
        <w:t>postal</w:t>
      </w:r>
      <w:r w:rsidRPr="00431EB7">
        <w:rPr>
          <w:rFonts w:ascii="仿宋" w:eastAsia="仿宋" w:hAnsi="仿宋" w:cs="Lucida Console"/>
          <w:spacing w:val="14"/>
          <w:szCs w:val="21"/>
        </w:rPr>
        <w:t xml:space="preserve"> </w:t>
      </w:r>
      <w:r w:rsidRPr="00431EB7">
        <w:rPr>
          <w:rFonts w:ascii="仿宋" w:eastAsia="仿宋" w:hAnsi="仿宋" w:cs="Lucida Console"/>
          <w:szCs w:val="21"/>
        </w:rPr>
        <w:t>service.</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2" w:line="240" w:lineRule="auto"/>
        <w:ind w:left="304" w:right="117" w:hanging="61"/>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（美国邮政博物馆拥有足够多的稀有邮票，足以满足即便是最热心的徽章收藏家。不仅如</w:t>
      </w:r>
      <w:r w:rsidRPr="00431EB7">
        <w:rPr>
          <w:rFonts w:ascii="仿宋" w:eastAsia="仿宋" w:hAnsi="仿宋" w:cs="Microsoft JhengHei"/>
          <w:w w:val="99"/>
          <w:szCs w:val="21"/>
          <w:lang w:eastAsia="zh-CN"/>
        </w:rPr>
        <w:t xml:space="preserve"> </w:t>
      </w:r>
      <w:r w:rsidRPr="00431EB7">
        <w:rPr>
          <w:rFonts w:ascii="宋体" w:eastAsia="宋体" w:hAnsi="宋体" w:cs="宋体" w:hint="eastAsia"/>
          <w:w w:val="95"/>
          <w:szCs w:val="21"/>
          <w:lang w:eastAsia="zh-CN"/>
        </w:rPr>
        <w:t>此</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该博</w:t>
      </w:r>
      <w:r w:rsidRPr="00431EB7">
        <w:rPr>
          <w:rFonts w:ascii="宋体" w:eastAsia="宋体" w:hAnsi="宋体" w:cs="宋体" w:hint="eastAsia"/>
          <w:spacing w:val="-1"/>
          <w:w w:val="95"/>
          <w:szCs w:val="21"/>
          <w:lang w:eastAsia="zh-CN"/>
        </w:rPr>
        <w:t>物</w:t>
      </w:r>
      <w:r w:rsidRPr="00431EB7">
        <w:rPr>
          <w:rFonts w:ascii="宋体" w:eastAsia="宋体" w:hAnsi="宋体" w:cs="宋体" w:hint="eastAsia"/>
          <w:w w:val="95"/>
          <w:szCs w:val="21"/>
          <w:lang w:eastAsia="zh-CN"/>
        </w:rPr>
        <w:t>馆</w:t>
      </w:r>
      <w:r w:rsidRPr="00431EB7">
        <w:rPr>
          <w:rFonts w:ascii="宋体" w:eastAsia="宋体" w:hAnsi="宋体" w:cs="宋体" w:hint="eastAsia"/>
          <w:spacing w:val="-1"/>
          <w:w w:val="95"/>
          <w:szCs w:val="21"/>
          <w:lang w:eastAsia="zh-CN"/>
        </w:rPr>
        <w:t>还</w:t>
      </w:r>
      <w:r w:rsidRPr="00431EB7">
        <w:rPr>
          <w:rFonts w:ascii="宋体" w:eastAsia="宋体" w:hAnsi="宋体" w:cs="宋体" w:hint="eastAsia"/>
          <w:w w:val="95"/>
          <w:szCs w:val="21"/>
          <w:lang w:eastAsia="zh-CN"/>
        </w:rPr>
        <w:t>展</w:t>
      </w:r>
      <w:r w:rsidRPr="00431EB7">
        <w:rPr>
          <w:rFonts w:ascii="宋体" w:eastAsia="宋体" w:hAnsi="宋体" w:cs="宋体" w:hint="eastAsia"/>
          <w:spacing w:val="-1"/>
          <w:w w:val="95"/>
          <w:szCs w:val="21"/>
          <w:lang w:eastAsia="zh-CN"/>
        </w:rPr>
        <w:t>示</w:t>
      </w:r>
      <w:r w:rsidRPr="00431EB7">
        <w:rPr>
          <w:rFonts w:ascii="宋体" w:eastAsia="宋体" w:hAnsi="宋体" w:cs="宋体" w:hint="eastAsia"/>
          <w:w w:val="95"/>
          <w:szCs w:val="21"/>
          <w:lang w:eastAsia="zh-CN"/>
        </w:rPr>
        <w:t>很</w:t>
      </w:r>
      <w:r w:rsidRPr="00431EB7">
        <w:rPr>
          <w:rFonts w:ascii="宋体" w:eastAsia="宋体" w:hAnsi="宋体" w:cs="宋体" w:hint="eastAsia"/>
          <w:spacing w:val="-1"/>
          <w:w w:val="95"/>
          <w:szCs w:val="21"/>
          <w:lang w:eastAsia="zh-CN"/>
        </w:rPr>
        <w:t>多</w:t>
      </w:r>
      <w:r w:rsidRPr="00431EB7">
        <w:rPr>
          <w:rFonts w:ascii="宋体" w:eastAsia="宋体" w:hAnsi="宋体" w:cs="宋体" w:hint="eastAsia"/>
          <w:w w:val="95"/>
          <w:szCs w:val="21"/>
          <w:lang w:eastAsia="zh-CN"/>
        </w:rPr>
        <w:t>出</w:t>
      </w:r>
      <w:r w:rsidRPr="00431EB7">
        <w:rPr>
          <w:rFonts w:ascii="宋体" w:eastAsia="宋体" w:hAnsi="宋体" w:cs="宋体" w:hint="eastAsia"/>
          <w:spacing w:val="-1"/>
          <w:w w:val="95"/>
          <w:szCs w:val="21"/>
          <w:lang w:eastAsia="zh-CN"/>
        </w:rPr>
        <w:t>奇</w:t>
      </w:r>
      <w:r w:rsidRPr="00431EB7">
        <w:rPr>
          <w:rFonts w:ascii="宋体" w:eastAsia="宋体" w:hAnsi="宋体" w:cs="宋体" w:hint="eastAsia"/>
          <w:w w:val="95"/>
          <w:szCs w:val="21"/>
          <w:lang w:eastAsia="zh-CN"/>
        </w:rPr>
        <w:t>又</w:t>
      </w:r>
      <w:r w:rsidRPr="00431EB7">
        <w:rPr>
          <w:rFonts w:ascii="宋体" w:eastAsia="宋体" w:hAnsi="宋体" w:cs="宋体" w:hint="eastAsia"/>
          <w:spacing w:val="-1"/>
          <w:w w:val="95"/>
          <w:szCs w:val="21"/>
          <w:lang w:eastAsia="zh-CN"/>
        </w:rPr>
        <w:t>有</w:t>
      </w:r>
      <w:r w:rsidRPr="00431EB7">
        <w:rPr>
          <w:rFonts w:ascii="宋体" w:eastAsia="宋体" w:hAnsi="宋体" w:cs="宋体" w:hint="eastAsia"/>
          <w:w w:val="95"/>
          <w:szCs w:val="21"/>
          <w:lang w:eastAsia="zh-CN"/>
        </w:rPr>
        <w:t>趣</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历</w:t>
      </w:r>
      <w:r w:rsidRPr="00431EB7">
        <w:rPr>
          <w:rFonts w:ascii="宋体" w:eastAsia="宋体" w:hAnsi="宋体" w:cs="宋体" w:hint="eastAsia"/>
          <w:spacing w:val="-1"/>
          <w:w w:val="95"/>
          <w:szCs w:val="21"/>
          <w:lang w:eastAsia="zh-CN"/>
        </w:rPr>
        <w:t>史</w:t>
      </w:r>
      <w:r w:rsidRPr="00431EB7">
        <w:rPr>
          <w:rFonts w:ascii="宋体" w:eastAsia="宋体" w:hAnsi="宋体" w:cs="宋体" w:hint="eastAsia"/>
          <w:w w:val="95"/>
          <w:szCs w:val="21"/>
          <w:lang w:eastAsia="zh-CN"/>
        </w:rPr>
        <w:t>回</w:t>
      </w:r>
      <w:r w:rsidRPr="00431EB7">
        <w:rPr>
          <w:rFonts w:ascii="宋体" w:eastAsia="宋体" w:hAnsi="宋体" w:cs="宋体" w:hint="eastAsia"/>
          <w:spacing w:val="-1"/>
          <w:w w:val="95"/>
          <w:szCs w:val="21"/>
          <w:lang w:eastAsia="zh-CN"/>
        </w:rPr>
        <w:t>放，</w:t>
      </w:r>
      <w:r w:rsidRPr="00431EB7">
        <w:rPr>
          <w:rFonts w:ascii="宋体" w:eastAsia="宋体" w:hAnsi="宋体" w:cs="宋体" w:hint="eastAsia"/>
          <w:w w:val="95"/>
          <w:szCs w:val="21"/>
          <w:lang w:eastAsia="zh-CN"/>
        </w:rPr>
        <w:t>比</w:t>
      </w:r>
      <w:r w:rsidRPr="00431EB7">
        <w:rPr>
          <w:rFonts w:ascii="宋体" w:eastAsia="宋体" w:hAnsi="宋体" w:cs="宋体" w:hint="eastAsia"/>
          <w:spacing w:val="-1"/>
          <w:w w:val="95"/>
          <w:szCs w:val="21"/>
          <w:lang w:eastAsia="zh-CN"/>
        </w:rPr>
        <w:t>如：</w:t>
      </w:r>
      <w:r w:rsidRPr="00431EB7">
        <w:rPr>
          <w:rFonts w:ascii="宋体" w:eastAsia="宋体" w:hAnsi="宋体" w:cs="宋体" w:hint="eastAsia"/>
          <w:w w:val="95"/>
          <w:szCs w:val="21"/>
          <w:lang w:eastAsia="zh-CN"/>
        </w:rPr>
        <w:t>各种</w:t>
      </w:r>
      <w:r w:rsidRPr="00431EB7">
        <w:rPr>
          <w:rFonts w:ascii="宋体" w:eastAsia="宋体" w:hAnsi="宋体" w:cs="宋体" w:hint="eastAsia"/>
          <w:spacing w:val="-1"/>
          <w:w w:val="95"/>
          <w:szCs w:val="21"/>
          <w:lang w:eastAsia="zh-CN"/>
        </w:rPr>
        <w:t>动</w:t>
      </w:r>
      <w:r w:rsidRPr="00431EB7">
        <w:rPr>
          <w:rFonts w:ascii="宋体" w:eastAsia="宋体" w:hAnsi="宋体" w:cs="宋体" w:hint="eastAsia"/>
          <w:w w:val="95"/>
          <w:szCs w:val="21"/>
          <w:lang w:eastAsia="zh-CN"/>
        </w:rPr>
        <w:t>物</w:t>
      </w:r>
      <w:r w:rsidRPr="00431EB7">
        <w:rPr>
          <w:rFonts w:ascii="宋体" w:eastAsia="宋体" w:hAnsi="宋体" w:cs="宋体" w:hint="eastAsia"/>
          <w:spacing w:val="-1"/>
          <w:w w:val="95"/>
          <w:szCs w:val="21"/>
          <w:lang w:eastAsia="zh-CN"/>
        </w:rPr>
        <w:t>扮</w:t>
      </w:r>
      <w:r w:rsidRPr="00431EB7">
        <w:rPr>
          <w:rFonts w:ascii="宋体" w:eastAsia="宋体" w:hAnsi="宋体" w:cs="宋体" w:hint="eastAsia"/>
          <w:w w:val="95"/>
          <w:szCs w:val="21"/>
          <w:lang w:eastAsia="zh-CN"/>
        </w:rPr>
        <w:t>演</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在</w:t>
      </w:r>
      <w:r w:rsidRPr="00431EB7">
        <w:rPr>
          <w:rFonts w:ascii="宋体" w:eastAsia="宋体" w:hAnsi="宋体" w:cs="宋体" w:hint="eastAsia"/>
          <w:spacing w:val="-1"/>
          <w:w w:val="95"/>
          <w:szCs w:val="21"/>
          <w:lang w:eastAsia="zh-CN"/>
        </w:rPr>
        <w:t>邮</w:t>
      </w:r>
      <w:r w:rsidRPr="00431EB7">
        <w:rPr>
          <w:rFonts w:ascii="宋体" w:eastAsia="宋体" w:hAnsi="宋体" w:cs="宋体" w:hint="eastAsia"/>
          <w:w w:val="95"/>
          <w:szCs w:val="21"/>
          <w:lang w:eastAsia="zh-CN"/>
        </w:rPr>
        <w:t>政</w:t>
      </w:r>
      <w:r w:rsidRPr="00431EB7">
        <w:rPr>
          <w:rFonts w:ascii="宋体" w:eastAsia="宋体" w:hAnsi="宋体" w:cs="宋体" w:hint="eastAsia"/>
          <w:spacing w:val="-1"/>
          <w:w w:val="95"/>
          <w:szCs w:val="21"/>
          <w:lang w:eastAsia="zh-CN"/>
        </w:rPr>
        <w:t>历</w:t>
      </w:r>
      <w:r w:rsidRPr="00431EB7">
        <w:rPr>
          <w:rFonts w:ascii="宋体" w:eastAsia="宋体" w:hAnsi="宋体" w:cs="宋体" w:hint="eastAsia"/>
          <w:w w:val="95"/>
          <w:szCs w:val="21"/>
          <w:lang w:eastAsia="zh-CN"/>
        </w:rPr>
        <w:t>史</w:t>
      </w:r>
      <w:r w:rsidRPr="00431EB7">
        <w:rPr>
          <w:rFonts w:ascii="宋体" w:eastAsia="宋体" w:hAnsi="宋体" w:cs="宋体" w:hint="eastAsia"/>
          <w:spacing w:val="-1"/>
          <w:w w:val="95"/>
          <w:szCs w:val="21"/>
          <w:lang w:eastAsia="zh-CN"/>
        </w:rPr>
        <w:t>上</w:t>
      </w:r>
      <w:r w:rsidRPr="00431EB7">
        <w:rPr>
          <w:rFonts w:ascii="宋体" w:eastAsia="宋体" w:hAnsi="宋体" w:cs="宋体" w:hint="eastAsia"/>
          <w:w w:val="95"/>
          <w:szCs w:val="21"/>
          <w:lang w:eastAsia="zh-CN"/>
        </w:rPr>
        <w:t>的</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不同角色</w:t>
      </w:r>
      <w:r w:rsidRPr="00431EB7">
        <w:rPr>
          <w:rFonts w:ascii="宋体" w:eastAsia="宋体" w:hAnsi="宋体" w:cs="宋体" w:hint="eastAsia"/>
          <w:spacing w:val="-67"/>
          <w:szCs w:val="21"/>
          <w:lang w:eastAsia="zh-CN"/>
        </w:rPr>
        <w:t>。</w:t>
      </w:r>
      <w:r w:rsidRPr="00431EB7">
        <w:rPr>
          <w:rFonts w:ascii="宋体" w:eastAsia="宋体" w:hAnsi="宋体" w:cs="宋体" w:hint="eastAsia"/>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通过这些句子提供的信息，得到上述的推理形式就不是特别困难。只需要将这些</w:t>
      </w:r>
      <w:r w:rsidRPr="00431EB7">
        <w:rPr>
          <w:lang w:eastAsia="zh-CN"/>
        </w:rPr>
        <w:t xml:space="preserve"> </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各种（</w:t>
      </w:r>
      <w:r w:rsidRPr="00431EB7">
        <w:rPr>
          <w:lang w:eastAsia="zh-CN"/>
        </w:rPr>
        <w:t>variety</w:t>
      </w:r>
      <w:r w:rsidRPr="00431EB7">
        <w:rPr>
          <w:lang w:eastAsia="zh-CN"/>
        </w:rPr>
        <w:t>）</w:t>
      </w:r>
      <w:r w:rsidRPr="00431EB7">
        <w:rPr>
          <w:rFonts w:hint="eastAsia"/>
          <w:lang w:eastAsia="zh-CN"/>
        </w:rPr>
        <w:t>”</w:t>
      </w:r>
      <w:r w:rsidRPr="00431EB7">
        <w:rPr>
          <w:lang w:eastAsia="zh-CN"/>
        </w:rPr>
        <w:t>等这些量词转换成一般概念层</w:t>
      </w:r>
      <w:r w:rsidRPr="00431EB7">
        <w:rPr>
          <w:lang w:eastAsia="zh-CN"/>
        </w:rPr>
        <w:t xml:space="preserve"> </w:t>
      </w:r>
      <w:r w:rsidRPr="00431EB7">
        <w:rPr>
          <w:lang w:eastAsia="zh-CN"/>
        </w:rPr>
        <w:t>次上的</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。而这样的关联完全可以从以下类似的句子中推理得出：</w:t>
      </w:r>
    </w:p>
    <w:p w:rsidR="000A3AD4" w:rsidRPr="00431EB7" w:rsidRDefault="000A3AD4" w:rsidP="000A3AD4">
      <w:pPr>
        <w:spacing w:line="240" w:lineRule="auto"/>
        <w:ind w:left="304" w:right="117"/>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51"/>
          <w:szCs w:val="21"/>
        </w:rPr>
        <w:t xml:space="preserve"> </w:t>
      </w:r>
      <w:r w:rsidRPr="00431EB7">
        <w:rPr>
          <w:rFonts w:ascii="仿宋" w:eastAsia="仿宋" w:hAnsi="仿宋" w:cs="Lucida Console"/>
          <w:szCs w:val="21"/>
        </w:rPr>
        <w:t>New</w:t>
      </w:r>
      <w:r w:rsidRPr="00431EB7">
        <w:rPr>
          <w:rFonts w:ascii="仿宋" w:eastAsia="仿宋" w:hAnsi="仿宋" w:cs="Lucida Console"/>
          <w:spacing w:val="52"/>
          <w:szCs w:val="21"/>
        </w:rPr>
        <w:t xml:space="preserve"> </w:t>
      </w:r>
      <w:r w:rsidRPr="00431EB7">
        <w:rPr>
          <w:rFonts w:ascii="仿宋" w:eastAsia="仿宋" w:hAnsi="仿宋" w:cs="Lucida Console"/>
          <w:szCs w:val="21"/>
        </w:rPr>
        <w:t>York</w:t>
      </w:r>
      <w:r w:rsidRPr="00431EB7">
        <w:rPr>
          <w:rFonts w:ascii="仿宋" w:eastAsia="仿宋" w:hAnsi="仿宋" w:cs="Lucida Console"/>
          <w:spacing w:val="52"/>
          <w:szCs w:val="21"/>
        </w:rPr>
        <w:t xml:space="preserve"> </w:t>
      </w:r>
      <w:r w:rsidRPr="00431EB7">
        <w:rPr>
          <w:rFonts w:ascii="仿宋" w:eastAsia="仿宋" w:hAnsi="仿宋" w:cs="Lucida Console"/>
          <w:szCs w:val="21"/>
        </w:rPr>
        <w:t>Museum</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Modern</w:t>
      </w:r>
      <w:r w:rsidRPr="00431EB7">
        <w:rPr>
          <w:rFonts w:ascii="仿宋" w:eastAsia="仿宋" w:hAnsi="仿宋" w:cs="Lucida Console"/>
          <w:spacing w:val="52"/>
          <w:szCs w:val="21"/>
        </w:rPr>
        <w:t xml:space="preserve"> </w:t>
      </w:r>
      <w:r w:rsidRPr="00431EB7">
        <w:rPr>
          <w:rFonts w:ascii="仿宋" w:eastAsia="仿宋" w:hAnsi="仿宋" w:cs="Lucida Console"/>
          <w:szCs w:val="21"/>
        </w:rPr>
        <w:t>Art</w:t>
      </w:r>
      <w:r w:rsidRPr="00431EB7">
        <w:rPr>
          <w:rFonts w:ascii="仿宋" w:eastAsia="仿宋" w:hAnsi="仿宋" w:cs="Lucida Console"/>
          <w:spacing w:val="52"/>
          <w:szCs w:val="21"/>
        </w:rPr>
        <w:t xml:space="preserve"> </w:t>
      </w:r>
      <w:r w:rsidRPr="00431EB7">
        <w:rPr>
          <w:rFonts w:ascii="仿宋" w:eastAsia="仿宋" w:hAnsi="仿宋" w:cs="Lucida Console"/>
          <w:szCs w:val="21"/>
        </w:rPr>
        <w:t>has</w:t>
      </w:r>
      <w:r w:rsidRPr="00431EB7">
        <w:rPr>
          <w:rFonts w:ascii="仿宋" w:eastAsia="仿宋" w:hAnsi="仿宋" w:cs="Lucida Console"/>
          <w:spacing w:val="52"/>
          <w:szCs w:val="21"/>
        </w:rPr>
        <w:t xml:space="preserve"> </w:t>
      </w:r>
      <w:r w:rsidRPr="00431EB7">
        <w:rPr>
          <w:rFonts w:ascii="仿宋" w:eastAsia="仿宋" w:hAnsi="仿宋" w:cs="Lucida Console"/>
          <w:szCs w:val="21"/>
        </w:rPr>
        <w:t>one</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the</w:t>
      </w:r>
      <w:r w:rsidRPr="00431EB7">
        <w:rPr>
          <w:rFonts w:ascii="仿宋" w:eastAsia="仿宋" w:hAnsi="仿宋" w:cs="Lucida Console"/>
          <w:spacing w:val="52"/>
          <w:szCs w:val="21"/>
        </w:rPr>
        <w:t xml:space="preserve"> </w:t>
      </w:r>
      <w:r w:rsidRPr="00431EB7">
        <w:rPr>
          <w:rFonts w:ascii="仿宋" w:eastAsia="仿宋" w:hAnsi="仿宋" w:cs="Lucida Console"/>
          <w:szCs w:val="21"/>
        </w:rPr>
        <w:t>world's</w:t>
      </w:r>
      <w:r w:rsidRPr="00431EB7">
        <w:rPr>
          <w:rFonts w:ascii="仿宋" w:eastAsia="仿宋" w:hAnsi="仿宋" w:cs="Lucida Console"/>
          <w:spacing w:val="52"/>
          <w:szCs w:val="21"/>
        </w:rPr>
        <w:t xml:space="preserve"> </w:t>
      </w:r>
      <w:r w:rsidRPr="00431EB7">
        <w:rPr>
          <w:rFonts w:ascii="仿宋" w:eastAsia="仿宋" w:hAnsi="仿宋" w:cs="Lucida Console"/>
          <w:szCs w:val="21"/>
        </w:rPr>
        <w:t>largest</w:t>
      </w:r>
      <w:r w:rsidRPr="00431EB7">
        <w:rPr>
          <w:rFonts w:ascii="仿宋" w:eastAsia="仿宋" w:hAnsi="仿宋" w:cs="Lucida Console"/>
          <w:spacing w:val="52"/>
          <w:szCs w:val="21"/>
        </w:rPr>
        <w:t xml:space="preserve"> </w:t>
      </w:r>
      <w:r w:rsidRPr="00431EB7">
        <w:rPr>
          <w:rFonts w:ascii="仿宋" w:eastAsia="仿宋" w:hAnsi="仿宋" w:cs="Lucida Console"/>
          <w:szCs w:val="21"/>
        </w:rPr>
        <w:t>collection-</w:t>
      </w:r>
      <w:r w:rsidRPr="00431EB7">
        <w:rPr>
          <w:rFonts w:ascii="仿宋" w:eastAsia="仿宋" w:hAnsi="仿宋" w:cs="Lucida Console"/>
          <w:w w:val="102"/>
          <w:szCs w:val="21"/>
        </w:rPr>
        <w:t xml:space="preserve"> </w:t>
      </w:r>
      <w:r w:rsidRPr="00431EB7">
        <w:rPr>
          <w:rFonts w:ascii="仿宋" w:eastAsia="仿宋" w:hAnsi="仿宋" w:cs="Lucida Console"/>
          <w:szCs w:val="21"/>
        </w:rPr>
        <w:t>s</w:t>
      </w:r>
      <w:r w:rsidRPr="00431EB7">
        <w:rPr>
          <w:rFonts w:ascii="仿宋" w:eastAsia="仿宋" w:hAnsi="仿宋" w:cs="Lucida Console"/>
          <w:spacing w:val="16"/>
          <w:szCs w:val="21"/>
        </w:rPr>
        <w:t xml:space="preserve"> </w:t>
      </w:r>
      <w:r w:rsidRPr="00431EB7">
        <w:rPr>
          <w:rFonts w:ascii="仿宋" w:eastAsia="仿宋" w:hAnsi="仿宋" w:cs="Lucida Console"/>
          <w:szCs w:val="21"/>
        </w:rPr>
        <w:t>of</w:t>
      </w:r>
      <w:r w:rsidRPr="00431EB7">
        <w:rPr>
          <w:rFonts w:ascii="仿宋" w:eastAsia="仿宋" w:hAnsi="仿宋" w:cs="Lucida Console"/>
          <w:spacing w:val="16"/>
          <w:szCs w:val="21"/>
        </w:rPr>
        <w:t xml:space="preserve"> </w:t>
      </w:r>
      <w:r w:rsidRPr="00431EB7">
        <w:rPr>
          <w:rFonts w:ascii="仿宋" w:eastAsia="仿宋" w:hAnsi="仿宋" w:cs="Lucida Console"/>
          <w:szCs w:val="21"/>
        </w:rPr>
        <w:t>French</w:t>
      </w:r>
      <w:r w:rsidRPr="00431EB7">
        <w:rPr>
          <w:rFonts w:ascii="仿宋" w:eastAsia="仿宋" w:hAnsi="仿宋" w:cs="Lucida Console"/>
          <w:spacing w:val="17"/>
          <w:szCs w:val="21"/>
        </w:rPr>
        <w:t xml:space="preserve"> </w:t>
      </w:r>
      <w:r w:rsidRPr="00431EB7">
        <w:rPr>
          <w:rFonts w:ascii="仿宋" w:eastAsia="仿宋" w:hAnsi="仿宋" w:cs="Lucida Console"/>
          <w:szCs w:val="21"/>
        </w:rPr>
        <w:t>Impressionist</w:t>
      </w:r>
      <w:r w:rsidRPr="00431EB7">
        <w:rPr>
          <w:rFonts w:ascii="仿宋" w:eastAsia="仿宋" w:hAnsi="仿宋" w:cs="Lucida Console"/>
          <w:spacing w:val="16"/>
          <w:szCs w:val="21"/>
        </w:rPr>
        <w:t xml:space="preserve"> </w:t>
      </w:r>
      <w:r w:rsidRPr="00431EB7">
        <w:rPr>
          <w:rFonts w:ascii="仿宋" w:eastAsia="仿宋" w:hAnsi="仿宋" w:cs="Lucida Console"/>
          <w:szCs w:val="21"/>
        </w:rPr>
        <w:t>works.</w:t>
      </w:r>
    </w:p>
    <w:p w:rsidR="000A3AD4" w:rsidRPr="00431EB7" w:rsidRDefault="000A3AD4" w:rsidP="000A3AD4">
      <w:pPr>
        <w:spacing w:line="240" w:lineRule="auto"/>
        <w:ind w:left="304" w:right="117"/>
        <w:jc w:val="both"/>
        <w:rPr>
          <w:rFonts w:ascii="仿宋" w:eastAsia="仿宋" w:hAnsi="仿宋" w:cs="Lucida Console"/>
          <w:szCs w:val="21"/>
        </w:rPr>
      </w:pPr>
      <w:r w:rsidRPr="00431EB7">
        <w:rPr>
          <w:rFonts w:ascii="仿宋" w:eastAsia="仿宋" w:hAnsi="仿宋" w:cs="Lucida Console"/>
          <w:szCs w:val="21"/>
        </w:rPr>
        <w:t>Many</w:t>
      </w:r>
      <w:r w:rsidRPr="00431EB7">
        <w:rPr>
          <w:rFonts w:ascii="仿宋" w:eastAsia="仿宋" w:hAnsi="仿宋" w:cs="Lucida Console"/>
          <w:spacing w:val="3"/>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these</w:t>
      </w:r>
      <w:r w:rsidRPr="00431EB7">
        <w:rPr>
          <w:rFonts w:ascii="仿宋" w:eastAsia="仿宋" w:hAnsi="仿宋" w:cs="Lucida Console"/>
          <w:spacing w:val="4"/>
          <w:szCs w:val="21"/>
        </w:rPr>
        <w:t xml:space="preserve"> </w:t>
      </w:r>
      <w:r w:rsidRPr="00431EB7">
        <w:rPr>
          <w:rFonts w:ascii="仿宋" w:eastAsia="仿宋" w:hAnsi="仿宋" w:cs="Lucida Console"/>
          <w:szCs w:val="21"/>
        </w:rPr>
        <w:t>works</w:t>
      </w:r>
      <w:r w:rsidRPr="00431EB7">
        <w:rPr>
          <w:rFonts w:ascii="仿宋" w:eastAsia="仿宋" w:hAnsi="仿宋" w:cs="Lucida Console"/>
          <w:spacing w:val="4"/>
          <w:szCs w:val="21"/>
        </w:rPr>
        <w:t xml:space="preserve"> </w:t>
      </w:r>
      <w:r w:rsidRPr="00431EB7">
        <w:rPr>
          <w:rFonts w:ascii="仿宋" w:eastAsia="仿宋" w:hAnsi="仿宋" w:cs="Lucida Console"/>
          <w:szCs w:val="21"/>
        </w:rPr>
        <w:t>are</w:t>
      </w:r>
      <w:r w:rsidRPr="00431EB7">
        <w:rPr>
          <w:rFonts w:ascii="仿宋" w:eastAsia="仿宋" w:hAnsi="仿宋" w:cs="Lucida Console"/>
          <w:spacing w:val="4"/>
          <w:szCs w:val="21"/>
        </w:rPr>
        <w:t xml:space="preserve"> </w:t>
      </w:r>
      <w:r w:rsidRPr="00431EB7">
        <w:rPr>
          <w:rFonts w:ascii="仿宋" w:eastAsia="仿宋" w:hAnsi="仿宋" w:cs="Lucida Console"/>
          <w:szCs w:val="21"/>
        </w:rPr>
        <w:t>worth</w:t>
      </w:r>
      <w:r w:rsidRPr="00431EB7">
        <w:rPr>
          <w:rFonts w:ascii="仿宋" w:eastAsia="仿宋" w:hAnsi="仿宋" w:cs="Lucida Console"/>
          <w:spacing w:val="4"/>
          <w:szCs w:val="21"/>
        </w:rPr>
        <w:t xml:space="preserve"> </w:t>
      </w:r>
      <w:r w:rsidRPr="00431EB7">
        <w:rPr>
          <w:rFonts w:ascii="仿宋" w:eastAsia="仿宋" w:hAnsi="仿宋" w:cs="Lucida Console"/>
          <w:szCs w:val="21"/>
        </w:rPr>
        <w:t>tens</w:t>
      </w:r>
      <w:r w:rsidRPr="00431EB7">
        <w:rPr>
          <w:rFonts w:ascii="仿宋" w:eastAsia="仿宋" w:hAnsi="仿宋" w:cs="Lucida Console"/>
          <w:spacing w:val="4"/>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millions</w:t>
      </w:r>
      <w:r w:rsidRPr="00431EB7">
        <w:rPr>
          <w:rFonts w:ascii="仿宋" w:eastAsia="仿宋" w:hAnsi="仿宋" w:cs="Lucida Console"/>
          <w:spacing w:val="4"/>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dollars,</w:t>
      </w:r>
      <w:r w:rsidRPr="00431EB7">
        <w:rPr>
          <w:rFonts w:ascii="仿宋" w:eastAsia="仿宋" w:hAnsi="仿宋" w:cs="Lucida Console"/>
          <w:spacing w:val="4"/>
          <w:szCs w:val="21"/>
        </w:rPr>
        <w:t xml:space="preserve"> </w:t>
      </w:r>
      <w:r w:rsidRPr="00431EB7">
        <w:rPr>
          <w:rFonts w:ascii="仿宋" w:eastAsia="仿宋" w:hAnsi="仿宋" w:cs="Lucida Console"/>
          <w:szCs w:val="21"/>
        </w:rPr>
        <w:t>but</w:t>
      </w:r>
      <w:r w:rsidRPr="00431EB7">
        <w:rPr>
          <w:rFonts w:ascii="仿宋" w:eastAsia="仿宋" w:hAnsi="仿宋" w:cs="Lucida Console"/>
          <w:spacing w:val="4"/>
          <w:szCs w:val="21"/>
        </w:rPr>
        <w:t xml:space="preserve"> </w:t>
      </w:r>
      <w:r w:rsidRPr="00431EB7">
        <w:rPr>
          <w:rFonts w:ascii="仿宋" w:eastAsia="仿宋" w:hAnsi="仿宋" w:cs="Lucida Console"/>
          <w:szCs w:val="21"/>
        </w:rPr>
        <w:t>their</w:t>
      </w:r>
      <w:r w:rsidRPr="00431EB7">
        <w:rPr>
          <w:rFonts w:ascii="仿宋" w:eastAsia="仿宋" w:hAnsi="仿宋" w:cs="Lucida Console"/>
          <w:spacing w:val="4"/>
          <w:szCs w:val="21"/>
        </w:rPr>
        <w:t xml:space="preserve"> </w:t>
      </w:r>
      <w:r w:rsidRPr="00431EB7">
        <w:rPr>
          <w:rFonts w:ascii="仿宋" w:eastAsia="仿宋" w:hAnsi="仿宋" w:cs="Lucida Console"/>
          <w:szCs w:val="21"/>
        </w:rPr>
        <w:t>artistic</w:t>
      </w:r>
      <w:r w:rsidRPr="00431EB7">
        <w:rPr>
          <w:rFonts w:ascii="仿宋" w:eastAsia="仿宋" w:hAnsi="仿宋" w:cs="Lucida Console"/>
          <w:spacing w:val="4"/>
          <w:szCs w:val="21"/>
        </w:rPr>
        <w:t xml:space="preserve"> </w:t>
      </w:r>
      <w:r w:rsidRPr="00431EB7">
        <w:rPr>
          <w:rFonts w:ascii="仿宋" w:eastAsia="仿宋" w:hAnsi="仿宋" w:cs="Lucida Console"/>
          <w:szCs w:val="21"/>
        </w:rPr>
        <w:t>val-</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304" w:right="6625"/>
        <w:jc w:val="both"/>
        <w:rPr>
          <w:rFonts w:ascii="仿宋" w:eastAsia="仿宋" w:hAnsi="仿宋" w:cs="Lucida Console"/>
          <w:szCs w:val="21"/>
        </w:rPr>
      </w:pPr>
      <w:r w:rsidRPr="00431EB7">
        <w:rPr>
          <w:rFonts w:ascii="仿宋" w:eastAsia="仿宋" w:hAnsi="仿宋" w:cs="Lucida Console"/>
          <w:szCs w:val="21"/>
        </w:rPr>
        <w:t>ue</w:t>
      </w:r>
      <w:r w:rsidRPr="00431EB7">
        <w:rPr>
          <w:rFonts w:ascii="仿宋" w:eastAsia="仿宋" w:hAnsi="仿宋" w:cs="Lucida Console"/>
          <w:spacing w:val="19"/>
          <w:szCs w:val="21"/>
        </w:rPr>
        <w:t xml:space="preserve"> </w:t>
      </w:r>
      <w:r w:rsidRPr="00431EB7">
        <w:rPr>
          <w:rFonts w:ascii="仿宋" w:eastAsia="仿宋" w:hAnsi="仿宋" w:cs="Lucida Console"/>
          <w:szCs w:val="21"/>
        </w:rPr>
        <w:t>is</w:t>
      </w:r>
      <w:r w:rsidRPr="00431EB7">
        <w:rPr>
          <w:rFonts w:ascii="仿宋" w:eastAsia="仿宋" w:hAnsi="仿宋" w:cs="Lucida Console"/>
          <w:spacing w:val="19"/>
          <w:szCs w:val="21"/>
        </w:rPr>
        <w:t xml:space="preserve"> </w:t>
      </w:r>
      <w:r w:rsidRPr="00431EB7">
        <w:rPr>
          <w:rFonts w:ascii="仿宋" w:eastAsia="仿宋" w:hAnsi="仿宋" w:cs="Lucida Console"/>
          <w:szCs w:val="21"/>
        </w:rPr>
        <w:t>incalculable.</w:t>
      </w:r>
    </w:p>
    <w:p w:rsidR="000A3AD4" w:rsidRPr="00431EB7" w:rsidRDefault="000A3AD4" w:rsidP="000A3AD4">
      <w:pPr>
        <w:spacing w:line="240" w:lineRule="auto"/>
        <w:ind w:left="243" w:right="1700"/>
        <w:jc w:val="both"/>
        <w:rPr>
          <w:rFonts w:ascii="仿宋" w:eastAsia="仿宋" w:hAnsi="仿宋" w:cs="Arial Unicode MS"/>
          <w:szCs w:val="21"/>
        </w:rPr>
      </w:pPr>
      <w:r w:rsidRPr="00431EB7">
        <w:rPr>
          <w:rFonts w:ascii="Yuanti TC Light" w:eastAsia="仿宋" w:hAnsi="Yuanti TC Light" w:cs="Yuanti TC Light"/>
          <w:w w:val="95"/>
          <w:szCs w:val="21"/>
        </w:rPr>
        <w:t>（纽约的现代艺术博物馆是全球收藏法国印象派作品最多的博物馆之一。</w:t>
      </w:r>
    </w:p>
    <w:p w:rsidR="000A3AD4" w:rsidRPr="00431EB7" w:rsidRDefault="000A3AD4" w:rsidP="000A3AD4">
      <w:pPr>
        <w:spacing w:line="240" w:lineRule="auto"/>
        <w:ind w:left="304" w:right="2359"/>
        <w:jc w:val="both"/>
        <w:rPr>
          <w:rFonts w:ascii="仿宋" w:eastAsia="仿宋" w:hAnsi="仿宋" w:cs="Arial Unicode MS"/>
          <w:szCs w:val="21"/>
        </w:rPr>
      </w:pPr>
      <w:r w:rsidRPr="00431EB7">
        <w:rPr>
          <w:rFonts w:ascii="Yuanti TC Light" w:eastAsia="仿宋" w:hAnsi="Yuanti TC Light" w:cs="Yuanti TC Light"/>
          <w:w w:val="95"/>
          <w:szCs w:val="21"/>
        </w:rPr>
        <w:t>其中很多作品都值上千万美金，但是他们的艺术价值是无价的</w:t>
      </w:r>
      <w:r w:rsidRPr="00431EB7">
        <w:rPr>
          <w:rFonts w:ascii="Yuanti TC Light" w:eastAsia="仿宋" w:hAnsi="Yuanti TC Light" w:cs="Yuanti TC Light"/>
          <w:spacing w:val="-64"/>
          <w:w w:val="95"/>
          <w:szCs w:val="21"/>
        </w:rPr>
        <w:t>。</w:t>
      </w:r>
      <w:r w:rsidRPr="00431EB7">
        <w:rPr>
          <w:rFonts w:ascii="Yuanti TC Light" w:eastAsia="仿宋" w:hAnsi="Yuanti TC Light" w:cs="Yuanti TC Light"/>
          <w:w w:val="95"/>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tabs>
          <w:tab w:val="left" w:pos="6288"/>
        </w:tabs>
        <w:spacing w:line="240" w:lineRule="auto"/>
        <w:ind w:left="304" w:right="117"/>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63"/>
          <w:szCs w:val="21"/>
        </w:rPr>
        <w:t xml:space="preserve"> </w:t>
      </w:r>
      <w:r w:rsidRPr="00431EB7">
        <w:rPr>
          <w:rFonts w:ascii="仿宋" w:eastAsia="仿宋" w:hAnsi="仿宋" w:cs="Lucida Console"/>
          <w:szCs w:val="21"/>
        </w:rPr>
        <w:t>dogs</w:t>
      </w:r>
      <w:r w:rsidRPr="00431EB7">
        <w:rPr>
          <w:rFonts w:ascii="仿宋" w:eastAsia="仿宋" w:hAnsi="仿宋" w:cs="Lucida Console"/>
          <w:spacing w:val="63"/>
          <w:szCs w:val="21"/>
        </w:rPr>
        <w:t xml:space="preserve"> </w:t>
      </w:r>
      <w:r w:rsidRPr="00431EB7">
        <w:rPr>
          <w:rFonts w:ascii="仿宋" w:eastAsia="仿宋" w:hAnsi="仿宋" w:cs="Lucida Console"/>
          <w:szCs w:val="21"/>
        </w:rPr>
        <w:t>had</w:t>
      </w:r>
      <w:r w:rsidRPr="00431EB7">
        <w:rPr>
          <w:rFonts w:ascii="仿宋" w:eastAsia="仿宋" w:hAnsi="仿宋" w:cs="Lucida Console"/>
          <w:spacing w:val="63"/>
          <w:szCs w:val="21"/>
        </w:rPr>
        <w:t xml:space="preserve"> </w:t>
      </w:r>
      <w:r w:rsidRPr="00431EB7">
        <w:rPr>
          <w:rFonts w:ascii="仿宋" w:eastAsia="仿宋" w:hAnsi="仿宋" w:cs="Lucida Console"/>
          <w:szCs w:val="21"/>
        </w:rPr>
        <w:t>more</w:t>
      </w:r>
      <w:r w:rsidRPr="00431EB7">
        <w:rPr>
          <w:rFonts w:ascii="仿宋" w:eastAsia="仿宋" w:hAnsi="仿宋" w:cs="Lucida Console"/>
          <w:spacing w:val="63"/>
          <w:szCs w:val="21"/>
        </w:rPr>
        <w:t xml:space="preserve"> </w:t>
      </w:r>
      <w:r w:rsidRPr="00431EB7">
        <w:rPr>
          <w:rFonts w:ascii="仿宋" w:eastAsia="仿宋" w:hAnsi="仿宋" w:cs="Lucida Console"/>
          <w:szCs w:val="21"/>
        </w:rPr>
        <w:t>than</w:t>
      </w:r>
      <w:r w:rsidRPr="00431EB7">
        <w:rPr>
          <w:rFonts w:ascii="仿宋" w:eastAsia="仿宋" w:hAnsi="仿宋" w:cs="Lucida Console"/>
          <w:spacing w:val="63"/>
          <w:szCs w:val="21"/>
        </w:rPr>
        <w:t xml:space="preserve"> </w:t>
      </w:r>
      <w:r w:rsidRPr="00431EB7">
        <w:rPr>
          <w:rFonts w:ascii="仿宋" w:eastAsia="仿宋" w:hAnsi="仿宋" w:cs="Lucida Console"/>
          <w:szCs w:val="21"/>
        </w:rPr>
        <w:t>enough</w:t>
      </w:r>
      <w:r w:rsidRPr="00431EB7">
        <w:rPr>
          <w:rFonts w:ascii="仿宋" w:eastAsia="仿宋" w:hAnsi="仿宋" w:cs="Lucida Console"/>
          <w:spacing w:val="63"/>
          <w:szCs w:val="21"/>
        </w:rPr>
        <w:t xml:space="preserve"> </w:t>
      </w:r>
      <w:r w:rsidRPr="00431EB7">
        <w:rPr>
          <w:rFonts w:ascii="仿宋" w:eastAsia="仿宋" w:hAnsi="仿宋" w:cs="Lucida Console"/>
          <w:szCs w:val="21"/>
        </w:rPr>
        <w:t>steaks</w:t>
      </w:r>
      <w:r w:rsidRPr="00431EB7">
        <w:rPr>
          <w:rFonts w:ascii="仿宋" w:eastAsia="仿宋" w:hAnsi="仿宋" w:cs="Lucida Console"/>
          <w:spacing w:val="63"/>
          <w:szCs w:val="21"/>
        </w:rPr>
        <w:t xml:space="preserve"> </w:t>
      </w:r>
      <w:r w:rsidRPr="00431EB7">
        <w:rPr>
          <w:rFonts w:ascii="仿宋" w:eastAsia="仿宋" w:hAnsi="仿宋" w:cs="Lucida Console"/>
          <w:szCs w:val="21"/>
        </w:rPr>
        <w:t>this</w:t>
      </w:r>
      <w:r w:rsidRPr="00431EB7">
        <w:rPr>
          <w:rFonts w:ascii="仿宋" w:eastAsia="仿宋" w:hAnsi="仿宋" w:cs="Lucida Console"/>
          <w:spacing w:val="63"/>
          <w:szCs w:val="21"/>
        </w:rPr>
        <w:t xml:space="preserve"> </w:t>
      </w:r>
      <w:r w:rsidRPr="00431EB7">
        <w:rPr>
          <w:rFonts w:ascii="仿宋" w:eastAsia="仿宋" w:hAnsi="仿宋" w:cs="Lucida Console"/>
          <w:szCs w:val="21"/>
        </w:rPr>
        <w:t>morning.</w:t>
      </w:r>
      <w:r w:rsidRPr="00431EB7">
        <w:rPr>
          <w:rFonts w:ascii="仿宋" w:eastAsia="仿宋" w:hAnsi="仿宋" w:cs="Lucida Console"/>
          <w:szCs w:val="21"/>
        </w:rPr>
        <w:tab/>
        <w:t>Many</w:t>
      </w:r>
      <w:r w:rsidRPr="00431EB7">
        <w:rPr>
          <w:rFonts w:ascii="仿宋" w:eastAsia="仿宋" w:hAnsi="仿宋" w:cs="Lucida Console"/>
          <w:spacing w:val="63"/>
          <w:szCs w:val="21"/>
        </w:rPr>
        <w:t xml:space="preserve"> </w:t>
      </w:r>
      <w:r w:rsidRPr="00431EB7">
        <w:rPr>
          <w:rFonts w:ascii="仿宋" w:eastAsia="仿宋" w:hAnsi="仿宋" w:cs="Lucida Console"/>
          <w:szCs w:val="21"/>
        </w:rPr>
        <w:t>of</w:t>
      </w:r>
      <w:r w:rsidRPr="00431EB7">
        <w:rPr>
          <w:rFonts w:ascii="仿宋" w:eastAsia="仿宋" w:hAnsi="仿宋" w:cs="Lucida Console"/>
          <w:spacing w:val="64"/>
          <w:szCs w:val="21"/>
        </w:rPr>
        <w:t xml:space="preserve"> </w:t>
      </w:r>
      <w:r w:rsidRPr="00431EB7">
        <w:rPr>
          <w:rFonts w:ascii="仿宋" w:eastAsia="仿宋" w:hAnsi="仿宋" w:cs="Lucida Console"/>
          <w:szCs w:val="21"/>
        </w:rPr>
        <w:t>them</w:t>
      </w:r>
      <w:r w:rsidRPr="00431EB7">
        <w:rPr>
          <w:rFonts w:ascii="仿宋" w:eastAsia="仿宋" w:hAnsi="仿宋" w:cs="Lucida Console"/>
          <w:spacing w:val="64"/>
          <w:szCs w:val="21"/>
        </w:rPr>
        <w:t xml:space="preserve"> </w:t>
      </w:r>
      <w:r w:rsidRPr="00431EB7">
        <w:rPr>
          <w:rFonts w:ascii="仿宋" w:eastAsia="仿宋" w:hAnsi="仿宋" w:cs="Lucida Console"/>
          <w:szCs w:val="21"/>
        </w:rPr>
        <w:t>were</w:t>
      </w:r>
      <w:r w:rsidRPr="00431EB7">
        <w:rPr>
          <w:rFonts w:ascii="仿宋" w:eastAsia="仿宋" w:hAnsi="仿宋" w:cs="Lucida Console"/>
          <w:spacing w:val="63"/>
          <w:szCs w:val="21"/>
        </w:rPr>
        <w:t xml:space="preserve"> </w:t>
      </w:r>
      <w:r w:rsidRPr="00431EB7">
        <w:rPr>
          <w:rFonts w:ascii="仿宋" w:eastAsia="仿宋" w:hAnsi="仿宋" w:cs="Lucida Console"/>
          <w:szCs w:val="21"/>
        </w:rPr>
        <w:t>rot-</w:t>
      </w:r>
      <w:r w:rsidRPr="00431EB7">
        <w:rPr>
          <w:rFonts w:ascii="仿宋" w:eastAsia="仿宋" w:hAnsi="仿宋" w:cs="Lucida Console"/>
          <w:w w:val="102"/>
          <w:szCs w:val="21"/>
        </w:rPr>
        <w:t xml:space="preserve"> </w:t>
      </w:r>
      <w:r w:rsidRPr="00431EB7">
        <w:rPr>
          <w:rFonts w:ascii="仿宋" w:eastAsia="仿宋" w:hAnsi="仿宋" w:cs="Lucida Console"/>
          <w:szCs w:val="21"/>
        </w:rPr>
        <w:t>ten</w:t>
      </w:r>
      <w:r w:rsidRPr="00431EB7">
        <w:rPr>
          <w:rFonts w:ascii="仿宋" w:eastAsia="仿宋" w:hAnsi="仿宋" w:cs="Lucida Console"/>
          <w:spacing w:val="11"/>
          <w:szCs w:val="21"/>
        </w:rPr>
        <w:t xml:space="preserve"> </w:t>
      </w:r>
      <w:r w:rsidRPr="00431EB7">
        <w:rPr>
          <w:rFonts w:ascii="仿宋" w:eastAsia="仿宋" w:hAnsi="仿宋" w:cs="Lucida Console"/>
          <w:szCs w:val="21"/>
        </w:rPr>
        <w:t>but</w:t>
      </w:r>
      <w:r w:rsidRPr="00431EB7">
        <w:rPr>
          <w:rFonts w:ascii="仿宋" w:eastAsia="仿宋" w:hAnsi="仿宋" w:cs="Lucida Console"/>
          <w:spacing w:val="11"/>
          <w:szCs w:val="21"/>
        </w:rPr>
        <w:t xml:space="preserve"> </w:t>
      </w:r>
      <w:r w:rsidRPr="00431EB7">
        <w:rPr>
          <w:rFonts w:ascii="仿宋" w:eastAsia="仿宋" w:hAnsi="仿宋" w:cs="Lucida Console"/>
          <w:szCs w:val="21"/>
        </w:rPr>
        <w:t>they</w:t>
      </w:r>
      <w:r w:rsidRPr="00431EB7">
        <w:rPr>
          <w:rFonts w:ascii="仿宋" w:eastAsia="仿宋" w:hAnsi="仿宋" w:cs="Lucida Console"/>
          <w:spacing w:val="11"/>
          <w:szCs w:val="21"/>
        </w:rPr>
        <w:t xml:space="preserve"> </w:t>
      </w:r>
      <w:r w:rsidRPr="00431EB7">
        <w:rPr>
          <w:rFonts w:ascii="仿宋" w:eastAsia="仿宋" w:hAnsi="仿宋" w:cs="Lucida Console"/>
          <w:szCs w:val="21"/>
        </w:rPr>
        <w:t>sure</w:t>
      </w:r>
      <w:r w:rsidRPr="00431EB7">
        <w:rPr>
          <w:rFonts w:ascii="仿宋" w:eastAsia="仿宋" w:hAnsi="仿宋" w:cs="Lucida Console"/>
          <w:spacing w:val="11"/>
          <w:szCs w:val="21"/>
        </w:rPr>
        <w:t xml:space="preserve"> </w:t>
      </w:r>
      <w:r w:rsidRPr="00431EB7">
        <w:rPr>
          <w:rFonts w:ascii="仿宋" w:eastAsia="仿宋" w:hAnsi="仿宋" w:cs="Lucida Console"/>
          <w:szCs w:val="21"/>
        </w:rPr>
        <w:t>didn't</w:t>
      </w:r>
      <w:r w:rsidRPr="00431EB7">
        <w:rPr>
          <w:rFonts w:ascii="仿宋" w:eastAsia="仿宋" w:hAnsi="仿宋" w:cs="Lucida Console"/>
          <w:spacing w:val="11"/>
          <w:szCs w:val="21"/>
        </w:rPr>
        <w:t xml:space="preserve"> </w:t>
      </w:r>
      <w:r w:rsidRPr="00431EB7">
        <w:rPr>
          <w:rFonts w:ascii="仿宋" w:eastAsia="仿宋" w:hAnsi="仿宋" w:cs="Lucida Console"/>
          <w:szCs w:val="21"/>
        </w:rPr>
        <w:t>seem</w:t>
      </w:r>
      <w:r w:rsidRPr="00431EB7">
        <w:rPr>
          <w:rFonts w:ascii="仿宋" w:eastAsia="仿宋" w:hAnsi="仿宋" w:cs="Lucida Console"/>
          <w:spacing w:val="11"/>
          <w:szCs w:val="21"/>
        </w:rPr>
        <w:t xml:space="preserve"> </w:t>
      </w:r>
      <w:r w:rsidRPr="00431EB7">
        <w:rPr>
          <w:rFonts w:ascii="仿宋" w:eastAsia="仿宋" w:hAnsi="仿宋" w:cs="Lucida Console"/>
          <w:szCs w:val="21"/>
        </w:rPr>
        <w:t>to</w:t>
      </w:r>
      <w:r w:rsidRPr="00431EB7">
        <w:rPr>
          <w:rFonts w:ascii="仿宋" w:eastAsia="仿宋" w:hAnsi="仿宋" w:cs="Lucida Console"/>
          <w:spacing w:val="11"/>
          <w:szCs w:val="21"/>
        </w:rPr>
        <w:t xml:space="preserve"> </w:t>
      </w:r>
      <w:r w:rsidRPr="00431EB7">
        <w:rPr>
          <w:rFonts w:ascii="仿宋" w:eastAsia="仿宋" w:hAnsi="仿宋" w:cs="Lucida Console"/>
          <w:szCs w:val="21"/>
        </w:rPr>
        <w:t>mind.</w:t>
      </w:r>
    </w:p>
    <w:p w:rsidR="000A3AD4" w:rsidRPr="00431EB7" w:rsidRDefault="000A3AD4" w:rsidP="000A3AD4">
      <w:pPr>
        <w:spacing w:line="240" w:lineRule="auto"/>
        <w:ind w:left="243" w:right="117"/>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w:t>
      </w:r>
      <w:r w:rsidRPr="00431EB7">
        <w:rPr>
          <w:rFonts w:ascii="宋体" w:eastAsia="宋体" w:hAnsi="宋体" w:cs="宋体" w:hint="eastAsia"/>
          <w:spacing w:val="-8"/>
          <w:w w:val="95"/>
          <w:szCs w:val="21"/>
          <w:lang w:eastAsia="zh-CN"/>
        </w:rPr>
        <w:t>狗</w:t>
      </w:r>
      <w:r w:rsidRPr="00431EB7">
        <w:rPr>
          <w:rFonts w:ascii="宋体" w:eastAsia="宋体" w:hAnsi="宋体" w:cs="宋体" w:hint="eastAsia"/>
          <w:spacing w:val="-7"/>
          <w:w w:val="95"/>
          <w:szCs w:val="21"/>
          <w:lang w:eastAsia="zh-CN"/>
        </w:rPr>
        <w:t>狗</w:t>
      </w:r>
      <w:r w:rsidRPr="00431EB7">
        <w:rPr>
          <w:rFonts w:ascii="宋体" w:eastAsia="宋体" w:hAnsi="宋体" w:cs="宋体" w:hint="eastAsia"/>
          <w:spacing w:val="-8"/>
          <w:w w:val="95"/>
          <w:szCs w:val="21"/>
          <w:lang w:eastAsia="zh-CN"/>
        </w:rPr>
        <w:t>们今天上</w:t>
      </w:r>
      <w:r w:rsidRPr="00431EB7">
        <w:rPr>
          <w:rFonts w:ascii="宋体" w:eastAsia="宋体" w:hAnsi="宋体" w:cs="宋体" w:hint="eastAsia"/>
          <w:spacing w:val="-7"/>
          <w:w w:val="95"/>
          <w:szCs w:val="21"/>
          <w:lang w:eastAsia="zh-CN"/>
        </w:rPr>
        <w:t>午</w:t>
      </w:r>
      <w:r w:rsidRPr="00431EB7">
        <w:rPr>
          <w:rFonts w:ascii="宋体" w:eastAsia="宋体" w:hAnsi="宋体" w:cs="宋体" w:hint="eastAsia"/>
          <w:spacing w:val="-8"/>
          <w:w w:val="95"/>
          <w:szCs w:val="21"/>
          <w:lang w:eastAsia="zh-CN"/>
        </w:rPr>
        <w:t>吃了太多</w:t>
      </w:r>
      <w:r w:rsidRPr="00431EB7">
        <w:rPr>
          <w:rFonts w:ascii="宋体" w:eastAsia="宋体" w:hAnsi="宋体" w:cs="宋体" w:hint="eastAsia"/>
          <w:spacing w:val="-7"/>
          <w:w w:val="95"/>
          <w:szCs w:val="21"/>
          <w:lang w:eastAsia="zh-CN"/>
        </w:rPr>
        <w:t>牛</w:t>
      </w:r>
      <w:r w:rsidRPr="00431EB7">
        <w:rPr>
          <w:rFonts w:ascii="宋体" w:eastAsia="宋体" w:hAnsi="宋体" w:cs="宋体" w:hint="eastAsia"/>
          <w:spacing w:val="-1"/>
          <w:w w:val="95"/>
          <w:szCs w:val="21"/>
          <w:lang w:eastAsia="zh-CN"/>
        </w:rPr>
        <w:t>排</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其</w:t>
      </w:r>
      <w:r w:rsidRPr="00431EB7">
        <w:rPr>
          <w:rFonts w:ascii="宋体" w:eastAsia="宋体" w:hAnsi="宋体" w:cs="宋体" w:hint="eastAsia"/>
          <w:spacing w:val="-8"/>
          <w:w w:val="95"/>
          <w:szCs w:val="21"/>
          <w:lang w:eastAsia="zh-CN"/>
        </w:rPr>
        <w:t>中很多牛</w:t>
      </w:r>
      <w:r w:rsidRPr="00431EB7">
        <w:rPr>
          <w:rFonts w:ascii="宋体" w:eastAsia="宋体" w:hAnsi="宋体" w:cs="宋体" w:hint="eastAsia"/>
          <w:spacing w:val="-7"/>
          <w:w w:val="95"/>
          <w:szCs w:val="21"/>
          <w:lang w:eastAsia="zh-CN"/>
        </w:rPr>
        <w:t>排</w:t>
      </w:r>
      <w:r w:rsidRPr="00431EB7">
        <w:rPr>
          <w:rFonts w:ascii="宋体" w:eastAsia="宋体" w:hAnsi="宋体" w:cs="宋体" w:hint="eastAsia"/>
          <w:spacing w:val="-8"/>
          <w:w w:val="95"/>
          <w:szCs w:val="21"/>
          <w:lang w:eastAsia="zh-CN"/>
        </w:rPr>
        <w:t>已经馊掉</w:t>
      </w:r>
      <w:r w:rsidRPr="00431EB7">
        <w:rPr>
          <w:rFonts w:ascii="宋体" w:eastAsia="宋体" w:hAnsi="宋体" w:cs="宋体" w:hint="eastAsia"/>
          <w:w w:val="95"/>
          <w:szCs w:val="21"/>
          <w:lang w:eastAsia="zh-CN"/>
        </w:rPr>
        <w:t>了</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但</w:t>
      </w:r>
      <w:r w:rsidRPr="00431EB7">
        <w:rPr>
          <w:rFonts w:ascii="宋体" w:eastAsia="宋体" w:hAnsi="宋体" w:cs="宋体" w:hint="eastAsia"/>
          <w:spacing w:val="-8"/>
          <w:w w:val="95"/>
          <w:szCs w:val="21"/>
          <w:lang w:eastAsia="zh-CN"/>
        </w:rPr>
        <w:t>是狗狗似</w:t>
      </w:r>
      <w:r w:rsidRPr="00431EB7">
        <w:rPr>
          <w:rFonts w:ascii="宋体" w:eastAsia="宋体" w:hAnsi="宋体" w:cs="宋体" w:hint="eastAsia"/>
          <w:spacing w:val="-7"/>
          <w:w w:val="95"/>
          <w:szCs w:val="21"/>
          <w:lang w:eastAsia="zh-CN"/>
        </w:rPr>
        <w:t>乎</w:t>
      </w:r>
      <w:r w:rsidRPr="00431EB7">
        <w:rPr>
          <w:rFonts w:ascii="宋体" w:eastAsia="宋体" w:hAnsi="宋体" w:cs="宋体" w:hint="eastAsia"/>
          <w:spacing w:val="-8"/>
          <w:w w:val="95"/>
          <w:szCs w:val="21"/>
          <w:lang w:eastAsia="zh-CN"/>
        </w:rPr>
        <w:t>一点也不</w:t>
      </w:r>
      <w:r w:rsidRPr="00431EB7">
        <w:rPr>
          <w:rFonts w:ascii="宋体" w:eastAsia="宋体" w:hAnsi="宋体" w:cs="宋体" w:hint="eastAsia"/>
          <w:spacing w:val="-7"/>
          <w:w w:val="95"/>
          <w:szCs w:val="21"/>
          <w:lang w:eastAsia="zh-CN"/>
        </w:rPr>
        <w:t>介</w:t>
      </w:r>
      <w:r w:rsidRPr="00431EB7">
        <w:rPr>
          <w:rFonts w:ascii="宋体" w:eastAsia="宋体" w:hAnsi="宋体" w:cs="宋体" w:hint="eastAsia"/>
          <w:spacing w:val="-1"/>
          <w:w w:val="95"/>
          <w:szCs w:val="21"/>
          <w:lang w:eastAsia="zh-CN"/>
        </w:rPr>
        <w:t>意</w:t>
      </w:r>
      <w:r w:rsidRPr="00431EB7">
        <w:rPr>
          <w:rFonts w:ascii="宋体" w:eastAsia="宋体" w:hAnsi="宋体" w:cs="宋体" w:hint="eastAsia"/>
          <w:spacing w:val="-71"/>
          <w:w w:val="95"/>
          <w:szCs w:val="21"/>
          <w:lang w:eastAsia="zh-CN"/>
        </w:rPr>
        <w:t>。</w:t>
      </w:r>
      <w:r w:rsidRPr="00431EB7">
        <w:rPr>
          <w:rFonts w:ascii="宋体" w:eastAsia="宋体" w:hAnsi="宋体" w:cs="宋体" w:hint="eastAsia"/>
          <w:w w:val="95"/>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这些例句能很明确地将其他的量词和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联系起来。例如，解析上面</w:t>
      </w:r>
      <w:r w:rsidRPr="00431EB7">
        <w:rPr>
          <w:lang w:eastAsia="zh-CN"/>
        </w:rPr>
        <w:t xml:space="preserve"> </w:t>
      </w:r>
      <w:r w:rsidRPr="00431EB7">
        <w:rPr>
          <w:lang w:eastAsia="zh-CN"/>
        </w:rPr>
        <w:t>最后一个例句后，</w:t>
      </w:r>
      <w:r w:rsidRPr="00431EB7">
        <w:rPr>
          <w:lang w:eastAsia="zh-CN"/>
        </w:rPr>
        <w:t xml:space="preserve">RelEx2Logic     </w:t>
      </w:r>
      <w:r w:rsidRPr="00431EB7">
        <w:rPr>
          <w:lang w:eastAsia="zh-CN"/>
        </w:rPr>
        <w:t>输出的语义逻辑关系中含有：</w:t>
      </w:r>
    </w:p>
    <w:p w:rsidR="000A3AD4" w:rsidRDefault="000A3AD4" w:rsidP="000A3AD4">
      <w:pPr>
        <w:ind w:left="304" w:right="7154"/>
        <w:jc w:val="both"/>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4"/>
          <w:sz w:val="17"/>
          <w:szCs w:val="17"/>
        </w:rPr>
        <w:t xml:space="preserve"> </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C6FE5">
      <w:pPr>
        <w:ind w:left="304" w:right="7154"/>
        <w:jc w:val="both"/>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4" w:line="190" w:lineRule="exact"/>
        <w:rPr>
          <w:sz w:val="19"/>
          <w:szCs w:val="19"/>
        </w:rPr>
      </w:pPr>
    </w:p>
    <w:p w:rsidR="000A3AD4" w:rsidRPr="00431EB7" w:rsidRDefault="000A3AD4" w:rsidP="000A3AD4">
      <w:pPr>
        <w:pStyle w:val="BodyText"/>
        <w:ind w:firstLine="480"/>
        <w:rPr>
          <w:lang w:eastAsia="zh-CN"/>
        </w:rPr>
      </w:pPr>
      <w:r w:rsidRPr="00431EB7">
        <w:rPr>
          <w:lang w:eastAsia="zh-CN"/>
        </w:rPr>
        <w:t>在解析上面列出的第一个句子后，</w:t>
      </w:r>
      <w:r w:rsidRPr="00431EB7">
        <w:rPr>
          <w:lang w:eastAsia="zh-CN"/>
        </w:rPr>
        <w:t xml:space="preserve">RelEx2Logic      </w:t>
      </w:r>
      <w:r w:rsidRPr="00431EB7">
        <w:rPr>
          <w:lang w:eastAsia="zh-CN"/>
        </w:rPr>
        <w:t>输出的语义逻辑关系中含有：</w:t>
      </w:r>
    </w:p>
    <w:p w:rsidR="000A3AD4" w:rsidRDefault="000A3AD4" w:rsidP="000A3AD4">
      <w:pPr>
        <w:ind w:left="408"/>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3686"/>
        <w:rPr>
          <w:sz w:val="20"/>
          <w:szCs w:val="20"/>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before="3" w:line="100" w:lineRule="exact"/>
        <w:rPr>
          <w:sz w:val="10"/>
          <w:szCs w:val="10"/>
        </w:rPr>
      </w:pPr>
    </w:p>
    <w:p w:rsidR="000A3AD4" w:rsidRDefault="000A3AD4" w:rsidP="000C6FE5">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C6FE5">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5"/>
          <w:sz w:val="17"/>
          <w:szCs w:val="17"/>
        </w:rPr>
        <w:t xml:space="preserve"> </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C6FE5">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48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431EB7" w:rsidRDefault="000A3AD4" w:rsidP="000A3AD4">
      <w:pPr>
        <w:pStyle w:val="BodyText"/>
        <w:ind w:firstLine="480"/>
        <w:rPr>
          <w:lang w:eastAsia="zh-CN"/>
        </w:rPr>
      </w:pPr>
      <w:r w:rsidRPr="00431EB7">
        <w:rPr>
          <w:lang w:eastAsia="zh-CN"/>
        </w:rPr>
        <w:t>因此如果系统的知识库中含有以下推理常识：</w:t>
      </w:r>
    </w:p>
    <w:p w:rsidR="000A3AD4" w:rsidRDefault="000A3AD4" w:rsidP="000A3AD4">
      <w:pPr>
        <w:spacing w:before="3" w:line="100" w:lineRule="exact"/>
        <w:rPr>
          <w:sz w:val="10"/>
          <w:szCs w:val="10"/>
          <w:lang w:eastAsia="zh-CN"/>
        </w:rPr>
      </w:pPr>
    </w:p>
    <w:p w:rsidR="000A3AD4" w:rsidRDefault="000A3AD4" w:rsidP="000C6FE5">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C6FE5">
      <w:pPr>
        <w:ind w:left="95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0C6FE5">
      <w:pPr>
        <w:ind w:left="954"/>
        <w:outlineLvl w:val="0"/>
        <w:rPr>
          <w:sz w:val="20"/>
          <w:szCs w:val="20"/>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C6FE5">
      <w:pPr>
        <w:ind w:left="6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InheritanceLin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before="6" w:line="160" w:lineRule="exact"/>
        <w:rPr>
          <w:sz w:val="16"/>
          <w:szCs w:val="16"/>
        </w:rPr>
      </w:pPr>
    </w:p>
    <w:p w:rsidR="000A3AD4" w:rsidRDefault="000A3AD4" w:rsidP="000C6FE5">
      <w:pPr>
        <w:spacing w:line="474" w:lineRule="auto"/>
        <w:ind w:left="64" w:right="2406" w:firstLine="83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"collection</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line="170" w:lineRule="exact"/>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5"/>
          <w:sz w:val="17"/>
          <w:szCs w:val="17"/>
        </w:rPr>
        <w:t xml:space="preserve"> </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C6FE5">
      <w:pPr>
        <w:ind w:left="90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"collection</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spacing w:line="474" w:lineRule="auto"/>
        <w:ind w:left="64" w:right="4689" w:firstLine="838"/>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W</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line="170" w:lineRule="exact"/>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W</w:t>
      </w:r>
    </w:p>
    <w:p w:rsidR="000A3AD4" w:rsidRDefault="000A3AD4" w:rsidP="000A3AD4">
      <w:pPr>
        <w:spacing w:before="3" w:line="100" w:lineRule="exact"/>
        <w:rPr>
          <w:sz w:val="10"/>
          <w:szCs w:val="1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C6FE5">
      <w:pPr>
        <w:ind w:left="6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C6FE5">
      <w:pPr>
        <w:ind w:left="90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line="200" w:lineRule="exact"/>
        <w:rPr>
          <w:sz w:val="20"/>
          <w:szCs w:val="20"/>
        </w:rPr>
      </w:pPr>
    </w:p>
    <w:p w:rsidR="000A3AD4" w:rsidRDefault="000A3AD4" w:rsidP="000A3AD4">
      <w:pPr>
        <w:spacing w:before="17" w:line="240" w:lineRule="exact"/>
        <w:rPr>
          <w:sz w:val="24"/>
          <w:szCs w:val="24"/>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pStyle w:val="BodyText"/>
        <w:ind w:left="304" w:firstLine="560"/>
        <w:rPr>
          <w:sz w:val="28"/>
          <w:szCs w:val="28"/>
        </w:rPr>
      </w:pPr>
    </w:p>
    <w:p w:rsidR="000A3AD4" w:rsidRDefault="000A3AD4" w:rsidP="000C6FE5">
      <w:pPr>
        <w:ind w:left="117"/>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3874"/>
        <w:rPr>
          <w:sz w:val="18"/>
          <w:szCs w:val="18"/>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5" w:line="180" w:lineRule="exact"/>
        <w:rPr>
          <w:sz w:val="18"/>
          <w:szCs w:val="18"/>
        </w:rPr>
      </w:pPr>
    </w:p>
    <w:p w:rsidR="000A3AD4" w:rsidRDefault="000A3AD4" w:rsidP="000A3AD4">
      <w:pPr>
        <w:pStyle w:val="BodyText"/>
        <w:ind w:left="304" w:firstLine="474"/>
        <w:rPr>
          <w:rFonts w:cs="Times New Roman"/>
          <w:spacing w:val="-3"/>
          <w:lang w:eastAsia="zh-CN"/>
        </w:rPr>
      </w:pPr>
      <w:r>
        <w:rPr>
          <w:rFonts w:cs="Times New Roman"/>
          <w:spacing w:val="-3"/>
          <w:lang w:eastAsia="zh-CN"/>
        </w:rPr>
        <w:t>如果系统中还有下列常识：</w:t>
      </w:r>
    </w:p>
    <w:p w:rsidR="000A3AD4" w:rsidRDefault="000A3AD4" w:rsidP="000A3AD4">
      <w:pPr>
        <w:spacing w:before="10" w:line="240" w:lineRule="exact"/>
        <w:rPr>
          <w:sz w:val="24"/>
          <w:szCs w:val="24"/>
          <w:lang w:eastAsia="zh-CN"/>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10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2"/>
          <w:sz w:val="17"/>
          <w:szCs w:val="17"/>
        </w:rPr>
        <w:t xml:space="preserve"> </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p>
    <w:p w:rsidR="000A3AD4" w:rsidRDefault="000A3AD4" w:rsidP="000A3AD4">
      <w:pPr>
        <w:spacing w:before="4" w:line="180" w:lineRule="exact"/>
        <w:rPr>
          <w:sz w:val="18"/>
          <w:szCs w:val="18"/>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spacing w:before="10" w:line="240" w:lineRule="exact"/>
        <w:rPr>
          <w:sz w:val="24"/>
          <w:szCs w:val="24"/>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2"/>
          <w:sz w:val="17"/>
          <w:szCs w:val="17"/>
        </w:rPr>
        <w:t xml:space="preserve"> </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8" w:line="170" w:lineRule="exact"/>
        <w:rPr>
          <w:sz w:val="17"/>
          <w:szCs w:val="17"/>
        </w:rPr>
      </w:pPr>
    </w:p>
    <w:p w:rsidR="000A3AD4" w:rsidRDefault="000A3AD4" w:rsidP="000C6FE5">
      <w:pPr>
        <w:pStyle w:val="BodyText"/>
        <w:ind w:left="304" w:firstLine="373"/>
        <w:rPr>
          <w:rFonts w:eastAsia="Times New Roman" w:cs="Times New Roman"/>
          <w:spacing w:val="41"/>
        </w:rPr>
      </w:pPr>
      <w:r>
        <w:rPr>
          <w:rFonts w:eastAsia="Times New Roman" w:cs="Times New Roman"/>
        </w:rPr>
        <w:t>Putting</w:t>
      </w:r>
      <w:r>
        <w:rPr>
          <w:rFonts w:eastAsia="Times New Roman" w:cs="Times New Roman"/>
          <w:spacing w:val="13"/>
        </w:rPr>
        <w:t xml:space="preserve"> </w:t>
      </w:r>
      <w:r>
        <w:rPr>
          <w:rFonts w:eastAsia="Times New Roman" w:cs="Times New Roman"/>
        </w:rPr>
        <w:t>these</w:t>
      </w:r>
      <w:r>
        <w:rPr>
          <w:rFonts w:eastAsia="Times New Roman" w:cs="Times New Roman"/>
          <w:spacing w:val="13"/>
        </w:rPr>
        <w:t xml:space="preserve"> </w:t>
      </w:r>
      <w:r>
        <w:rPr>
          <w:rFonts w:eastAsia="Times New Roman" w:cs="Times New Roman"/>
        </w:rPr>
        <w:t>conclusions</w:t>
      </w:r>
      <w:r>
        <w:rPr>
          <w:rFonts w:eastAsia="Times New Roman" w:cs="Times New Roman"/>
          <w:spacing w:val="15"/>
        </w:rPr>
        <w:t xml:space="preserve"> </w:t>
      </w:r>
      <w:r>
        <w:rPr>
          <w:rFonts w:eastAsia="Times New Roman" w:cs="Times New Roman"/>
        </w:rPr>
        <w:t>about</w:t>
      </w:r>
      <w:r>
        <w:rPr>
          <w:rFonts w:eastAsia="Times New Roman" w:cs="Times New Roman"/>
          <w:spacing w:val="13"/>
        </w:rPr>
        <w:t xml:space="preserve"> </w:t>
      </w:r>
      <w:r>
        <w:rPr>
          <w:rFonts w:eastAsia="Times New Roman" w:cs="Times New Roman"/>
        </w:rPr>
        <w:t>enough</w:t>
      </w:r>
      <w:r>
        <w:rPr>
          <w:rFonts w:eastAsia="Times New Roman" w:cs="Times New Roman"/>
          <w:spacing w:val="13"/>
        </w:rPr>
        <w:t xml:space="preserve"> </w:t>
      </w:r>
      <w:r>
        <w:rPr>
          <w:rFonts w:eastAsia="Times New Roman" w:cs="Times New Roman"/>
        </w:rPr>
        <w:t>vs.</w:t>
      </w:r>
      <w:r>
        <w:rPr>
          <w:rFonts w:eastAsia="Times New Roman" w:cs="Times New Roman"/>
          <w:spacing w:val="9"/>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4"/>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la</w:t>
      </w:r>
      <w:r>
        <w:rPr>
          <w:rFonts w:eastAsia="Times New Roman" w:cs="Times New Roman"/>
          <w:spacing w:val="-6"/>
        </w:rPr>
        <w:t>r</w:t>
      </w:r>
      <w:r>
        <w:rPr>
          <w:rFonts w:eastAsia="Times New Roman" w:cs="Times New Roman"/>
        </w:rPr>
        <w:t>ge</w:t>
      </w:r>
      <w:r>
        <w:rPr>
          <w:rFonts w:eastAsia="Times New Roman" w:cs="Times New Roman"/>
          <w:spacing w:val="13"/>
        </w:rPr>
        <w:t xml:space="preserve"> </w:t>
      </w:r>
      <w:r>
        <w:rPr>
          <w:rFonts w:eastAsia="Times New Roman" w:cs="Times New Roman"/>
        </w:rPr>
        <w:t>vs.</w:t>
      </w:r>
      <w:r>
        <w:rPr>
          <w:rFonts w:eastAsia="Times New Roman" w:cs="Times New Roman"/>
          <w:spacing w:val="9"/>
        </w:rPr>
        <w:t xml:space="preserve"> </w:t>
      </w:r>
      <w:r>
        <w:rPr>
          <w:rFonts w:eastAsia="Times New Roman" w:cs="Times New Roman"/>
        </w:rPr>
        <w:t>ma</w:t>
      </w:r>
      <w:r>
        <w:rPr>
          <w:rFonts w:eastAsia="Times New Roman" w:cs="Times New Roman"/>
          <w:spacing w:val="-7"/>
        </w:rPr>
        <w:t>n</w:t>
      </w:r>
      <w:r>
        <w:rPr>
          <w:rFonts w:eastAsia="Times New Roman" w:cs="Times New Roman"/>
          <w:spacing w:val="-22"/>
        </w:rPr>
        <w:t>y</w:t>
      </w:r>
      <w:r>
        <w:rPr>
          <w:rFonts w:eastAsia="Times New Roman" w:cs="Times New Roman"/>
        </w:rPr>
        <w:t>,</w:t>
      </w:r>
      <w:r>
        <w:rPr>
          <w:rFonts w:eastAsia="Times New Roman" w:cs="Times New Roman"/>
          <w:spacing w:val="18"/>
        </w:rPr>
        <w:t xml:space="preserve"> </w:t>
      </w:r>
      <w:r>
        <w:rPr>
          <w:rFonts w:eastAsia="Times New Roman" w:cs="Times New Roman"/>
        </w:rPr>
        <w:t>from</w:t>
      </w:r>
      <w:r>
        <w:rPr>
          <w:rFonts w:eastAsia="Times New Roman" w:cs="Times New Roman"/>
          <w:spacing w:val="15"/>
        </w:rPr>
        <w:t xml:space="preserve"> </w:t>
      </w:r>
      <w:r>
        <w:rPr>
          <w:rFonts w:eastAsia="Times New Roman" w:cs="Times New Roman"/>
        </w:rPr>
        <w:t>these</w:t>
      </w:r>
      <w:r>
        <w:rPr>
          <w:rFonts w:eastAsia="Times New Roman" w:cs="Times New Roman"/>
          <w:w w:val="99"/>
        </w:rPr>
        <w:t xml:space="preserve"> </w:t>
      </w:r>
      <w:r>
        <w:rPr>
          <w:rFonts w:eastAsia="Times New Roman" w:cs="Times New Roman"/>
        </w:rPr>
        <w:t>sentences,</w:t>
      </w:r>
      <w:r>
        <w:rPr>
          <w:rFonts w:eastAsia="Times New Roman" w:cs="Times New Roman"/>
          <w:spacing w:val="-14"/>
        </w:rPr>
        <w:t xml:space="preserve"> </w:t>
      </w:r>
      <w:r>
        <w:rPr>
          <w:rFonts w:eastAsia="Times New Roman" w:cs="Times New Roman"/>
        </w:rPr>
        <w:t>t</w:t>
      </w:r>
      <w:r>
        <w:rPr>
          <w:rFonts w:eastAsia="Times New Roman" w:cs="Times New Roman"/>
          <w:spacing w:val="-7"/>
        </w:rPr>
        <w:t>o</w:t>
      </w:r>
      <w:r>
        <w:rPr>
          <w:rFonts w:eastAsia="Times New Roman" w:cs="Times New Roman"/>
        </w:rPr>
        <w:t>gether</w:t>
      </w:r>
      <w:r>
        <w:rPr>
          <w:rFonts w:eastAsia="Times New Roman" w:cs="Times New Roman"/>
          <w:spacing w:val="-14"/>
        </w:rPr>
        <w:t xml:space="preserve"> </w:t>
      </w:r>
      <w:r>
        <w:rPr>
          <w:rFonts w:eastAsia="Times New Roman" w:cs="Times New Roman"/>
        </w:rPr>
        <w:t>with</w:t>
      </w:r>
      <w:r>
        <w:rPr>
          <w:rFonts w:eastAsia="Times New Roman" w:cs="Times New Roman"/>
          <w:spacing w:val="-14"/>
        </w:rPr>
        <w:t xml:space="preserve"> </w:t>
      </w:r>
      <w:r>
        <w:rPr>
          <w:rFonts w:eastAsia="Times New Roman" w:cs="Times New Roman"/>
        </w:rPr>
        <w:t>similar</w:t>
      </w:r>
      <w:r>
        <w:rPr>
          <w:rFonts w:eastAsia="Times New Roman" w:cs="Times New Roman"/>
          <w:spacing w:val="-14"/>
        </w:rPr>
        <w:t xml:space="preserve"> </w:t>
      </w:r>
      <w:r>
        <w:rPr>
          <w:rFonts w:eastAsia="Times New Roman" w:cs="Times New Roman"/>
        </w:rPr>
        <w:t>conclusions</w:t>
      </w:r>
      <w:r>
        <w:rPr>
          <w:rFonts w:eastAsia="Times New Roman" w:cs="Times New Roman"/>
          <w:spacing w:val="-14"/>
        </w:rPr>
        <w:t xml:space="preserve"> </w:t>
      </w:r>
      <w:r>
        <w:rPr>
          <w:rFonts w:eastAsia="Times New Roman" w:cs="Times New Roman"/>
        </w:rPr>
        <w:t>from</w:t>
      </w:r>
      <w:r>
        <w:rPr>
          <w:rFonts w:eastAsia="Times New Roman" w:cs="Times New Roman"/>
          <w:spacing w:val="-14"/>
        </w:rPr>
        <w:t xml:space="preserve"> </w:t>
      </w:r>
      <w:r>
        <w:rPr>
          <w:rFonts w:eastAsia="Times New Roman" w:cs="Times New Roman"/>
        </w:rPr>
        <w:t>other</w:t>
      </w:r>
      <w:r>
        <w:rPr>
          <w:rFonts w:eastAsia="Times New Roman" w:cs="Times New Roman"/>
          <w:spacing w:val="-14"/>
        </w:rPr>
        <w:t xml:space="preserve"> </w:t>
      </w:r>
      <w:r>
        <w:rPr>
          <w:rFonts w:eastAsia="Times New Roman" w:cs="Times New Roman"/>
        </w:rPr>
        <w:t>sentences,</w:t>
      </w:r>
      <w:r>
        <w:rPr>
          <w:rFonts w:eastAsia="Times New Roman" w:cs="Times New Roman"/>
          <w:spacing w:val="-14"/>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(unce</w:t>
      </w:r>
      <w:r>
        <w:rPr>
          <w:rFonts w:eastAsia="Times New Roman" w:cs="Times New Roman"/>
          <w:spacing w:val="4"/>
        </w:rPr>
        <w:t>r</w:t>
      </w:r>
      <w:r>
        <w:rPr>
          <w:rFonts w:eastAsia="Times New Roman" w:cs="Times New Roman"/>
        </w:rPr>
        <w:t>tain)</w:t>
      </w:r>
      <w:r>
        <w:rPr>
          <w:rFonts w:eastAsia="Times New Roman" w:cs="Times New Roman"/>
          <w:spacing w:val="-14"/>
        </w:rPr>
        <w:t xml:space="preserve"> </w:t>
      </w:r>
      <w:r>
        <w:rPr>
          <w:rFonts w:eastAsia="Times New Roman" w:cs="Times New Roman"/>
        </w:rPr>
        <w:t>conclu-</w:t>
      </w:r>
      <w:r>
        <w:rPr>
          <w:rFonts w:eastAsia="Times New Roman" w:cs="Times New Roman"/>
          <w:w w:val="99"/>
        </w:rPr>
        <w:t xml:space="preserve"> </w:t>
      </w:r>
      <w:r>
        <w:rPr>
          <w:rFonts w:eastAsia="Times New Roman" w:cs="Times New Roman"/>
        </w:rPr>
        <w:t xml:space="preserve">sions          </w:t>
      </w:r>
      <w:r>
        <w:rPr>
          <w:rFonts w:eastAsia="Times New Roman" w:cs="Times New Roman"/>
          <w:spacing w:val="41"/>
        </w:rPr>
        <w:t xml:space="preserve"> </w:t>
      </w:r>
    </w:p>
    <w:p w:rsidR="000A3AD4" w:rsidRPr="00431EB7" w:rsidRDefault="000A3AD4" w:rsidP="000A3AD4">
      <w:pPr>
        <w:pStyle w:val="BodyText"/>
        <w:ind w:firstLine="480"/>
        <w:rPr>
          <w:lang w:eastAsia="zh-CN"/>
        </w:rPr>
      </w:pPr>
      <w:r w:rsidRPr="00431EB7">
        <w:rPr>
          <w:lang w:eastAsia="zh-CN"/>
        </w:rPr>
        <w:t>将这些从上面例句中推理得来的</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相关的结论联合起来，不难得出下列（非确定性）结论：</w:t>
      </w:r>
    </w:p>
    <w:p w:rsidR="000A3AD4" w:rsidRDefault="000A3AD4" w:rsidP="000A3AD4">
      <w:pPr>
        <w:spacing w:before="10" w:line="240" w:lineRule="exact"/>
        <w:rPr>
          <w:sz w:val="24"/>
          <w:szCs w:val="24"/>
          <w:lang w:eastAsia="zh-CN"/>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C6FE5">
      <w:pPr>
        <w:ind w:left="114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67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2"/>
          <w:sz w:val="17"/>
          <w:szCs w:val="17"/>
        </w:rPr>
        <w:t xml:space="preserve"> </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line="170" w:lineRule="exact"/>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777"/>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C6FE5">
      <w:pPr>
        <w:ind w:left="304"/>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C6FE5">
      <w:pPr>
        <w:ind w:left="1141"/>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A3AD4">
      <w:pPr>
        <w:spacing w:line="474" w:lineRule="auto"/>
        <w:ind w:left="1852" w:right="4828"/>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4"/>
          <w:sz w:val="17"/>
          <w:szCs w:val="17"/>
        </w:rPr>
        <w:t xml:space="preserve"> </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line="170" w:lineRule="exact"/>
        <w:ind w:left="101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C6FE5">
      <w:pPr>
        <w:ind w:left="1852"/>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C6FE5">
      <w:pPr>
        <w:ind w:left="1852"/>
        <w:outlineLvl w:val="0"/>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before="6" w:line="140" w:lineRule="exact"/>
        <w:rPr>
          <w:sz w:val="14"/>
          <w:szCs w:val="14"/>
        </w:rPr>
      </w:pPr>
    </w:p>
    <w:p w:rsidR="000A3AD4" w:rsidRDefault="000A3AD4" w:rsidP="000A3AD4">
      <w:pPr>
        <w:spacing w:line="200" w:lineRule="exact"/>
        <w:rPr>
          <w:sz w:val="20"/>
          <w:szCs w:val="20"/>
        </w:rPr>
      </w:pPr>
    </w:p>
    <w:p w:rsidR="000A3AD4" w:rsidRDefault="000A3AD4" w:rsidP="000A3AD4">
      <w:pPr>
        <w:pStyle w:val="BodyText"/>
        <w:ind w:firstLine="480"/>
      </w:pPr>
      <w:r>
        <w:t>这些可以看成是非确定性的启发式的</w:t>
      </w:r>
      <w:r w:rsidR="002202E3">
        <w:t>蕴涵</w:t>
      </w:r>
      <w:r>
        <w:t>规则，而这些不确定的直观的知识也正是很多常识性推理的基础。</w:t>
      </w:r>
    </w:p>
    <w:p w:rsidR="000A3AD4" w:rsidRDefault="000A3AD4" w:rsidP="000A3AD4">
      <w:pPr>
        <w:pStyle w:val="BodyText"/>
        <w:ind w:firstLine="480"/>
        <w:rPr>
          <w:lang w:eastAsia="zh-CN"/>
        </w:rPr>
      </w:pPr>
      <w:r>
        <w:rPr>
          <w:lang w:eastAsia="zh-CN"/>
        </w:rPr>
        <w:t>上述推理中我们假设系统的知识库已存在一定的推理前提，如：</w:t>
      </w:r>
    </w:p>
    <w:p w:rsidR="000A3AD4" w:rsidRDefault="000A3AD4" w:rsidP="000A3AD4">
      <w:pPr>
        <w:pStyle w:val="BodyText"/>
        <w:ind w:firstLine="480"/>
        <w:rPr>
          <w:lang w:eastAsia="zh-CN"/>
        </w:rPr>
      </w:pPr>
      <w:r>
        <w:rPr>
          <w:lang w:eastAsia="zh-CN"/>
        </w:rPr>
        <w:t xml:space="preserve">ImplicationLink </w:t>
      </w:r>
    </w:p>
    <w:p w:rsidR="000A3AD4" w:rsidRDefault="000A3AD4" w:rsidP="000A3AD4">
      <w:pPr>
        <w:pStyle w:val="BodyText"/>
        <w:ind w:firstLineChars="300" w:firstLine="720"/>
        <w:rPr>
          <w:lang w:eastAsia="zh-CN"/>
        </w:rPr>
      </w:pPr>
      <w:r>
        <w:rPr>
          <w:lang w:eastAsia="zh-CN"/>
        </w:rPr>
        <w:t>AndLink</w:t>
      </w:r>
    </w:p>
    <w:p w:rsidR="000A3AD4" w:rsidRDefault="000A3AD4" w:rsidP="000A3AD4">
      <w:pPr>
        <w:pStyle w:val="BodyText"/>
        <w:ind w:firstLineChars="300" w:firstLine="720"/>
        <w:rPr>
          <w:lang w:eastAsia="zh-CN"/>
        </w:rPr>
      </w:pPr>
      <w:r>
        <w:rPr>
          <w:lang w:eastAsia="zh-CN"/>
        </w:rPr>
        <w:t xml:space="preserve">InheritanceLink </w:t>
      </w:r>
    </w:p>
    <w:p w:rsidR="000A3AD4" w:rsidRDefault="000A3AD4" w:rsidP="000A3AD4">
      <w:pPr>
        <w:pStyle w:val="BodyText"/>
        <w:ind w:firstLineChars="300" w:firstLine="720"/>
        <w:rPr>
          <w:lang w:eastAsia="zh-CN"/>
        </w:rPr>
      </w:pPr>
      <w:r>
        <w:rPr>
          <w:lang w:eastAsia="zh-CN"/>
        </w:rPr>
        <w:t xml:space="preserve">$C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EvaluationLink </w:t>
      </w:r>
    </w:p>
    <w:p w:rsidR="000A3AD4" w:rsidRDefault="000A3AD4" w:rsidP="000A3AD4">
      <w:pPr>
        <w:pStyle w:val="BodyText"/>
        <w:ind w:firstLineChars="300" w:firstLine="720"/>
        <w:rPr>
          <w:lang w:eastAsia="zh-CN"/>
        </w:rPr>
      </w:pPr>
      <w:r>
        <w:rPr>
          <w:lang w:eastAsia="zh-CN"/>
        </w:rPr>
        <w:t xml:space="preserve">PredicateNode "of"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$W </w:t>
      </w:r>
    </w:p>
    <w:p w:rsidR="000A3AD4" w:rsidRDefault="000A3AD4" w:rsidP="000A3AD4">
      <w:pPr>
        <w:pStyle w:val="BodyText"/>
        <w:ind w:firstLineChars="300" w:firstLine="720"/>
        <w:rPr>
          <w:lang w:eastAsia="zh-CN"/>
        </w:rPr>
      </w:pPr>
      <w:r>
        <w:rPr>
          <w:lang w:eastAsia="zh-CN"/>
        </w:rPr>
        <w:t>EvaluationLink</w:t>
      </w:r>
    </w:p>
    <w:p w:rsidR="000A3AD4" w:rsidRDefault="000A3AD4" w:rsidP="000A3AD4">
      <w:pPr>
        <w:pStyle w:val="BodyText"/>
        <w:ind w:firstLineChars="300" w:firstLine="720"/>
        <w:rPr>
          <w:lang w:eastAsia="zh-CN"/>
        </w:rPr>
      </w:pPr>
      <w:r>
        <w:rPr>
          <w:lang w:eastAsia="zh-CN"/>
        </w:rPr>
        <w:t xml:space="preserve">PredicateNode </w:t>
      </w:r>
    </w:p>
    <w:p w:rsidR="000A3AD4" w:rsidRDefault="000A3AD4" w:rsidP="000A3AD4">
      <w:pPr>
        <w:pStyle w:val="BodyText"/>
        <w:ind w:firstLineChars="300" w:firstLine="720"/>
        <w:rPr>
          <w:lang w:eastAsia="zh-CN"/>
        </w:rPr>
      </w:pPr>
      <w:r>
        <w:rPr>
          <w:lang w:eastAsia="zh-CN"/>
        </w:rPr>
        <w:t xml:space="preserve">"many" </w:t>
      </w:r>
    </w:p>
    <w:p w:rsidR="000A3AD4" w:rsidRDefault="000A3AD4" w:rsidP="000A3AD4">
      <w:pPr>
        <w:pStyle w:val="BodyText"/>
        <w:ind w:firstLineChars="300" w:firstLine="720"/>
        <w:rPr>
          <w:lang w:eastAsia="zh-CN"/>
        </w:rPr>
      </w:pPr>
      <w:r>
        <w:rPr>
          <w:lang w:eastAsia="zh-CN"/>
        </w:rPr>
        <w:t>$W</w:t>
      </w:r>
    </w:p>
    <w:p w:rsidR="000A3AD4" w:rsidRDefault="000A3AD4" w:rsidP="000A3AD4">
      <w:pPr>
        <w:pStyle w:val="BodyText"/>
        <w:ind w:firstLine="480"/>
        <w:rPr>
          <w:lang w:eastAsia="zh-CN"/>
        </w:rPr>
      </w:pPr>
      <w:r>
        <w:rPr>
          <w:lang w:eastAsia="zh-CN"/>
        </w:rPr>
        <w:t>AndLink</w:t>
      </w:r>
    </w:p>
    <w:p w:rsidR="000A3AD4" w:rsidRDefault="000A3AD4" w:rsidP="000A3AD4">
      <w:pPr>
        <w:pStyle w:val="BodyText"/>
        <w:ind w:firstLine="480"/>
        <w:rPr>
          <w:lang w:eastAsia="zh-CN"/>
        </w:rPr>
      </w:pPr>
      <w:r>
        <w:rPr>
          <w:lang w:eastAsia="zh-CN"/>
        </w:rPr>
        <w:t xml:space="preserve">EvaluationLink </w:t>
      </w:r>
    </w:p>
    <w:p w:rsidR="000A3AD4" w:rsidRDefault="000A3AD4" w:rsidP="000A3AD4">
      <w:pPr>
        <w:pStyle w:val="BodyText"/>
        <w:ind w:firstLine="480"/>
        <w:rPr>
          <w:lang w:eastAsia="zh-CN"/>
        </w:rPr>
      </w:pPr>
      <w:r>
        <w:rPr>
          <w:lang w:eastAsia="zh-CN"/>
        </w:rPr>
        <w:t xml:space="preserve">PredicateNode "many" </w:t>
      </w:r>
    </w:p>
    <w:p w:rsidR="000A3AD4" w:rsidRDefault="000A3AD4" w:rsidP="000A3AD4">
      <w:pPr>
        <w:pStyle w:val="BodyText"/>
        <w:ind w:firstLine="480"/>
        <w:rPr>
          <w:lang w:eastAsia="zh-CN"/>
        </w:rPr>
      </w:pPr>
      <w:r>
        <w:rPr>
          <w:lang w:eastAsia="zh-CN"/>
        </w:rPr>
        <w:t>$C</w:t>
      </w:r>
    </w:p>
    <w:p w:rsidR="000A3AD4" w:rsidRDefault="000A3AD4" w:rsidP="000A3AD4">
      <w:pPr>
        <w:spacing w:before="2" w:line="140" w:lineRule="exact"/>
        <w:rPr>
          <w:sz w:val="14"/>
          <w:szCs w:val="14"/>
          <w:lang w:eastAsia="zh-CN"/>
        </w:rPr>
      </w:pPr>
    </w:p>
    <w:p w:rsidR="000A3AD4" w:rsidRPr="006A037C" w:rsidRDefault="000A3AD4" w:rsidP="000A3AD4">
      <w:pPr>
        <w:pStyle w:val="BodyText"/>
        <w:ind w:firstLine="480"/>
      </w:pPr>
      <w:r w:rsidRPr="006A037C">
        <w:t>那么系统如何获取这些假定的直观常识呢，我们的猜想是可以通过自然语言理解系统解析一些相关句子得到，对于本例，系统可以通过解析下面句子获取相关常识：</w:t>
      </w: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His</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stamp</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collection</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is</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bigger</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than</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hers.</w:t>
      </w:r>
    </w:p>
    <w:p w:rsidR="000A3AD4" w:rsidRDefault="000A3AD4" w:rsidP="000A3AD4">
      <w:pPr>
        <w:spacing w:line="360" w:lineRule="exact"/>
        <w:ind w:left="116"/>
        <w:rPr>
          <w:rFonts w:ascii="Arial Unicode MS" w:eastAsia="Arial Unicode MS" w:hAnsi="Arial Unicode MS" w:cs="Arial Unicode MS"/>
        </w:rPr>
      </w:pPr>
      <w:r>
        <w:rPr>
          <w:rFonts w:ascii="Arial Unicode MS" w:eastAsia="Arial Unicode MS" w:hAnsi="Arial Unicode MS" w:cs="Arial Unicode MS"/>
        </w:rPr>
        <w:t>（</w:t>
      </w:r>
      <w:r>
        <w:rPr>
          <w:rFonts w:ascii="Yuanti TC Light" w:eastAsia="Microsoft JhengHei" w:hAnsi="Yuanti TC Light" w:cs="Yuanti TC Light"/>
        </w:rPr>
        <w:t>他的邮票收藏库比她的大</w:t>
      </w:r>
      <w:r>
        <w:rPr>
          <w:rFonts w:ascii="Arial Unicode MS" w:eastAsia="Arial Unicode MS" w:hAnsi="Arial Unicode MS" w:cs="Arial Unicode MS"/>
          <w:spacing w:val="-67"/>
        </w:rPr>
        <w:t>。</w:t>
      </w:r>
      <w:r>
        <w:rPr>
          <w:rFonts w:ascii="Arial Unicode MS" w:eastAsia="Arial Unicode MS" w:hAnsi="Arial Unicode MS" w:cs="Arial Unicode MS"/>
        </w:rPr>
        <w:t>）</w:t>
      </w:r>
    </w:p>
    <w:p w:rsidR="000A3AD4" w:rsidRDefault="000A3AD4" w:rsidP="000A3AD4">
      <w:pPr>
        <w:spacing w:line="200" w:lineRule="exact"/>
        <w:rPr>
          <w:sz w:val="20"/>
          <w:szCs w:val="20"/>
        </w:rPr>
      </w:pPr>
    </w:p>
    <w:p w:rsidR="000A3AD4" w:rsidRDefault="000A3AD4" w:rsidP="000A3AD4">
      <w:pPr>
        <w:spacing w:before="19" w:line="260" w:lineRule="exact"/>
        <w:rPr>
          <w:sz w:val="26"/>
          <w:szCs w:val="26"/>
        </w:rPr>
      </w:pP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The</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bigger</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bowl</w:t>
      </w:r>
      <w:r>
        <w:rPr>
          <w:rFonts w:ascii="Lucida Console" w:eastAsia="Lucida Console" w:hAnsi="Lucida Console" w:cs="Lucida Console"/>
          <w:spacing w:val="11"/>
          <w:sz w:val="17"/>
          <w:szCs w:val="17"/>
        </w:rPr>
        <w:t xml:space="preserve"> </w:t>
      </w:r>
      <w:r>
        <w:rPr>
          <w:rFonts w:ascii="Lucida Console" w:eastAsia="Lucida Console" w:hAnsi="Lucida Console" w:cs="Lucida Console"/>
          <w:sz w:val="17"/>
          <w:szCs w:val="17"/>
        </w:rPr>
        <w:t>has</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many</w:t>
      </w:r>
      <w:r>
        <w:rPr>
          <w:rFonts w:ascii="Lucida Console" w:eastAsia="Lucida Console" w:hAnsi="Lucida Console" w:cs="Lucida Console"/>
          <w:spacing w:val="11"/>
          <w:sz w:val="17"/>
          <w:szCs w:val="17"/>
        </w:rPr>
        <w:t xml:space="preserve"> </w:t>
      </w:r>
      <w:r>
        <w:rPr>
          <w:rFonts w:ascii="Lucida Console" w:eastAsia="Lucida Console" w:hAnsi="Lucida Console" w:cs="Lucida Console"/>
          <w:sz w:val="17"/>
          <w:szCs w:val="17"/>
        </w:rPr>
        <w:t>kinds</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of</w:t>
      </w:r>
      <w:r>
        <w:rPr>
          <w:rFonts w:ascii="Lucida Console" w:eastAsia="Lucida Console" w:hAnsi="Lucida Console" w:cs="Lucida Console"/>
          <w:spacing w:val="11"/>
          <w:sz w:val="17"/>
          <w:szCs w:val="17"/>
        </w:rPr>
        <w:t xml:space="preserve"> </w:t>
      </w:r>
      <w:r>
        <w:rPr>
          <w:rFonts w:ascii="Lucida Console" w:eastAsia="Lucida Console" w:hAnsi="Lucida Console" w:cs="Lucida Console"/>
          <w:sz w:val="17"/>
          <w:szCs w:val="17"/>
        </w:rPr>
        <w:t>candy</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in</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it.</w:t>
      </w:r>
    </w:p>
    <w:p w:rsidR="000A3AD4" w:rsidRDefault="000A3AD4" w:rsidP="000A3AD4">
      <w:pPr>
        <w:spacing w:line="360"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大一点的那个碗里有很多种糖果</w:t>
      </w:r>
      <w:r>
        <w:rPr>
          <w:rFonts w:ascii="Arial Unicode MS" w:eastAsia="Arial Unicode MS" w:hAnsi="Arial Unicode MS" w:cs="Arial Unicode MS"/>
          <w:spacing w:val="-67"/>
          <w:lang w:eastAsia="zh-CN"/>
        </w:rPr>
        <w:t>。</w:t>
      </w:r>
      <w:r>
        <w:rPr>
          <w:rFonts w:ascii="Arial Unicode MS" w:eastAsia="Arial Unicode MS" w:hAnsi="Arial Unicode MS" w:cs="Arial Unicode MS"/>
          <w:lang w:eastAsia="zh-CN"/>
        </w:rPr>
        <w:t>）</w:t>
      </w:r>
    </w:p>
    <w:p w:rsidR="000A3AD4" w:rsidRDefault="000A3AD4" w:rsidP="000A3AD4">
      <w:pPr>
        <w:spacing w:before="9" w:line="170" w:lineRule="exact"/>
        <w:rPr>
          <w:sz w:val="17"/>
          <w:szCs w:val="17"/>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其中第一个句子中的</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bigger</w:t>
      </w:r>
      <w:r>
        <w:rPr>
          <w:lang w:eastAsia="zh-CN"/>
        </w:rPr>
        <w:t>（更大）</w:t>
      </w:r>
      <w:r>
        <w:rPr>
          <w:rFonts w:hint="eastAsia"/>
          <w:lang w:eastAsia="zh-CN"/>
        </w:rPr>
        <w:t>”</w:t>
      </w:r>
      <w:r>
        <w:rPr>
          <w:lang w:eastAsia="zh-CN"/>
        </w:rPr>
        <w:t>关联，而第二个句子中</w:t>
      </w:r>
      <w:r>
        <w:rPr>
          <w:rFonts w:hint="eastAsia"/>
          <w:lang w:eastAsia="zh-CN"/>
        </w:rPr>
        <w:t>“</w:t>
      </w:r>
      <w:r>
        <w:rPr>
          <w:lang w:eastAsia="zh-CN"/>
        </w:rPr>
        <w:t>bigger</w:t>
      </w:r>
      <w:r>
        <w:rPr>
          <w:lang w:eastAsia="zh-CN"/>
        </w:rPr>
        <w:t>（更大）</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关联，因此通过演绎推理可以得出</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关联。一般来说，解析某些特定句子所需要的知识都能从其他的句子中获得，但解析这些</w:t>
      </w:r>
      <w:r>
        <w:rPr>
          <w:rFonts w:hint="eastAsia"/>
          <w:lang w:eastAsia="zh-CN"/>
        </w:rPr>
        <w:t>“</w:t>
      </w:r>
      <w:r>
        <w:rPr>
          <w:lang w:eastAsia="zh-CN"/>
        </w:rPr>
        <w:t>其他的句子</w:t>
      </w:r>
      <w:r>
        <w:rPr>
          <w:rFonts w:hint="eastAsia"/>
          <w:lang w:eastAsia="zh-CN"/>
        </w:rPr>
        <w:t>”</w:t>
      </w:r>
      <w:r>
        <w:rPr>
          <w:lang w:eastAsia="zh-CN"/>
        </w:rPr>
        <w:t>可能需要从另外的其他的句子中获取相关知识。因此我们面临的挑战是如何构建一个强大的系统框架，使得获取推理常识的知识网络是一个良性而不是恶性循环。</w:t>
      </w:r>
    </w:p>
    <w:p w:rsidR="000A3AD4" w:rsidRDefault="000A3AD4" w:rsidP="000A3AD4">
      <w:pPr>
        <w:pStyle w:val="BodyText"/>
        <w:ind w:firstLine="480"/>
        <w:rPr>
          <w:lang w:eastAsia="zh-CN"/>
        </w:rPr>
      </w:pPr>
      <w:r>
        <w:rPr>
          <w:lang w:eastAsia="zh-CN"/>
        </w:rPr>
        <w:t>这个挑战其中一部分是由组合爆炸引起，在我们的超图知识库</w:t>
      </w:r>
      <w:r>
        <w:rPr>
          <w:lang w:eastAsia="zh-CN"/>
        </w:rPr>
        <w:t>Atomspace</w:t>
      </w:r>
      <w:r>
        <w:rPr>
          <w:lang w:eastAsia="zh-CN"/>
        </w:rPr>
        <w:t>中包括很多不同句子的解析结果，这很容易导致过量的不同推断。上述例子中的任何特定推断理论上都可以通过目标驱动的后向链接推理得出，如</w:t>
      </w:r>
      <w:r w:rsidR="00A14FB4">
        <w:fldChar w:fldCharType="begin"/>
      </w:r>
      <w:r>
        <w:rPr>
          <w:lang w:eastAsia="zh-CN"/>
        </w:rPr>
        <w:instrText>HYPERLINK\l"_bookmark110"</w:instrText>
      </w:r>
      <w:r w:rsidR="00A14FB4">
        <w:fldChar w:fldCharType="separate"/>
      </w:r>
      <w:r>
        <w:rPr>
          <w:lang w:eastAsia="zh-CN"/>
        </w:rPr>
        <w:t>8.2</w:t>
      </w:r>
      <w:r w:rsidR="00A14FB4">
        <w:fldChar w:fldCharType="end"/>
      </w:r>
      <w:r>
        <w:rPr>
          <w:lang w:eastAsia="zh-CN"/>
        </w:rPr>
        <w:t>中讨论的回答查询问题的例子</w:t>
      </w:r>
      <w:r>
        <w:rPr>
          <w:rFonts w:hint="eastAsia"/>
          <w:lang w:eastAsia="zh-CN"/>
        </w:rPr>
        <w:t>“</w:t>
      </w:r>
      <w:r>
        <w:rPr>
          <w:lang w:eastAsia="zh-CN"/>
        </w:rPr>
        <w:t>谁在商店买钟琴</w:t>
      </w:r>
      <w:r>
        <w:rPr>
          <w:rFonts w:hint="eastAsia"/>
          <w:lang w:eastAsia="zh-CN"/>
        </w:rPr>
        <w:t>”</w:t>
      </w:r>
      <w:r>
        <w:rPr>
          <w:lang w:eastAsia="zh-CN"/>
        </w:rPr>
        <w:t>中的推理模式，这样一来，我们需要设置</w:t>
      </w:r>
      <w:r>
        <w:rPr>
          <w:lang w:eastAsia="zh-CN"/>
        </w:rPr>
        <w:t>Atomspace</w:t>
      </w:r>
      <w:r>
        <w:rPr>
          <w:lang w:eastAsia="zh-CN"/>
        </w:rPr>
        <w:t>能储存相对久的知识以保证推理的时候有足够多的推理前提。同样，上述例子中的任何特地推断原则上也可以通过系统自动搜索相关有趣信息来进行前向链接推理得出。不论用哪一种推理方法，不仅需要一个非常丰富复杂的知识库的支持，如果合理高效地进行推理控制更是巨大的研究挑战。</w:t>
      </w:r>
    </w:p>
    <w:p w:rsidR="000A3AD4" w:rsidRDefault="000A3AD4" w:rsidP="000A3AD4">
      <w:pPr>
        <w:pStyle w:val="BodyText"/>
        <w:ind w:firstLine="480"/>
        <w:rPr>
          <w:lang w:eastAsia="zh-CN"/>
        </w:rPr>
      </w:pPr>
      <w:r>
        <w:rPr>
          <w:lang w:eastAsia="zh-CN"/>
        </w:rPr>
        <w:t>这个挑战并不仅仅是针对查询处理，其实，更关键挑战基本上可以归结为常识推理的问题上</w:t>
      </w:r>
      <w:r>
        <w:rPr>
          <w:lang w:eastAsia="zh-CN"/>
        </w:rPr>
        <w:t>[</w:t>
      </w:r>
      <w:r w:rsidR="00A14FB4">
        <w:fldChar w:fldCharType="begin"/>
      </w:r>
      <w:r>
        <w:rPr>
          <w:lang w:eastAsia="zh-CN"/>
        </w:rPr>
        <w:instrText>HYPERLINK\l"_bookmark219"</w:instrText>
      </w:r>
      <w:r w:rsidR="00A14FB4">
        <w:fldChar w:fldCharType="separate"/>
      </w:r>
      <w:r>
        <w:rPr>
          <w:lang w:eastAsia="zh-CN"/>
        </w:rPr>
        <w:t>100</w:t>
      </w:r>
      <w:r w:rsidR="00A14FB4">
        <w:fldChar w:fldCharType="end"/>
      </w:r>
      <w:r>
        <w:rPr>
          <w:lang w:eastAsia="zh-CN"/>
        </w:rPr>
        <w:t>]</w:t>
      </w:r>
      <w:r>
        <w:rPr>
          <w:lang w:eastAsia="zh-CN"/>
        </w:rPr>
        <w:t>。考虑到即使是一个简单的常识推理，所涉及的知识领域和其复杂性不言而喻，纯粹通过手工编码构建的复杂知识库如</w:t>
      </w:r>
      <w:r>
        <w:rPr>
          <w:lang w:eastAsia="zh-CN"/>
        </w:rPr>
        <w:t>Cyc[</w:t>
      </w:r>
      <w:r w:rsidR="00A14FB4">
        <w:fldChar w:fldCharType="begin"/>
      </w:r>
      <w:r>
        <w:rPr>
          <w:lang w:eastAsia="zh-CN"/>
        </w:rPr>
        <w:instrText>HYPERLINK\l"_bookmark125"</w:instrText>
      </w:r>
      <w:r w:rsidR="00A14FB4">
        <w:fldChar w:fldCharType="separate"/>
      </w:r>
      <w:r>
        <w:rPr>
          <w:lang w:eastAsia="zh-CN"/>
        </w:rPr>
        <w:t>6</w:t>
      </w:r>
      <w:r w:rsidR="00A14FB4">
        <w:fldChar w:fldCharType="end"/>
      </w:r>
      <w:r>
        <w:rPr>
          <w:lang w:eastAsia="zh-CN"/>
        </w:rPr>
        <w:t>]</w:t>
      </w:r>
      <w:r>
        <w:rPr>
          <w:lang w:eastAsia="zh-CN"/>
        </w:rPr>
        <w:t>已被证实并不可行。但是随着大数据处理技术的发展，通过分析和挖掘自然语言语料库以及智能体的涉身经验中的语言和非语言信息的综合数据库，来获取常识推理所需要的知识便成为一个更可行有效的方法。然而，根据自然语言的特性，某一个自然语言句子中用于推理的逻辑表现形式，常常与其他句子的表现形式不尽相同，因此通常需要一些从额外的句子中获取的常识来对这些句子进行逻辑形式重排，这也就要求一个可靠的能进行实时不确定逻辑推理系统。这无疑是一个相当棘手的问题。</w:t>
      </w:r>
    </w:p>
    <w:p w:rsidR="000A3AD4" w:rsidRPr="006A037C" w:rsidRDefault="000A3AD4" w:rsidP="000A3AD4">
      <w:pPr>
        <w:pStyle w:val="BodyText"/>
        <w:ind w:firstLine="480"/>
        <w:rPr>
          <w:lang w:eastAsia="zh-CN"/>
        </w:rPr>
      </w:pPr>
      <w:r w:rsidRPr="006A037C">
        <w:rPr>
          <w:lang w:eastAsia="zh-CN"/>
        </w:rPr>
        <w:t>要解决上述的常识知识问题，对于智能对话系统来说，其中一种方法是粗略模仿人类儿童的语言和认知成长轨迹。也就是说，从相对简单的知识库知识库着手，使得智能对话系统能通过知识库中相对简单的句子和人类交流相对简单的知识。当系统已经建立了基于这些相对简单的知识网络下的常识性知识后，再开始对系统输入稍微复杂的知识</w:t>
      </w:r>
      <w:r w:rsidRPr="006A037C">
        <w:rPr>
          <w:lang w:eastAsia="zh-CN"/>
        </w:rPr>
        <w:t>–</w:t>
      </w:r>
      <w:r w:rsidRPr="006A037C">
        <w:rPr>
          <w:lang w:eastAsia="zh-CN"/>
        </w:rPr>
        <w:t>等等，依此下去，这样的对话系统很可能会发展成一个拥有相当的常识语义库并能做出实时合理应答的智能对话系统。从概念上讲，上述方法和</w:t>
      </w:r>
      <w:r w:rsidR="00A14FB4" w:rsidRPr="006A037C">
        <w:fldChar w:fldCharType="begin"/>
      </w:r>
      <w:r w:rsidRPr="006A037C">
        <w:rPr>
          <w:lang w:eastAsia="zh-CN"/>
        </w:rPr>
        <w:instrText>HYPERLINK\l"_bookmark240"</w:instrText>
      </w:r>
      <w:r w:rsidR="00A14FB4" w:rsidRPr="006A037C">
        <w:fldChar w:fldCharType="separate"/>
      </w:r>
      <w:r w:rsidRPr="006A037C">
        <w:rPr>
          <w:lang w:eastAsia="zh-CN"/>
        </w:rPr>
        <w:t>[121</w:t>
      </w:r>
      <w:r w:rsidR="00A14FB4" w:rsidRPr="006A037C">
        <w:fldChar w:fldCharType="end"/>
      </w:r>
      <w:r w:rsidRPr="006A037C">
        <w:rPr>
          <w:lang w:eastAsia="zh-CN"/>
        </w:rPr>
        <w:t>]</w:t>
      </w:r>
      <w:r w:rsidRPr="006A037C">
        <w:rPr>
          <w:lang w:eastAsia="zh-CN"/>
        </w:rPr>
        <w:t>中的无监督语言学习类似，即通过逐步将越来越复杂的自然语言句子输入系统，使得系统逐步理解越来越复杂的句子。</w:t>
      </w:r>
      <w:r w:rsidR="00A14FB4" w:rsidRPr="006A037C">
        <w:fldChar w:fldCharType="begin"/>
      </w:r>
      <w:r w:rsidRPr="006A037C">
        <w:rPr>
          <w:lang w:eastAsia="zh-CN"/>
        </w:rPr>
        <w:instrText>HYPERLINK\l"_bookmark241"</w:instrText>
      </w:r>
      <w:r w:rsidR="00A14FB4" w:rsidRPr="006A037C">
        <w:fldChar w:fldCharType="separate"/>
      </w:r>
      <w:r w:rsidRPr="006A037C">
        <w:rPr>
          <w:lang w:eastAsia="zh-CN"/>
        </w:rPr>
        <w:t>[122</w:t>
      </w:r>
      <w:r w:rsidR="00A14FB4" w:rsidRPr="006A037C">
        <w:fldChar w:fldCharType="end"/>
      </w:r>
      <w:r w:rsidRPr="006A037C">
        <w:rPr>
          <w:lang w:eastAsia="zh-CN"/>
        </w:rPr>
        <w:t>]</w:t>
      </w:r>
      <w:r w:rsidRPr="006A037C">
        <w:rPr>
          <w:lang w:eastAsia="zh-CN"/>
        </w:rPr>
        <w:t>也提出了类似的涉身行为学习。但我们这里提出的观点更针对智能对话系统，更注重如何</w:t>
      </w:r>
      <w:bookmarkStart w:id="353" w:name="本章小结"/>
      <w:bookmarkStart w:id="354" w:name="_bookmark115"/>
      <w:bookmarkEnd w:id="353"/>
      <w:bookmarkEnd w:id="354"/>
      <w:r w:rsidRPr="006A037C">
        <w:rPr>
          <w:lang w:eastAsia="zh-CN"/>
        </w:rPr>
        <w:t>从自然语言中抽取出有用的合理的语义知识等的学习。</w:t>
      </w:r>
    </w:p>
    <w:p w:rsidR="000A3AD4" w:rsidRPr="006A037C" w:rsidRDefault="000A3AD4" w:rsidP="000C6FE5">
      <w:pPr>
        <w:pStyle w:val="Heading2"/>
        <w:numPr>
          <w:ilvl w:val="1"/>
          <w:numId w:val="76"/>
        </w:numPr>
        <w:tabs>
          <w:tab w:val="left" w:pos="210"/>
        </w:tabs>
      </w:pPr>
      <w:bookmarkStart w:id="355" w:name="_Toc25920"/>
      <w:bookmarkStart w:id="356" w:name="_Toc453623443"/>
      <w:bookmarkStart w:id="357" w:name="_Toc327482502"/>
      <w:r w:rsidRPr="006A037C">
        <w:rPr>
          <w:rFonts w:ascii="Yuanti TC Light" w:hAnsi="Yuanti TC Light" w:cs="Yuanti TC Light"/>
        </w:rPr>
        <w:t>本章小结</w:t>
      </w:r>
      <w:bookmarkEnd w:id="355"/>
      <w:bookmarkEnd w:id="356"/>
      <w:bookmarkEnd w:id="357"/>
    </w:p>
    <w:p w:rsidR="000A3AD4" w:rsidRDefault="000A3AD4" w:rsidP="000A3AD4">
      <w:pPr>
        <w:pStyle w:val="BodyText"/>
        <w:ind w:firstLine="480"/>
        <w:rPr>
          <w:lang w:eastAsia="zh-CN"/>
        </w:rPr>
      </w:pPr>
      <w:r>
        <w:rPr>
          <w:lang w:eastAsia="zh-CN"/>
        </w:rPr>
        <w:t>目前我们的系统还不足以达到符合人类的智能标准，但这一个介于目前相关研究水平和人类水平之间的对话系统可以看做是使用更可行的研究方法在智能对话系统中集成并完善更多的功能，而不是一味盲目地去追求达到人类水平的目标。</w:t>
      </w:r>
    </w:p>
    <w:p w:rsidR="000A3AD4" w:rsidRDefault="000A3AD4" w:rsidP="000A3AD4">
      <w:pPr>
        <w:pStyle w:val="BodyText"/>
        <w:ind w:firstLine="480"/>
        <w:rPr>
          <w:lang w:eastAsia="zh-CN"/>
        </w:rPr>
      </w:pPr>
      <w:r>
        <w:rPr>
          <w:lang w:eastAsia="zh-CN"/>
        </w:rPr>
        <w:t>本章充分利用了我们的研究成果，在第</w:t>
      </w:r>
      <w:r w:rsidR="00A14FB4">
        <w:fldChar w:fldCharType="begin"/>
      </w:r>
      <w:r>
        <w:rPr>
          <w:lang w:eastAsia="zh-CN"/>
        </w:rPr>
        <w:instrText>HYPERLINK\l"_bookmark47"</w:instrText>
      </w:r>
      <w:r w:rsidR="00A14FB4">
        <w:fldChar w:fldCharType="separate"/>
      </w:r>
      <w:r>
        <w:rPr>
          <w:lang w:eastAsia="zh-CN"/>
        </w:rPr>
        <w:t>4</w:t>
      </w:r>
      <w:r w:rsidR="00A14FB4">
        <w:fldChar w:fldCharType="end"/>
      </w:r>
      <w:r>
        <w:rPr>
          <w:lang w:eastAsia="zh-CN"/>
        </w:rPr>
        <w:t>章中提出的</w:t>
      </w:r>
      <w:r w:rsidR="009A0665">
        <w:rPr>
          <w:lang w:eastAsia="zh-CN"/>
        </w:rPr>
        <w:t>认知对话系统</w:t>
      </w:r>
      <w:r>
        <w:rPr>
          <w:lang w:eastAsia="zh-CN"/>
        </w:rPr>
        <w:t>CogDial</w:t>
      </w:r>
      <w:r>
        <w:rPr>
          <w:lang w:eastAsia="zh-CN"/>
        </w:rPr>
        <w:t>的概念模型基础上，并结合第</w:t>
      </w:r>
      <w:r w:rsidR="00A14FB4">
        <w:fldChar w:fldCharType="begin"/>
      </w:r>
      <w:r>
        <w:rPr>
          <w:lang w:eastAsia="zh-CN"/>
        </w:rPr>
        <w:instrText>HYPERLINK\l"_bookmark66"</w:instrText>
      </w:r>
      <w:r w:rsidR="00A14FB4">
        <w:fldChar w:fldCharType="separate"/>
      </w:r>
      <w:r>
        <w:rPr>
          <w:lang w:eastAsia="zh-CN"/>
        </w:rPr>
        <w:t>5</w:t>
      </w:r>
      <w:r w:rsidR="00A14FB4">
        <w:fldChar w:fldCharType="end"/>
      </w:r>
      <w:r>
        <w:rPr>
          <w:lang w:eastAsia="zh-CN"/>
        </w:rPr>
        <w:t>章中讨论的自然语言理解系统、第</w:t>
      </w:r>
      <w:r w:rsidR="00A14FB4">
        <w:fldChar w:fldCharType="begin"/>
      </w:r>
      <w:r>
        <w:rPr>
          <w:lang w:eastAsia="zh-CN"/>
        </w:rPr>
        <w:instrText>HYPERLINK\l"_bookmark92"</w:instrText>
      </w:r>
      <w:r w:rsidR="00A14FB4">
        <w:fldChar w:fldCharType="separate"/>
      </w:r>
      <w:r>
        <w:rPr>
          <w:lang w:eastAsia="zh-CN"/>
        </w:rPr>
        <w:t>6</w:t>
      </w:r>
      <w:r w:rsidR="00A14FB4">
        <w:fldChar w:fldCharType="end"/>
      </w:r>
      <w:r>
        <w:rPr>
          <w:lang w:eastAsia="zh-CN"/>
        </w:rPr>
        <w:t>章中讨论的自然语言生成系统，以及</w:t>
      </w:r>
      <w:r w:rsidR="00A14FB4">
        <w:fldChar w:fldCharType="begin"/>
      </w:r>
      <w:r>
        <w:rPr>
          <w:lang w:eastAsia="zh-CN"/>
        </w:rPr>
        <w:instrText>HYPERLINK\l"_bookmark33"</w:instrText>
      </w:r>
      <w:r w:rsidR="00A14FB4">
        <w:fldChar w:fldCharType="separate"/>
      </w:r>
      <w:r>
        <w:rPr>
          <w:lang w:eastAsia="zh-CN"/>
        </w:rPr>
        <w:t>2.3</w:t>
      </w:r>
      <w:r w:rsidR="00A14FB4">
        <w:fldChar w:fldCharType="end"/>
      </w:r>
      <w:r>
        <w:rPr>
          <w:lang w:eastAsia="zh-CN"/>
        </w:rPr>
        <w:t>中讨论的</w:t>
      </w:r>
      <w:r>
        <w:rPr>
          <w:lang w:eastAsia="zh-CN"/>
        </w:rPr>
        <w:t>PLN</w:t>
      </w:r>
      <w:r>
        <w:rPr>
          <w:lang w:eastAsia="zh-CN"/>
        </w:rPr>
        <w:t>推理系统，以认知模型</w:t>
      </w:r>
      <w:r>
        <w:rPr>
          <w:lang w:eastAsia="zh-CN"/>
        </w:rPr>
        <w:t>OpenPsi</w:t>
      </w:r>
      <w:r>
        <w:rPr>
          <w:lang w:eastAsia="zh-CN"/>
        </w:rPr>
        <w:t>中的动机机制等技术来设计并实现了几个合理有效的对话管理机制。本章还讨论了我们在智能对话系统的研究中发现的深层语义解析的挑战，也给未来的研究提供了一个明确的方向。下一步工作将进一步完善本章中提出的各种对话管理机制并开发更多新颖智能的对话控制体系结构，并最终运用到机器人或者其他智能体软件系统上。</w:t>
      </w:r>
    </w:p>
    <w:p w:rsidR="000A3AD4" w:rsidRDefault="000A3AD4" w:rsidP="000A3AD4">
      <w:pPr>
        <w:spacing w:line="256" w:lineRule="auto"/>
        <w:jc w:val="both"/>
        <w:rPr>
          <w:lang w:eastAsia="zh-CN"/>
        </w:rPr>
        <w:sectPr w:rsidR="000A3AD4">
          <w:headerReference w:type="even" r:id="rId90"/>
          <w:footerReference w:type="even" r:id="rId91"/>
          <w:footerReference w:type="default" r:id="rId92"/>
          <w:pgSz w:w="11906" w:h="16840"/>
          <w:pgMar w:top="1361" w:right="1680" w:bottom="1542" w:left="1300" w:header="0" w:footer="1349" w:gutter="0"/>
          <w:cols w:equalWidth="0">
            <w:col w:w="8926"/>
          </w:cols>
        </w:sectPr>
      </w:pPr>
    </w:p>
    <w:p w:rsidR="000A3AD4" w:rsidRDefault="000A3AD4" w:rsidP="000A3AD4">
      <w:pPr>
        <w:spacing w:before="13" w:line="200" w:lineRule="exact"/>
        <w:rPr>
          <w:sz w:val="20"/>
          <w:szCs w:val="20"/>
          <w:lang w:eastAsia="zh-CN"/>
        </w:rPr>
      </w:pPr>
    </w:p>
    <w:p w:rsidR="000A3AD4" w:rsidRDefault="000A3AD4" w:rsidP="000C6FE5">
      <w:pPr>
        <w:pStyle w:val="Heading1"/>
        <w:rPr>
          <w:lang w:eastAsia="zh-CN"/>
        </w:rPr>
        <w:sectPr w:rsidR="000A3AD4">
          <w:headerReference w:type="default" r:id="rId93"/>
          <w:pgSz w:w="11906" w:h="16840"/>
          <w:pgMar w:top="1560" w:right="1160" w:bottom="1540" w:left="1680" w:header="0" w:footer="1349" w:gutter="0"/>
          <w:cols w:equalWidth="0">
            <w:col w:w="9066"/>
          </w:cols>
        </w:sectPr>
      </w:pPr>
      <w:bookmarkStart w:id="358" w:name="_Toc22084"/>
    </w:p>
    <w:p w:rsidR="000A3AD4" w:rsidRDefault="000A3AD4" w:rsidP="000A3AD4">
      <w:pPr>
        <w:pStyle w:val="Title"/>
        <w:rPr>
          <w:lang w:eastAsia="zh-CN"/>
        </w:rPr>
      </w:pPr>
      <w:bookmarkStart w:id="359" w:name="_Toc453623444"/>
      <w:bookmarkStart w:id="360" w:name="_Toc327482503"/>
      <w:r>
        <w:rPr>
          <w:rFonts w:ascii="宋体" w:eastAsia="宋体" w:hAnsi="宋体" w:cs="宋体" w:hint="eastAsia"/>
          <w:lang w:eastAsia="zh-CN"/>
        </w:rPr>
        <w:t>第九章</w:t>
      </w:r>
      <w:r>
        <w:rPr>
          <w:rFonts w:hint="eastAsia"/>
          <w:lang w:eastAsia="zh-CN"/>
        </w:rPr>
        <w:t xml:space="preserve"> </w:t>
      </w:r>
      <w:r>
        <w:rPr>
          <w:rFonts w:ascii="宋体" w:eastAsia="宋体" w:hAnsi="宋体" w:cs="宋体" w:hint="eastAsia"/>
          <w:lang w:eastAsia="zh-CN"/>
        </w:rPr>
        <w:t>总结与展望</w:t>
      </w:r>
      <w:bookmarkEnd w:id="358"/>
      <w:bookmarkEnd w:id="359"/>
      <w:bookmarkEnd w:id="360"/>
    </w:p>
    <w:p w:rsidR="00541108" w:rsidRPr="0053623B" w:rsidRDefault="00541108" w:rsidP="00541108">
      <w:pPr>
        <w:rPr>
          <w:rFonts w:ascii="宋体" w:hAnsi="宋体" w:cs="宋体"/>
          <w:sz w:val="24"/>
        </w:rPr>
      </w:pPr>
      <w:r>
        <w:rPr>
          <w:rFonts w:ascii="宋体" w:hAnsi="宋体" w:cs="宋体" w:hint="eastAsia"/>
          <w:sz w:val="20"/>
        </w:rPr>
        <w:t xml:space="preserve"> </w:t>
      </w:r>
      <w:r w:rsidRPr="0053623B">
        <w:rPr>
          <w:rFonts w:ascii="宋体" w:hAnsi="宋体" w:cs="宋体" w:hint="eastAsia"/>
          <w:sz w:val="24"/>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本文着眼于未来对话系统中认知技术的发展，结合这四项原则提出了一个全新的动机驱动的认知对话系统模型，并以言语行为理论作为指导将语言和涉身知识融合起来使得对话过程更人性化；设计并实现了一个将自然语言的依存句法关系输出转换成基于超图的抽象逻辑表示的自然语言理解框架；在概率逻辑网络的逻辑架构上应用不确定性逻辑推理，实现了在自然语言语句上执行的常识推理；设计并实现了一个基于超图匹配的将抽象的语义超图表示转换成自然语言的表层生成框架；在上述几项研究基础上，设计并实现了一个以信息查询为动机的问答系统。  作为总结，我们将在本章指出本文工作的主要贡献与创新点，并提出未来认知对话系统研究的建议和展望。</w:t>
      </w:r>
    </w:p>
    <w:p w:rsidR="000A3AD4" w:rsidRDefault="000A3AD4" w:rsidP="000A3AD4">
      <w:pPr>
        <w:spacing w:before="4" w:line="110" w:lineRule="exact"/>
        <w:rPr>
          <w:sz w:val="11"/>
          <w:szCs w:val="11"/>
          <w:lang w:eastAsia="zh-CN"/>
        </w:rPr>
      </w:pPr>
    </w:p>
    <w:p w:rsidR="000A3AD4" w:rsidRPr="006A037C"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61" w:name="_Toc453623445"/>
      <w:bookmarkStart w:id="362" w:name="_Toc7922"/>
      <w:bookmarkEnd w:id="361"/>
    </w:p>
    <w:p w:rsidR="000A3AD4" w:rsidRDefault="000A3AD4" w:rsidP="000C6FE5">
      <w:pPr>
        <w:pStyle w:val="Heading2"/>
        <w:numPr>
          <w:ilvl w:val="1"/>
          <w:numId w:val="76"/>
        </w:numPr>
        <w:tabs>
          <w:tab w:val="left" w:pos="210"/>
        </w:tabs>
        <w:rPr>
          <w:lang w:eastAsia="zh-CN"/>
        </w:rPr>
      </w:pPr>
      <w:bookmarkStart w:id="363" w:name="_Toc453623446"/>
      <w:bookmarkStart w:id="364" w:name="_Toc327482504"/>
      <w:r>
        <w:rPr>
          <w:rFonts w:ascii="宋体" w:eastAsia="宋体" w:hAnsi="宋体" w:cs="宋体" w:hint="eastAsia"/>
          <w:lang w:eastAsia="zh-CN"/>
        </w:rPr>
        <w:t>本文的主要贡献和创新</w:t>
      </w:r>
      <w:bookmarkEnd w:id="362"/>
      <w:bookmarkEnd w:id="363"/>
      <w:bookmarkEnd w:id="364"/>
    </w:p>
    <w:p w:rsidR="00541108" w:rsidRPr="00824524" w:rsidRDefault="00541108" w:rsidP="00541108">
      <w:pPr>
        <w:rPr>
          <w:rFonts w:ascii="宋体" w:hAnsi="宋体" w:cs="宋体"/>
          <w:sz w:val="24"/>
          <w:lang w:eastAsia="zh-CN"/>
        </w:rPr>
      </w:pPr>
      <w:bookmarkStart w:id="365" w:name="下一步研究方向"/>
      <w:bookmarkStart w:id="366" w:name="_bookmark118"/>
      <w:bookmarkEnd w:id="365"/>
      <w:bookmarkEnd w:id="366"/>
      <w:r w:rsidRPr="00824524">
        <w:rPr>
          <w:rFonts w:ascii="宋体" w:hAnsi="宋体" w:cs="宋体" w:hint="eastAsia"/>
          <w:sz w:val="24"/>
          <w:lang w:eastAsia="zh-CN"/>
        </w:rPr>
        <w:t>本文的主要贡献与创新表现在以下几个方面：</w:t>
      </w:r>
    </w:p>
    <w:p w:rsidR="00541108" w:rsidRPr="00824524" w:rsidRDefault="00541108" w:rsidP="00541108">
      <w:pPr>
        <w:ind w:firstLine="420"/>
        <w:rPr>
          <w:rFonts w:ascii="宋体" w:hAnsi="宋体" w:cs="宋体"/>
          <w:sz w:val="24"/>
        </w:rPr>
      </w:pPr>
      <w:r w:rsidRPr="00824524">
        <w:rPr>
          <w:rFonts w:ascii="宋体" w:hAnsi="宋体" w:cs="宋体" w:hint="eastAsia"/>
          <w:sz w:val="24"/>
        </w:rPr>
        <w:t>（1）动机驱动的对话控制模型</w:t>
      </w:r>
    </w:p>
    <w:p w:rsidR="00541108" w:rsidRPr="00824524" w:rsidRDefault="00541108" w:rsidP="00541108">
      <w:pPr>
        <w:ind w:firstLine="420"/>
        <w:rPr>
          <w:rFonts w:ascii="宋体" w:hAnsi="宋体" w:cs="宋体"/>
          <w:sz w:val="24"/>
        </w:rPr>
      </w:pPr>
      <w:r w:rsidRPr="00824524">
        <w:rPr>
          <w:rFonts w:ascii="宋体" w:hAnsi="宋体" w:cs="宋体" w:hint="eastAsia"/>
          <w:sz w:val="24"/>
        </w:rPr>
        <w:t>（2）语言和涉身知识的融合</w:t>
      </w:r>
    </w:p>
    <w:p w:rsidR="00541108" w:rsidRPr="00824524" w:rsidRDefault="00541108" w:rsidP="00541108">
      <w:pPr>
        <w:ind w:firstLine="420"/>
        <w:rPr>
          <w:rFonts w:ascii="宋体" w:hAnsi="宋体" w:cs="宋体"/>
          <w:sz w:val="24"/>
        </w:rPr>
      </w:pPr>
      <w:r w:rsidRPr="00824524">
        <w:rPr>
          <w:rFonts w:ascii="宋体" w:hAnsi="宋体" w:cs="宋体" w:hint="eastAsia"/>
          <w:sz w:val="24"/>
        </w:rPr>
        <w:t>（3）自然语言理解</w:t>
      </w:r>
    </w:p>
    <w:p w:rsidR="00541108" w:rsidRPr="00824524" w:rsidRDefault="00541108" w:rsidP="00541108">
      <w:pPr>
        <w:ind w:firstLine="420"/>
        <w:rPr>
          <w:rFonts w:ascii="宋体" w:hAnsi="宋体" w:cs="宋体"/>
          <w:sz w:val="24"/>
        </w:rPr>
      </w:pPr>
      <w:r w:rsidRPr="00824524">
        <w:rPr>
          <w:rFonts w:ascii="宋体" w:hAnsi="宋体" w:cs="宋体" w:hint="eastAsia"/>
          <w:sz w:val="24"/>
        </w:rPr>
        <w:t>（4）自然语言生成</w:t>
      </w:r>
    </w:p>
    <w:p w:rsidR="00541108" w:rsidRPr="00824524" w:rsidRDefault="00541108" w:rsidP="00541108">
      <w:pPr>
        <w:ind w:firstLine="420"/>
        <w:rPr>
          <w:rFonts w:ascii="宋体" w:hAnsi="宋体" w:cs="宋体"/>
          <w:sz w:val="24"/>
        </w:rPr>
      </w:pPr>
      <w:r w:rsidRPr="00824524">
        <w:rPr>
          <w:rFonts w:ascii="宋体" w:hAnsi="宋体" w:cs="宋体" w:hint="eastAsia"/>
          <w:sz w:val="24"/>
        </w:rPr>
        <w:t>（5）基于自然语言的概率逻辑推理</w:t>
      </w:r>
    </w:p>
    <w:p w:rsidR="00541108" w:rsidRDefault="00541108" w:rsidP="00541108">
      <w:pPr>
        <w:ind w:firstLine="420"/>
        <w:rPr>
          <w:rFonts w:ascii="宋体" w:hAnsi="宋体" w:cs="宋体"/>
          <w:sz w:val="20"/>
        </w:rPr>
      </w:pPr>
      <w:r w:rsidRPr="00824524">
        <w:rPr>
          <w:rFonts w:ascii="宋体" w:hAnsi="宋体" w:cs="宋体" w:hint="eastAsia"/>
          <w:sz w:val="24"/>
        </w:rPr>
        <w:t>（6）基于概率逻辑网的信息查询问答系统</w:t>
      </w:r>
    </w:p>
    <w:p w:rsidR="000A3AD4" w:rsidRDefault="000A3AD4" w:rsidP="000A3AD4">
      <w:pPr>
        <w:spacing w:before="4" w:line="110" w:lineRule="exact"/>
        <w:rPr>
          <w:sz w:val="11"/>
          <w:szCs w:val="11"/>
          <w:lang w:eastAsia="zh-CN"/>
        </w:rPr>
      </w:pPr>
    </w:p>
    <w:p w:rsidR="000A3AD4" w:rsidRDefault="000A3AD4" w:rsidP="000C6FE5">
      <w:pPr>
        <w:pStyle w:val="Heading2"/>
        <w:numPr>
          <w:ilvl w:val="1"/>
          <w:numId w:val="76"/>
        </w:numPr>
        <w:tabs>
          <w:tab w:val="left" w:pos="210"/>
        </w:tabs>
        <w:rPr>
          <w:lang w:eastAsia="zh-CN"/>
        </w:rPr>
      </w:pPr>
      <w:bookmarkStart w:id="367" w:name="_Toc2277"/>
      <w:bookmarkStart w:id="368" w:name="_Toc453623447"/>
      <w:bookmarkStart w:id="369" w:name="_Toc327482505"/>
      <w:r>
        <w:rPr>
          <w:rFonts w:ascii="宋体" w:eastAsia="宋体" w:hAnsi="宋体" w:cs="宋体" w:hint="eastAsia"/>
          <w:lang w:eastAsia="zh-CN"/>
        </w:rPr>
        <w:t>下一步研究方向</w:t>
      </w:r>
      <w:bookmarkEnd w:id="367"/>
      <w:bookmarkEnd w:id="368"/>
      <w:bookmarkEnd w:id="369"/>
    </w:p>
    <w:p w:rsidR="000A3AD4" w:rsidRPr="00F301B5" w:rsidRDefault="000A3AD4" w:rsidP="000A3AD4">
      <w:pPr>
        <w:spacing w:line="257" w:lineRule="auto"/>
        <w:jc w:val="both"/>
        <w:rPr>
          <w:lang w:eastAsia="zh-CN"/>
        </w:rPr>
        <w:sectPr w:rsidR="000A3AD4" w:rsidRPr="00F301B5">
          <w:pgSz w:w="11906" w:h="16840"/>
          <w:pgMar w:top="1560" w:right="1160" w:bottom="1540" w:left="1680" w:header="0" w:footer="1349" w:gutter="0"/>
          <w:cols w:equalWidth="0">
            <w:col w:w="9066"/>
          </w:cols>
        </w:sectPr>
      </w:pP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（1）进一步完善言语行为规划器</w:t>
      </w:r>
      <w:r w:rsidRPr="00824524">
        <w:rPr>
          <w:rFonts w:ascii="Comic Sans MS" w:hAnsi="Comic Sans MS"/>
          <w:color w:val="868686"/>
          <w:sz w:val="24"/>
          <w:szCs w:val="48"/>
        </w:rPr>
        <w:t xml:space="preserve"> </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（2）</w:t>
      </w:r>
      <w:r w:rsidR="00824524">
        <w:rPr>
          <w:rFonts w:ascii="宋体" w:hAnsi="宋体" w:cs="宋体" w:hint="eastAsia"/>
          <w:sz w:val="24"/>
          <w:lang w:eastAsia="zh-CN"/>
        </w:rPr>
        <w:t>使用概率逻辑网对认知对话的全局控制进行</w:t>
      </w:r>
      <w:r w:rsidRPr="00824524">
        <w:rPr>
          <w:rFonts w:ascii="宋体" w:hAnsi="宋体" w:cs="宋体" w:hint="eastAsia"/>
          <w:sz w:val="24"/>
          <w:lang w:eastAsia="zh-CN"/>
        </w:rPr>
        <w:t>规划和实验</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（3） 提高自然语言理解和自然语言生成系统的准确率和效率</w:t>
      </w:r>
    </w:p>
    <w:p w:rsidR="00541108" w:rsidRDefault="00541108" w:rsidP="00541108">
      <w:pPr>
        <w:ind w:left="450"/>
        <w:rPr>
          <w:rFonts w:ascii="宋体" w:hAnsi="宋体" w:cs="宋体"/>
          <w:sz w:val="20"/>
          <w:lang w:eastAsia="zh-CN"/>
        </w:rPr>
      </w:pPr>
      <w:r w:rsidRPr="00824524">
        <w:rPr>
          <w:rFonts w:ascii="宋体" w:hAnsi="宋体" w:cs="宋体" w:hint="eastAsia"/>
          <w:sz w:val="24"/>
          <w:lang w:eastAsia="zh-CN"/>
        </w:rPr>
        <w:t>（4）无监督的语言学习</w:t>
      </w:r>
    </w:p>
    <w:p w:rsidR="000A3AD4" w:rsidRDefault="000A3AD4" w:rsidP="000A3AD4">
      <w:pPr>
        <w:spacing w:line="256" w:lineRule="auto"/>
        <w:rPr>
          <w:lang w:eastAsia="zh-CN"/>
        </w:rPr>
        <w:sectPr w:rsidR="000A3AD4">
          <w:headerReference w:type="even" r:id="rId94"/>
          <w:headerReference w:type="default" r:id="rId95"/>
          <w:footerReference w:type="even" r:id="rId96"/>
          <w:footerReference w:type="default" r:id="rId97"/>
          <w:pgSz w:w="11906" w:h="16840"/>
          <w:pgMar w:top="1361" w:right="1180" w:bottom="1542" w:left="1680" w:header="0" w:footer="1349" w:gutter="0"/>
          <w:cols w:equalWidth="0">
            <w:col w:w="9046"/>
          </w:cols>
        </w:sectPr>
      </w:pPr>
    </w:p>
    <w:p w:rsidR="000A3AD4" w:rsidRDefault="000A3AD4" w:rsidP="000A3AD4">
      <w:pPr>
        <w:spacing w:line="200" w:lineRule="exact"/>
        <w:rPr>
          <w:sz w:val="20"/>
          <w:szCs w:val="20"/>
          <w:lang w:eastAsia="zh-CN"/>
        </w:rPr>
      </w:pPr>
    </w:p>
    <w:p w:rsidR="000A3AD4" w:rsidRDefault="000A3AD4" w:rsidP="000C6FE5">
      <w:pPr>
        <w:pStyle w:val="Heading1"/>
        <w:tabs>
          <w:tab w:val="clear" w:pos="425"/>
        </w:tabs>
        <w:jc w:val="both"/>
        <w:rPr>
          <w:lang w:eastAsia="zh-CN"/>
        </w:rPr>
        <w:sectPr w:rsidR="000A3AD4">
          <w:headerReference w:type="even" r:id="rId98"/>
          <w:headerReference w:type="default" r:id="rId99"/>
          <w:footerReference w:type="even" r:id="rId100"/>
          <w:footerReference w:type="default" r:id="rId101"/>
          <w:pgSz w:w="11906" w:h="16840"/>
          <w:pgMar w:top="1360" w:right="1300" w:bottom="1540" w:left="1680" w:header="1091" w:footer="1349" w:gutter="0"/>
          <w:cols w:equalWidth="0">
            <w:col w:w="8926"/>
          </w:cols>
        </w:sectPr>
      </w:pPr>
      <w:bookmarkStart w:id="370" w:name="_bookmark119"/>
      <w:bookmarkStart w:id="371" w:name="参考文献"/>
      <w:bookmarkStart w:id="372" w:name="_Toc31113"/>
      <w:bookmarkEnd w:id="370"/>
      <w:bookmarkEnd w:id="371"/>
    </w:p>
    <w:p w:rsidR="000A3AD4" w:rsidRDefault="000A3AD4" w:rsidP="000C6FE5">
      <w:pPr>
        <w:pStyle w:val="Heading1"/>
        <w:tabs>
          <w:tab w:val="clear" w:pos="425"/>
        </w:tabs>
      </w:pPr>
      <w:bookmarkStart w:id="373" w:name="_Toc453623448"/>
      <w:bookmarkStart w:id="374" w:name="_Toc327482506"/>
      <w:r>
        <w:rPr>
          <w:rFonts w:ascii="Yuanti TC Light" w:hAnsi="Yuanti TC Light" w:cs="Yuanti TC Light"/>
        </w:rPr>
        <w:t>参考文献</w:t>
      </w:r>
      <w:bookmarkEnd w:id="372"/>
      <w:bookmarkEnd w:id="373"/>
      <w:bookmarkEnd w:id="374"/>
    </w:p>
    <w:p w:rsidR="000A3AD4" w:rsidRDefault="000A3AD4" w:rsidP="000A3AD4">
      <w:pPr>
        <w:spacing w:before="6" w:line="160" w:lineRule="exact"/>
        <w:rPr>
          <w:sz w:val="16"/>
          <w:szCs w:val="16"/>
        </w:rPr>
      </w:pPr>
    </w:p>
    <w:p w:rsidR="000A3AD4" w:rsidRDefault="000A3AD4" w:rsidP="000A3AD4">
      <w:pPr>
        <w:spacing w:line="200" w:lineRule="exact"/>
        <w:rPr>
          <w:sz w:val="20"/>
          <w:szCs w:val="20"/>
        </w:rPr>
      </w:pPr>
    </w:p>
    <w:p w:rsidR="000A3AD4" w:rsidRDefault="000A3AD4" w:rsidP="000A3AD4">
      <w:pPr>
        <w:ind w:left="513"/>
        <w:rPr>
          <w:rFonts w:ascii="Times New Roman" w:hAnsi="Times New Roman" w:cs="Times New Roman"/>
          <w:szCs w:val="21"/>
        </w:rPr>
      </w:pPr>
      <w:bookmarkStart w:id="375" w:name="_bookmark120"/>
      <w:bookmarkEnd w:id="375"/>
      <w:r>
        <w:rPr>
          <w:rFonts w:ascii="Times New Roman" w:hAnsi="Times New Roman" w:cs="Times New Roman"/>
          <w:szCs w:val="21"/>
        </w:rPr>
        <w:t xml:space="preserve">[1] </w:t>
      </w:r>
      <w:r>
        <w:rPr>
          <w:rFonts w:ascii="Times New Roman" w:hAnsi="Times New Roman" w:cs="Times New Roman"/>
          <w:spacing w:val="1"/>
          <w:szCs w:val="21"/>
        </w:rPr>
        <w:t xml:space="preserve"> </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pacing w:val="-19"/>
          <w:szCs w:val="21"/>
        </w:rPr>
        <w:t>T</w:t>
      </w:r>
      <w:r>
        <w:rPr>
          <w:rFonts w:ascii="Times New Roman" w:hAnsi="Times New Roman" w:cs="Times New Roman"/>
          <w:szCs w:val="21"/>
        </w:rPr>
        <w:t>uring.</w:t>
      </w:r>
      <w:r>
        <w:rPr>
          <w:rFonts w:ascii="Times New Roman" w:hAnsi="Times New Roman" w:cs="Times New Roman"/>
          <w:spacing w:val="15"/>
          <w:szCs w:val="21"/>
        </w:rPr>
        <w:t xml:space="preserve"> </w:t>
      </w:r>
      <w:r>
        <w:rPr>
          <w:rFonts w:ascii="Times New Roman" w:hAnsi="Times New Roman" w:cs="Times New Roman"/>
          <w:szCs w:val="21"/>
        </w:rPr>
        <w:t>Computing</w:t>
      </w:r>
      <w:r>
        <w:rPr>
          <w:rFonts w:ascii="Times New Roman" w:hAnsi="Times New Roman" w:cs="Times New Roman"/>
          <w:spacing w:val="-6"/>
          <w:szCs w:val="21"/>
        </w:rPr>
        <w:t xml:space="preserve"> </w:t>
      </w:r>
      <w:r>
        <w:rPr>
          <w:rFonts w:ascii="Times New Roman" w:hAnsi="Times New Roman" w:cs="Times New Roman"/>
          <w:szCs w:val="21"/>
        </w:rPr>
        <w:t>machine</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5"/>
          <w:szCs w:val="21"/>
        </w:rPr>
        <w:t xml:space="preserve"> </w:t>
      </w:r>
      <w:r>
        <w:rPr>
          <w:rFonts w:ascii="Times New Roman" w:hAnsi="Times New Roman" w:cs="Times New Roman"/>
          <w:szCs w:val="21"/>
        </w:rPr>
        <w:t>intelligence[J].</w:t>
      </w:r>
      <w:r>
        <w:rPr>
          <w:rFonts w:ascii="Times New Roman" w:hAnsi="Times New Roman" w:cs="Times New Roman"/>
          <w:spacing w:val="15"/>
          <w:szCs w:val="21"/>
        </w:rPr>
        <w:t xml:space="preserve"> </w:t>
      </w:r>
      <w:r>
        <w:rPr>
          <w:rFonts w:ascii="Times New Roman" w:hAnsi="Times New Roman" w:cs="Times New Roman"/>
          <w:szCs w:val="21"/>
        </w:rPr>
        <w:t>Mind.</w:t>
      </w:r>
      <w:r>
        <w:rPr>
          <w:rFonts w:ascii="Times New Roman" w:hAnsi="Times New Roman" w:cs="Times New Roman"/>
          <w:spacing w:val="-6"/>
          <w:szCs w:val="21"/>
        </w:rPr>
        <w:t xml:space="preserve"> </w:t>
      </w:r>
      <w:r>
        <w:rPr>
          <w:rFonts w:ascii="Times New Roman" w:hAnsi="Times New Roman" w:cs="Times New Roman"/>
          <w:szCs w:val="21"/>
        </w:rPr>
        <w:t>1950.</w:t>
      </w:r>
      <w:r>
        <w:rPr>
          <w:rFonts w:ascii="Times New Roman" w:hAnsi="Times New Roman" w:cs="Times New Roman"/>
          <w:spacing w:val="15"/>
          <w:szCs w:val="21"/>
        </w:rPr>
        <w:t xml:space="preserve"> </w:t>
      </w:r>
      <w:r>
        <w:rPr>
          <w:rFonts w:ascii="Times New Roman" w:hAnsi="Times New Roman" w:cs="Times New Roman"/>
          <w:b/>
          <w:bCs/>
          <w:szCs w:val="21"/>
        </w:rPr>
        <w:t>59</w:t>
      </w:r>
    </w:p>
    <w:p w:rsidR="000A3AD4" w:rsidRDefault="000A3AD4" w:rsidP="000A3AD4">
      <w:pPr>
        <w:spacing w:before="2" w:line="13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76" w:name="_bookmark121"/>
      <w:bookmarkEnd w:id="376"/>
      <w:r>
        <w:rPr>
          <w:rFonts w:ascii="Times New Roman" w:hAnsi="Times New Roman" w:cs="Times New Roman"/>
          <w:szCs w:val="21"/>
        </w:rPr>
        <w:t>[2]</w:t>
      </w:r>
      <w:r>
        <w:rPr>
          <w:rFonts w:ascii="Times New Roman" w:hAnsi="Times New Roman" w:cs="Times New Roman"/>
          <w:spacing w:val="51"/>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pacing w:val="-22"/>
          <w:szCs w:val="21"/>
        </w:rPr>
        <w:t>W</w:t>
      </w:r>
      <w:r>
        <w:rPr>
          <w:rFonts w:ascii="Times New Roman" w:hAnsi="Times New Roman" w:cs="Times New Roman"/>
          <w:szCs w:val="21"/>
        </w:rPr>
        <w:t>eizenbaum.</w:t>
      </w:r>
      <w:r>
        <w:rPr>
          <w:rFonts w:ascii="Times New Roman" w:hAnsi="Times New Roman" w:cs="Times New Roman"/>
          <w:spacing w:val="2"/>
          <w:szCs w:val="21"/>
        </w:rPr>
        <w:t xml:space="preserve"> </w:t>
      </w:r>
      <w:r>
        <w:rPr>
          <w:rFonts w:ascii="Times New Roman" w:hAnsi="Times New Roman" w:cs="Times New Roman"/>
          <w:szCs w:val="21"/>
        </w:rPr>
        <w:t>ELIZA</w:t>
      </w:r>
      <w:r>
        <w:rPr>
          <w:rFonts w:ascii="Times New Roman" w:eastAsia="Arial Unicode MS" w:hAnsi="Times New Roman" w:cs="Times New Roman"/>
          <w:spacing w:val="-1"/>
          <w:szCs w:val="21"/>
        </w:rPr>
        <w:t>—</w:t>
      </w:r>
      <w:r>
        <w:rPr>
          <w:rFonts w:ascii="Times New Roman" w:hAnsi="Times New Roman" w:cs="Times New Roman"/>
          <w:szCs w:val="21"/>
        </w:rPr>
        <w:t>a</w:t>
      </w:r>
      <w:r>
        <w:rPr>
          <w:rFonts w:ascii="Times New Roman" w:hAnsi="Times New Roman" w:cs="Times New Roman"/>
          <w:spacing w:val="-13"/>
          <w:szCs w:val="21"/>
        </w:rPr>
        <w:t xml:space="preserve"> </w:t>
      </w:r>
      <w:r>
        <w:rPr>
          <w:rFonts w:ascii="Times New Roman" w:hAnsi="Times New Roman" w:cs="Times New Roman"/>
          <w:szCs w:val="21"/>
        </w:rPr>
        <w:t>computer</w:t>
      </w:r>
      <w:r>
        <w:rPr>
          <w:rFonts w:ascii="Times New Roman" w:hAnsi="Times New Roman" w:cs="Times New Roman"/>
          <w:spacing w:val="-13"/>
          <w:szCs w:val="21"/>
        </w:rPr>
        <w:t xml:space="preserve"> </w:t>
      </w:r>
      <w:r>
        <w:rPr>
          <w:rFonts w:ascii="Times New Roman" w:hAnsi="Times New Roman" w:cs="Times New Roman"/>
          <w:szCs w:val="21"/>
        </w:rPr>
        <w: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w:t>
      </w:r>
      <w:r>
        <w:rPr>
          <w:rFonts w:ascii="Times New Roman" w:hAnsi="Times New Roman" w:cs="Times New Roman"/>
          <w:spacing w:val="-13"/>
          <w:szCs w:val="21"/>
        </w:rPr>
        <w:t xml:space="preserve"> </w:t>
      </w:r>
      <w:r>
        <w:rPr>
          <w:rFonts w:ascii="Times New Roman" w:hAnsi="Times New Roman" w:cs="Times New Roman"/>
          <w:szCs w:val="21"/>
        </w:rPr>
        <w:t>for</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study</w:t>
      </w:r>
      <w:r>
        <w:rPr>
          <w:rFonts w:ascii="Times New Roman" w:hAnsi="Times New Roman" w:cs="Times New Roman"/>
          <w:spacing w:val="-12"/>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natural</w:t>
      </w:r>
      <w:r>
        <w:rPr>
          <w:rFonts w:ascii="Times New Roman" w:hAnsi="Times New Roman" w:cs="Times New Roman"/>
          <w:spacing w:val="-13"/>
          <w:szCs w:val="21"/>
        </w:rPr>
        <w:t xml:space="preserve"> </w:t>
      </w:r>
      <w:r>
        <w:rPr>
          <w:rFonts w:ascii="Times New Roman" w:hAnsi="Times New Roman" w:cs="Times New Roman"/>
          <w:szCs w:val="21"/>
        </w:rPr>
        <w:t>language</w:t>
      </w:r>
      <w:r>
        <w:rPr>
          <w:rFonts w:ascii="Times New Roman" w:hAnsi="Times New Roman" w:cs="Times New Roman"/>
          <w:spacing w:val="-13"/>
          <w:szCs w:val="21"/>
        </w:rPr>
        <w:t xml:space="preserve"> </w:t>
      </w:r>
      <w:r>
        <w:rPr>
          <w:rFonts w:ascii="Times New Roman" w:hAnsi="Times New Roman" w:cs="Times New Roman"/>
          <w:szCs w:val="21"/>
        </w:rPr>
        <w:t>communication</w:t>
      </w:r>
      <w:r>
        <w:rPr>
          <w:rFonts w:ascii="Times New Roman" w:hAnsi="Times New Roman" w:cs="Times New Roman"/>
          <w:w w:val="99"/>
          <w:szCs w:val="21"/>
        </w:rPr>
        <w:t xml:space="preserve"> </w:t>
      </w:r>
      <w:r>
        <w:rPr>
          <w:rFonts w:ascii="Times New Roman" w:hAnsi="Times New Roman" w:cs="Times New Roman"/>
          <w:szCs w:val="21"/>
        </w:rPr>
        <w:t>bet</w:t>
      </w:r>
      <w:r>
        <w:rPr>
          <w:rFonts w:ascii="Times New Roman" w:hAnsi="Times New Roman" w:cs="Times New Roman"/>
          <w:spacing w:val="-9"/>
          <w:szCs w:val="21"/>
        </w:rPr>
        <w:t>w</w:t>
      </w:r>
      <w:r>
        <w:rPr>
          <w:rFonts w:ascii="Times New Roman" w:hAnsi="Times New Roman" w:cs="Times New Roman"/>
          <w:szCs w:val="21"/>
        </w:rPr>
        <w:t>een</w:t>
      </w:r>
      <w:r>
        <w:rPr>
          <w:rFonts w:ascii="Times New Roman" w:hAnsi="Times New Roman" w:cs="Times New Roman"/>
          <w:spacing w:val="-7"/>
          <w:szCs w:val="21"/>
        </w:rPr>
        <w:t xml:space="preserve"> </w:t>
      </w:r>
      <w:r>
        <w:rPr>
          <w:rFonts w:ascii="Times New Roman" w:hAnsi="Times New Roman" w:cs="Times New Roman"/>
          <w:szCs w:val="21"/>
        </w:rPr>
        <w:t>man</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7"/>
          <w:szCs w:val="21"/>
        </w:rPr>
        <w:t xml:space="preserve"> </w:t>
      </w:r>
      <w:r>
        <w:rPr>
          <w:rFonts w:ascii="Times New Roman" w:hAnsi="Times New Roman" w:cs="Times New Roman"/>
          <w:szCs w:val="21"/>
        </w:rPr>
        <w:t>machine[J].</w:t>
      </w:r>
      <w:r>
        <w:rPr>
          <w:rFonts w:ascii="Times New Roman" w:hAnsi="Times New Roman" w:cs="Times New Roman"/>
          <w:spacing w:val="14"/>
          <w:szCs w:val="21"/>
        </w:rPr>
        <w:t xml:space="preserve"> </w:t>
      </w:r>
      <w:r>
        <w:rPr>
          <w:rFonts w:ascii="Times New Roman" w:hAnsi="Times New Roman" w:cs="Times New Roman"/>
          <w:szCs w:val="21"/>
        </w:rPr>
        <w:t>Communications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7"/>
          <w:szCs w:val="21"/>
        </w:rPr>
        <w:t xml:space="preserve"> </w:t>
      </w:r>
      <w:r>
        <w:rPr>
          <w:rFonts w:ascii="Times New Roman" w:hAnsi="Times New Roman" w:cs="Times New Roman"/>
          <w:szCs w:val="21"/>
        </w:rPr>
        <w:t>1966.</w:t>
      </w:r>
      <w:r>
        <w:rPr>
          <w:rFonts w:ascii="Times New Roman" w:hAnsi="Times New Roman" w:cs="Times New Roman"/>
          <w:spacing w:val="13"/>
          <w:szCs w:val="21"/>
        </w:rPr>
        <w:t xml:space="preserve"> </w:t>
      </w:r>
      <w:r>
        <w:rPr>
          <w:rFonts w:ascii="Times New Roman" w:hAnsi="Times New Roman" w:cs="Times New Roman"/>
          <w:b/>
          <w:bCs/>
          <w:szCs w:val="21"/>
        </w:rPr>
        <w:t>9</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36–45</w:t>
      </w:r>
    </w:p>
    <w:p w:rsidR="000A3AD4" w:rsidRDefault="000A3AD4" w:rsidP="000A3AD4">
      <w:pPr>
        <w:spacing w:before="19"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377" w:name="_bookmark122"/>
      <w:bookmarkEnd w:id="377"/>
      <w:r>
        <w:rPr>
          <w:rFonts w:ascii="Times New Roman" w:hAnsi="Times New Roman" w:cs="Times New Roman"/>
          <w:szCs w:val="21"/>
        </w:rPr>
        <w:t>[3]</w:t>
      </w:r>
      <w:r>
        <w:rPr>
          <w:rFonts w:ascii="Times New Roman" w:hAnsi="Times New Roman" w:cs="Times New Roman"/>
          <w:spacing w:val="51"/>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zCs w:val="21"/>
        </w:rPr>
        <w:t>Arora,</w:t>
      </w:r>
      <w:r>
        <w:rPr>
          <w:rFonts w:ascii="Times New Roman" w:hAnsi="Times New Roman" w:cs="Times New Roman"/>
          <w:spacing w:val="-16"/>
          <w:szCs w:val="21"/>
        </w:rPr>
        <w:t xml:space="preserve"> </w:t>
      </w:r>
      <w:r>
        <w:rPr>
          <w:rFonts w:ascii="Times New Roman" w:hAnsi="Times New Roman" w:cs="Times New Roman"/>
          <w:szCs w:val="21"/>
        </w:rPr>
        <w:t>K.</w:t>
      </w:r>
      <w:r>
        <w:rPr>
          <w:rFonts w:ascii="Times New Roman" w:hAnsi="Times New Roman" w:cs="Times New Roman"/>
          <w:spacing w:val="-19"/>
          <w:szCs w:val="21"/>
        </w:rPr>
        <w:t xml:space="preserve"> </w:t>
      </w:r>
      <w:r>
        <w:rPr>
          <w:rFonts w:ascii="Times New Roman" w:hAnsi="Times New Roman" w:cs="Times New Roman"/>
          <w:szCs w:val="21"/>
        </w:rPr>
        <w:t>Batra,</w:t>
      </w:r>
      <w:r>
        <w:rPr>
          <w:rFonts w:ascii="Times New Roman" w:hAnsi="Times New Roman" w:cs="Times New Roman"/>
          <w:spacing w:val="-17"/>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zCs w:val="21"/>
        </w:rPr>
        <w:t>Singh.</w:t>
      </w:r>
      <w:r>
        <w:rPr>
          <w:rFonts w:ascii="Times New Roman" w:hAnsi="Times New Roman" w:cs="Times New Roman"/>
          <w:spacing w:val="-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9"/>
          <w:szCs w:val="21"/>
        </w:rPr>
        <w:t xml:space="preserve"> </w:t>
      </w:r>
      <w:r>
        <w:rPr>
          <w:rFonts w:ascii="Times New Roman" w:hAnsi="Times New Roman" w:cs="Times New Roman"/>
          <w:szCs w:val="21"/>
        </w:rPr>
        <w:t>System</w:t>
      </w:r>
      <w:r>
        <w:rPr>
          <w:rFonts w:ascii="Times New Roman" w:eastAsia="宋体" w:hAnsi="Times New Roman" w:cs="Times New Roman"/>
          <w:szCs w:val="21"/>
          <w:lang w:eastAsia="zh-CN"/>
        </w:rPr>
        <w:t>：</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19"/>
          <w:szCs w:val="21"/>
        </w:rPr>
        <w:t xml:space="preserve"> </w:t>
      </w:r>
      <w:r>
        <w:rPr>
          <w:rFonts w:ascii="Times New Roman" w:hAnsi="Times New Roman" w:cs="Times New Roman"/>
          <w:szCs w:val="21"/>
        </w:rPr>
        <w:t>Brief</w:t>
      </w:r>
      <w:r>
        <w:rPr>
          <w:rFonts w:ascii="Times New Roman" w:hAnsi="Times New Roman" w:cs="Times New Roman"/>
          <w:spacing w:val="-19"/>
          <w:szCs w:val="21"/>
        </w:rPr>
        <w:t xml:space="preserve"> </w:t>
      </w:r>
      <w:r>
        <w:rPr>
          <w:rFonts w:ascii="Times New Roman" w:hAnsi="Times New Roman" w:cs="Times New Roman"/>
          <w:szCs w:val="21"/>
        </w:rPr>
        <w:t>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w:t>
      </w:r>
      <w:r>
        <w:rPr>
          <w:rFonts w:ascii="Times New Roman" w:hAnsi="Times New Roman" w:cs="Times New Roman"/>
          <w:spacing w:val="-9"/>
          <w:szCs w:val="21"/>
        </w:rPr>
        <w:t xml:space="preserve"> </w:t>
      </w:r>
      <w:r>
        <w:rPr>
          <w:rFonts w:ascii="Times New Roman" w:hAnsi="Times New Roman" w:cs="Times New Roman"/>
          <w:szCs w:val="21"/>
        </w:rPr>
        <w:t>CoRR.</w:t>
      </w:r>
      <w:r>
        <w:rPr>
          <w:rFonts w:ascii="Times New Roman" w:hAnsi="Times New Roman" w:cs="Times New Roman"/>
          <w:spacing w:val="-20"/>
          <w:szCs w:val="21"/>
        </w:rPr>
        <w:t xml:space="preserve"> </w:t>
      </w:r>
      <w:r>
        <w:rPr>
          <w:rFonts w:ascii="Times New Roman" w:hAnsi="Times New Roman" w:cs="Times New Roman"/>
          <w:szCs w:val="21"/>
        </w:rPr>
        <w:t>2013.</w:t>
      </w:r>
      <w:r>
        <w:rPr>
          <w:rFonts w:ascii="Times New Roman" w:hAnsi="Times New Roman" w:cs="Times New Roman"/>
          <w:spacing w:val="-9"/>
          <w:szCs w:val="21"/>
        </w:rPr>
        <w:t xml:space="preserve"> </w:t>
      </w:r>
      <w:r>
        <w:rPr>
          <w:rFonts w:ascii="Times New Roman" w:hAnsi="Times New Roman" w:cs="Times New Roman"/>
          <w:b/>
          <w:bCs/>
          <w:spacing w:val="-3"/>
          <w:szCs w:val="21"/>
        </w:rPr>
        <w:t>a</w:t>
      </w:r>
      <w:r>
        <w:rPr>
          <w:rFonts w:ascii="Times New Roman" w:hAnsi="Times New Roman" w:cs="Times New Roman"/>
          <w:b/>
          <w:bCs/>
          <w:szCs w:val="21"/>
        </w:rPr>
        <w:t>bs</w:t>
      </w:r>
      <w:r>
        <w:rPr>
          <w:rFonts w:ascii="Times New Roman" w:hAnsi="Times New Roman" w:cs="Times New Roman"/>
          <w:b/>
          <w:bCs/>
          <w:spacing w:val="-21"/>
          <w:szCs w:val="21"/>
        </w:rPr>
        <w:t>/</w:t>
      </w:r>
      <w:r>
        <w:rPr>
          <w:rFonts w:ascii="Times New Roman" w:hAnsi="Times New Roman" w:cs="Times New Roman"/>
          <w:b/>
          <w:bCs/>
          <w:szCs w:val="21"/>
        </w:rPr>
        <w:t>1306.413</w:t>
      </w:r>
      <w:r>
        <w:rPr>
          <w:rFonts w:ascii="Times New Roman" w:hAnsi="Times New Roman" w:cs="Times New Roman"/>
          <w:b/>
          <w:bCs/>
          <w:spacing w:val="-1"/>
          <w:szCs w:val="21"/>
        </w:rPr>
        <w:t>4</w:t>
      </w:r>
      <w:r>
        <w:rPr>
          <w:rFonts w:ascii="Times New Roman" w:hAnsi="Times New Roman" w:cs="Times New Roman"/>
          <w:szCs w:val="21"/>
        </w:rPr>
        <w:t>.</w:t>
      </w:r>
    </w:p>
    <w:p w:rsidR="000A3AD4" w:rsidRDefault="000A3AD4" w:rsidP="000A3AD4">
      <w:pPr>
        <w:spacing w:before="18"/>
        <w:ind w:left="874" w:right="4557"/>
        <w:jc w:val="both"/>
        <w:rPr>
          <w:rFonts w:ascii="Times New Roman" w:eastAsia="Lucida Console" w:hAnsi="Times New Roman" w:cs="Times New Roman"/>
          <w:szCs w:val="21"/>
        </w:rPr>
      </w:pPr>
      <w:r>
        <w:rPr>
          <w:rFonts w:ascii="Times New Roman" w:hAnsi="Times New Roman" w:cs="Times New Roman"/>
          <w:szCs w:val="21"/>
        </w:rPr>
        <w:t xml:space="preserve">URL  </w:t>
      </w:r>
      <w:r>
        <w:rPr>
          <w:rFonts w:ascii="Times New Roman" w:hAnsi="Times New Roman" w:cs="Times New Roman"/>
          <w:spacing w:val="5"/>
          <w:szCs w:val="21"/>
        </w:rPr>
        <w:t xml:space="preserve"> </w:t>
      </w:r>
      <w:hyperlink r:id="rId102">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//arxiv.org/abs/1306.4134</w:t>
        </w:r>
      </w:hyperlink>
    </w:p>
    <w:p w:rsidR="000A3AD4" w:rsidRDefault="000A3AD4" w:rsidP="000A3AD4">
      <w:pPr>
        <w:spacing w:before="11" w:line="220" w:lineRule="exact"/>
        <w:rPr>
          <w:rFonts w:ascii="Times New Roman" w:hAnsi="Times New Roman" w:cs="Times New Roman"/>
          <w:szCs w:val="21"/>
        </w:rPr>
      </w:pPr>
    </w:p>
    <w:p w:rsidR="000A3AD4" w:rsidRDefault="000A3AD4" w:rsidP="000A3AD4">
      <w:pPr>
        <w:spacing w:line="260" w:lineRule="exact"/>
        <w:ind w:left="874" w:right="117" w:hanging="361"/>
        <w:jc w:val="both"/>
        <w:rPr>
          <w:rFonts w:ascii="Times New Roman" w:eastAsia="Lucida Console" w:hAnsi="Times New Roman" w:cs="Times New Roman"/>
          <w:szCs w:val="21"/>
        </w:rPr>
      </w:pPr>
      <w:bookmarkStart w:id="378" w:name="_bookmark123"/>
      <w:bookmarkEnd w:id="378"/>
      <w:r>
        <w:rPr>
          <w:rFonts w:ascii="Times New Roman" w:hAnsi="Times New Roman" w:cs="Times New Roman"/>
          <w:szCs w:val="21"/>
        </w:rPr>
        <w:t>[4]</w:t>
      </w:r>
      <w:r>
        <w:rPr>
          <w:rFonts w:ascii="Times New Roman" w:hAnsi="Times New Roman" w:cs="Times New Roman"/>
          <w:spacing w:val="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H.</w:t>
      </w:r>
      <w:r>
        <w:rPr>
          <w:rFonts w:ascii="Times New Roman" w:hAnsi="Times New Roman" w:cs="Times New Roman"/>
          <w:spacing w:val="-8"/>
          <w:szCs w:val="21"/>
        </w:rPr>
        <w:t xml:space="preserve"> </w:t>
      </w:r>
      <w:r>
        <w:rPr>
          <w:rFonts w:ascii="Times New Roman" w:hAnsi="Times New Roman" w:cs="Times New Roman"/>
          <w:szCs w:val="21"/>
        </w:rPr>
        <w:t>Ma</w:t>
      </w:r>
      <w:r>
        <w:rPr>
          <w:rFonts w:ascii="Times New Roman" w:hAnsi="Times New Roman" w:cs="Times New Roman"/>
          <w:spacing w:val="4"/>
          <w:szCs w:val="21"/>
        </w:rPr>
        <w:t>r</w:t>
      </w:r>
      <w:r>
        <w:rPr>
          <w:rFonts w:ascii="Times New Roman" w:hAnsi="Times New Roman" w:cs="Times New Roman"/>
          <w:szCs w:val="21"/>
        </w:rPr>
        <w:t>tin.</w:t>
      </w:r>
      <w:r>
        <w:rPr>
          <w:rFonts w:ascii="Times New Roman" w:hAnsi="Times New Roman" w:cs="Times New Roman"/>
          <w:spacing w:val="10"/>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processing</w:t>
      </w:r>
      <w:r>
        <w:rPr>
          <w:rFonts w:ascii="Times New Roman" w:hAnsi="Times New Roman" w:cs="Times New Roman"/>
          <w:spacing w:val="-8"/>
          <w:szCs w:val="21"/>
        </w:rPr>
        <w:t xml:space="preserve"> </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an</w:t>
      </w:r>
      <w:r>
        <w:rPr>
          <w:rFonts w:ascii="Times New Roman" w:hAnsi="Times New Roman" w:cs="Times New Roman"/>
          <w:spacing w:val="-8"/>
          <w:szCs w:val="21"/>
        </w:rPr>
        <w:t xml:space="preserve"> </w:t>
      </w:r>
      <w:r>
        <w:rPr>
          <w:rFonts w:ascii="Times New Roman" w:hAnsi="Times New Roman" w:cs="Times New Roman"/>
          <w:szCs w:val="21"/>
        </w:rPr>
        <w:t>introduction</w:t>
      </w:r>
      <w:r>
        <w:rPr>
          <w:rFonts w:ascii="Times New Roman" w:hAnsi="Times New Roman" w:cs="Times New Roman"/>
          <w:spacing w:val="-8"/>
          <w:szCs w:val="21"/>
        </w:rPr>
        <w:t xml:space="preserve"> </w:t>
      </w:r>
      <w:r>
        <w:rPr>
          <w:rFonts w:ascii="Times New Roman" w:hAnsi="Times New Roman" w:cs="Times New Roman"/>
          <w:szCs w:val="21"/>
        </w:rPr>
        <w:t>to</w:t>
      </w:r>
      <w:r>
        <w:rPr>
          <w:rFonts w:ascii="Times New Roman" w:hAnsi="Times New Roman" w:cs="Times New Roman"/>
          <w:spacing w:val="-8"/>
          <w:szCs w:val="21"/>
        </w:rPr>
        <w:t xml:space="preserve"> </w:t>
      </w:r>
      <w:r>
        <w:rPr>
          <w:rFonts w:ascii="Times New Roman" w:hAnsi="Times New Roman" w:cs="Times New Roman"/>
          <w:szCs w:val="21"/>
        </w:rPr>
        <w:t>natural</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processing,</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4"/>
          <w:szCs w:val="21"/>
        </w:rPr>
        <w:t xml:space="preserve"> </w:t>
      </w:r>
      <w:r>
        <w:rPr>
          <w:rFonts w:ascii="Times New Roman" w:hAnsi="Times New Roman" w:cs="Times New Roman"/>
          <w:szCs w:val="21"/>
        </w:rPr>
        <w:t>and</w:t>
      </w:r>
      <w:r>
        <w:rPr>
          <w:rFonts w:ascii="Times New Roman" w:hAnsi="Times New Roman" w:cs="Times New Roman"/>
          <w:spacing w:val="11"/>
          <w:szCs w:val="21"/>
        </w:rPr>
        <w:t xml:space="preserve"> </w:t>
      </w:r>
      <w:r>
        <w:rPr>
          <w:rFonts w:ascii="Times New Roman" w:hAnsi="Times New Roman" w:cs="Times New Roman"/>
          <w:szCs w:val="21"/>
        </w:rPr>
        <w:t>speech</w:t>
      </w:r>
      <w:r>
        <w:rPr>
          <w:rFonts w:ascii="Times New Roman" w:hAnsi="Times New Roman" w:cs="Times New Roman"/>
          <w:spacing w:val="11"/>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gnition[M].</w:t>
      </w:r>
      <w:r>
        <w:rPr>
          <w:rFonts w:ascii="Times New Roman" w:hAnsi="Times New Roman" w:cs="Times New Roman"/>
          <w:spacing w:val="22"/>
          <w:szCs w:val="21"/>
        </w:rPr>
        <w:t xml:space="preserve"> </w:t>
      </w:r>
      <w:r>
        <w:rPr>
          <w:rFonts w:ascii="Times New Roman" w:hAnsi="Times New Roman" w:cs="Times New Roman"/>
          <w:szCs w:val="21"/>
        </w:rPr>
        <w:t>Upper</w:t>
      </w:r>
      <w:r>
        <w:rPr>
          <w:rFonts w:ascii="Times New Roman" w:hAnsi="Times New Roman" w:cs="Times New Roman"/>
          <w:spacing w:val="10"/>
          <w:szCs w:val="21"/>
        </w:rPr>
        <w:t xml:space="preserve"> </w:t>
      </w:r>
      <w:r>
        <w:rPr>
          <w:rFonts w:ascii="Times New Roman" w:hAnsi="Times New Roman" w:cs="Times New Roman"/>
          <w:szCs w:val="21"/>
        </w:rPr>
        <w:t>Saddle</w:t>
      </w:r>
      <w:r>
        <w:rPr>
          <w:rFonts w:ascii="Times New Roman" w:hAnsi="Times New Roman" w:cs="Times New Roman"/>
          <w:spacing w:val="11"/>
          <w:szCs w:val="21"/>
        </w:rPr>
        <w:t xml:space="preserve"> </w:t>
      </w:r>
      <w:r>
        <w:rPr>
          <w:rFonts w:ascii="Times New Roman" w:hAnsi="Times New Roman" w:cs="Times New Roman"/>
          <w:szCs w:val="21"/>
        </w:rPr>
        <w:t>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pacing w:val="-10"/>
          <w:szCs w:val="21"/>
        </w:rPr>
        <w:t>P</w:t>
      </w:r>
      <w:r>
        <w:rPr>
          <w:rFonts w:ascii="Times New Roman" w:hAnsi="Times New Roman" w:cs="Times New Roman"/>
          <w:szCs w:val="21"/>
        </w:rPr>
        <w:t>earson</w:t>
      </w:r>
      <w:r>
        <w:rPr>
          <w:rFonts w:ascii="Times New Roman" w:hAnsi="Times New Roman" w:cs="Times New Roman"/>
          <w:spacing w:val="6"/>
          <w:szCs w:val="21"/>
        </w:rPr>
        <w:t xml:space="preserve"> </w:t>
      </w:r>
      <w:r>
        <w:rPr>
          <w:rFonts w:ascii="Times New Roman" w:hAnsi="Times New Roman" w:cs="Times New Roman"/>
          <w:szCs w:val="21"/>
        </w:rPr>
        <w:t>Prentice</w:t>
      </w:r>
      <w:r>
        <w:rPr>
          <w:rFonts w:ascii="Times New Roman" w:hAnsi="Times New Roman" w:cs="Times New Roman"/>
          <w:spacing w:val="6"/>
          <w:szCs w:val="21"/>
        </w:rPr>
        <w:t xml:space="preserve"> </w:t>
      </w:r>
      <w:r>
        <w:rPr>
          <w:rFonts w:ascii="Times New Roman" w:hAnsi="Times New Roman" w:cs="Times New Roman"/>
          <w:szCs w:val="21"/>
        </w:rPr>
        <w:t>Hall,</w:t>
      </w:r>
      <w:r>
        <w:rPr>
          <w:rFonts w:ascii="Times New Roman" w:hAnsi="Times New Roman" w:cs="Times New Roman"/>
          <w:spacing w:val="9"/>
          <w:szCs w:val="21"/>
        </w:rPr>
        <w:t xml:space="preserve"> </w:t>
      </w:r>
      <w:r>
        <w:rPr>
          <w:rFonts w:ascii="Times New Roman" w:hAnsi="Times New Roman" w:cs="Times New Roman"/>
          <w:szCs w:val="21"/>
        </w:rPr>
        <w:t>2009.</w:t>
      </w:r>
      <w:r>
        <w:rPr>
          <w:rFonts w:ascii="Times New Roman" w:hAnsi="Times New Roman" w:cs="Times New Roman"/>
          <w:spacing w:val="46"/>
          <w:szCs w:val="21"/>
        </w:rPr>
        <w:t xml:space="preserve"> </w:t>
      </w:r>
      <w:r>
        <w:rPr>
          <w:rFonts w:ascii="Times New Roman" w:hAnsi="Times New Roman" w:cs="Times New Roman"/>
          <w:szCs w:val="21"/>
        </w:rPr>
        <w:t>ISBN</w:t>
      </w:r>
      <w:r>
        <w:rPr>
          <w:rFonts w:ascii="Times New Roman" w:hAnsi="Times New Roman" w:cs="Times New Roman"/>
          <w:spacing w:val="6"/>
          <w:szCs w:val="21"/>
        </w:rPr>
        <w:t xml:space="preserve"> </w:t>
      </w:r>
      <w:r>
        <w:rPr>
          <w:rFonts w:ascii="Times New Roman" w:hAnsi="Times New Roman" w:cs="Times New Roman"/>
          <w:szCs w:val="21"/>
        </w:rPr>
        <w:t>9780131873216</w:t>
      </w:r>
      <w:r>
        <w:rPr>
          <w:rFonts w:ascii="Times New Roman" w:hAnsi="Times New Roman" w:cs="Times New Roman"/>
          <w:spacing w:val="6"/>
          <w:szCs w:val="21"/>
        </w:rPr>
        <w:t xml:space="preserve"> </w:t>
      </w:r>
      <w:r>
        <w:rPr>
          <w:rFonts w:ascii="Times New Roman" w:hAnsi="Times New Roman" w:cs="Times New Roman"/>
          <w:szCs w:val="21"/>
        </w:rPr>
        <w:t>0131873210.</w:t>
      </w:r>
      <w:r>
        <w:rPr>
          <w:rFonts w:ascii="Times New Roman" w:hAnsi="Times New Roman" w:cs="Times New Roman"/>
          <w:spacing w:val="46"/>
          <w:szCs w:val="21"/>
        </w:rPr>
        <w:t xml:space="preserve"> </w:t>
      </w:r>
      <w:r>
        <w:rPr>
          <w:rFonts w:ascii="Times New Roman" w:hAnsi="Times New Roman" w:cs="Times New Roman"/>
          <w:szCs w:val="21"/>
        </w:rPr>
        <w:t>URL</w:t>
      </w:r>
      <w:r>
        <w:rPr>
          <w:rFonts w:ascii="Times New Roman" w:hAnsi="Times New Roman" w:cs="Times New Roman"/>
          <w:spacing w:val="7"/>
          <w:szCs w:val="21"/>
        </w:rPr>
        <w:t xml:space="preserve"> </w:t>
      </w:r>
      <w:hyperlink r:id="rId1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//www.amazon.</w:t>
        </w:r>
      </w:hyperlink>
      <w:hyperlink r:id="rId104">
        <w:r>
          <w:rPr>
            <w:rFonts w:ascii="Times New Roman" w:eastAsia="Lucida Console" w:hAnsi="Times New Roman" w:cs="Times New Roman"/>
            <w:szCs w:val="21"/>
          </w:rPr>
          <w:t>com/Speech</w:t>
        </w:r>
        <w:r>
          <w:rPr>
            <w:rFonts w:ascii="Times New Roman" w:eastAsia="Lucida Console" w:hAnsi="Times New Roman" w:cs="Times New Roman"/>
            <w:spacing w:val="8"/>
            <w:szCs w:val="21"/>
          </w:rPr>
          <w:t>-</w:t>
        </w:r>
        <w:r>
          <w:rPr>
            <w:rFonts w:ascii="Times New Roman" w:eastAsia="Lucida Console" w:hAnsi="Times New Roman" w:cs="Times New Roman"/>
            <w:szCs w:val="21"/>
          </w:rPr>
          <w:t>Language</w:t>
        </w:r>
        <w:r>
          <w:rPr>
            <w:rFonts w:ascii="Times New Roman" w:eastAsia="Lucida Console" w:hAnsi="Times New Roman" w:cs="Times New Roman"/>
            <w:spacing w:val="9"/>
            <w:szCs w:val="21"/>
          </w:rPr>
          <w:t>-</w:t>
        </w:r>
        <w:r>
          <w:rPr>
            <w:rFonts w:ascii="Times New Roman" w:eastAsia="Lucida Console" w:hAnsi="Times New Roman" w:cs="Times New Roman"/>
            <w:szCs w:val="21"/>
          </w:rPr>
          <w:t>Processing</w:t>
        </w:r>
        <w:r>
          <w:rPr>
            <w:rFonts w:ascii="Times New Roman" w:eastAsia="Lucida Console" w:hAnsi="Times New Roman" w:cs="Times New Roman"/>
            <w:spacing w:val="9"/>
            <w:szCs w:val="21"/>
          </w:rPr>
          <w:t>-</w:t>
        </w:r>
        <w:r>
          <w:rPr>
            <w:rFonts w:ascii="Times New Roman" w:eastAsia="Lucida Console" w:hAnsi="Times New Roman" w:cs="Times New Roman"/>
            <w:szCs w:val="21"/>
          </w:rPr>
          <w:t>2nd</w:t>
        </w:r>
        <w:r>
          <w:rPr>
            <w:rFonts w:ascii="Times New Roman" w:eastAsia="宋体" w:hAnsi="Times New Roman" w:cs="Times New Roman" w:hint="eastAsia"/>
            <w:szCs w:val="21"/>
            <w:lang w:eastAsia="zh-CN"/>
          </w:rPr>
          <w:t xml:space="preserve"> </w:t>
        </w:r>
        <w:r>
          <w:rPr>
            <w:rFonts w:ascii="Times New Roman" w:eastAsia="Lucida Console" w:hAnsi="Times New Roman" w:cs="Times New Roman"/>
            <w:szCs w:val="21"/>
          </w:rPr>
          <w:t>Edition/dp/0131873210/ref=pd_bxgy_b_img_y</w:t>
        </w:r>
      </w:hyperlink>
    </w:p>
    <w:p w:rsidR="000A3AD4" w:rsidRDefault="000A3AD4" w:rsidP="000A3AD4">
      <w:pPr>
        <w:spacing w:before="16"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79" w:name="_bookmark124"/>
      <w:bookmarkEnd w:id="379"/>
      <w:r>
        <w:rPr>
          <w:rFonts w:ascii="Times New Roman" w:hAnsi="Times New Roman" w:cs="Times New Roman"/>
          <w:szCs w:val="21"/>
        </w:rPr>
        <w:t>[5]</w:t>
      </w:r>
      <w:r>
        <w:rPr>
          <w:rFonts w:ascii="Times New Roman" w:hAnsi="Times New Roman" w:cs="Times New Roman"/>
          <w:spacing w:val="2"/>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Gal.</w:t>
      </w:r>
      <w:r>
        <w:rPr>
          <w:rFonts w:ascii="Times New Roman" w:hAnsi="Times New Roman" w:cs="Times New Roman"/>
          <w:spacing w:val="14"/>
          <w:szCs w:val="21"/>
        </w:rPr>
        <w:t xml:space="preserve"> </w:t>
      </w:r>
      <w:r>
        <w:rPr>
          <w:rFonts w:ascii="Times New Roman" w:hAnsi="Times New Roman" w:cs="Times New Roman"/>
          <w:szCs w:val="21"/>
        </w:rPr>
        <w:t>Semantics,</w:t>
      </w:r>
      <w:r>
        <w:rPr>
          <w:rFonts w:ascii="Times New Roman" w:hAnsi="Times New Roman" w:cs="Times New Roman"/>
          <w:spacing w:val="-6"/>
          <w:szCs w:val="21"/>
        </w:rPr>
        <w:t xml:space="preserve"> </w:t>
      </w:r>
      <w:r>
        <w:rPr>
          <w:rFonts w:ascii="Times New Roman" w:hAnsi="Times New Roman" w:cs="Times New Roman"/>
          <w:szCs w:val="21"/>
        </w:rPr>
        <w:t>Modelling,</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Pro</w:t>
      </w:r>
      <w:r>
        <w:rPr>
          <w:rFonts w:ascii="Times New Roman" w:hAnsi="Times New Roman" w:cs="Times New Roman"/>
          <w:spacing w:val="-5"/>
          <w:szCs w:val="21"/>
        </w:rPr>
        <w:t>b</w:t>
      </w:r>
      <w:r>
        <w:rPr>
          <w:rFonts w:ascii="Times New Roman" w:hAnsi="Times New Roman" w:cs="Times New Roman"/>
          <w:szCs w:val="21"/>
        </w:rPr>
        <w:t>lem</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Representation</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Meaning</w:t>
      </w:r>
      <w:r>
        <w:rPr>
          <w:rFonts w:ascii="Times New Roman" w:hAnsi="Times New Roman" w:cs="Times New Roman"/>
          <w:spacing w:val="-6"/>
          <w:szCs w:val="21"/>
        </w:rPr>
        <w:t xml:space="preserve"> </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zCs w:val="21"/>
        </w:rPr>
        <w:t>Brief</w:t>
      </w:r>
      <w:r>
        <w:rPr>
          <w:rFonts w:ascii="Times New Roman" w:hAnsi="Times New Roman" w:cs="Times New Roman"/>
          <w:spacing w:val="-6"/>
          <w:szCs w:val="21"/>
        </w:rPr>
        <w:t xml:space="preserve"> </w:t>
      </w:r>
      <w:r>
        <w:rPr>
          <w:rFonts w:ascii="Times New Roman" w:hAnsi="Times New Roman" w:cs="Times New Roman"/>
          <w:szCs w:val="21"/>
        </w:rPr>
        <w:t>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Recent</w:t>
      </w:r>
      <w:r>
        <w:rPr>
          <w:rFonts w:ascii="Times New Roman" w:hAnsi="Times New Roman" w:cs="Times New Roman"/>
          <w:spacing w:val="-7"/>
          <w:szCs w:val="21"/>
        </w:rPr>
        <w:t xml:space="preserve"> </w:t>
      </w:r>
      <w:r>
        <w:rPr>
          <w:rFonts w:ascii="Times New Roman" w:hAnsi="Times New Roman" w:cs="Times New Roman"/>
          <w:szCs w:val="21"/>
        </w:rPr>
        <w:t>Literature[R].</w:t>
      </w:r>
      <w:r>
        <w:rPr>
          <w:rFonts w:ascii="Times New Roman" w:hAnsi="Times New Roman" w:cs="Times New Roman"/>
          <w:spacing w:val="13"/>
          <w:szCs w:val="21"/>
        </w:rPr>
        <w:t xml:space="preserve"> </w:t>
      </w:r>
      <w:r>
        <w:rPr>
          <w:rFonts w:ascii="Times New Roman" w:hAnsi="Times New Roman" w:cs="Times New Roman"/>
          <w:spacing w:val="-22"/>
          <w:szCs w:val="21"/>
        </w:rPr>
        <w:t>T</w:t>
      </w:r>
      <w:r>
        <w:rPr>
          <w:rFonts w:ascii="Times New Roman" w:hAnsi="Times New Roman" w:cs="Times New Roman"/>
          <w:szCs w:val="21"/>
        </w:rPr>
        <w:t>ech.</w:t>
      </w:r>
      <w:r>
        <w:rPr>
          <w:rFonts w:ascii="Times New Roman" w:hAnsi="Times New Roman" w:cs="Times New Roman"/>
          <w:spacing w:val="-6"/>
          <w:szCs w:val="21"/>
        </w:rPr>
        <w:t xml:space="preserve"> </w:t>
      </w:r>
      <w:r>
        <w:rPr>
          <w:rFonts w:ascii="Times New Roman" w:hAnsi="Times New Roman" w:cs="Times New Roman"/>
          <w:szCs w:val="21"/>
        </w:rPr>
        <w:t>rep.,</w:t>
      </w:r>
      <w:r>
        <w:rPr>
          <w:rFonts w:ascii="Times New Roman" w:hAnsi="Times New Roman" w:cs="Times New Roman"/>
          <w:spacing w:val="-7"/>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Cambridge.</w:t>
      </w:r>
      <w:r>
        <w:rPr>
          <w:rFonts w:ascii="Times New Roman" w:hAnsi="Times New Roman" w:cs="Times New Roman"/>
          <w:spacing w:val="-7"/>
          <w:szCs w:val="21"/>
        </w:rPr>
        <w:t xml:space="preserve"> </w:t>
      </w:r>
      <w:r>
        <w:rPr>
          <w:rFonts w:ascii="Times New Roman" w:hAnsi="Times New Roman" w:cs="Times New Roman"/>
          <w:szCs w:val="21"/>
        </w:rPr>
        <w:t>2013</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0" w:name="_bookmark125"/>
      <w:bookmarkEnd w:id="380"/>
      <w:r>
        <w:rPr>
          <w:rFonts w:ascii="Times New Roman" w:hAnsi="Times New Roman" w:cs="Times New Roman"/>
          <w:szCs w:val="21"/>
        </w:rPr>
        <w:t>[6]</w:t>
      </w:r>
      <w:r>
        <w:rPr>
          <w:rFonts w:ascii="Times New Roman" w:hAnsi="Times New Roman" w:cs="Times New Roman"/>
          <w:spacing w:val="51"/>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Lenat,</w:t>
      </w:r>
      <w:r>
        <w:rPr>
          <w:rFonts w:ascii="Times New Roman" w:hAnsi="Times New Roman" w:cs="Times New Roman"/>
          <w:spacing w:val="-14"/>
          <w:szCs w:val="21"/>
        </w:rPr>
        <w:t xml:space="preserve"> </w:t>
      </w:r>
      <w:r>
        <w:rPr>
          <w:rFonts w:ascii="Times New Roman" w:hAnsi="Times New Roman" w:cs="Times New Roman"/>
          <w:szCs w:val="21"/>
        </w:rPr>
        <w:t>R.</w:t>
      </w:r>
      <w:r>
        <w:rPr>
          <w:rFonts w:ascii="Times New Roman" w:hAnsi="Times New Roman" w:cs="Times New Roman"/>
          <w:spacing w:val="-16"/>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Guha.</w:t>
      </w:r>
      <w:r>
        <w:rPr>
          <w:rFonts w:ascii="Times New Roman" w:hAnsi="Times New Roman" w:cs="Times New Roman"/>
          <w:spacing w:val="-3"/>
          <w:szCs w:val="21"/>
        </w:rPr>
        <w:t xml:space="preserve"> </w:t>
      </w:r>
      <w:r>
        <w:rPr>
          <w:rFonts w:ascii="Times New Roman" w:hAnsi="Times New Roman" w:cs="Times New Roman"/>
          <w:szCs w:val="21"/>
        </w:rPr>
        <w:t>Building</w:t>
      </w:r>
      <w:r>
        <w:rPr>
          <w:rFonts w:ascii="Times New Roman" w:hAnsi="Times New Roman" w:cs="Times New Roman"/>
          <w:spacing w:val="-16"/>
          <w:szCs w:val="21"/>
        </w:rPr>
        <w:t xml:space="preserve"> </w:t>
      </w:r>
      <w:r>
        <w:rPr>
          <w:rFonts w:ascii="Times New Roman" w:hAnsi="Times New Roman" w:cs="Times New Roman"/>
          <w:szCs w:val="21"/>
        </w:rPr>
        <w:t>La</w:t>
      </w:r>
      <w:r>
        <w:rPr>
          <w:rFonts w:ascii="Times New Roman" w:hAnsi="Times New Roman" w:cs="Times New Roman"/>
          <w:spacing w:val="-5"/>
          <w:szCs w:val="21"/>
        </w:rPr>
        <w:t>r</w:t>
      </w:r>
      <w:r>
        <w:rPr>
          <w:rFonts w:ascii="Times New Roman" w:hAnsi="Times New Roman" w:cs="Times New Roman"/>
          <w:szCs w:val="21"/>
        </w:rPr>
        <w:t>ge</w:t>
      </w:r>
      <w:r>
        <w:rPr>
          <w:rFonts w:ascii="Times New Roman" w:hAnsi="Times New Roman" w:cs="Times New Roman"/>
          <w:spacing w:val="-16"/>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wledge-Based</w:t>
      </w:r>
      <w:r>
        <w:rPr>
          <w:rFonts w:ascii="Times New Roman" w:hAnsi="Times New Roman" w:cs="Times New Roman"/>
          <w:spacing w:val="-15"/>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spacing w:val="4"/>
          <w:szCs w:val="21"/>
        </w:rPr>
        <w:t xml:space="preserve"> </w:t>
      </w:r>
      <w:r>
        <w:rPr>
          <w:rFonts w:ascii="Times New Roman" w:hAnsi="Times New Roman" w:cs="Times New Roman"/>
          <w:szCs w:val="21"/>
        </w:rPr>
        <w:t>Representation</w:t>
      </w:r>
      <w:r>
        <w:rPr>
          <w:rFonts w:ascii="Times New Roman" w:hAnsi="Times New Roman" w:cs="Times New Roman"/>
          <w:spacing w:val="-16"/>
          <w:szCs w:val="21"/>
        </w:rPr>
        <w:t xml:space="preserve"> </w:t>
      </w:r>
      <w:r>
        <w:rPr>
          <w:rFonts w:ascii="Times New Roman" w:hAnsi="Times New Roman" w:cs="Times New Roman"/>
          <w:szCs w:val="21"/>
        </w:rPr>
        <w:t>and</w:t>
      </w:r>
      <w:r>
        <w:rPr>
          <w:rFonts w:ascii="Times New Roman" w:hAnsi="Times New Roman" w:cs="Times New Roman"/>
          <w:spacing w:val="-15"/>
          <w:szCs w:val="21"/>
        </w:rPr>
        <w:t xml:space="preserve"> </w:t>
      </w:r>
      <w:r>
        <w:rPr>
          <w:rFonts w:ascii="Times New Roman" w:hAnsi="Times New Roman" w:cs="Times New Roman"/>
          <w:szCs w:val="21"/>
        </w:rPr>
        <w:t>Inference</w:t>
      </w:r>
      <w:r>
        <w:rPr>
          <w:rFonts w:ascii="Times New Roman" w:hAnsi="Times New Roman" w:cs="Times New Roman"/>
          <w:w w:val="99"/>
          <w:szCs w:val="21"/>
        </w:rPr>
        <w:t xml:space="preserve"> </w:t>
      </w:r>
      <w:r>
        <w:rPr>
          <w:rFonts w:ascii="Times New Roman" w:hAnsi="Times New Roman" w:cs="Times New Roman"/>
          <w:szCs w:val="21"/>
        </w:rPr>
        <w:t>in</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Cyc</w:t>
      </w:r>
      <w:r>
        <w:rPr>
          <w:rFonts w:ascii="Times New Roman" w:hAnsi="Times New Roman" w:cs="Times New Roman"/>
          <w:spacing w:val="-7"/>
          <w:szCs w:val="21"/>
        </w:rPr>
        <w:t xml:space="preserve"> </w:t>
      </w:r>
      <w:r>
        <w:rPr>
          <w:rFonts w:ascii="Times New Roman" w:hAnsi="Times New Roman" w:cs="Times New Roman"/>
          <w:szCs w:val="21"/>
        </w:rPr>
        <w:t>Project[M].</w:t>
      </w:r>
      <w:r>
        <w:rPr>
          <w:rFonts w:ascii="Times New Roman" w:hAnsi="Times New Roman" w:cs="Times New Roman"/>
          <w:spacing w:val="13"/>
          <w:szCs w:val="21"/>
        </w:rPr>
        <w:t xml:space="preserve"> </w:t>
      </w:r>
      <w:r>
        <w:rPr>
          <w:rFonts w:ascii="Times New Roman" w:hAnsi="Times New Roman" w:cs="Times New Roman"/>
          <w:szCs w:val="21"/>
        </w:rPr>
        <w:t>Addison-</w:t>
      </w:r>
      <w:r>
        <w:rPr>
          <w:rFonts w:ascii="Times New Roman" w:hAnsi="Times New Roman" w:cs="Times New Roman"/>
          <w:spacing w:val="-22"/>
          <w:szCs w:val="21"/>
        </w:rPr>
        <w:t>W</w:t>
      </w:r>
      <w:r>
        <w:rPr>
          <w:rFonts w:ascii="Times New Roman" w:hAnsi="Times New Roman" w:cs="Times New Roman"/>
          <w:szCs w:val="21"/>
        </w:rPr>
        <w:t>esl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1990</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1" w:name="_bookmark126"/>
      <w:bookmarkEnd w:id="381"/>
      <w:r>
        <w:rPr>
          <w:rFonts w:ascii="Times New Roman" w:hAnsi="Times New Roman" w:cs="Times New Roman"/>
          <w:szCs w:val="21"/>
        </w:rPr>
        <w:t>[7]</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11"/>
          <w:szCs w:val="21"/>
        </w:rPr>
        <w:t xml:space="preserve"> </w:t>
      </w:r>
      <w:r>
        <w:rPr>
          <w:rFonts w:ascii="Times New Roman" w:hAnsi="Times New Roman" w:cs="Times New Roman"/>
          <w:szCs w:val="21"/>
        </w:rPr>
        <w:t>Piantadosi,</w:t>
      </w:r>
      <w:r>
        <w:rPr>
          <w:rFonts w:ascii="Times New Roman" w:hAnsi="Times New Roman" w:cs="Times New Roman"/>
          <w:spacing w:val="15"/>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Goodman,</w:t>
      </w:r>
      <w:r>
        <w:rPr>
          <w:rFonts w:ascii="Times New Roman" w:hAnsi="Times New Roman" w:cs="Times New Roman"/>
          <w:spacing w:val="15"/>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Ellis,</w:t>
      </w:r>
      <w:r>
        <w:rPr>
          <w:rFonts w:ascii="Times New Roman" w:hAnsi="Times New Roman" w:cs="Times New Roman"/>
          <w:spacing w:val="15"/>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pacing w:val="-22"/>
          <w:szCs w:val="21"/>
        </w:rPr>
        <w:t>T</w:t>
      </w:r>
      <w:r>
        <w:rPr>
          <w:rFonts w:ascii="Times New Roman" w:hAnsi="Times New Roman" w:cs="Times New Roman"/>
          <w:szCs w:val="21"/>
        </w:rPr>
        <w:t>enenbaum.</w:t>
      </w:r>
      <w:r>
        <w:rPr>
          <w:rFonts w:ascii="Times New Roman" w:hAnsi="Times New Roman" w:cs="Times New Roman"/>
          <w:spacing w:val="18"/>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11"/>
          <w:szCs w:val="21"/>
        </w:rPr>
        <w:t xml:space="preserve"> </w:t>
      </w:r>
      <w:r>
        <w:rPr>
          <w:rFonts w:ascii="Times New Roman" w:hAnsi="Times New Roman" w:cs="Times New Roman"/>
          <w:szCs w:val="21"/>
        </w:rPr>
        <w:t>model</w:t>
      </w:r>
      <w:r>
        <w:rPr>
          <w:rFonts w:ascii="Times New Roman" w:hAnsi="Times New Roman" w:cs="Times New Roman"/>
          <w:spacing w:val="12"/>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zCs w:val="21"/>
        </w:rPr>
        <w:t>acquisition</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compositional</w:t>
      </w:r>
      <w:r>
        <w:rPr>
          <w:rFonts w:ascii="Times New Roman" w:hAnsi="Times New Roman" w:cs="Times New Roman"/>
          <w:spacing w:val="-5"/>
          <w:szCs w:val="21"/>
        </w:rPr>
        <w:t xml:space="preserve"> </w:t>
      </w:r>
      <w:r>
        <w:rPr>
          <w:rFonts w:ascii="Times New Roman" w:hAnsi="Times New Roman" w:cs="Times New Roman"/>
          <w:szCs w:val="21"/>
        </w:rPr>
        <w:t>semantics[C].</w:t>
      </w:r>
      <w:r>
        <w:rPr>
          <w:rFonts w:ascii="Times New Roman" w:hAnsi="Times New Roman" w:cs="Times New Roman"/>
          <w:spacing w:val="22"/>
          <w:szCs w:val="21"/>
        </w:rPr>
        <w:t xml:space="preserve"> </w:t>
      </w:r>
      <w:r>
        <w:rPr>
          <w:rFonts w:ascii="Times New Roman" w:hAnsi="Times New Roman" w:cs="Times New Roman"/>
          <w:szCs w:val="21"/>
        </w:rPr>
        <w:t>Proceedings</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thi</w:t>
      </w:r>
      <w:r>
        <w:rPr>
          <w:rFonts w:ascii="Times New Roman" w:hAnsi="Times New Roman" w:cs="Times New Roman"/>
          <w:spacing w:val="4"/>
          <w:szCs w:val="21"/>
        </w:rPr>
        <w:t>r</w:t>
      </w:r>
      <w:r>
        <w:rPr>
          <w:rFonts w:ascii="Times New Roman" w:hAnsi="Times New Roman" w:cs="Times New Roman"/>
          <w:szCs w:val="21"/>
        </w:rPr>
        <w:t>tieth</w:t>
      </w:r>
      <w:r>
        <w:rPr>
          <w:rFonts w:ascii="Times New Roman" w:hAnsi="Times New Roman" w:cs="Times New Roman"/>
          <w:spacing w:val="-4"/>
          <w:szCs w:val="21"/>
        </w:rPr>
        <w:t xml:space="preserve"> </w:t>
      </w:r>
      <w:r>
        <w:rPr>
          <w:rFonts w:ascii="Times New Roman" w:hAnsi="Times New Roman" w:cs="Times New Roman"/>
          <w:szCs w:val="21"/>
        </w:rPr>
        <w:t>annual</w:t>
      </w:r>
      <w:r>
        <w:rPr>
          <w:rFonts w:ascii="Times New Roman" w:hAnsi="Times New Roman" w:cs="Times New Roman"/>
          <w:spacing w:val="-5"/>
          <w:szCs w:val="21"/>
        </w:rPr>
        <w:t xml:space="preserve"> </w:t>
      </w:r>
      <w:r>
        <w:rPr>
          <w:rFonts w:ascii="Times New Roman" w:hAnsi="Times New Roman" w:cs="Times New Roman"/>
          <w:szCs w:val="21"/>
        </w:rPr>
        <w:t>conference</w:t>
      </w:r>
      <w:r>
        <w:rPr>
          <w:rFonts w:ascii="Times New Roman" w:hAnsi="Times New Roman" w:cs="Times New Roman"/>
          <w:spacing w:val="-3"/>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w w:val="99"/>
          <w:szCs w:val="21"/>
        </w:rPr>
        <w:t xml:space="preserve"> </w:t>
      </w:r>
      <w:r>
        <w:rPr>
          <w:rFonts w:ascii="Times New Roman" w:hAnsi="Times New Roman" w:cs="Times New Roman"/>
          <w:szCs w:val="21"/>
        </w:rPr>
        <w:t>science</w:t>
      </w:r>
      <w:r>
        <w:rPr>
          <w:rFonts w:ascii="Times New Roman" w:hAnsi="Times New Roman" w:cs="Times New Roman"/>
          <w:spacing w:val="-10"/>
          <w:szCs w:val="21"/>
        </w:rPr>
        <w:t xml:space="preserve"> </w:t>
      </w:r>
      <w:r>
        <w:rPr>
          <w:rFonts w:ascii="Times New Roman" w:hAnsi="Times New Roman" w:cs="Times New Roman"/>
          <w:szCs w:val="21"/>
        </w:rPr>
        <w:t>societ</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2008,</w:t>
      </w:r>
      <w:r>
        <w:rPr>
          <w:rFonts w:ascii="Times New Roman" w:hAnsi="Times New Roman" w:cs="Times New Roman"/>
          <w:spacing w:val="-9"/>
          <w:szCs w:val="21"/>
        </w:rPr>
        <w:t xml:space="preserve"> </w:t>
      </w:r>
      <w:r>
        <w:rPr>
          <w:rFonts w:ascii="Times New Roman" w:hAnsi="Times New Roman" w:cs="Times New Roman"/>
          <w:szCs w:val="21"/>
        </w:rPr>
        <w:t>1620–1625</w:t>
      </w:r>
    </w:p>
    <w:p w:rsidR="000A3AD4" w:rsidRDefault="000A3AD4" w:rsidP="000A3AD4">
      <w:pPr>
        <w:spacing w:before="5"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382" w:name="_bookmark127"/>
      <w:bookmarkEnd w:id="382"/>
      <w:r>
        <w:rPr>
          <w:rFonts w:ascii="Times New Roman" w:hAnsi="Times New Roman" w:cs="Times New Roman"/>
          <w:szCs w:val="21"/>
        </w:rPr>
        <w:t xml:space="preserve">[8] </w:t>
      </w:r>
      <w:r>
        <w:rPr>
          <w:rFonts w:ascii="Times New Roman" w:hAnsi="Times New Roman" w:cs="Times New Roman"/>
          <w:spacing w:val="3"/>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5"/>
          <w:szCs w:val="21"/>
        </w:rPr>
        <w:t xml:space="preserve"> </w:t>
      </w:r>
      <w:r>
        <w:rPr>
          <w:rFonts w:ascii="Times New Roman" w:hAnsi="Times New Roman" w:cs="Times New Roman"/>
          <w:szCs w:val="21"/>
        </w:rPr>
        <w:t>Atkins.</w:t>
      </w:r>
      <w:r>
        <w:rPr>
          <w:rFonts w:ascii="Times New Roman" w:hAnsi="Times New Roman" w:cs="Times New Roman"/>
          <w:spacing w:val="16"/>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role</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pacing w:val="-3"/>
          <w:szCs w:val="21"/>
        </w:rPr>
        <w:t>e</w:t>
      </w:r>
      <w:r>
        <w:rPr>
          <w:rFonts w:ascii="Times New Roman" w:hAnsi="Times New Roman" w:cs="Times New Roman"/>
          <w:szCs w:val="21"/>
        </w:rPr>
        <w:t>xample</w:t>
      </w:r>
      <w:r>
        <w:rPr>
          <w:rFonts w:ascii="Times New Roman" w:hAnsi="Times New Roman" w:cs="Times New Roman"/>
          <w:spacing w:val="-5"/>
          <w:szCs w:val="21"/>
        </w:rPr>
        <w:t xml:space="preserve"> </w:t>
      </w:r>
      <w:r>
        <w:rPr>
          <w:rFonts w:ascii="Times New Roman" w:hAnsi="Times New Roman" w:cs="Times New Roman"/>
          <w:szCs w:val="21"/>
        </w:rPr>
        <w:t>in</w:t>
      </w:r>
      <w:r>
        <w:rPr>
          <w:rFonts w:ascii="Times New Roman" w:hAnsi="Times New Roman" w:cs="Times New Roman"/>
          <w:spacing w:val="-5"/>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frame</w:t>
      </w:r>
      <w:r>
        <w:rPr>
          <w:rFonts w:ascii="Times New Roman" w:hAnsi="Times New Roman" w:cs="Times New Roman"/>
          <w:spacing w:val="-5"/>
          <w:szCs w:val="21"/>
        </w:rPr>
        <w:t xml:space="preserve"> </w:t>
      </w:r>
      <w:r>
        <w:rPr>
          <w:rFonts w:ascii="Times New Roman" w:hAnsi="Times New Roman" w:cs="Times New Roman"/>
          <w:szCs w:val="21"/>
        </w:rPr>
        <w:t>semantics</w:t>
      </w:r>
      <w:r>
        <w:rPr>
          <w:rFonts w:ascii="Times New Roman" w:hAnsi="Times New Roman" w:cs="Times New Roman"/>
          <w:spacing w:val="-5"/>
          <w:szCs w:val="21"/>
        </w:rPr>
        <w:t xml:space="preserve"> </w:t>
      </w:r>
      <w:r>
        <w:rPr>
          <w:rFonts w:ascii="Times New Roman" w:hAnsi="Times New Roman" w:cs="Times New Roman"/>
          <w:szCs w:val="21"/>
        </w:rPr>
        <w:t>dictiona</w:t>
      </w:r>
      <w:r>
        <w:rPr>
          <w:rFonts w:ascii="Times New Roman" w:hAnsi="Times New Roman" w:cs="Times New Roman"/>
          <w:spacing w:val="4"/>
          <w:szCs w:val="21"/>
        </w:rPr>
        <w:t>r</w:t>
      </w:r>
      <w:r>
        <w:rPr>
          <w:rFonts w:ascii="Times New Roman" w:hAnsi="Times New Roman" w:cs="Times New Roman"/>
          <w:szCs w:val="21"/>
        </w:rPr>
        <w:t>y[M].</w:t>
      </w:r>
      <w:r>
        <w:rPr>
          <w:rFonts w:ascii="Times New Roman" w:hAnsi="Times New Roman" w:cs="Times New Roman"/>
          <w:spacing w:val="17"/>
          <w:szCs w:val="21"/>
        </w:rPr>
        <w:t xml:space="preserve"> </w:t>
      </w:r>
      <w:r>
        <w:rPr>
          <w:rFonts w:ascii="Times New Roman" w:hAnsi="Times New Roman" w:cs="Times New Roman"/>
          <w:szCs w:val="21"/>
        </w:rPr>
        <w:t>Submitted</w:t>
      </w:r>
    </w:p>
    <w:p w:rsidR="000A3AD4" w:rsidRDefault="000A3AD4" w:rsidP="000A3AD4">
      <w:pPr>
        <w:spacing w:before="3" w:line="24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3" w:name="_bookmark128"/>
      <w:bookmarkEnd w:id="383"/>
      <w:r>
        <w:rPr>
          <w:rFonts w:ascii="Times New Roman" w:hAnsi="Times New Roman" w:cs="Times New Roman"/>
          <w:szCs w:val="21"/>
        </w:rPr>
        <w:t>[9]</w:t>
      </w:r>
      <w:r>
        <w:rPr>
          <w:rFonts w:ascii="Times New Roman" w:hAnsi="Times New Roman" w:cs="Times New Roman"/>
          <w:spacing w:val="51"/>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Liang,</w:t>
      </w:r>
      <w:r>
        <w:rPr>
          <w:rFonts w:ascii="Times New Roman" w:hAnsi="Times New Roman" w:cs="Times New Roman"/>
          <w:spacing w:val="-13"/>
          <w:szCs w:val="21"/>
        </w:rPr>
        <w:t xml:space="preserve"> </w:t>
      </w:r>
      <w:r>
        <w:rPr>
          <w:rFonts w:ascii="Times New Roman" w:hAnsi="Times New Roman" w:cs="Times New Roman"/>
          <w:szCs w:val="21"/>
        </w:rPr>
        <w:t>M.</w:t>
      </w:r>
      <w:r>
        <w:rPr>
          <w:rFonts w:ascii="Times New Roman" w:hAnsi="Times New Roman" w:cs="Times New Roman"/>
          <w:spacing w:val="-13"/>
          <w:szCs w:val="21"/>
        </w:rPr>
        <w:t xml:space="preserve"> </w:t>
      </w:r>
      <w:r>
        <w:rPr>
          <w:rFonts w:ascii="Times New Roman" w:hAnsi="Times New Roman" w:cs="Times New Roman"/>
          <w:szCs w:val="21"/>
        </w:rPr>
        <w:t>I.</w:t>
      </w:r>
      <w:r>
        <w:rPr>
          <w:rFonts w:ascii="Times New Roman" w:hAnsi="Times New Roman" w:cs="Times New Roman"/>
          <w:spacing w:val="-14"/>
          <w:szCs w:val="21"/>
        </w:rPr>
        <w:t xml:space="preserve"> </w:t>
      </w:r>
      <w:r>
        <w:rPr>
          <w:rFonts w:ascii="Times New Roman" w:hAnsi="Times New Roman" w:cs="Times New Roman"/>
          <w:szCs w:val="21"/>
        </w:rPr>
        <w:t>Jordan,</w:t>
      </w:r>
      <w:r>
        <w:rPr>
          <w:rFonts w:ascii="Times New Roman" w:hAnsi="Times New Roman" w:cs="Times New Roman"/>
          <w:spacing w:val="-1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Klein.</w:t>
      </w:r>
      <w:r>
        <w:rPr>
          <w:rFonts w:ascii="Times New Roman" w:hAnsi="Times New Roman" w:cs="Times New Roman"/>
          <w:spacing w:val="1"/>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4"/>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y-based</w:t>
      </w:r>
      <w:r>
        <w:rPr>
          <w:rFonts w:ascii="Times New Roman" w:hAnsi="Times New Roman" w:cs="Times New Roman"/>
          <w:spacing w:val="-14"/>
          <w:szCs w:val="21"/>
        </w:rPr>
        <w:t xml:space="preserve"> </w:t>
      </w:r>
      <w:r>
        <w:rPr>
          <w:rFonts w:ascii="Times New Roman" w:hAnsi="Times New Roman" w:cs="Times New Roman"/>
          <w:szCs w:val="21"/>
        </w:rPr>
        <w:t>compositional</w:t>
      </w:r>
      <w:r>
        <w:rPr>
          <w:rFonts w:ascii="Times New Roman" w:hAnsi="Times New Roman" w:cs="Times New Roman"/>
          <w:spacing w:val="-14"/>
          <w:szCs w:val="21"/>
        </w:rPr>
        <w:t xml:space="preserve"> </w:t>
      </w:r>
      <w:r>
        <w:rPr>
          <w:rFonts w:ascii="Times New Roman" w:hAnsi="Times New Roman" w:cs="Times New Roman"/>
          <w:szCs w:val="21"/>
        </w:rPr>
        <w:t>semantics[J].</w:t>
      </w:r>
      <w:r>
        <w:rPr>
          <w:rFonts w:ascii="Times New Roman" w:hAnsi="Times New Roman" w:cs="Times New Roman"/>
          <w:spacing w:val="1"/>
          <w:szCs w:val="21"/>
        </w:rPr>
        <w:t xml:space="preserve"> </w:t>
      </w:r>
      <w:r>
        <w:rPr>
          <w:rFonts w:ascii="Times New Roman" w:hAnsi="Times New Roman" w:cs="Times New Roman"/>
          <w:szCs w:val="21"/>
        </w:rPr>
        <w:t>Com-</w:t>
      </w:r>
      <w:r>
        <w:rPr>
          <w:rFonts w:ascii="Times New Roman" w:hAnsi="Times New Roman" w:cs="Times New Roman"/>
          <w:w w:val="99"/>
          <w:szCs w:val="21"/>
        </w:rPr>
        <w:t xml:space="preserve"> </w:t>
      </w:r>
      <w:r>
        <w:rPr>
          <w:rFonts w:ascii="Times New Roman" w:hAnsi="Times New Roman" w:cs="Times New Roman"/>
          <w:szCs w:val="21"/>
        </w:rPr>
        <w:t>putational</w:t>
      </w:r>
      <w:r>
        <w:rPr>
          <w:rFonts w:ascii="Times New Roman" w:hAnsi="Times New Roman" w:cs="Times New Roman"/>
          <w:spacing w:val="-12"/>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2013.</w:t>
      </w:r>
      <w:r>
        <w:rPr>
          <w:rFonts w:ascii="Times New Roman" w:hAnsi="Times New Roman" w:cs="Times New Roman"/>
          <w:spacing w:val="7"/>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9</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389–446</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384" w:name="_bookmark129"/>
      <w:bookmarkEnd w:id="384"/>
      <w:r>
        <w:rPr>
          <w:rFonts w:ascii="Times New Roman" w:hAnsi="Times New Roman" w:cs="Times New Roman"/>
          <w:szCs w:val="21"/>
        </w:rPr>
        <w:t>[10] K.</w:t>
      </w:r>
      <w:r>
        <w:rPr>
          <w:rFonts w:ascii="Times New Roman" w:hAnsi="Times New Roman" w:cs="Times New Roman"/>
          <w:spacing w:val="6"/>
          <w:szCs w:val="21"/>
        </w:rPr>
        <w:t xml:space="preserve"> </w:t>
      </w:r>
      <w:r>
        <w:rPr>
          <w:rFonts w:ascii="Times New Roman" w:hAnsi="Times New Roman" w:cs="Times New Roman"/>
          <w:szCs w:val="21"/>
        </w:rPr>
        <w:t>Bollac</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spacing w:val="7"/>
          <w:szCs w:val="21"/>
        </w:rPr>
        <w:t xml:space="preserve"> </w:t>
      </w:r>
      <w:r>
        <w:rPr>
          <w:rFonts w:ascii="Times New Roman" w:hAnsi="Times New Roman" w:cs="Times New Roman"/>
          <w:szCs w:val="21"/>
        </w:rPr>
        <w:t>E</w:t>
      </w:r>
      <w:r>
        <w:rPr>
          <w:rFonts w:ascii="Times New Roman" w:hAnsi="Times New Roman" w:cs="Times New Roman"/>
          <w:spacing w:val="-7"/>
          <w:szCs w:val="21"/>
        </w:rPr>
        <w:t>v</w:t>
      </w:r>
      <w:r>
        <w:rPr>
          <w:rFonts w:ascii="Times New Roman" w:hAnsi="Times New Roman" w:cs="Times New Roman"/>
          <w:szCs w:val="21"/>
        </w:rPr>
        <w:t>ans,</w:t>
      </w:r>
      <w:r>
        <w:rPr>
          <w:rFonts w:ascii="Times New Roman" w:hAnsi="Times New Roman" w:cs="Times New Roman"/>
          <w:spacing w:val="9"/>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3"/>
          <w:szCs w:val="21"/>
        </w:rPr>
        <w:t>P</w:t>
      </w:r>
      <w:r>
        <w:rPr>
          <w:rFonts w:ascii="Times New Roman" w:hAnsi="Times New Roman" w:cs="Times New Roman"/>
          <w:szCs w:val="21"/>
        </w:rPr>
        <w:t>aritosh,</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Stu</w:t>
      </w:r>
      <w:r>
        <w:rPr>
          <w:rFonts w:ascii="Times New Roman" w:hAnsi="Times New Roman" w:cs="Times New Roman"/>
          <w:spacing w:val="-5"/>
          <w:szCs w:val="21"/>
        </w:rPr>
        <w:t>r</w:t>
      </w:r>
      <w:r>
        <w:rPr>
          <w:rFonts w:ascii="Times New Roman" w:hAnsi="Times New Roman" w:cs="Times New Roman"/>
          <w:szCs w:val="21"/>
        </w:rPr>
        <w:t>ge,</w:t>
      </w:r>
      <w:r>
        <w:rPr>
          <w:rFonts w:ascii="Times New Roman" w:hAnsi="Times New Roman" w:cs="Times New Roman"/>
          <w:spacing w:val="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18"/>
          <w:szCs w:val="21"/>
        </w:rPr>
        <w:t>T</w:t>
      </w:r>
      <w:r>
        <w:rPr>
          <w:rFonts w:ascii="Times New Roman" w:hAnsi="Times New Roman" w:cs="Times New Roman"/>
          <w:spacing w:val="-9"/>
          <w:szCs w:val="21"/>
        </w:rPr>
        <w:t>a</w:t>
      </w:r>
      <w:r>
        <w:rPr>
          <w:rFonts w:ascii="Times New Roman" w:hAnsi="Times New Roman" w:cs="Times New Roman"/>
          <w:szCs w:val="21"/>
        </w:rPr>
        <w:t>ylo</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pacing w:val="-5"/>
          <w:szCs w:val="21"/>
        </w:rPr>
        <w:t>F</w:t>
      </w:r>
      <w:r>
        <w:rPr>
          <w:rFonts w:ascii="Times New Roman" w:hAnsi="Times New Roman" w:cs="Times New Roman"/>
          <w:szCs w:val="21"/>
        </w:rPr>
        <w:t>reebase</w:t>
      </w:r>
      <w:r>
        <w:rPr>
          <w:rFonts w:ascii="Times New Roman" w:eastAsia="宋体" w:hAnsi="Times New Roman" w:cs="Times New Roman"/>
          <w:szCs w:val="21"/>
          <w:lang w:eastAsia="zh-CN"/>
        </w:rPr>
        <w:t>：</w:t>
      </w:r>
      <w:r>
        <w:rPr>
          <w:rFonts w:ascii="Times New Roman" w:hAnsi="Times New Roman" w:cs="Times New Roman"/>
          <w:spacing w:val="34"/>
          <w:szCs w:val="21"/>
        </w:rPr>
        <w:t xml:space="preserve"> </w:t>
      </w:r>
      <w:r>
        <w:rPr>
          <w:rFonts w:ascii="Times New Roman" w:hAnsi="Times New Roman" w:cs="Times New Roman"/>
          <w:szCs w:val="21"/>
        </w:rPr>
        <w:t>A</w:t>
      </w:r>
      <w:r>
        <w:rPr>
          <w:rFonts w:ascii="Times New Roman" w:hAnsi="Times New Roman" w:cs="Times New Roman"/>
          <w:spacing w:val="7"/>
          <w:szCs w:val="21"/>
        </w:rPr>
        <w:t xml:space="preserve"> </w:t>
      </w:r>
      <w:r>
        <w:rPr>
          <w:rFonts w:ascii="Times New Roman" w:hAnsi="Times New Roman" w:cs="Times New Roman"/>
          <w:szCs w:val="21"/>
        </w:rPr>
        <w:t>Collaborat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l</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Created</w:t>
      </w:r>
      <w:r>
        <w:rPr>
          <w:rFonts w:ascii="Times New Roman" w:hAnsi="Times New Roman" w:cs="Times New Roman"/>
          <w:w w:val="99"/>
          <w:szCs w:val="21"/>
        </w:rPr>
        <w:t xml:space="preserve"> </w:t>
      </w:r>
      <w:r>
        <w:rPr>
          <w:rFonts w:ascii="Times New Roman" w:hAnsi="Times New Roman" w:cs="Times New Roman"/>
          <w:szCs w:val="21"/>
        </w:rPr>
        <w:t>Graph</w:t>
      </w:r>
      <w:r>
        <w:rPr>
          <w:rFonts w:ascii="Times New Roman" w:hAnsi="Times New Roman" w:cs="Times New Roman"/>
          <w:spacing w:val="8"/>
          <w:szCs w:val="21"/>
        </w:rPr>
        <w:t xml:space="preserve"> </w:t>
      </w:r>
      <w:r>
        <w:rPr>
          <w:rFonts w:ascii="Times New Roman" w:hAnsi="Times New Roman" w:cs="Times New Roman"/>
          <w:szCs w:val="21"/>
        </w:rPr>
        <w:t>Database</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8"/>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ucturing</w:t>
      </w:r>
      <w:r>
        <w:rPr>
          <w:rFonts w:ascii="Times New Roman" w:hAnsi="Times New Roman" w:cs="Times New Roman"/>
          <w:spacing w:val="10"/>
          <w:szCs w:val="21"/>
        </w:rPr>
        <w:t xml:space="preserve"> </w:t>
      </w:r>
      <w:r>
        <w:rPr>
          <w:rFonts w:ascii="Times New Roman" w:hAnsi="Times New Roman" w:cs="Times New Roman"/>
          <w:szCs w:val="21"/>
        </w:rPr>
        <w:t>Human</w:t>
      </w:r>
      <w:r>
        <w:rPr>
          <w:rFonts w:ascii="Times New Roman" w:hAnsi="Times New Roman" w:cs="Times New Roman"/>
          <w:spacing w:val="9"/>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wledge[C].</w:t>
      </w:r>
      <w:r>
        <w:rPr>
          <w:rFonts w:ascii="Times New Roman" w:hAnsi="Times New Roman" w:cs="Times New Roman"/>
          <w:spacing w:val="15"/>
          <w:szCs w:val="21"/>
        </w:rPr>
        <w:t xml:space="preserve"> </w:t>
      </w:r>
      <w:r>
        <w:rPr>
          <w:rFonts w:ascii="Times New Roman" w:hAnsi="Times New Roman" w:cs="Times New Roman"/>
          <w:szCs w:val="21"/>
        </w:rPr>
        <w:t>Proceedings</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2008</w:t>
      </w:r>
      <w:r>
        <w:rPr>
          <w:rFonts w:ascii="Times New Roman" w:hAnsi="Times New Roman" w:cs="Times New Roman"/>
          <w:spacing w:val="10"/>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8"/>
          <w:szCs w:val="21"/>
        </w:rPr>
        <w:t xml:space="preserve"> </w:t>
      </w:r>
      <w:r>
        <w:rPr>
          <w:rFonts w:ascii="Times New Roman" w:hAnsi="Times New Roman" w:cs="Times New Roman"/>
          <w:szCs w:val="21"/>
        </w:rPr>
        <w:t>SIG-</w:t>
      </w:r>
      <w:r>
        <w:rPr>
          <w:rFonts w:ascii="Times New Roman" w:hAnsi="Times New Roman" w:cs="Times New Roman"/>
          <w:w w:val="99"/>
          <w:szCs w:val="21"/>
        </w:rPr>
        <w:t xml:space="preserve"> </w:t>
      </w:r>
      <w:r>
        <w:rPr>
          <w:rFonts w:ascii="Times New Roman" w:hAnsi="Times New Roman" w:cs="Times New Roman"/>
          <w:szCs w:val="21"/>
        </w:rPr>
        <w:t>MOD</w:t>
      </w:r>
      <w:r>
        <w:rPr>
          <w:rFonts w:ascii="Times New Roman" w:hAnsi="Times New Roman" w:cs="Times New Roman"/>
          <w:spacing w:val="-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
          <w:szCs w:val="21"/>
        </w:rPr>
        <w:t xml:space="preserve"> </w:t>
      </w:r>
      <w:r>
        <w:rPr>
          <w:rFonts w:ascii="Times New Roman" w:hAnsi="Times New Roman" w:cs="Times New Roman"/>
          <w:szCs w:val="21"/>
        </w:rPr>
        <w:t>Conference</w:t>
      </w:r>
      <w:r>
        <w:rPr>
          <w:rFonts w:ascii="Times New Roman" w:hAnsi="Times New Roman" w:cs="Times New Roman"/>
          <w:spacing w:val="-2"/>
          <w:szCs w:val="21"/>
        </w:rPr>
        <w:t xml:space="preserve"> </w:t>
      </w:r>
      <w:r>
        <w:rPr>
          <w:rFonts w:ascii="Times New Roman" w:hAnsi="Times New Roman" w:cs="Times New Roman"/>
          <w:szCs w:val="21"/>
        </w:rPr>
        <w:t>on</w:t>
      </w:r>
      <w:r>
        <w:rPr>
          <w:rFonts w:ascii="Times New Roman" w:hAnsi="Times New Roman" w:cs="Times New Roman"/>
          <w:spacing w:val="-1"/>
          <w:szCs w:val="21"/>
        </w:rPr>
        <w:t xml:space="preserve"> </w:t>
      </w:r>
      <w:r>
        <w:rPr>
          <w:rFonts w:ascii="Times New Roman" w:hAnsi="Times New Roman" w:cs="Times New Roman"/>
          <w:szCs w:val="21"/>
        </w:rPr>
        <w:t>Management</w:t>
      </w:r>
      <w:r>
        <w:rPr>
          <w:rFonts w:ascii="Times New Roman" w:hAnsi="Times New Roman" w:cs="Times New Roman"/>
          <w:spacing w:val="-2"/>
          <w:szCs w:val="21"/>
        </w:rPr>
        <w:t xml:space="preserve"> </w:t>
      </w:r>
      <w:r>
        <w:rPr>
          <w:rFonts w:ascii="Times New Roman" w:hAnsi="Times New Roman" w:cs="Times New Roman"/>
          <w:szCs w:val="21"/>
        </w:rPr>
        <w:t>of</w:t>
      </w:r>
      <w:r>
        <w:rPr>
          <w:rFonts w:ascii="Times New Roman" w:hAnsi="Times New Roman" w:cs="Times New Roman"/>
          <w:spacing w:val="-1"/>
          <w:szCs w:val="21"/>
        </w:rPr>
        <w:t xml:space="preserve"> </w:t>
      </w:r>
      <w:r>
        <w:rPr>
          <w:rFonts w:ascii="Times New Roman" w:hAnsi="Times New Roman" w:cs="Times New Roman"/>
          <w:szCs w:val="21"/>
        </w:rPr>
        <w:t>Data.</w:t>
      </w:r>
      <w:r>
        <w:rPr>
          <w:rFonts w:ascii="Times New Roman" w:hAnsi="Times New Roman" w:cs="Times New Roman"/>
          <w:spacing w:val="-1"/>
          <w:szCs w:val="21"/>
        </w:rPr>
        <w:t xml:space="preserve"> </w:t>
      </w:r>
      <w:r>
        <w:rPr>
          <w:rFonts w:ascii="Times New Roman" w:hAnsi="Times New Roman" w:cs="Times New Roman"/>
          <w:szCs w:val="21"/>
        </w:rPr>
        <w:t>SIGMOD</w:t>
      </w:r>
      <w:r>
        <w:rPr>
          <w:rFonts w:ascii="Times New Roman" w:hAnsi="Times New Roman" w:cs="Times New Roman"/>
          <w:spacing w:val="-2"/>
          <w:szCs w:val="21"/>
        </w:rPr>
        <w:t xml:space="preserve"> </w:t>
      </w:r>
      <w:r>
        <w:rPr>
          <w:rFonts w:ascii="Times New Roman" w:hAnsi="Times New Roman" w:cs="Times New Roman"/>
          <w:szCs w:val="21"/>
        </w:rPr>
        <w:t>’08, 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2"/>
          <w:szCs w:val="21"/>
        </w:rPr>
        <w:t xml:space="preserve"> </w:t>
      </w:r>
      <w:r>
        <w:rPr>
          <w:rFonts w:ascii="Times New Roman" w:hAnsi="Times New Roman" w:cs="Times New Roman"/>
          <w:spacing w:val="-35"/>
          <w:szCs w:val="21"/>
        </w:rPr>
        <w:t>Y</w:t>
      </w:r>
      <w:r>
        <w:rPr>
          <w:rFonts w:ascii="Times New Roman" w:hAnsi="Times New Roman" w:cs="Times New Roman"/>
          <w:szCs w:val="21"/>
        </w:rPr>
        <w:t>ork, N</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USA</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21"/>
          <w:szCs w:val="21"/>
        </w:rPr>
        <w:t xml:space="preserve"> </w:t>
      </w:r>
      <w:r>
        <w:rPr>
          <w:rFonts w:ascii="Times New Roman" w:hAnsi="Times New Roman" w:cs="Times New Roman"/>
          <w:szCs w:val="21"/>
        </w:rPr>
        <w:t xml:space="preserve">2008. </w:t>
      </w:r>
      <w:r>
        <w:rPr>
          <w:rFonts w:ascii="Times New Roman" w:hAnsi="Times New Roman" w:cs="Times New Roman"/>
          <w:spacing w:val="42"/>
          <w:szCs w:val="21"/>
        </w:rPr>
        <w:t xml:space="preserve"> </w:t>
      </w:r>
      <w:r>
        <w:rPr>
          <w:rFonts w:ascii="Times New Roman" w:hAnsi="Times New Roman" w:cs="Times New Roman"/>
          <w:szCs w:val="21"/>
        </w:rPr>
        <w:t>ISBN</w:t>
      </w:r>
      <w:r>
        <w:rPr>
          <w:rFonts w:ascii="Times New Roman" w:hAnsi="Times New Roman" w:cs="Times New Roman"/>
          <w:spacing w:val="15"/>
          <w:szCs w:val="21"/>
        </w:rPr>
        <w:t xml:space="preserve"> </w:t>
      </w:r>
      <w:r>
        <w:rPr>
          <w:rFonts w:ascii="Times New Roman" w:hAnsi="Times New Roman" w:cs="Times New Roman"/>
          <w:szCs w:val="21"/>
        </w:rPr>
        <w:t>978-1-60558-102-6,</w:t>
      </w:r>
      <w:r>
        <w:rPr>
          <w:rFonts w:ascii="Times New Roman" w:hAnsi="Times New Roman" w:cs="Times New Roman"/>
          <w:spacing w:val="22"/>
          <w:szCs w:val="21"/>
        </w:rPr>
        <w:t xml:space="preserve"> </w:t>
      </w:r>
      <w:r>
        <w:rPr>
          <w:rFonts w:ascii="Times New Roman" w:hAnsi="Times New Roman" w:cs="Times New Roman"/>
          <w:szCs w:val="21"/>
        </w:rPr>
        <w:t xml:space="preserve">1247–1250. </w:t>
      </w:r>
      <w:r>
        <w:rPr>
          <w:rFonts w:ascii="Times New Roman" w:hAnsi="Times New Roman" w:cs="Times New Roman"/>
          <w:spacing w:val="41"/>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 xml:space="preserve">10.1145/1376616.1376746. </w:t>
      </w:r>
      <w:r>
        <w:rPr>
          <w:rFonts w:ascii="Times New Roman" w:hAnsi="Times New Roman" w:cs="Times New Roman"/>
          <w:spacing w:val="42"/>
          <w:szCs w:val="21"/>
        </w:rPr>
        <w:t xml:space="preserve"> </w:t>
      </w:r>
      <w:r>
        <w:rPr>
          <w:rFonts w:ascii="Times New Roman" w:hAnsi="Times New Roman" w:cs="Times New Roman"/>
          <w:szCs w:val="21"/>
        </w:rPr>
        <w:t>URL</w:t>
      </w:r>
      <w:r>
        <w:rPr>
          <w:rFonts w:ascii="Times New Roman" w:eastAsia="宋体" w:hAnsi="Times New Roman" w:cs="Times New Roman" w:hint="eastAsia"/>
          <w:szCs w:val="21"/>
          <w:lang w:eastAsia="zh-CN"/>
        </w:rPr>
        <w:t xml:space="preserve"> </w:t>
      </w:r>
      <w:hyperlink r:id="rId105">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//doi.acm.org/10.1145/1376616.1376746</w:t>
        </w:r>
      </w:hyperlink>
    </w:p>
    <w:p w:rsidR="000A3AD4" w:rsidRDefault="000A3AD4" w:rsidP="000A3AD4">
      <w:pPr>
        <w:spacing w:before="14"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5" w:name="_bookmark130"/>
      <w:bookmarkEnd w:id="385"/>
      <w:r>
        <w:rPr>
          <w:rFonts w:ascii="Times New Roman" w:hAnsi="Times New Roman" w:cs="Times New Roman"/>
          <w:szCs w:val="21"/>
        </w:rPr>
        <w:t xml:space="preserve">[11]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Liang,</w:t>
      </w:r>
      <w:r>
        <w:rPr>
          <w:rFonts w:ascii="Times New Roman" w:hAnsi="Times New Roman" w:cs="Times New Roman"/>
          <w:spacing w:val="18"/>
          <w:szCs w:val="21"/>
        </w:rPr>
        <w:t xml:space="preserve"> </w:t>
      </w:r>
      <w:r>
        <w:rPr>
          <w:rFonts w:ascii="Times New Roman" w:hAnsi="Times New Roman" w:cs="Times New Roman"/>
          <w:szCs w:val="21"/>
        </w:rPr>
        <w:t>M.</w:t>
      </w:r>
      <w:r>
        <w:rPr>
          <w:rFonts w:ascii="Times New Roman" w:hAnsi="Times New Roman" w:cs="Times New Roman"/>
          <w:spacing w:val="14"/>
          <w:szCs w:val="21"/>
        </w:rPr>
        <w:t xml:space="preserve"> </w:t>
      </w:r>
      <w:r>
        <w:rPr>
          <w:rFonts w:ascii="Times New Roman" w:hAnsi="Times New Roman" w:cs="Times New Roman"/>
          <w:szCs w:val="21"/>
        </w:rPr>
        <w:t>I.</w:t>
      </w:r>
      <w:r>
        <w:rPr>
          <w:rFonts w:ascii="Times New Roman" w:hAnsi="Times New Roman" w:cs="Times New Roman"/>
          <w:spacing w:val="13"/>
          <w:szCs w:val="21"/>
        </w:rPr>
        <w:t xml:space="preserve"> </w:t>
      </w:r>
      <w:r>
        <w:rPr>
          <w:rFonts w:ascii="Times New Roman" w:hAnsi="Times New Roman" w:cs="Times New Roman"/>
          <w:szCs w:val="21"/>
        </w:rPr>
        <w:t>Jordan,</w:t>
      </w:r>
      <w:r>
        <w:rPr>
          <w:rFonts w:ascii="Times New Roman" w:hAnsi="Times New Roman" w:cs="Times New Roman"/>
          <w:spacing w:val="18"/>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 xml:space="preserve">Klein. </w:t>
      </w:r>
      <w:r>
        <w:rPr>
          <w:rFonts w:ascii="Times New Roman" w:hAnsi="Times New Roman" w:cs="Times New Roman"/>
          <w:spacing w:val="31"/>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3"/>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y-based</w:t>
      </w:r>
      <w:r>
        <w:rPr>
          <w:rFonts w:ascii="Times New Roman" w:hAnsi="Times New Roman" w:cs="Times New Roman"/>
          <w:spacing w:val="13"/>
          <w:szCs w:val="21"/>
        </w:rPr>
        <w:t xml:space="preserve"> </w:t>
      </w:r>
      <w:r>
        <w:rPr>
          <w:rFonts w:ascii="Times New Roman" w:hAnsi="Times New Roman" w:cs="Times New Roman"/>
          <w:szCs w:val="21"/>
        </w:rPr>
        <w:t>Compositional</w:t>
      </w:r>
      <w:r>
        <w:rPr>
          <w:rFonts w:ascii="Times New Roman" w:hAnsi="Times New Roman" w:cs="Times New Roman"/>
          <w:spacing w:val="14"/>
          <w:szCs w:val="21"/>
        </w:rPr>
        <w:t xml:space="preserve"> </w:t>
      </w:r>
      <w:r>
        <w:rPr>
          <w:rFonts w:ascii="Times New Roman" w:hAnsi="Times New Roman" w:cs="Times New Roman"/>
          <w:szCs w:val="21"/>
        </w:rPr>
        <w:t>Semantics[C].</w:t>
      </w:r>
    </w:p>
    <w:p w:rsidR="000A3AD4" w:rsidRDefault="000A3AD4" w:rsidP="000A3AD4">
      <w:pPr>
        <w:spacing w:before="18" w:line="258" w:lineRule="auto"/>
        <w:ind w:left="874" w:right="117"/>
        <w:jc w:val="both"/>
        <w:rPr>
          <w:rFonts w:ascii="Times New Roman" w:eastAsia="Lucida Console" w:hAnsi="Times New Roman" w:cs="Times New Roman"/>
          <w:szCs w:val="21"/>
        </w:rPr>
      </w:pPr>
      <w:r>
        <w:rPr>
          <w:rFonts w:ascii="Times New Roman" w:hAnsi="Times New Roman" w:cs="Times New Roman"/>
          <w:szCs w:val="21"/>
        </w:rPr>
        <w:t>Proceedings</w:t>
      </w:r>
      <w:r>
        <w:rPr>
          <w:rFonts w:ascii="Times New Roman" w:hAnsi="Times New Roman" w:cs="Times New Roman"/>
          <w:spacing w:val="29"/>
          <w:szCs w:val="21"/>
        </w:rPr>
        <w:t xml:space="preserve"> </w:t>
      </w:r>
      <w:r>
        <w:rPr>
          <w:rFonts w:ascii="Times New Roman" w:hAnsi="Times New Roman" w:cs="Times New Roman"/>
          <w:szCs w:val="21"/>
        </w:rPr>
        <w:t>of</w:t>
      </w:r>
      <w:r>
        <w:rPr>
          <w:rFonts w:ascii="Times New Roman" w:hAnsi="Times New Roman" w:cs="Times New Roman"/>
          <w:spacing w:val="29"/>
          <w:szCs w:val="21"/>
        </w:rPr>
        <w:t xml:space="preserve"> </w:t>
      </w:r>
      <w:r>
        <w:rPr>
          <w:rFonts w:ascii="Times New Roman" w:hAnsi="Times New Roman" w:cs="Times New Roman"/>
          <w:szCs w:val="21"/>
        </w:rPr>
        <w:t>the</w:t>
      </w:r>
      <w:r>
        <w:rPr>
          <w:rFonts w:ascii="Times New Roman" w:hAnsi="Times New Roman" w:cs="Times New Roman"/>
          <w:spacing w:val="30"/>
          <w:szCs w:val="21"/>
        </w:rPr>
        <w:t xml:space="preserve"> </w:t>
      </w:r>
      <w:r>
        <w:rPr>
          <w:rFonts w:ascii="Times New Roman" w:hAnsi="Times New Roman" w:cs="Times New Roman"/>
          <w:szCs w:val="21"/>
        </w:rPr>
        <w:t>49th</w:t>
      </w:r>
      <w:r>
        <w:rPr>
          <w:rFonts w:ascii="Times New Roman" w:hAnsi="Times New Roman" w:cs="Times New Roman"/>
          <w:spacing w:val="29"/>
          <w:szCs w:val="21"/>
        </w:rPr>
        <w:t xml:space="preserve"> </w:t>
      </w:r>
      <w:r>
        <w:rPr>
          <w:rFonts w:ascii="Times New Roman" w:hAnsi="Times New Roman" w:cs="Times New Roman"/>
          <w:szCs w:val="21"/>
        </w:rPr>
        <w:t>Annual</w:t>
      </w:r>
      <w:r>
        <w:rPr>
          <w:rFonts w:ascii="Times New Roman" w:hAnsi="Times New Roman" w:cs="Times New Roman"/>
          <w:spacing w:val="30"/>
          <w:szCs w:val="21"/>
        </w:rPr>
        <w:t xml:space="preserve"> </w:t>
      </w:r>
      <w:r>
        <w:rPr>
          <w:rFonts w:ascii="Times New Roman" w:hAnsi="Times New Roman" w:cs="Times New Roman"/>
          <w:szCs w:val="21"/>
        </w:rPr>
        <w:t>Meeting</w:t>
      </w:r>
      <w:r>
        <w:rPr>
          <w:rFonts w:ascii="Times New Roman" w:hAnsi="Times New Roman" w:cs="Times New Roman"/>
          <w:spacing w:val="29"/>
          <w:szCs w:val="21"/>
        </w:rPr>
        <w:t xml:space="preserve"> </w:t>
      </w:r>
      <w:r>
        <w:rPr>
          <w:rFonts w:ascii="Times New Roman" w:hAnsi="Times New Roman" w:cs="Times New Roman"/>
          <w:szCs w:val="21"/>
        </w:rPr>
        <w:t>of</w:t>
      </w:r>
      <w:r>
        <w:rPr>
          <w:rFonts w:ascii="Times New Roman" w:hAnsi="Times New Roman" w:cs="Times New Roman"/>
          <w:spacing w:val="30"/>
          <w:szCs w:val="21"/>
        </w:rPr>
        <w:t xml:space="preserve"> </w:t>
      </w:r>
      <w:r>
        <w:rPr>
          <w:rFonts w:ascii="Times New Roman" w:hAnsi="Times New Roman" w:cs="Times New Roman"/>
          <w:szCs w:val="21"/>
        </w:rPr>
        <w:t>the</w:t>
      </w:r>
      <w:r>
        <w:rPr>
          <w:rFonts w:ascii="Times New Roman" w:hAnsi="Times New Roman" w:cs="Times New Roman"/>
          <w:spacing w:val="29"/>
          <w:szCs w:val="21"/>
        </w:rPr>
        <w:t xml:space="preserve"> </w:t>
      </w:r>
      <w:r>
        <w:rPr>
          <w:rFonts w:ascii="Times New Roman" w:hAnsi="Times New Roman" w:cs="Times New Roman"/>
          <w:szCs w:val="21"/>
        </w:rPr>
        <w:t>Association</w:t>
      </w:r>
      <w:r>
        <w:rPr>
          <w:rFonts w:ascii="Times New Roman" w:hAnsi="Times New Roman" w:cs="Times New Roman"/>
          <w:spacing w:val="30"/>
          <w:szCs w:val="21"/>
        </w:rPr>
        <w:t xml:space="preserve"> </w:t>
      </w:r>
      <w:r>
        <w:rPr>
          <w:rFonts w:ascii="Times New Roman" w:hAnsi="Times New Roman" w:cs="Times New Roman"/>
          <w:szCs w:val="21"/>
        </w:rPr>
        <w:t>for</w:t>
      </w:r>
      <w:r>
        <w:rPr>
          <w:rFonts w:ascii="Times New Roman" w:hAnsi="Times New Roman" w:cs="Times New Roman"/>
          <w:spacing w:val="29"/>
          <w:szCs w:val="21"/>
        </w:rPr>
        <w:t xml:space="preserve"> </w:t>
      </w:r>
      <w:r>
        <w:rPr>
          <w:rFonts w:ascii="Times New Roman" w:hAnsi="Times New Roman" w:cs="Times New Roman"/>
          <w:szCs w:val="21"/>
        </w:rPr>
        <w:t>Computational</w:t>
      </w:r>
      <w:r>
        <w:rPr>
          <w:rFonts w:ascii="Times New Roman" w:hAnsi="Times New Roman" w:cs="Times New Roman"/>
          <w:spacing w:val="30"/>
          <w:szCs w:val="21"/>
        </w:rPr>
        <w:t xml:space="preserve"> </w:t>
      </w:r>
      <w:r>
        <w:rPr>
          <w:rFonts w:ascii="Times New Roman" w:hAnsi="Times New Roman" w:cs="Times New Roman"/>
          <w:szCs w:val="21"/>
        </w:rPr>
        <w:t>Linguistic-</w:t>
      </w:r>
      <w:r>
        <w:rPr>
          <w:rFonts w:ascii="Times New Roman" w:hAnsi="Times New Roman" w:cs="Times New Roman"/>
          <w:w w:val="99"/>
          <w:szCs w:val="21"/>
        </w:rPr>
        <w:t xml:space="preserve"> </w:t>
      </w:r>
      <w:r>
        <w:rPr>
          <w:rFonts w:ascii="Times New Roman" w:hAnsi="Times New Roman" w:cs="Times New Roman"/>
          <w:szCs w:val="21"/>
        </w:rPr>
        <w:t>s</w:t>
      </w:r>
      <w:r>
        <w:rPr>
          <w:rFonts w:ascii="Times New Roman" w:eastAsia="宋体" w:hAnsi="Times New Roman" w:cs="Times New Roman"/>
          <w:szCs w:val="21"/>
          <w:lang w:eastAsia="zh-CN"/>
        </w:rPr>
        <w:t>：</w:t>
      </w:r>
      <w:r>
        <w:rPr>
          <w:rFonts w:ascii="Times New Roman" w:hAnsi="Times New Roman" w:cs="Times New Roman"/>
          <w:spacing w:val="14"/>
          <w:szCs w:val="21"/>
        </w:rPr>
        <w:t xml:space="preserve"> </w:t>
      </w:r>
      <w:r>
        <w:rPr>
          <w:rFonts w:ascii="Times New Roman" w:hAnsi="Times New Roman" w:cs="Times New Roman"/>
          <w:szCs w:val="21"/>
        </w:rPr>
        <w:t>Human</w:t>
      </w:r>
      <w:r>
        <w:rPr>
          <w:rFonts w:ascii="Times New Roman" w:hAnsi="Times New Roman" w:cs="Times New Roman"/>
          <w:spacing w:val="23"/>
          <w:szCs w:val="21"/>
        </w:rPr>
        <w:t xml:space="preserve"> </w:t>
      </w:r>
      <w:r>
        <w:rPr>
          <w:rFonts w:ascii="Times New Roman" w:hAnsi="Times New Roman" w:cs="Times New Roman"/>
          <w:szCs w:val="21"/>
        </w:rPr>
        <w:t>Language</w:t>
      </w:r>
      <w:r>
        <w:rPr>
          <w:rFonts w:ascii="Times New Roman" w:hAnsi="Times New Roman" w:cs="Times New Roman"/>
          <w:spacing w:val="23"/>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3"/>
          <w:szCs w:val="21"/>
        </w:rPr>
        <w:t xml:space="preserve"> </w:t>
      </w:r>
      <w:r>
        <w:rPr>
          <w:rFonts w:ascii="Times New Roman" w:hAnsi="Times New Roman" w:cs="Times New Roman"/>
          <w:szCs w:val="21"/>
        </w:rPr>
        <w:t>-</w:t>
      </w:r>
      <w:r>
        <w:rPr>
          <w:rFonts w:ascii="Times New Roman" w:hAnsi="Times New Roman" w:cs="Times New Roman"/>
          <w:spacing w:val="23"/>
          <w:szCs w:val="21"/>
        </w:rPr>
        <w:t xml:space="preserve"> </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23"/>
          <w:szCs w:val="21"/>
        </w:rPr>
        <w:t xml:space="preserve"> </w:t>
      </w:r>
      <w:r>
        <w:rPr>
          <w:rFonts w:ascii="Times New Roman" w:hAnsi="Times New Roman" w:cs="Times New Roman"/>
          <w:szCs w:val="21"/>
        </w:rPr>
        <w:t>1.</w:t>
      </w:r>
      <w:r>
        <w:rPr>
          <w:rFonts w:ascii="Times New Roman" w:hAnsi="Times New Roman" w:cs="Times New Roman"/>
          <w:spacing w:val="23"/>
          <w:szCs w:val="21"/>
        </w:rPr>
        <w:t xml:space="preserve"> </w:t>
      </w:r>
      <w:r>
        <w:rPr>
          <w:rFonts w:ascii="Times New Roman" w:hAnsi="Times New Roman" w:cs="Times New Roman"/>
          <w:szCs w:val="21"/>
        </w:rPr>
        <w:t>H</w:t>
      </w:r>
      <w:r>
        <w:rPr>
          <w:rFonts w:ascii="Times New Roman" w:hAnsi="Times New Roman" w:cs="Times New Roman"/>
          <w:spacing w:val="-21"/>
          <w:szCs w:val="21"/>
        </w:rPr>
        <w:t>L</w:t>
      </w:r>
      <w:r>
        <w:rPr>
          <w:rFonts w:ascii="Times New Roman" w:hAnsi="Times New Roman" w:cs="Times New Roman"/>
          <w:szCs w:val="21"/>
        </w:rPr>
        <w:t>T</w:t>
      </w:r>
      <w:r>
        <w:rPr>
          <w:rFonts w:ascii="Times New Roman" w:hAnsi="Times New Roman" w:cs="Times New Roman"/>
          <w:spacing w:val="23"/>
          <w:szCs w:val="21"/>
        </w:rPr>
        <w:t xml:space="preserve"> </w:t>
      </w:r>
      <w:r>
        <w:rPr>
          <w:rFonts w:ascii="Times New Roman" w:hAnsi="Times New Roman" w:cs="Times New Roman"/>
          <w:szCs w:val="21"/>
        </w:rPr>
        <w:t>’11,</w:t>
      </w:r>
      <w:r>
        <w:rPr>
          <w:rFonts w:ascii="Times New Roman" w:hAnsi="Times New Roman" w:cs="Times New Roman"/>
          <w:spacing w:val="31"/>
          <w:szCs w:val="21"/>
        </w:rPr>
        <w:t xml:space="preserve"> </w:t>
      </w:r>
      <w:r>
        <w:rPr>
          <w:rFonts w:ascii="Times New Roman" w:hAnsi="Times New Roman" w:cs="Times New Roman"/>
          <w:szCs w:val="21"/>
        </w:rPr>
        <w:t>Strouds</w:t>
      </w:r>
      <w:r>
        <w:rPr>
          <w:rFonts w:ascii="Times New Roman" w:hAnsi="Times New Roman" w:cs="Times New Roman"/>
          <w:spacing w:val="1"/>
          <w:szCs w:val="21"/>
        </w:rPr>
        <w:t>b</w:t>
      </w:r>
      <w:r>
        <w:rPr>
          <w:rFonts w:ascii="Times New Roman" w:hAnsi="Times New Roman" w:cs="Times New Roman"/>
          <w:szCs w:val="21"/>
        </w:rPr>
        <w:t>u</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spacing w:val="29"/>
          <w:szCs w:val="21"/>
        </w:rPr>
        <w:t xml:space="preserve"> </w:t>
      </w:r>
      <w:r>
        <w:rPr>
          <w:rFonts w:ascii="Times New Roman" w:hAnsi="Times New Roman" w:cs="Times New Roman"/>
          <w:spacing w:val="-26"/>
          <w:szCs w:val="21"/>
        </w:rPr>
        <w:t>P</w:t>
      </w:r>
      <w:r>
        <w:rPr>
          <w:rFonts w:ascii="Times New Roman" w:hAnsi="Times New Roman" w:cs="Times New Roman"/>
          <w:szCs w:val="21"/>
        </w:rPr>
        <w:t>A,</w:t>
      </w:r>
      <w:r>
        <w:rPr>
          <w:rFonts w:ascii="Times New Roman" w:hAnsi="Times New Roman" w:cs="Times New Roman"/>
          <w:spacing w:val="30"/>
          <w:szCs w:val="21"/>
        </w:rPr>
        <w:t xml:space="preserve"> </w:t>
      </w:r>
      <w:r>
        <w:rPr>
          <w:rFonts w:ascii="Times New Roman" w:hAnsi="Times New Roman" w:cs="Times New Roman"/>
          <w:szCs w:val="21"/>
        </w:rPr>
        <w:t>USA</w:t>
      </w:r>
      <w:r>
        <w:rPr>
          <w:rFonts w:ascii="Times New Roman" w:eastAsia="宋体" w:hAnsi="Times New Roman" w:cs="Times New Roman"/>
          <w:szCs w:val="21"/>
          <w:lang w:eastAsia="zh-CN"/>
        </w:rPr>
        <w:t>：</w:t>
      </w:r>
      <w:r>
        <w:rPr>
          <w:rFonts w:ascii="Times New Roman" w:hAnsi="Times New Roman" w:cs="Times New Roman"/>
          <w:spacing w:val="14"/>
          <w:szCs w:val="21"/>
        </w:rPr>
        <w:t xml:space="preserve"> </w:t>
      </w:r>
      <w:r>
        <w:rPr>
          <w:rFonts w:ascii="Times New Roman" w:hAnsi="Times New Roman" w:cs="Times New Roman"/>
          <w:szCs w:val="21"/>
        </w:rPr>
        <w:t>Associa-</w:t>
      </w:r>
      <w:r>
        <w:rPr>
          <w:rFonts w:ascii="Times New Roman" w:hAnsi="Times New Roman" w:cs="Times New Roman"/>
          <w:w w:val="99"/>
          <w:szCs w:val="21"/>
        </w:rPr>
        <w:t xml:space="preserve"> </w:t>
      </w:r>
      <w:r>
        <w:rPr>
          <w:rFonts w:ascii="Times New Roman" w:hAnsi="Times New Roman" w:cs="Times New Roman"/>
          <w:szCs w:val="21"/>
        </w:rPr>
        <w:t>tion</w:t>
      </w:r>
      <w:r>
        <w:rPr>
          <w:rFonts w:ascii="Times New Roman" w:hAnsi="Times New Roman" w:cs="Times New Roman"/>
          <w:spacing w:val="13"/>
          <w:szCs w:val="21"/>
        </w:rPr>
        <w:t xml:space="preserve"> </w:t>
      </w:r>
      <w:r>
        <w:rPr>
          <w:rFonts w:ascii="Times New Roman" w:hAnsi="Times New Roman" w:cs="Times New Roman"/>
          <w:szCs w:val="21"/>
        </w:rPr>
        <w:t>for</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4"/>
          <w:szCs w:val="21"/>
        </w:rPr>
        <w:t xml:space="preserve"> </w:t>
      </w:r>
      <w:r>
        <w:rPr>
          <w:rFonts w:ascii="Times New Roman" w:hAnsi="Times New Roman" w:cs="Times New Roman"/>
          <w:szCs w:val="21"/>
        </w:rPr>
        <w:t>Linguistics,</w:t>
      </w:r>
      <w:r>
        <w:rPr>
          <w:rFonts w:ascii="Times New Roman" w:hAnsi="Times New Roman" w:cs="Times New Roman"/>
          <w:spacing w:val="18"/>
          <w:szCs w:val="21"/>
        </w:rPr>
        <w:t xml:space="preserve"> </w:t>
      </w:r>
      <w:r>
        <w:rPr>
          <w:rFonts w:ascii="Times New Roman" w:hAnsi="Times New Roman" w:cs="Times New Roman"/>
          <w:szCs w:val="21"/>
        </w:rPr>
        <w:t xml:space="preserve">2011. </w:t>
      </w:r>
      <w:r>
        <w:rPr>
          <w:rFonts w:ascii="Times New Roman" w:hAnsi="Times New Roman" w:cs="Times New Roman"/>
          <w:spacing w:val="29"/>
          <w:szCs w:val="21"/>
        </w:rPr>
        <w:t xml:space="preserve"> </w:t>
      </w:r>
      <w:r>
        <w:rPr>
          <w:rFonts w:ascii="Times New Roman" w:hAnsi="Times New Roman" w:cs="Times New Roman"/>
          <w:szCs w:val="21"/>
        </w:rPr>
        <w:t>ISBN</w:t>
      </w:r>
      <w:r>
        <w:rPr>
          <w:rFonts w:ascii="Times New Roman" w:hAnsi="Times New Roman" w:cs="Times New Roman"/>
          <w:spacing w:val="14"/>
          <w:szCs w:val="21"/>
        </w:rPr>
        <w:t xml:space="preserve"> </w:t>
      </w:r>
      <w:r>
        <w:rPr>
          <w:rFonts w:ascii="Times New Roman" w:hAnsi="Times New Roman" w:cs="Times New Roman"/>
          <w:szCs w:val="21"/>
        </w:rPr>
        <w:t>978-1-932432-87-9,</w:t>
      </w:r>
      <w:r>
        <w:rPr>
          <w:rFonts w:ascii="Times New Roman" w:hAnsi="Times New Roman" w:cs="Times New Roman"/>
          <w:spacing w:val="19"/>
          <w:szCs w:val="21"/>
        </w:rPr>
        <w:t xml:space="preserve"> </w:t>
      </w:r>
      <w:r>
        <w:rPr>
          <w:rFonts w:ascii="Times New Roman" w:hAnsi="Times New Roman" w:cs="Times New Roman"/>
          <w:szCs w:val="21"/>
        </w:rPr>
        <w:t xml:space="preserve">590–599. </w:t>
      </w:r>
      <w:r>
        <w:rPr>
          <w:rFonts w:ascii="Times New Roman" w:hAnsi="Times New Roman" w:cs="Times New Roman"/>
          <w:spacing w:val="29"/>
          <w:szCs w:val="21"/>
        </w:rPr>
        <w:t xml:space="preserve"> </w:t>
      </w:r>
      <w:r>
        <w:rPr>
          <w:rFonts w:ascii="Times New Roman" w:hAnsi="Times New Roman" w:cs="Times New Roman"/>
          <w:szCs w:val="21"/>
        </w:rPr>
        <w:t>URL</w:t>
      </w:r>
      <w:r>
        <w:rPr>
          <w:rFonts w:ascii="Times New Roman" w:hAnsi="Times New Roman" w:cs="Times New Roman"/>
          <w:spacing w:val="14"/>
          <w:szCs w:val="21"/>
        </w:rPr>
        <w:t xml:space="preserve"> </w:t>
      </w:r>
      <w:hyperlink r:id="rId106">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07">
        <w:r>
          <w:rPr>
            <w:rFonts w:ascii="Times New Roman" w:eastAsia="Lucida Console" w:hAnsi="Times New Roman" w:cs="Times New Roman"/>
            <w:szCs w:val="21"/>
          </w:rPr>
          <w:t>//dl.acm.org/citation.cfm?id=2002472.2002547</w:t>
        </w:r>
      </w:hyperlink>
    </w:p>
    <w:p w:rsidR="000A3AD4" w:rsidRDefault="000A3AD4" w:rsidP="000A3AD4">
      <w:pPr>
        <w:spacing w:before="15"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386" w:name="_bookmark131"/>
      <w:bookmarkEnd w:id="386"/>
      <w:r>
        <w:rPr>
          <w:rFonts w:ascii="Times New Roman" w:hAnsi="Times New Roman" w:cs="Times New Roman"/>
          <w:szCs w:val="21"/>
        </w:rPr>
        <w:t>[12] L.</w:t>
      </w:r>
      <w:r>
        <w:rPr>
          <w:rFonts w:ascii="Times New Roman" w:hAnsi="Times New Roman" w:cs="Times New Roman"/>
          <w:spacing w:val="9"/>
          <w:szCs w:val="21"/>
        </w:rPr>
        <w:t xml:space="preserve"> </w:t>
      </w:r>
      <w:r>
        <w:rPr>
          <w:rFonts w:ascii="Times New Roman" w:hAnsi="Times New Roman" w:cs="Times New Roman"/>
          <w:szCs w:val="21"/>
        </w:rPr>
        <w:t>Libkin.</w:t>
      </w:r>
      <w:r>
        <w:rPr>
          <w:rFonts w:ascii="Times New Roman" w:hAnsi="Times New Roman" w:cs="Times New Roman"/>
          <w:spacing w:val="9"/>
          <w:szCs w:val="21"/>
        </w:rPr>
        <w:t xml:space="preserve"> </w:t>
      </w:r>
      <w:r>
        <w:rPr>
          <w:rFonts w:ascii="Times New Roman" w:hAnsi="Times New Roman" w:cs="Times New Roman"/>
          <w:szCs w:val="21"/>
        </w:rPr>
        <w:t>Database</w:t>
      </w:r>
      <w:r>
        <w:rPr>
          <w:rFonts w:ascii="Times New Roman" w:hAnsi="Times New Roman" w:cs="Times New Roman"/>
          <w:spacing w:val="8"/>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9"/>
          <w:szCs w:val="21"/>
        </w:rPr>
        <w:t xml:space="preserve"> </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ICDT</w:t>
      </w:r>
      <w:r>
        <w:rPr>
          <w:rFonts w:ascii="Times New Roman" w:hAnsi="Times New Roman" w:cs="Times New Roman"/>
          <w:spacing w:val="8"/>
          <w:szCs w:val="21"/>
        </w:rPr>
        <w:t xml:space="preserve"> </w:t>
      </w:r>
      <w:r>
        <w:rPr>
          <w:rFonts w:ascii="Times New Roman" w:hAnsi="Times New Roman" w:cs="Times New Roman"/>
          <w:szCs w:val="21"/>
        </w:rPr>
        <w:t>2001</w:t>
      </w:r>
      <w:r>
        <w:rPr>
          <w:rFonts w:ascii="Times New Roman" w:eastAsia="宋体" w:hAnsi="Times New Roman" w:cs="Times New Roman"/>
          <w:szCs w:val="21"/>
          <w:lang w:eastAsia="zh-CN"/>
        </w:rPr>
        <w:t>：</w:t>
      </w:r>
      <w:r>
        <w:rPr>
          <w:rFonts w:ascii="Times New Roman" w:hAnsi="Times New Roman" w:cs="Times New Roman"/>
          <w:spacing w:val="37"/>
          <w:szCs w:val="21"/>
        </w:rPr>
        <w:t xml:space="preserve"> </w:t>
      </w:r>
      <w:r>
        <w:rPr>
          <w:rFonts w:ascii="Times New Roman" w:hAnsi="Times New Roman" w:cs="Times New Roman"/>
          <w:szCs w:val="21"/>
        </w:rPr>
        <w:t>8th</w:t>
      </w:r>
      <w:r>
        <w:rPr>
          <w:rFonts w:ascii="Times New Roman" w:hAnsi="Times New Roman" w:cs="Times New Roman"/>
          <w:spacing w:val="8"/>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9"/>
          <w:szCs w:val="21"/>
        </w:rPr>
        <w:t xml:space="preserve"> </w:t>
      </w:r>
      <w:r>
        <w:rPr>
          <w:rFonts w:ascii="Times New Roman" w:hAnsi="Times New Roman" w:cs="Times New Roman"/>
          <w:szCs w:val="21"/>
        </w:rPr>
        <w:t>Conference</w:t>
      </w:r>
      <w:r>
        <w:rPr>
          <w:rFonts w:ascii="Times New Roman" w:hAnsi="Times New Roman" w:cs="Times New Roman"/>
          <w:spacing w:val="8"/>
          <w:szCs w:val="21"/>
        </w:rPr>
        <w:t xml:space="preserve"> </w:t>
      </w:r>
      <w:r>
        <w:rPr>
          <w:rFonts w:ascii="Times New Roman" w:hAnsi="Times New Roman" w:cs="Times New Roman"/>
          <w:szCs w:val="21"/>
        </w:rPr>
        <w:t>London,</w:t>
      </w:r>
      <w:r>
        <w:rPr>
          <w:rFonts w:ascii="Times New Roman" w:hAnsi="Times New Roman" w:cs="Times New Roman"/>
          <w:spacing w:val="11"/>
          <w:szCs w:val="21"/>
        </w:rPr>
        <w:t xml:space="preserve"> </w:t>
      </w:r>
      <w:r>
        <w:rPr>
          <w:rFonts w:ascii="Times New Roman" w:hAnsi="Times New Roman" w:cs="Times New Roman"/>
          <w:szCs w:val="21"/>
        </w:rPr>
        <w:t>UK,</w:t>
      </w:r>
      <w:r>
        <w:rPr>
          <w:rFonts w:ascii="Times New Roman" w:hAnsi="Times New Roman" w:cs="Times New Roman"/>
          <w:spacing w:val="11"/>
          <w:szCs w:val="21"/>
        </w:rPr>
        <w:t xml:space="preserve"> </w:t>
      </w:r>
      <w:r>
        <w:rPr>
          <w:rFonts w:ascii="Times New Roman" w:hAnsi="Times New Roman" w:cs="Times New Roman"/>
          <w:szCs w:val="21"/>
        </w:rPr>
        <w:t>Jan-</w:t>
      </w:r>
      <w:r>
        <w:rPr>
          <w:rFonts w:ascii="Times New Roman" w:hAnsi="Times New Roman" w:cs="Times New Roman"/>
          <w:w w:val="99"/>
          <w:szCs w:val="21"/>
        </w:rPr>
        <w:t xml:space="preserve"> </w:t>
      </w:r>
      <w:r>
        <w:rPr>
          <w:rFonts w:ascii="Times New Roman" w:hAnsi="Times New Roman" w:cs="Times New Roman"/>
          <w:szCs w:val="21"/>
        </w:rPr>
        <w:t>ua</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8"/>
          <w:szCs w:val="21"/>
        </w:rPr>
        <w:t xml:space="preserve"> </w:t>
      </w:r>
      <w:r>
        <w:rPr>
          <w:rFonts w:ascii="Times New Roman" w:hAnsi="Times New Roman" w:cs="Times New Roman"/>
          <w:szCs w:val="21"/>
        </w:rPr>
        <w:t>4–6,</w:t>
      </w:r>
      <w:r>
        <w:rPr>
          <w:rFonts w:ascii="Times New Roman" w:hAnsi="Times New Roman" w:cs="Times New Roman"/>
          <w:spacing w:val="-7"/>
          <w:szCs w:val="21"/>
        </w:rPr>
        <w:t xml:space="preserve"> </w:t>
      </w:r>
      <w:r>
        <w:rPr>
          <w:rFonts w:ascii="Times New Roman" w:hAnsi="Times New Roman" w:cs="Times New Roman"/>
          <w:szCs w:val="21"/>
        </w:rPr>
        <w:t>2001</w:t>
      </w:r>
      <w:r>
        <w:rPr>
          <w:rFonts w:ascii="Times New Roman" w:hAnsi="Times New Roman" w:cs="Times New Roman"/>
          <w:spacing w:val="-7"/>
          <w:szCs w:val="21"/>
        </w:rPr>
        <w:t xml:space="preserve"> </w:t>
      </w:r>
      <w:r>
        <w:rPr>
          <w:rFonts w:ascii="Times New Roman" w:hAnsi="Times New Roman" w:cs="Times New Roman"/>
          <w:szCs w:val="21"/>
        </w:rPr>
        <w:t>Proceedings[M],</w:t>
      </w:r>
      <w:r>
        <w:rPr>
          <w:rFonts w:ascii="Times New Roman" w:hAnsi="Times New Roman" w:cs="Times New Roman"/>
          <w:spacing w:val="-7"/>
          <w:szCs w:val="21"/>
        </w:rPr>
        <w:t xml:space="preserve"> </w:t>
      </w:r>
      <w:r>
        <w:rPr>
          <w:rFonts w:ascii="Times New Roman" w:hAnsi="Times New Roman" w:cs="Times New Roman"/>
          <w:szCs w:val="21"/>
        </w:rPr>
        <w:t>chap.</w:t>
      </w:r>
      <w:r>
        <w:rPr>
          <w:rFonts w:ascii="Times New Roman" w:hAnsi="Times New Roman" w:cs="Times New Roman"/>
          <w:spacing w:val="-8"/>
          <w:szCs w:val="21"/>
        </w:rPr>
        <w:t xml:space="preserve"> </w:t>
      </w:r>
      <w:r>
        <w:rPr>
          <w:rFonts w:ascii="Times New Roman" w:hAnsi="Times New Roman" w:cs="Times New Roman"/>
          <w:szCs w:val="21"/>
        </w:rPr>
        <w:t>Express</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pacing w:val="-10"/>
          <w:szCs w:val="21"/>
        </w:rPr>
        <w:t>Po</w:t>
      </w:r>
      <w:r>
        <w:rPr>
          <w:rFonts w:ascii="Times New Roman" w:hAnsi="Times New Roman" w:cs="Times New Roman"/>
          <w:spacing w:val="-9"/>
          <w:szCs w:val="21"/>
        </w:rPr>
        <w:t>w</w:t>
      </w:r>
      <w:r>
        <w:rPr>
          <w:rFonts w:ascii="Times New Roman" w:hAnsi="Times New Roman" w:cs="Times New Roman"/>
          <w:szCs w:val="21"/>
        </w:rPr>
        <w:t>er</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SQL.</w:t>
      </w:r>
      <w:r>
        <w:rPr>
          <w:rFonts w:ascii="Times New Roman" w:hAnsi="Times New Roman" w:cs="Times New Roman"/>
          <w:spacing w:val="12"/>
          <w:szCs w:val="21"/>
        </w:rPr>
        <w:t xml:space="preserve"> </w:t>
      </w:r>
      <w:r>
        <w:rPr>
          <w:rFonts w:ascii="Times New Roman" w:hAnsi="Times New Roman" w:cs="Times New Roman"/>
          <w:szCs w:val="21"/>
        </w:rPr>
        <w:t>Berlin,</w:t>
      </w:r>
      <w:r>
        <w:rPr>
          <w:rFonts w:ascii="Times New Roman" w:hAnsi="Times New Roman" w:cs="Times New Roman"/>
          <w:spacing w:val="-7"/>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Springer</w:t>
      </w:r>
      <w:r>
        <w:rPr>
          <w:rFonts w:ascii="Times New Roman" w:hAnsi="Times New Roman" w:cs="Times New Roman"/>
          <w:w w:val="99"/>
          <w:szCs w:val="21"/>
        </w:rPr>
        <w:t xml:space="preserve"> </w:t>
      </w:r>
      <w:r>
        <w:rPr>
          <w:rFonts w:ascii="Times New Roman" w:hAnsi="Times New Roman" w:cs="Times New Roman"/>
          <w:szCs w:val="21"/>
        </w:rPr>
        <w:t>Berlin</w:t>
      </w:r>
      <w:r>
        <w:rPr>
          <w:rFonts w:ascii="Times New Roman" w:hAnsi="Times New Roman" w:cs="Times New Roman"/>
          <w:spacing w:val="16"/>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spacing w:val="23"/>
          <w:szCs w:val="21"/>
        </w:rPr>
        <w:t xml:space="preserve"> </w:t>
      </w:r>
      <w:r>
        <w:rPr>
          <w:rFonts w:ascii="Times New Roman" w:hAnsi="Times New Roman" w:cs="Times New Roman"/>
          <w:szCs w:val="21"/>
        </w:rPr>
        <w:t xml:space="preserve">2001. </w:t>
      </w:r>
      <w:r>
        <w:rPr>
          <w:rFonts w:ascii="Times New Roman" w:hAnsi="Times New Roman" w:cs="Times New Roman"/>
          <w:spacing w:val="46"/>
          <w:szCs w:val="21"/>
        </w:rPr>
        <w:t xml:space="preserve"> </w:t>
      </w:r>
      <w:r>
        <w:rPr>
          <w:rFonts w:ascii="Times New Roman" w:hAnsi="Times New Roman" w:cs="Times New Roman"/>
          <w:szCs w:val="21"/>
        </w:rPr>
        <w:t>ISBN</w:t>
      </w:r>
      <w:r>
        <w:rPr>
          <w:rFonts w:ascii="Times New Roman" w:hAnsi="Times New Roman" w:cs="Times New Roman"/>
          <w:spacing w:val="16"/>
          <w:szCs w:val="21"/>
        </w:rPr>
        <w:t xml:space="preserve"> </w:t>
      </w:r>
      <w:r>
        <w:rPr>
          <w:rFonts w:ascii="Times New Roman" w:hAnsi="Times New Roman" w:cs="Times New Roman"/>
          <w:szCs w:val="21"/>
        </w:rPr>
        <w:t>978-3-540-44503-6,</w:t>
      </w:r>
      <w:r>
        <w:rPr>
          <w:rFonts w:ascii="Times New Roman" w:hAnsi="Times New Roman" w:cs="Times New Roman"/>
          <w:spacing w:val="23"/>
          <w:szCs w:val="21"/>
        </w:rPr>
        <w:t xml:space="preserve"> </w:t>
      </w:r>
      <w:r>
        <w:rPr>
          <w:rFonts w:ascii="Times New Roman" w:hAnsi="Times New Roman" w:cs="Times New Roman"/>
          <w:szCs w:val="21"/>
        </w:rPr>
        <w:t xml:space="preserve">1–21. </w:t>
      </w:r>
      <w:r>
        <w:rPr>
          <w:rFonts w:ascii="Times New Roman" w:hAnsi="Times New Roman" w:cs="Times New Roman"/>
          <w:spacing w:val="46"/>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10.1007/3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44503</w:t>
      </w:r>
      <w:r>
        <w:rPr>
          <w:rFonts w:ascii="Times New Roman" w:hAnsi="Times New Roman" w:cs="Times New Roman"/>
          <w:spacing w:val="9"/>
          <w:szCs w:val="21"/>
        </w:rPr>
        <w:t>-</w:t>
      </w:r>
      <w:r>
        <w:rPr>
          <w:rFonts w:ascii="Times New Roman" w:hAnsi="Times New Roman" w:cs="Times New Roman"/>
          <w:szCs w:val="21"/>
        </w:rPr>
        <w:t>X_1.</w:t>
      </w:r>
      <w:r>
        <w:rPr>
          <w:rFonts w:ascii="Times New Roman" w:eastAsia="宋体" w:hAnsi="Times New Roman" w:cs="Times New Roman" w:hint="eastAsia"/>
          <w:szCs w:val="21"/>
          <w:lang w:eastAsia="zh-CN"/>
        </w:rPr>
        <w:t xml:space="preserve"> </w:t>
      </w:r>
      <w:r>
        <w:rPr>
          <w:rFonts w:ascii="Times New Roman" w:hAnsi="Times New Roman" w:cs="Times New Roman"/>
          <w:szCs w:val="21"/>
        </w:rPr>
        <w:t xml:space="preserve">URL  </w:t>
      </w:r>
      <w:r>
        <w:rPr>
          <w:rFonts w:ascii="Times New Roman" w:hAnsi="Times New Roman" w:cs="Times New Roman"/>
          <w:spacing w:val="51"/>
          <w:szCs w:val="21"/>
        </w:rPr>
        <w:t xml:space="preserve"> </w:t>
      </w:r>
      <w:hyperlink r:id="rId10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//dx.doi.org/10.1007/3</w:t>
        </w:r>
        <w:r>
          <w:rPr>
            <w:rFonts w:ascii="Times New Roman" w:eastAsia="Lucida Console" w:hAnsi="Times New Roman" w:cs="Times New Roman"/>
            <w:spacing w:val="8"/>
            <w:szCs w:val="21"/>
          </w:rPr>
          <w:t>-</w:t>
        </w:r>
        <w:r>
          <w:rPr>
            <w:rFonts w:ascii="Times New Roman" w:eastAsia="Lucida Console" w:hAnsi="Times New Roman" w:cs="Times New Roman"/>
            <w:szCs w:val="21"/>
          </w:rPr>
          <w:t>540</w:t>
        </w:r>
        <w:r>
          <w:rPr>
            <w:rFonts w:ascii="Times New Roman" w:eastAsia="Lucida Console" w:hAnsi="Times New Roman" w:cs="Times New Roman"/>
            <w:spacing w:val="9"/>
            <w:szCs w:val="21"/>
          </w:rPr>
          <w:t>-</w:t>
        </w:r>
        <w:r>
          <w:rPr>
            <w:rFonts w:ascii="Times New Roman" w:eastAsia="Lucida Console" w:hAnsi="Times New Roman" w:cs="Times New Roman"/>
            <w:szCs w:val="21"/>
          </w:rPr>
          <w:t>44503</w:t>
        </w:r>
        <w:r>
          <w:rPr>
            <w:rFonts w:ascii="Times New Roman" w:eastAsia="Lucida Console" w:hAnsi="Times New Roman" w:cs="Times New Roman"/>
            <w:spacing w:val="8"/>
            <w:szCs w:val="21"/>
          </w:rPr>
          <w:t>-</w:t>
        </w:r>
        <w:r>
          <w:rPr>
            <w:rFonts w:ascii="Times New Roman" w:eastAsia="Lucida Console" w:hAnsi="Times New Roman" w:cs="Times New Roman"/>
            <w:szCs w:val="21"/>
          </w:rPr>
          <w:t>X_1</w:t>
        </w:r>
      </w:hyperlink>
    </w:p>
    <w:p w:rsidR="000A3AD4" w:rsidRDefault="000A3AD4" w:rsidP="000A3AD4">
      <w:pPr>
        <w:spacing w:line="20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7" w:name="_bookmark132"/>
      <w:bookmarkEnd w:id="387"/>
      <w:r>
        <w:rPr>
          <w:rFonts w:ascii="Times New Roman" w:hAnsi="Times New Roman" w:cs="Times New Roman"/>
          <w:szCs w:val="21"/>
        </w:rPr>
        <w:t>[13]</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12"/>
          <w:szCs w:val="21"/>
        </w:rPr>
        <w:t xml:space="preserve"> </w:t>
      </w:r>
      <w:r>
        <w:rPr>
          <w:rFonts w:ascii="Times New Roman" w:hAnsi="Times New Roman" w:cs="Times New Roman"/>
          <w:szCs w:val="21"/>
        </w:rPr>
        <w:t>Giordani,</w:t>
      </w:r>
      <w:r>
        <w:rPr>
          <w:rFonts w:ascii="Times New Roman" w:hAnsi="Times New Roman" w:cs="Times New Roman"/>
          <w:spacing w:val="17"/>
          <w:szCs w:val="21"/>
        </w:rPr>
        <w:t xml:space="preserve"> </w:t>
      </w:r>
      <w:r>
        <w:rPr>
          <w:rFonts w:ascii="Times New Roman" w:hAnsi="Times New Roman" w:cs="Times New Roman"/>
          <w:szCs w:val="21"/>
        </w:rPr>
        <w:t>A.</w:t>
      </w:r>
      <w:r>
        <w:rPr>
          <w:rFonts w:ascii="Times New Roman" w:hAnsi="Times New Roman" w:cs="Times New Roman"/>
          <w:spacing w:val="13"/>
          <w:szCs w:val="21"/>
        </w:rPr>
        <w:t xml:space="preserve"> </w:t>
      </w:r>
      <w:r>
        <w:rPr>
          <w:rFonts w:ascii="Times New Roman" w:hAnsi="Times New Roman" w:cs="Times New Roman"/>
          <w:szCs w:val="21"/>
        </w:rPr>
        <w:t>Moschitti.</w:t>
      </w:r>
      <w:r>
        <w:rPr>
          <w:rFonts w:ascii="Times New Roman" w:hAnsi="Times New Roman" w:cs="Times New Roman"/>
          <w:spacing w:val="26"/>
          <w:szCs w:val="21"/>
        </w:rPr>
        <w:t xml:space="preserve"> </w:t>
      </w:r>
      <w:r>
        <w:rPr>
          <w:rFonts w:ascii="Times New Roman" w:hAnsi="Times New Roman" w:cs="Times New Roman"/>
          <w:szCs w:val="21"/>
        </w:rPr>
        <w:t>Semantic</w:t>
      </w:r>
      <w:r>
        <w:rPr>
          <w:rFonts w:ascii="Times New Roman" w:hAnsi="Times New Roman" w:cs="Times New Roman"/>
          <w:spacing w:val="13"/>
          <w:szCs w:val="21"/>
        </w:rPr>
        <w:t xml:space="preserve"> </w:t>
      </w:r>
      <w:r>
        <w:rPr>
          <w:rFonts w:ascii="Times New Roman" w:hAnsi="Times New Roman" w:cs="Times New Roman"/>
          <w:szCs w:val="21"/>
        </w:rPr>
        <w:t>mapping</w:t>
      </w:r>
      <w:r>
        <w:rPr>
          <w:rFonts w:ascii="Times New Roman" w:hAnsi="Times New Roman" w:cs="Times New Roman"/>
          <w:spacing w:val="13"/>
          <w:szCs w:val="21"/>
        </w:rPr>
        <w:t xml:space="preserve"> </w:t>
      </w:r>
      <w:r>
        <w:rPr>
          <w:rFonts w:ascii="Times New Roman" w:hAnsi="Times New Roman" w:cs="Times New Roman"/>
          <w:szCs w:val="21"/>
        </w:rPr>
        <w:t>bet</w:t>
      </w:r>
      <w:r>
        <w:rPr>
          <w:rFonts w:ascii="Times New Roman" w:hAnsi="Times New Roman" w:cs="Times New Roman"/>
          <w:spacing w:val="-9"/>
          <w:szCs w:val="21"/>
        </w:rPr>
        <w:t>w</w:t>
      </w:r>
      <w:r>
        <w:rPr>
          <w:rFonts w:ascii="Times New Roman" w:hAnsi="Times New Roman" w:cs="Times New Roman"/>
          <w:szCs w:val="21"/>
        </w:rPr>
        <w:t>een</w:t>
      </w:r>
      <w:r>
        <w:rPr>
          <w:rFonts w:ascii="Times New Roman" w:hAnsi="Times New Roman" w:cs="Times New Roman"/>
          <w:spacing w:val="12"/>
          <w:szCs w:val="21"/>
        </w:rPr>
        <w:t xml:space="preserve"> </w:t>
      </w:r>
      <w:r>
        <w:rPr>
          <w:rFonts w:ascii="Times New Roman" w:hAnsi="Times New Roman" w:cs="Times New Roman"/>
          <w:szCs w:val="21"/>
        </w:rPr>
        <w:t>natural</w:t>
      </w:r>
      <w:r>
        <w:rPr>
          <w:rFonts w:ascii="Times New Roman" w:hAnsi="Times New Roman" w:cs="Times New Roman"/>
          <w:spacing w:val="12"/>
          <w:szCs w:val="21"/>
        </w:rPr>
        <w:t xml:space="preserve"> </w:t>
      </w:r>
      <w:r>
        <w:rPr>
          <w:rFonts w:ascii="Times New Roman" w:hAnsi="Times New Roman" w:cs="Times New Roman"/>
          <w:szCs w:val="21"/>
        </w:rPr>
        <w:t>language</w:t>
      </w:r>
      <w:r>
        <w:rPr>
          <w:rFonts w:ascii="Times New Roman" w:hAnsi="Times New Roman" w:cs="Times New Roman"/>
          <w:spacing w:val="13"/>
          <w:szCs w:val="21"/>
        </w:rPr>
        <w:t xml:space="preserve"> </w:t>
      </w:r>
      <w:r>
        <w:rPr>
          <w:rFonts w:ascii="Times New Roman" w:hAnsi="Times New Roman" w:cs="Times New Roman"/>
          <w:szCs w:val="21"/>
        </w:rPr>
        <w:t>questions</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SQL</w:t>
      </w:r>
      <w:r>
        <w:rPr>
          <w:rFonts w:ascii="Times New Roman" w:hAnsi="Times New Roman" w:cs="Times New Roman"/>
          <w:w w:val="99"/>
          <w:szCs w:val="21"/>
        </w:rPr>
        <w:t xml:space="preserve"> </w:t>
      </w:r>
      <w:r>
        <w:rPr>
          <w:rFonts w:ascii="Times New Roman" w:hAnsi="Times New Roman" w:cs="Times New Roman"/>
          <w:szCs w:val="21"/>
        </w:rPr>
        <w:t>queries</w:t>
      </w:r>
      <w:r>
        <w:rPr>
          <w:rFonts w:ascii="Times New Roman" w:hAnsi="Times New Roman" w:cs="Times New Roman"/>
          <w:spacing w:val="46"/>
          <w:szCs w:val="21"/>
        </w:rPr>
        <w:t xml:space="preserve"> </w:t>
      </w:r>
      <w:r>
        <w:rPr>
          <w:rFonts w:ascii="Times New Roman" w:hAnsi="Times New Roman" w:cs="Times New Roman"/>
          <w:szCs w:val="21"/>
        </w:rPr>
        <w:t>via</w:t>
      </w:r>
      <w:r>
        <w:rPr>
          <w:rFonts w:ascii="Times New Roman" w:hAnsi="Times New Roman" w:cs="Times New Roman"/>
          <w:spacing w:val="47"/>
          <w:szCs w:val="21"/>
        </w:rPr>
        <w:t xml:space="preserve"> </w:t>
      </w:r>
      <w:r>
        <w:rPr>
          <w:rFonts w:ascii="Times New Roman" w:hAnsi="Times New Roman" w:cs="Times New Roman"/>
          <w:szCs w:val="21"/>
        </w:rPr>
        <w:t>syntactic</w:t>
      </w:r>
      <w:r>
        <w:rPr>
          <w:rFonts w:ascii="Times New Roman" w:hAnsi="Times New Roman" w:cs="Times New Roman"/>
          <w:spacing w:val="47"/>
          <w:szCs w:val="21"/>
        </w:rPr>
        <w:t xml:space="preserve"> </w:t>
      </w:r>
      <w:r>
        <w:rPr>
          <w:rFonts w:ascii="Times New Roman" w:hAnsi="Times New Roman" w:cs="Times New Roman"/>
          <w:szCs w:val="21"/>
        </w:rPr>
        <w:t xml:space="preserve">pairing[C].   </w:t>
      </w:r>
      <w:r>
        <w:rPr>
          <w:rFonts w:ascii="Times New Roman" w:hAnsi="Times New Roman" w:cs="Times New Roman"/>
          <w:spacing w:val="44"/>
          <w:szCs w:val="21"/>
        </w:rPr>
        <w:t xml:space="preserve"> </w:t>
      </w:r>
      <w:r>
        <w:rPr>
          <w:rFonts w:ascii="Times New Roman" w:hAnsi="Times New Roman" w:cs="Times New Roman"/>
          <w:szCs w:val="21"/>
        </w:rPr>
        <w:t>Natural</w:t>
      </w:r>
      <w:r>
        <w:rPr>
          <w:rFonts w:ascii="Times New Roman" w:hAnsi="Times New Roman" w:cs="Times New Roman"/>
          <w:spacing w:val="47"/>
          <w:szCs w:val="21"/>
        </w:rPr>
        <w:t xml:space="preserve"> </w:t>
      </w:r>
      <w:r>
        <w:rPr>
          <w:rFonts w:ascii="Times New Roman" w:hAnsi="Times New Roman" w:cs="Times New Roman"/>
          <w:szCs w:val="21"/>
        </w:rPr>
        <w:t>language</w:t>
      </w:r>
      <w:r>
        <w:rPr>
          <w:rFonts w:ascii="Times New Roman" w:hAnsi="Times New Roman" w:cs="Times New Roman"/>
          <w:spacing w:val="47"/>
          <w:szCs w:val="21"/>
        </w:rPr>
        <w:t xml:space="preserve"> </w:t>
      </w:r>
      <w:r>
        <w:rPr>
          <w:rFonts w:ascii="Times New Roman" w:hAnsi="Times New Roman" w:cs="Times New Roman"/>
          <w:szCs w:val="21"/>
        </w:rPr>
        <w:t>processing</w:t>
      </w:r>
      <w:r>
        <w:rPr>
          <w:rFonts w:ascii="Times New Roman" w:hAnsi="Times New Roman" w:cs="Times New Roman"/>
          <w:spacing w:val="47"/>
          <w:szCs w:val="21"/>
        </w:rPr>
        <w:t xml:space="preserve"> </w:t>
      </w:r>
      <w:r>
        <w:rPr>
          <w:rFonts w:ascii="Times New Roman" w:hAnsi="Times New Roman" w:cs="Times New Roman"/>
          <w:szCs w:val="21"/>
        </w:rPr>
        <w:t>and</w:t>
      </w:r>
      <w:r>
        <w:rPr>
          <w:rFonts w:ascii="Times New Roman" w:hAnsi="Times New Roman" w:cs="Times New Roman"/>
          <w:spacing w:val="47"/>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w:t>
      </w:r>
      <w:r>
        <w:rPr>
          <w:rFonts w:ascii="Times New Roman" w:hAnsi="Times New Roman" w:cs="Times New Roman"/>
          <w:spacing w:val="47"/>
          <w:szCs w:val="21"/>
        </w:rPr>
        <w:t xml:space="preserve"> </w:t>
      </w:r>
      <w:r>
        <w:rPr>
          <w:rFonts w:ascii="Times New Roman" w:hAnsi="Times New Roman" w:cs="Times New Roman"/>
          <w:szCs w:val="21"/>
        </w:rPr>
        <w:t>systems.</w:t>
      </w:r>
    </w:p>
    <w:p w:rsidR="000A3AD4" w:rsidRDefault="000A3AD4" w:rsidP="000A3AD4">
      <w:pPr>
        <w:ind w:left="687"/>
        <w:rPr>
          <w:rFonts w:ascii="Times New Roman" w:hAnsi="Times New Roman" w:cs="Times New Roman"/>
          <w:szCs w:val="21"/>
        </w:rPr>
      </w:pP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2009,</w:t>
      </w:r>
      <w:r>
        <w:rPr>
          <w:rFonts w:ascii="Times New Roman" w:hAnsi="Times New Roman" w:cs="Times New Roman"/>
          <w:spacing w:val="-10"/>
          <w:szCs w:val="21"/>
        </w:rPr>
        <w:t xml:space="preserve"> </w:t>
      </w:r>
      <w:r>
        <w:rPr>
          <w:rFonts w:ascii="Times New Roman" w:hAnsi="Times New Roman" w:cs="Times New Roman"/>
          <w:szCs w:val="21"/>
        </w:rPr>
        <w:t>207–221</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8" w:name="_bookmark133"/>
      <w:bookmarkEnd w:id="388"/>
      <w:r>
        <w:rPr>
          <w:rFonts w:ascii="Times New Roman" w:hAnsi="Times New Roman" w:cs="Times New Roman"/>
          <w:szCs w:val="21"/>
        </w:rPr>
        <w:t>[14]</w:t>
      </w:r>
      <w:r>
        <w:rPr>
          <w:rFonts w:ascii="Times New Roman" w:hAnsi="Times New Roman" w:cs="Times New Roman"/>
          <w:spacing w:val="50"/>
          <w:szCs w:val="21"/>
        </w:rPr>
        <w:t xml:space="preserve"> </w:t>
      </w:r>
      <w:r>
        <w:rPr>
          <w:rFonts w:ascii="Times New Roman" w:hAnsi="Times New Roman" w:cs="Times New Roman"/>
          <w:szCs w:val="21"/>
        </w:rPr>
        <w:t>A. Giordani,</w:t>
      </w:r>
      <w:r>
        <w:rPr>
          <w:rFonts w:ascii="Times New Roman" w:hAnsi="Times New Roman" w:cs="Times New Roman"/>
          <w:spacing w:val="-16"/>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Moschitti.</w:t>
      </w:r>
      <w:r>
        <w:rPr>
          <w:rFonts w:ascii="Times New Roman" w:hAnsi="Times New Roman" w:cs="Times New Roman"/>
          <w:spacing w:val="-7"/>
          <w:szCs w:val="21"/>
        </w:rPr>
        <w:t xml:space="preserve"> </w:t>
      </w:r>
      <w:r>
        <w:rPr>
          <w:rFonts w:ascii="Times New Roman" w:hAnsi="Times New Roman" w:cs="Times New Roman"/>
          <w:szCs w:val="21"/>
        </w:rPr>
        <w:t>Co</w:t>
      </w:r>
      <w:r>
        <w:rPr>
          <w:rFonts w:ascii="Times New Roman" w:hAnsi="Times New Roman" w:cs="Times New Roman"/>
          <w:spacing w:val="6"/>
          <w:szCs w:val="21"/>
        </w:rPr>
        <w:t>r</w:t>
      </w:r>
      <w:r>
        <w:rPr>
          <w:rFonts w:ascii="Times New Roman" w:hAnsi="Times New Roman" w:cs="Times New Roman"/>
          <w:szCs w:val="21"/>
        </w:rPr>
        <w:t>pora</w:t>
      </w:r>
      <w:r>
        <w:rPr>
          <w:rFonts w:ascii="Times New Roman" w:hAnsi="Times New Roman" w:cs="Times New Roman"/>
          <w:spacing w:val="-17"/>
          <w:szCs w:val="21"/>
        </w:rPr>
        <w:t xml:space="preserve"> </w:t>
      </w:r>
      <w:r>
        <w:rPr>
          <w:rFonts w:ascii="Times New Roman" w:hAnsi="Times New Roman" w:cs="Times New Roman"/>
          <w:szCs w:val="21"/>
        </w:rPr>
        <w:t>for</w:t>
      </w:r>
      <w:r>
        <w:rPr>
          <w:rFonts w:ascii="Times New Roman" w:hAnsi="Times New Roman" w:cs="Times New Roman"/>
          <w:spacing w:val="-18"/>
          <w:szCs w:val="21"/>
        </w:rPr>
        <w:t xml:space="preserve"> </w:t>
      </w:r>
      <w:r>
        <w:rPr>
          <w:rFonts w:ascii="Times New Roman" w:hAnsi="Times New Roman" w:cs="Times New Roman"/>
          <w:szCs w:val="21"/>
        </w:rPr>
        <w:t>Automatical</w:t>
      </w:r>
      <w:r>
        <w:rPr>
          <w:rFonts w:ascii="Times New Roman" w:hAnsi="Times New Roman" w:cs="Times New Roman"/>
          <w:spacing w:val="-7"/>
          <w:szCs w:val="21"/>
        </w:rPr>
        <w:t>l</w:t>
      </w:r>
      <w:r>
        <w:rPr>
          <w:rFonts w:ascii="Times New Roman" w:hAnsi="Times New Roman" w:cs="Times New Roman"/>
          <w:szCs w:val="21"/>
        </w:rPr>
        <w:t>y</w:t>
      </w:r>
      <w:r>
        <w:rPr>
          <w:rFonts w:ascii="Times New Roman" w:hAnsi="Times New Roman" w:cs="Times New Roman"/>
          <w:spacing w:val="-19"/>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7"/>
          <w:szCs w:val="21"/>
        </w:rPr>
        <w:t xml:space="preserve"> </w:t>
      </w:r>
      <w:r>
        <w:rPr>
          <w:rFonts w:ascii="Times New Roman" w:hAnsi="Times New Roman" w:cs="Times New Roman"/>
          <w:szCs w:val="21"/>
        </w:rPr>
        <w:t>to</w:t>
      </w:r>
      <w:r>
        <w:rPr>
          <w:rFonts w:ascii="Times New Roman" w:hAnsi="Times New Roman" w:cs="Times New Roman"/>
          <w:spacing w:val="-18"/>
          <w:szCs w:val="21"/>
        </w:rPr>
        <w:t xml:space="preserve"> </w:t>
      </w:r>
      <w:r>
        <w:rPr>
          <w:rFonts w:ascii="Times New Roman" w:hAnsi="Times New Roman" w:cs="Times New Roman"/>
          <w:szCs w:val="21"/>
        </w:rPr>
        <w:t>Map</w:t>
      </w:r>
      <w:r>
        <w:rPr>
          <w:rFonts w:ascii="Times New Roman" w:hAnsi="Times New Roman" w:cs="Times New Roman"/>
          <w:spacing w:val="-17"/>
          <w:szCs w:val="21"/>
        </w:rPr>
        <w:t xml:space="preserve"> </w:t>
      </w:r>
      <w:r>
        <w:rPr>
          <w:rFonts w:ascii="Times New Roman" w:hAnsi="Times New Roman" w:cs="Times New Roman"/>
          <w:szCs w:val="21"/>
        </w:rPr>
        <w:t>Natural</w:t>
      </w:r>
      <w:r>
        <w:rPr>
          <w:rFonts w:ascii="Times New Roman" w:hAnsi="Times New Roman" w:cs="Times New Roman"/>
          <w:spacing w:val="-18"/>
          <w:szCs w:val="21"/>
        </w:rPr>
        <w:t xml:space="preserve"> </w:t>
      </w:r>
      <w:r>
        <w:rPr>
          <w:rFonts w:ascii="Times New Roman" w:hAnsi="Times New Roman" w:cs="Times New Roman"/>
          <w:szCs w:val="21"/>
        </w:rPr>
        <w:t>Language</w:t>
      </w:r>
      <w:r>
        <w:rPr>
          <w:rFonts w:ascii="Times New Roman" w:hAnsi="Times New Roman" w:cs="Times New Roman"/>
          <w:spacing w:val="-18"/>
          <w:szCs w:val="21"/>
        </w:rPr>
        <w:t xml:space="preserve"> </w:t>
      </w:r>
      <w:r>
        <w:rPr>
          <w:rFonts w:ascii="Times New Roman" w:hAnsi="Times New Roman" w:cs="Times New Roman"/>
          <w:szCs w:val="21"/>
        </w:rPr>
        <w:t>Ques-</w:t>
      </w:r>
      <w:r>
        <w:rPr>
          <w:rFonts w:ascii="Times New Roman" w:hAnsi="Times New Roman" w:cs="Times New Roman"/>
          <w:w w:val="99"/>
          <w:szCs w:val="21"/>
        </w:rPr>
        <w:t xml:space="preserve"> </w:t>
      </w:r>
      <w:r>
        <w:rPr>
          <w:rFonts w:ascii="Times New Roman" w:hAnsi="Times New Roman" w:cs="Times New Roman"/>
          <w:szCs w:val="21"/>
        </w:rPr>
        <w:t>tions</w:t>
      </w:r>
      <w:r>
        <w:rPr>
          <w:rFonts w:ascii="Times New Roman" w:hAnsi="Times New Roman" w:cs="Times New Roman"/>
          <w:spacing w:val="-7"/>
          <w:szCs w:val="21"/>
        </w:rPr>
        <w:t xml:space="preserve"> </w:t>
      </w:r>
      <w:r>
        <w:rPr>
          <w:rFonts w:ascii="Times New Roman" w:hAnsi="Times New Roman" w:cs="Times New Roman"/>
          <w:szCs w:val="21"/>
        </w:rPr>
        <w:t>into</w:t>
      </w:r>
      <w:r>
        <w:rPr>
          <w:rFonts w:ascii="Times New Roman" w:hAnsi="Times New Roman" w:cs="Times New Roman"/>
          <w:spacing w:val="-7"/>
          <w:szCs w:val="21"/>
        </w:rPr>
        <w:t xml:space="preserve"> </w:t>
      </w:r>
      <w:r>
        <w:rPr>
          <w:rFonts w:ascii="Times New Roman" w:hAnsi="Times New Roman" w:cs="Times New Roman"/>
          <w:szCs w:val="21"/>
        </w:rPr>
        <w:t>SQL</w:t>
      </w:r>
      <w:r>
        <w:rPr>
          <w:rFonts w:ascii="Times New Roman" w:hAnsi="Times New Roman" w:cs="Times New Roman"/>
          <w:spacing w:val="-7"/>
          <w:szCs w:val="21"/>
        </w:rPr>
        <w:t xml:space="preserve"> </w:t>
      </w:r>
      <w:r>
        <w:rPr>
          <w:rFonts w:ascii="Times New Roman" w:hAnsi="Times New Roman" w:cs="Times New Roman"/>
          <w:szCs w:val="21"/>
        </w:rPr>
        <w:t>Queries.[C].</w:t>
      </w:r>
      <w:r>
        <w:rPr>
          <w:rFonts w:ascii="Times New Roman" w:hAnsi="Times New Roman" w:cs="Times New Roman"/>
          <w:spacing w:val="14"/>
          <w:szCs w:val="21"/>
        </w:rPr>
        <w:t xml:space="preserve"> </w:t>
      </w:r>
      <w:r>
        <w:rPr>
          <w:rFonts w:ascii="Times New Roman" w:hAnsi="Times New Roman" w:cs="Times New Roman"/>
          <w:szCs w:val="21"/>
        </w:rPr>
        <w:t>LREC.</w:t>
      </w:r>
      <w:r>
        <w:rPr>
          <w:rFonts w:ascii="Times New Roman" w:hAnsi="Times New Roman" w:cs="Times New Roman"/>
          <w:spacing w:val="-7"/>
          <w:szCs w:val="21"/>
        </w:rPr>
        <w:t xml:space="preserve"> </w:t>
      </w:r>
      <w:r>
        <w:rPr>
          <w:rFonts w:ascii="Times New Roman" w:hAnsi="Times New Roman" w:cs="Times New Roman"/>
          <w:szCs w:val="21"/>
        </w:rPr>
        <w:t>2010</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89" w:name="_bookmark134"/>
      <w:bookmarkEnd w:id="389"/>
      <w:r>
        <w:rPr>
          <w:rFonts w:ascii="Times New Roman" w:hAnsi="Times New Roman" w:cs="Times New Roman"/>
          <w:szCs w:val="21"/>
        </w:rPr>
        <w:t>[15]</w:t>
      </w:r>
      <w:r>
        <w:rPr>
          <w:rFonts w:ascii="Times New Roman" w:hAnsi="Times New Roman" w:cs="Times New Roman"/>
          <w:spacing w:val="49"/>
          <w:szCs w:val="21"/>
        </w:rPr>
        <w:t xml:space="preserve"> </w:t>
      </w:r>
      <w:r>
        <w:rPr>
          <w:rFonts w:ascii="Times New Roman" w:hAnsi="Times New Roman" w:cs="Times New Roman"/>
          <w:szCs w:val="21"/>
        </w:rPr>
        <w:t>A.</w:t>
      </w:r>
      <w:r>
        <w:rPr>
          <w:rFonts w:ascii="Times New Roman" w:hAnsi="Times New Roman" w:cs="Times New Roman"/>
          <w:spacing w:val="-22"/>
          <w:szCs w:val="21"/>
        </w:rPr>
        <w:t xml:space="preserve"> </w:t>
      </w:r>
      <w:r>
        <w:rPr>
          <w:rFonts w:ascii="Times New Roman" w:hAnsi="Times New Roman" w:cs="Times New Roman"/>
          <w:szCs w:val="21"/>
        </w:rPr>
        <w:t>Giordani,</w:t>
      </w:r>
      <w:r>
        <w:rPr>
          <w:rFonts w:ascii="Times New Roman" w:hAnsi="Times New Roman" w:cs="Times New Roman"/>
          <w:spacing w:val="-19"/>
          <w:szCs w:val="21"/>
        </w:rPr>
        <w:t xml:space="preserve"> </w:t>
      </w:r>
      <w:r>
        <w:rPr>
          <w:rFonts w:ascii="Times New Roman" w:hAnsi="Times New Roman" w:cs="Times New Roman"/>
          <w:szCs w:val="21"/>
        </w:rPr>
        <w:t>A.</w:t>
      </w:r>
      <w:r>
        <w:rPr>
          <w:rFonts w:ascii="Times New Roman" w:hAnsi="Times New Roman" w:cs="Times New Roman"/>
          <w:spacing w:val="-21"/>
          <w:szCs w:val="21"/>
        </w:rPr>
        <w:t xml:space="preserve"> </w:t>
      </w:r>
      <w:r>
        <w:rPr>
          <w:rFonts w:ascii="Times New Roman" w:hAnsi="Times New Roman" w:cs="Times New Roman"/>
          <w:szCs w:val="21"/>
        </w:rPr>
        <w:t>Moschitti.</w:t>
      </w:r>
      <w:r>
        <w:rPr>
          <w:rFonts w:ascii="Times New Roman" w:hAnsi="Times New Roman" w:cs="Times New Roman"/>
          <w:spacing w:val="-14"/>
          <w:szCs w:val="21"/>
        </w:rPr>
        <w:t xml:space="preserve"> </w:t>
      </w:r>
      <w:r>
        <w:rPr>
          <w:rFonts w:ascii="Times New Roman" w:hAnsi="Times New Roman" w:cs="Times New Roman"/>
          <w:szCs w:val="21"/>
        </w:rPr>
        <w:t>Syntactic</w:t>
      </w:r>
      <w:r>
        <w:rPr>
          <w:rFonts w:ascii="Times New Roman" w:hAnsi="Times New Roman" w:cs="Times New Roman"/>
          <w:spacing w:val="-21"/>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uctural</w:t>
      </w:r>
      <w:r>
        <w:rPr>
          <w:rFonts w:ascii="Times New Roman" w:hAnsi="Times New Roman" w:cs="Times New Roman"/>
          <w:spacing w:val="-22"/>
          <w:szCs w:val="21"/>
        </w:rPr>
        <w:t xml:space="preserve"> </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nels</w:t>
      </w:r>
      <w:r>
        <w:rPr>
          <w:rFonts w:ascii="Times New Roman" w:hAnsi="Times New Roman" w:cs="Times New Roman"/>
          <w:spacing w:val="-22"/>
          <w:szCs w:val="21"/>
        </w:rPr>
        <w:t xml:space="preserve"> </w:t>
      </w:r>
      <w:r>
        <w:rPr>
          <w:rFonts w:ascii="Times New Roman" w:hAnsi="Times New Roman" w:cs="Times New Roman"/>
          <w:szCs w:val="21"/>
        </w:rPr>
        <w:t>for</w:t>
      </w:r>
      <w:r>
        <w:rPr>
          <w:rFonts w:ascii="Times New Roman" w:hAnsi="Times New Roman" w:cs="Times New Roman"/>
          <w:spacing w:val="-21"/>
          <w:szCs w:val="21"/>
        </w:rPr>
        <w:t xml:space="preserve"> </w:t>
      </w:r>
      <w:r>
        <w:rPr>
          <w:rFonts w:ascii="Times New Roman" w:hAnsi="Times New Roman" w:cs="Times New Roman"/>
          <w:szCs w:val="21"/>
        </w:rPr>
        <w:t>natural</w:t>
      </w:r>
      <w:r>
        <w:rPr>
          <w:rFonts w:ascii="Times New Roman" w:hAnsi="Times New Roman" w:cs="Times New Roman"/>
          <w:spacing w:val="-22"/>
          <w:szCs w:val="21"/>
        </w:rPr>
        <w:t xml:space="preserve"> </w:t>
      </w:r>
      <w:r>
        <w:rPr>
          <w:rFonts w:ascii="Times New Roman" w:hAnsi="Times New Roman" w:cs="Times New Roman"/>
          <w:szCs w:val="21"/>
        </w:rPr>
        <w:t>language</w:t>
      </w:r>
      <w:r>
        <w:rPr>
          <w:rFonts w:ascii="Times New Roman" w:hAnsi="Times New Roman" w:cs="Times New Roman"/>
          <w:spacing w:val="-21"/>
          <w:szCs w:val="21"/>
        </w:rPr>
        <w:t xml:space="preserve"> </w:t>
      </w:r>
      <w:r>
        <w:rPr>
          <w:rFonts w:ascii="Times New Roman" w:hAnsi="Times New Roman" w:cs="Times New Roman"/>
          <w:szCs w:val="21"/>
        </w:rPr>
        <w:t>inter</w:t>
      </w:r>
      <w:r>
        <w:rPr>
          <w:rFonts w:ascii="Times New Roman" w:hAnsi="Times New Roman" w:cs="Times New Roman"/>
          <w:spacing w:val="2"/>
          <w:szCs w:val="21"/>
        </w:rPr>
        <w:t>f</w:t>
      </w:r>
      <w:r>
        <w:rPr>
          <w:rFonts w:ascii="Times New Roman" w:hAnsi="Times New Roman" w:cs="Times New Roman"/>
          <w:szCs w:val="21"/>
        </w:rPr>
        <w:t>aces</w:t>
      </w:r>
      <w:r>
        <w:rPr>
          <w:rFonts w:ascii="Times New Roman" w:hAnsi="Times New Roman" w:cs="Times New Roman"/>
          <w:spacing w:val="-22"/>
          <w:szCs w:val="21"/>
        </w:rPr>
        <w:t xml:space="preserve"> </w:t>
      </w:r>
      <w:r>
        <w:rPr>
          <w:rFonts w:ascii="Times New Roman" w:hAnsi="Times New Roman" w:cs="Times New Roman"/>
          <w:szCs w:val="21"/>
        </w:rPr>
        <w:t>to</w:t>
      </w:r>
      <w:r>
        <w:rPr>
          <w:rFonts w:ascii="Times New Roman" w:hAnsi="Times New Roman" w:cs="Times New Roman"/>
          <w:spacing w:val="-22"/>
          <w:szCs w:val="21"/>
        </w:rPr>
        <w:t xml:space="preserve"> </w:t>
      </w:r>
      <w:r>
        <w:rPr>
          <w:rFonts w:ascii="Times New Roman" w:hAnsi="Times New Roman" w:cs="Times New Roman"/>
          <w:szCs w:val="21"/>
        </w:rPr>
        <w:t>databas-</w:t>
      </w:r>
      <w:r>
        <w:rPr>
          <w:rFonts w:ascii="Times New Roman" w:hAnsi="Times New Roman" w:cs="Times New Roman"/>
          <w:w w:val="99"/>
          <w:szCs w:val="21"/>
        </w:rPr>
        <w:t xml:space="preserve"> </w:t>
      </w:r>
      <w:r>
        <w:rPr>
          <w:rFonts w:ascii="Times New Roman" w:hAnsi="Times New Roman" w:cs="Times New Roman"/>
          <w:szCs w:val="21"/>
        </w:rPr>
        <w:t>es[C].</w:t>
      </w:r>
      <w:r>
        <w:rPr>
          <w:rFonts w:ascii="Times New Roman" w:hAnsi="Times New Roman" w:cs="Times New Roman"/>
          <w:spacing w:val="12"/>
          <w:szCs w:val="21"/>
        </w:rPr>
        <w:t xml:space="preserve"> </w:t>
      </w:r>
      <w:r>
        <w:rPr>
          <w:rFonts w:ascii="Times New Roman" w:hAnsi="Times New Roman" w:cs="Times New Roman"/>
          <w:szCs w:val="21"/>
        </w:rPr>
        <w:t>Machine</w:t>
      </w:r>
      <w:r>
        <w:rPr>
          <w:rFonts w:ascii="Times New Roman" w:hAnsi="Times New Roman" w:cs="Times New Roman"/>
          <w:spacing w:val="-7"/>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7"/>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w:t>
      </w:r>
      <w:r>
        <w:rPr>
          <w:rFonts w:ascii="Times New Roman" w:hAnsi="Times New Roman" w:cs="Times New Roman"/>
          <w:spacing w:val="-8"/>
          <w:szCs w:val="21"/>
        </w:rPr>
        <w:t xml:space="preserve"> </w:t>
      </w:r>
      <w:r>
        <w:rPr>
          <w:rFonts w:ascii="Times New Roman" w:hAnsi="Times New Roman" w:cs="Times New Roman"/>
          <w:szCs w:val="21"/>
        </w:rPr>
        <w:t>Disc</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y</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8"/>
          <w:szCs w:val="21"/>
        </w:rPr>
        <w:t xml:space="preserve"> </w:t>
      </w:r>
      <w:r>
        <w:rPr>
          <w:rFonts w:ascii="Times New Roman" w:hAnsi="Times New Roman" w:cs="Times New Roman"/>
          <w:szCs w:val="21"/>
        </w:rPr>
        <w:t>Databases.</w:t>
      </w:r>
      <w:r>
        <w:rPr>
          <w:rFonts w:ascii="Times New Roman" w:hAnsi="Times New Roman" w:cs="Times New Roman"/>
          <w:spacing w:val="-7"/>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2009,</w:t>
      </w:r>
      <w:r>
        <w:rPr>
          <w:rFonts w:ascii="Times New Roman" w:hAnsi="Times New Roman" w:cs="Times New Roman"/>
          <w:spacing w:val="-7"/>
          <w:szCs w:val="21"/>
        </w:rPr>
        <w:t xml:space="preserve"> </w:t>
      </w:r>
      <w:r>
        <w:rPr>
          <w:rFonts w:ascii="Times New Roman" w:hAnsi="Times New Roman" w:cs="Times New Roman"/>
          <w:szCs w:val="21"/>
        </w:rPr>
        <w:t>391–406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0" w:name="_bookmark135"/>
      <w:bookmarkEnd w:id="390"/>
      <w:r>
        <w:rPr>
          <w:rFonts w:ascii="Times New Roman" w:hAnsi="Times New Roman" w:cs="Times New Roman"/>
          <w:szCs w:val="21"/>
        </w:rPr>
        <w:t>[16]</w:t>
      </w:r>
      <w:r>
        <w:rPr>
          <w:rFonts w:ascii="Times New Roman" w:hAnsi="Times New Roman" w:cs="Times New Roman"/>
          <w:spacing w:val="1"/>
          <w:szCs w:val="21"/>
        </w:rPr>
        <w:t xml:space="preserve"> </w:t>
      </w:r>
      <w:r>
        <w:rPr>
          <w:rFonts w:ascii="Times New Roman" w:hAnsi="Times New Roman" w:cs="Times New Roman"/>
          <w:szCs w:val="21"/>
        </w:rPr>
        <w:t>R.</w:t>
      </w:r>
      <w:r>
        <w:rPr>
          <w:rFonts w:ascii="Times New Roman" w:hAnsi="Times New Roman" w:cs="Times New Roman"/>
          <w:spacing w:val="-10"/>
          <w:szCs w:val="21"/>
        </w:rPr>
        <w:t xml:space="preserve"> </w:t>
      </w:r>
      <w:r>
        <w:rPr>
          <w:rFonts w:ascii="Times New Roman" w:hAnsi="Times New Roman" w:cs="Times New Roman"/>
          <w:szCs w:val="21"/>
        </w:rPr>
        <w:t>Spee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C.</w:t>
      </w:r>
      <w:r>
        <w:rPr>
          <w:rFonts w:ascii="Times New Roman" w:hAnsi="Times New Roman" w:cs="Times New Roman"/>
          <w:spacing w:val="-10"/>
          <w:szCs w:val="21"/>
        </w:rPr>
        <w:t xml:space="preserve"> </w:t>
      </w:r>
      <w:r>
        <w:rPr>
          <w:rFonts w:ascii="Times New Roman" w:hAnsi="Times New Roman" w:cs="Times New Roman"/>
          <w:szCs w:val="21"/>
        </w:rPr>
        <w:t>H</w:t>
      </w:r>
      <w:r>
        <w:rPr>
          <w:rFonts w:ascii="Times New Roman" w:hAnsi="Times New Roman" w:cs="Times New Roman"/>
          <w:spacing w:val="-9"/>
          <w:szCs w:val="21"/>
        </w:rPr>
        <w:t>a</w:t>
      </w:r>
      <w:r>
        <w:rPr>
          <w:rFonts w:ascii="Times New Roman" w:hAnsi="Times New Roman" w:cs="Times New Roman"/>
          <w:spacing w:val="-7"/>
          <w:szCs w:val="21"/>
        </w:rPr>
        <w:t>v</w:t>
      </w:r>
      <w:r>
        <w:rPr>
          <w:rFonts w:ascii="Times New Roman" w:hAnsi="Times New Roman" w:cs="Times New Roman"/>
          <w:szCs w:val="21"/>
        </w:rPr>
        <w:t>asi.</w:t>
      </w:r>
      <w:r>
        <w:rPr>
          <w:rFonts w:ascii="Times New Roman" w:hAnsi="Times New Roman" w:cs="Times New Roman"/>
          <w:spacing w:val="6"/>
          <w:szCs w:val="21"/>
        </w:rPr>
        <w:t xml:space="preserve"> </w:t>
      </w:r>
      <w:r>
        <w:rPr>
          <w:rFonts w:ascii="Times New Roman" w:hAnsi="Times New Roman" w:cs="Times New Roman"/>
          <w:szCs w:val="21"/>
        </w:rPr>
        <w:t>Representing</w:t>
      </w:r>
      <w:r>
        <w:rPr>
          <w:rFonts w:ascii="Times New Roman" w:hAnsi="Times New Roman" w:cs="Times New Roman"/>
          <w:spacing w:val="-10"/>
          <w:szCs w:val="21"/>
        </w:rPr>
        <w:t xml:space="preserve"> </w:t>
      </w:r>
      <w:r>
        <w:rPr>
          <w:rFonts w:ascii="Times New Roman" w:hAnsi="Times New Roman" w:cs="Times New Roman"/>
          <w:szCs w:val="21"/>
        </w:rPr>
        <w:t>General</w:t>
      </w:r>
      <w:r>
        <w:rPr>
          <w:rFonts w:ascii="Times New Roman" w:hAnsi="Times New Roman" w:cs="Times New Roman"/>
          <w:spacing w:val="-10"/>
          <w:szCs w:val="21"/>
        </w:rPr>
        <w:t xml:space="preserve"> </w:t>
      </w:r>
      <w:r>
        <w:rPr>
          <w:rFonts w:ascii="Times New Roman" w:hAnsi="Times New Roman" w:cs="Times New Roman"/>
          <w:szCs w:val="21"/>
        </w:rPr>
        <w:t>Relational</w:t>
      </w:r>
      <w:r>
        <w:rPr>
          <w:rFonts w:ascii="Times New Roman" w:hAnsi="Times New Roman" w:cs="Times New Roman"/>
          <w:spacing w:val="-10"/>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w:t>
      </w:r>
      <w:r>
        <w:rPr>
          <w:rFonts w:ascii="Times New Roman" w:hAnsi="Times New Roman" w:cs="Times New Roman"/>
          <w:spacing w:val="-10"/>
          <w:szCs w:val="21"/>
        </w:rPr>
        <w:t xml:space="preserve"> </w:t>
      </w:r>
      <w:r>
        <w:rPr>
          <w:rFonts w:ascii="Times New Roman" w:hAnsi="Times New Roman" w:cs="Times New Roman"/>
          <w:szCs w:val="21"/>
        </w:rPr>
        <w:t>in</w:t>
      </w:r>
      <w:r>
        <w:rPr>
          <w:rFonts w:ascii="Times New Roman" w:hAnsi="Times New Roman" w:cs="Times New Roman"/>
          <w:spacing w:val="-10"/>
          <w:szCs w:val="21"/>
        </w:rPr>
        <w:t xml:space="preserve"> </w:t>
      </w:r>
      <w:r>
        <w:rPr>
          <w:rFonts w:ascii="Times New Roman" w:hAnsi="Times New Roman" w:cs="Times New Roman"/>
          <w:szCs w:val="21"/>
        </w:rPr>
        <w:t>ConceptNet</w:t>
      </w:r>
      <w:r>
        <w:rPr>
          <w:rFonts w:ascii="Times New Roman" w:hAnsi="Times New Roman" w:cs="Times New Roman"/>
          <w:spacing w:val="-10"/>
          <w:szCs w:val="21"/>
        </w:rPr>
        <w:t xml:space="preserve"> </w:t>
      </w:r>
      <w:r>
        <w:rPr>
          <w:rFonts w:ascii="Times New Roman" w:hAnsi="Times New Roman" w:cs="Times New Roman"/>
          <w:szCs w:val="21"/>
        </w:rPr>
        <w:t>5[C].</w:t>
      </w:r>
      <w:r>
        <w:rPr>
          <w:rFonts w:ascii="Times New Roman" w:hAnsi="Times New Roman" w:cs="Times New Roman"/>
          <w:spacing w:val="6"/>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w w:val="99"/>
          <w:szCs w:val="21"/>
        </w:rPr>
        <w:t xml:space="preserve"> </w:t>
      </w:r>
      <w:r>
        <w:rPr>
          <w:rFonts w:ascii="Times New Roman" w:hAnsi="Times New Roman" w:cs="Times New Roman"/>
          <w:szCs w:val="21"/>
        </w:rPr>
        <w:t>Chair),</w:t>
      </w:r>
      <w:r>
        <w:rPr>
          <w:rFonts w:ascii="Times New Roman" w:hAnsi="Times New Roman" w:cs="Times New Roman"/>
          <w:spacing w:val="7"/>
          <w:szCs w:val="21"/>
        </w:rPr>
        <w:t xml:space="preserve"> </w:t>
      </w:r>
      <w:r>
        <w:rPr>
          <w:rFonts w:ascii="Times New Roman" w:hAnsi="Times New Roman" w:cs="Times New Roman"/>
          <w:szCs w:val="21"/>
        </w:rPr>
        <w:t>K.</w:t>
      </w:r>
      <w:r>
        <w:rPr>
          <w:rFonts w:ascii="Times New Roman" w:hAnsi="Times New Roman" w:cs="Times New Roman"/>
          <w:spacing w:val="5"/>
          <w:szCs w:val="21"/>
        </w:rPr>
        <w:t xml:space="preserve"> </w:t>
      </w:r>
      <w:r>
        <w:rPr>
          <w:rFonts w:ascii="Times New Roman" w:hAnsi="Times New Roman" w:cs="Times New Roman"/>
          <w:szCs w:val="21"/>
        </w:rPr>
        <w:t>Choukri,</w:t>
      </w:r>
      <w:r>
        <w:rPr>
          <w:rFonts w:ascii="Times New Roman" w:hAnsi="Times New Roman" w:cs="Times New Roman"/>
          <w:spacing w:val="7"/>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Declerck,</w:t>
      </w:r>
      <w:r>
        <w:rPr>
          <w:rFonts w:ascii="Times New Roman" w:hAnsi="Times New Roman" w:cs="Times New Roman"/>
          <w:spacing w:val="7"/>
          <w:szCs w:val="21"/>
        </w:rPr>
        <w:t xml:space="preserve"> </w:t>
      </w:r>
      <w:r>
        <w:rPr>
          <w:rFonts w:ascii="Times New Roman" w:hAnsi="Times New Roman" w:cs="Times New Roman"/>
          <w:szCs w:val="21"/>
        </w:rPr>
        <w:t>M.</w:t>
      </w:r>
      <w:r>
        <w:rPr>
          <w:rFonts w:ascii="Times New Roman" w:hAnsi="Times New Roman" w:cs="Times New Roman"/>
          <w:spacing w:val="5"/>
          <w:szCs w:val="21"/>
        </w:rPr>
        <w:t xml:space="preserve"> </w:t>
      </w:r>
      <w:r>
        <w:rPr>
          <w:rFonts w:ascii="Times New Roman" w:hAnsi="Times New Roman" w:cs="Times New Roman"/>
          <w:spacing w:val="-18"/>
          <w:szCs w:val="21"/>
        </w:rPr>
        <w:t>U</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Do</w:t>
      </w:r>
      <w:r>
        <w:rPr>
          <w:rFonts w:ascii="Times New Roman" w:hAnsi="Times New Roman" w:cs="Times New Roman"/>
          <w:spacing w:val="45"/>
          <w:szCs w:val="21"/>
        </w:rPr>
        <w:t xml:space="preserve"> </w:t>
      </w:r>
      <w:r>
        <w:rPr>
          <w:rFonts w:ascii="Times New Roman" w:hAnsi="Times New Roman" w:cs="Times New Roman"/>
          <w:szCs w:val="21"/>
        </w:rPr>
        <w:t>an,</w:t>
      </w:r>
      <w:r>
        <w:rPr>
          <w:rFonts w:ascii="Times New Roman" w:hAnsi="Times New Roman" w:cs="Times New Roman"/>
          <w:spacing w:val="7"/>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Ma</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aar</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Mariani,</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Moreno,</w:t>
      </w:r>
      <w:r>
        <w:rPr>
          <w:rFonts w:ascii="Times New Roman" w:hAnsi="Times New Roman" w:cs="Times New Roman"/>
          <w:spacing w:val="7"/>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Odijk,</w:t>
      </w:r>
    </w:p>
    <w:p w:rsidR="000A3AD4" w:rsidRDefault="000A3AD4" w:rsidP="000A3AD4">
      <w:pPr>
        <w:spacing w:before="1" w:line="258" w:lineRule="auto"/>
        <w:ind w:left="687" w:right="304"/>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pacing w:val="-20"/>
          <w:szCs w:val="21"/>
        </w:rPr>
        <w:t xml:space="preserve"> </w:t>
      </w:r>
      <w:r>
        <w:rPr>
          <w:rFonts w:ascii="Times New Roman" w:hAnsi="Times New Roman" w:cs="Times New Roman"/>
          <w:szCs w:val="21"/>
        </w:rPr>
        <w:t>Piperidis</w:t>
      </w:r>
      <w:r>
        <w:rPr>
          <w:rFonts w:ascii="Times New Roman" w:hAnsi="Times New Roman" w:cs="Times New Roman"/>
          <w:spacing w:val="-20"/>
          <w:szCs w:val="21"/>
        </w:rPr>
        <w:t xml:space="preserve"> </w:t>
      </w:r>
      <w:r>
        <w:rPr>
          <w:rFonts w:ascii="Times New Roman" w:hAnsi="Times New Roman" w:cs="Times New Roman"/>
          <w:szCs w:val="21"/>
        </w:rPr>
        <w:t>(Editors)</w:t>
      </w:r>
      <w:r>
        <w:rPr>
          <w:rFonts w:ascii="Times New Roman" w:hAnsi="Times New Roman" w:cs="Times New Roman"/>
          <w:spacing w:val="-20"/>
          <w:szCs w:val="21"/>
        </w:rPr>
        <w:t xml:space="preserve"> </w:t>
      </w:r>
      <w:r>
        <w:rPr>
          <w:rFonts w:ascii="Times New Roman" w:hAnsi="Times New Roman" w:cs="Times New Roman"/>
          <w:szCs w:val="21"/>
        </w:rPr>
        <w:t>Proceedings</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20"/>
          <w:szCs w:val="21"/>
        </w:rPr>
        <w:t xml:space="preserve"> </w:t>
      </w:r>
      <w:r>
        <w:rPr>
          <w:rFonts w:ascii="Times New Roman" w:hAnsi="Times New Roman" w:cs="Times New Roman"/>
          <w:szCs w:val="21"/>
        </w:rPr>
        <w:t>the</w:t>
      </w:r>
      <w:r>
        <w:rPr>
          <w:rFonts w:ascii="Times New Roman" w:hAnsi="Times New Roman" w:cs="Times New Roman"/>
          <w:spacing w:val="-19"/>
          <w:szCs w:val="21"/>
        </w:rPr>
        <w:t xml:space="preserve"> </w:t>
      </w:r>
      <w:r>
        <w:rPr>
          <w:rFonts w:ascii="Times New Roman" w:hAnsi="Times New Roman" w:cs="Times New Roman"/>
          <w:szCs w:val="21"/>
        </w:rPr>
        <w:t>Eight</w:t>
      </w:r>
      <w:r>
        <w:rPr>
          <w:rFonts w:ascii="Times New Roman" w:hAnsi="Times New Roman" w:cs="Times New Roman"/>
          <w:spacing w:val="-20"/>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0"/>
          <w:szCs w:val="21"/>
        </w:rPr>
        <w:t xml:space="preserve"> </w:t>
      </w:r>
      <w:r>
        <w:rPr>
          <w:rFonts w:ascii="Times New Roman" w:hAnsi="Times New Roman" w:cs="Times New Roman"/>
          <w:szCs w:val="21"/>
        </w:rPr>
        <w:t>Conference</w:t>
      </w:r>
      <w:r>
        <w:rPr>
          <w:rFonts w:ascii="Times New Roman" w:hAnsi="Times New Roman" w:cs="Times New Roman"/>
          <w:spacing w:val="-20"/>
          <w:szCs w:val="21"/>
        </w:rPr>
        <w:t xml:space="preserve"> </w:t>
      </w:r>
      <w:r>
        <w:rPr>
          <w:rFonts w:ascii="Times New Roman" w:hAnsi="Times New Roman" w:cs="Times New Roman"/>
          <w:szCs w:val="21"/>
        </w:rPr>
        <w:t>on</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spacing w:val="-20"/>
          <w:szCs w:val="21"/>
        </w:rPr>
        <w:t xml:space="preserve"> </w:t>
      </w:r>
      <w:r>
        <w:rPr>
          <w:rFonts w:ascii="Times New Roman" w:hAnsi="Times New Roman" w:cs="Times New Roman"/>
          <w:szCs w:val="21"/>
        </w:rPr>
        <w:t>Resources</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E</w:t>
      </w:r>
      <w:r>
        <w:rPr>
          <w:rFonts w:ascii="Times New Roman" w:hAnsi="Times New Roman" w:cs="Times New Roman"/>
          <w:spacing w:val="-7"/>
          <w:szCs w:val="21"/>
        </w:rPr>
        <w:t>v</w:t>
      </w:r>
      <w:r>
        <w:rPr>
          <w:rFonts w:ascii="Times New Roman" w:hAnsi="Times New Roman" w:cs="Times New Roman"/>
          <w:szCs w:val="21"/>
        </w:rPr>
        <w:t>aluation</w:t>
      </w:r>
      <w:r>
        <w:rPr>
          <w:rFonts w:ascii="Times New Roman" w:hAnsi="Times New Roman" w:cs="Times New Roman"/>
          <w:spacing w:val="-9"/>
          <w:szCs w:val="21"/>
        </w:rPr>
        <w:t xml:space="preserve"> </w:t>
      </w:r>
      <w:r>
        <w:rPr>
          <w:rFonts w:ascii="Times New Roman" w:hAnsi="Times New Roman" w:cs="Times New Roman"/>
          <w:szCs w:val="21"/>
        </w:rPr>
        <w:t>(LREC’12).</w:t>
      </w:r>
      <w:r>
        <w:rPr>
          <w:rFonts w:ascii="Times New Roman" w:hAnsi="Times New Roman" w:cs="Times New Roman"/>
          <w:spacing w:val="-8"/>
          <w:szCs w:val="21"/>
        </w:rPr>
        <w:t xml:space="preserve"> </w:t>
      </w:r>
      <w:r>
        <w:rPr>
          <w:rFonts w:ascii="Times New Roman" w:hAnsi="Times New Roman" w:cs="Times New Roman"/>
          <w:szCs w:val="21"/>
        </w:rPr>
        <w:t>Istan</w:t>
      </w:r>
      <w:r>
        <w:rPr>
          <w:rFonts w:ascii="Times New Roman" w:hAnsi="Times New Roman" w:cs="Times New Roman"/>
          <w:spacing w:val="1"/>
          <w:szCs w:val="21"/>
        </w:rPr>
        <w:t>b</w:t>
      </w:r>
      <w:r>
        <w:rPr>
          <w:rFonts w:ascii="Times New Roman" w:hAnsi="Times New Roman" w:cs="Times New Roman"/>
          <w:szCs w:val="21"/>
        </w:rPr>
        <w:t>ul,</w:t>
      </w:r>
      <w:r>
        <w:rPr>
          <w:rFonts w:ascii="Times New Roman" w:hAnsi="Times New Roman" w:cs="Times New Roman"/>
          <w:spacing w:val="-9"/>
          <w:szCs w:val="21"/>
        </w:rPr>
        <w:t xml:space="preserve"> </w:t>
      </w:r>
      <w:r>
        <w:rPr>
          <w:rFonts w:ascii="Times New Roman" w:hAnsi="Times New Roman" w:cs="Times New Roman"/>
          <w:spacing w:val="-19"/>
          <w:szCs w:val="21"/>
        </w:rPr>
        <w:t>T</w:t>
      </w:r>
      <w:r>
        <w:rPr>
          <w:rFonts w:ascii="Times New Roman" w:hAnsi="Times New Roman" w:cs="Times New Roman"/>
          <w:szCs w:val="21"/>
        </w:rPr>
        <w:t>ur</w:t>
      </w:r>
      <w:r>
        <w:rPr>
          <w:rFonts w:ascii="Times New Roman" w:hAnsi="Times New Roman" w:cs="Times New Roman"/>
          <w:spacing w:val="-3"/>
          <w:szCs w:val="21"/>
        </w:rPr>
        <w:t>k</w:t>
      </w:r>
      <w:r>
        <w:rPr>
          <w:rFonts w:ascii="Times New Roman" w:hAnsi="Times New Roman" w:cs="Times New Roman"/>
          <w:spacing w:val="-5"/>
          <w:szCs w:val="21"/>
        </w:rPr>
        <w:t>e</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pacing w:val="6"/>
          <w:szCs w:val="21"/>
        </w:rPr>
        <w:t xml:space="preserve"> </w:t>
      </w:r>
      <w:r>
        <w:rPr>
          <w:rFonts w:ascii="Times New Roman" w:hAnsi="Times New Roman" w:cs="Times New Roman"/>
          <w:szCs w:val="21"/>
        </w:rPr>
        <w:t>European</w:t>
      </w:r>
      <w:r>
        <w:rPr>
          <w:rFonts w:ascii="Times New Roman" w:hAnsi="Times New Roman" w:cs="Times New Roman"/>
          <w:spacing w:val="-7"/>
          <w:szCs w:val="21"/>
        </w:rPr>
        <w:t xml:space="preserve"> </w:t>
      </w:r>
      <w:r>
        <w:rPr>
          <w:rFonts w:ascii="Times New Roman" w:hAnsi="Times New Roman" w:cs="Times New Roman"/>
          <w:szCs w:val="21"/>
        </w:rPr>
        <w:t>Language</w:t>
      </w:r>
      <w:r>
        <w:rPr>
          <w:rFonts w:ascii="Times New Roman" w:hAnsi="Times New Roman" w:cs="Times New Roman"/>
          <w:spacing w:val="-9"/>
          <w:szCs w:val="21"/>
        </w:rPr>
        <w:t xml:space="preserve"> </w:t>
      </w:r>
      <w:r>
        <w:rPr>
          <w:rFonts w:ascii="Times New Roman" w:hAnsi="Times New Roman" w:cs="Times New Roman"/>
          <w:szCs w:val="21"/>
        </w:rPr>
        <w:t>Resources</w:t>
      </w:r>
      <w:r>
        <w:rPr>
          <w:rFonts w:ascii="Times New Roman" w:hAnsi="Times New Roman" w:cs="Times New Roman"/>
          <w:spacing w:val="-9"/>
          <w:szCs w:val="21"/>
        </w:rPr>
        <w:t xml:space="preserve"> </w:t>
      </w:r>
      <w:r>
        <w:rPr>
          <w:rFonts w:ascii="Times New Roman" w:hAnsi="Times New Roman" w:cs="Times New Roman"/>
          <w:szCs w:val="21"/>
        </w:rPr>
        <w:t>Association</w:t>
      </w:r>
      <w:r>
        <w:rPr>
          <w:rFonts w:ascii="Times New Roman" w:hAnsi="Times New Roman" w:cs="Times New Roman"/>
          <w:spacing w:val="-7"/>
          <w:szCs w:val="21"/>
        </w:rPr>
        <w:t xml:space="preserve"> </w:t>
      </w:r>
      <w:r>
        <w:rPr>
          <w:rFonts w:ascii="Times New Roman" w:hAnsi="Times New Roman" w:cs="Times New Roman"/>
          <w:szCs w:val="21"/>
        </w:rPr>
        <w:t>(EL-RA),</w:t>
      </w:r>
      <w:r>
        <w:rPr>
          <w:rFonts w:ascii="Times New Roman" w:hAnsi="Times New Roman" w:cs="Times New Roman"/>
          <w:spacing w:val="-10"/>
          <w:szCs w:val="21"/>
        </w:rPr>
        <w:t xml:space="preserve"> </w:t>
      </w:r>
      <w:r>
        <w:rPr>
          <w:rFonts w:ascii="Times New Roman" w:hAnsi="Times New Roman" w:cs="Times New Roman"/>
          <w:szCs w:val="21"/>
        </w:rPr>
        <w:t>2012.</w:t>
      </w:r>
      <w:r>
        <w:rPr>
          <w:rFonts w:ascii="Times New Roman" w:hAnsi="Times New Roman" w:cs="Times New Roman"/>
          <w:spacing w:val="9"/>
          <w:szCs w:val="21"/>
        </w:rPr>
        <w:t xml:space="preserve"> </w:t>
      </w:r>
      <w:r>
        <w:rPr>
          <w:rFonts w:ascii="Times New Roman" w:hAnsi="Times New Roman" w:cs="Times New Roman"/>
          <w:szCs w:val="21"/>
        </w:rPr>
        <w:t>ISBN</w:t>
      </w:r>
      <w:r>
        <w:rPr>
          <w:rFonts w:ascii="Times New Roman" w:hAnsi="Times New Roman" w:cs="Times New Roman"/>
          <w:spacing w:val="-10"/>
          <w:szCs w:val="21"/>
        </w:rPr>
        <w:t xml:space="preserve"> </w:t>
      </w:r>
      <w:r>
        <w:rPr>
          <w:rFonts w:ascii="Times New Roman" w:hAnsi="Times New Roman" w:cs="Times New Roman"/>
          <w:szCs w:val="21"/>
        </w:rPr>
        <w:t>978-2-9517408-7-7</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1" w:name="_bookmark136"/>
      <w:bookmarkEnd w:id="391"/>
      <w:r>
        <w:rPr>
          <w:rFonts w:ascii="Times New Roman" w:hAnsi="Times New Roman" w:cs="Times New Roman"/>
          <w:szCs w:val="21"/>
        </w:rPr>
        <w:t>[17]</w:t>
      </w:r>
      <w:r>
        <w:rPr>
          <w:rFonts w:ascii="Times New Roman" w:hAnsi="Times New Roman" w:cs="Times New Roman"/>
          <w:spacing w:val="2"/>
          <w:szCs w:val="21"/>
        </w:rPr>
        <w:t xml:space="preserve"> </w:t>
      </w:r>
      <w:r>
        <w:rPr>
          <w:rFonts w:ascii="Times New Roman" w:hAnsi="Times New Roman" w:cs="Times New Roman"/>
          <w:szCs w:val="21"/>
        </w:rPr>
        <w:t xml:space="preserve">H. Liu,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Singh.</w:t>
      </w:r>
      <w:r>
        <w:rPr>
          <w:rFonts w:ascii="Times New Roman" w:hAnsi="Times New Roman" w:cs="Times New Roman"/>
          <w:spacing w:val="32"/>
          <w:szCs w:val="21"/>
        </w:rPr>
        <w:t xml:space="preserve"> </w:t>
      </w:r>
      <w:r>
        <w:rPr>
          <w:rFonts w:ascii="Times New Roman" w:hAnsi="Times New Roman" w:cs="Times New Roman"/>
          <w:szCs w:val="21"/>
        </w:rPr>
        <w:t>ConceptNet</w:t>
      </w:r>
      <w:r>
        <w:rPr>
          <w:rFonts w:ascii="Times New Roman" w:hAnsi="Times New Roman" w:cs="Times New Roman"/>
          <w:spacing w:val="-1"/>
          <w:szCs w:val="21"/>
        </w:rPr>
        <w:t xml:space="preserve"> </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a practical</w:t>
      </w:r>
      <w:r>
        <w:rPr>
          <w:rFonts w:ascii="Times New Roman" w:hAnsi="Times New Roman" w:cs="Times New Roman"/>
          <w:spacing w:val="-1"/>
          <w:szCs w:val="21"/>
        </w:rPr>
        <w:t xml:space="preserve"> </w:t>
      </w:r>
      <w:r>
        <w:rPr>
          <w:rFonts w:ascii="Times New Roman" w:hAnsi="Times New Roman" w:cs="Times New Roman"/>
          <w:szCs w:val="21"/>
        </w:rPr>
        <w:t>commonsense reasoning</w:t>
      </w:r>
      <w:r>
        <w:rPr>
          <w:rFonts w:ascii="Times New Roman" w:hAnsi="Times New Roman" w:cs="Times New Roman"/>
          <w:spacing w:val="-1"/>
          <w:szCs w:val="21"/>
        </w:rPr>
        <w:t xml:space="preserve"> </w:t>
      </w:r>
      <w:r>
        <w:rPr>
          <w:rFonts w:ascii="Times New Roman" w:hAnsi="Times New Roman" w:cs="Times New Roman"/>
          <w:szCs w:val="21"/>
        </w:rPr>
        <w:t>tool-kit[J].</w:t>
      </w:r>
      <w:r>
        <w:rPr>
          <w:rFonts w:ascii="Times New Roman" w:hAnsi="Times New Roman" w:cs="Times New Roman"/>
          <w:spacing w:val="31"/>
          <w:szCs w:val="21"/>
        </w:rPr>
        <w:t xml:space="preserve"> </w:t>
      </w:r>
      <w:r>
        <w:rPr>
          <w:rFonts w:ascii="Times New Roman" w:hAnsi="Times New Roman" w:cs="Times New Roman"/>
          <w:szCs w:val="21"/>
        </w:rPr>
        <w:t>BT 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w w:val="99"/>
          <w:szCs w:val="21"/>
        </w:rPr>
        <w:t xml:space="preserve"> </w:t>
      </w:r>
      <w:r>
        <w:rPr>
          <w:rFonts w:ascii="Times New Roman" w:hAnsi="Times New Roman" w:cs="Times New Roman"/>
          <w:szCs w:val="21"/>
        </w:rPr>
        <w:t>jou</w:t>
      </w:r>
      <w:r>
        <w:rPr>
          <w:rFonts w:ascii="Times New Roman" w:hAnsi="Times New Roman" w:cs="Times New Roman"/>
          <w:spacing w:val="3"/>
          <w:szCs w:val="21"/>
        </w:rPr>
        <w:t>r</w:t>
      </w:r>
      <w:r>
        <w:rPr>
          <w:rFonts w:ascii="Times New Roman" w:hAnsi="Times New Roman" w:cs="Times New Roman"/>
          <w:szCs w:val="21"/>
        </w:rPr>
        <w:t>nal.</w:t>
      </w:r>
      <w:r>
        <w:rPr>
          <w:rFonts w:ascii="Times New Roman" w:hAnsi="Times New Roman" w:cs="Times New Roman"/>
          <w:spacing w:val="-11"/>
          <w:szCs w:val="21"/>
        </w:rPr>
        <w:t xml:space="preserve"> </w:t>
      </w:r>
      <w:r>
        <w:rPr>
          <w:rFonts w:ascii="Times New Roman" w:hAnsi="Times New Roman" w:cs="Times New Roman"/>
          <w:szCs w:val="21"/>
        </w:rPr>
        <w:t>2004.</w:t>
      </w:r>
      <w:r>
        <w:rPr>
          <w:rFonts w:ascii="Times New Roman" w:hAnsi="Times New Roman" w:cs="Times New Roman"/>
          <w:spacing w:val="8"/>
          <w:szCs w:val="21"/>
        </w:rPr>
        <w:t xml:space="preserve"> </w:t>
      </w:r>
      <w:r>
        <w:rPr>
          <w:rFonts w:ascii="Times New Roman" w:hAnsi="Times New Roman" w:cs="Times New Roman"/>
          <w:b/>
          <w:bCs/>
          <w:szCs w:val="21"/>
        </w:rPr>
        <w:t>22</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211–226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eastAsia="Lucida Console" w:hAnsi="Times New Roman" w:cs="Times New Roman"/>
          <w:szCs w:val="21"/>
        </w:rPr>
      </w:pPr>
      <w:bookmarkStart w:id="392" w:name="_bookmark137"/>
      <w:bookmarkEnd w:id="392"/>
      <w:r>
        <w:rPr>
          <w:rFonts w:ascii="Times New Roman" w:hAnsi="Times New Roman" w:cs="Times New Roman"/>
          <w:szCs w:val="21"/>
        </w:rPr>
        <w:t>[18]</w:t>
      </w:r>
      <w:r>
        <w:rPr>
          <w:rFonts w:ascii="Times New Roman" w:hAnsi="Times New Roman" w:cs="Times New Roman"/>
          <w:spacing w:val="50"/>
          <w:szCs w:val="21"/>
        </w:rPr>
        <w:t xml:space="preserve"> </w:t>
      </w:r>
      <w:r>
        <w:rPr>
          <w:rFonts w:ascii="Times New Roman" w:hAnsi="Times New Roman" w:cs="Times New Roman"/>
          <w:szCs w:val="21"/>
        </w:rPr>
        <w:t>H.</w:t>
      </w:r>
      <w:r>
        <w:rPr>
          <w:rFonts w:ascii="Times New Roman" w:hAnsi="Times New Roman" w:cs="Times New Roman"/>
          <w:spacing w:val="-18"/>
          <w:szCs w:val="21"/>
        </w:rPr>
        <w:t xml:space="preserve"> </w:t>
      </w:r>
      <w:r>
        <w:rPr>
          <w:rFonts w:ascii="Times New Roman" w:hAnsi="Times New Roman" w:cs="Times New Roman"/>
          <w:spacing w:val="-10"/>
          <w:szCs w:val="21"/>
        </w:rPr>
        <w:t>P</w:t>
      </w:r>
      <w:r>
        <w:rPr>
          <w:rFonts w:ascii="Times New Roman" w:hAnsi="Times New Roman" w:cs="Times New Roman"/>
          <w:szCs w:val="21"/>
        </w:rPr>
        <w:t>oon,</w:t>
      </w:r>
      <w:r>
        <w:rPr>
          <w:rFonts w:ascii="Times New Roman" w:hAnsi="Times New Roman" w:cs="Times New Roman"/>
          <w:spacing w:val="-15"/>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Domingos.</w:t>
      </w:r>
      <w:r>
        <w:rPr>
          <w:rFonts w:ascii="Times New Roman" w:hAnsi="Times New Roman" w:cs="Times New Roman"/>
          <w:spacing w:val="-6"/>
          <w:szCs w:val="21"/>
        </w:rPr>
        <w:t xml:space="preserve"> </w:t>
      </w:r>
      <w:r>
        <w:rPr>
          <w:rFonts w:ascii="Times New Roman" w:hAnsi="Times New Roman" w:cs="Times New Roman"/>
          <w:szCs w:val="21"/>
        </w:rPr>
        <w:t>Unsupe</w:t>
      </w:r>
      <w:r>
        <w:rPr>
          <w:rFonts w:ascii="Times New Roman" w:hAnsi="Times New Roman" w:cs="Times New Roman"/>
          <w:spacing w:val="4"/>
          <w:szCs w:val="21"/>
        </w:rPr>
        <w:t>r</w:t>
      </w:r>
      <w:r>
        <w:rPr>
          <w:rFonts w:ascii="Times New Roman" w:hAnsi="Times New Roman" w:cs="Times New Roman"/>
          <w:szCs w:val="21"/>
        </w:rPr>
        <w:t>vised</w:t>
      </w:r>
      <w:r>
        <w:rPr>
          <w:rFonts w:ascii="Times New Roman" w:hAnsi="Times New Roman" w:cs="Times New Roman"/>
          <w:spacing w:val="-18"/>
          <w:szCs w:val="21"/>
        </w:rPr>
        <w:t xml:space="preserve"> </w:t>
      </w:r>
      <w:r>
        <w:rPr>
          <w:rFonts w:ascii="Times New Roman" w:hAnsi="Times New Roman" w:cs="Times New Roman"/>
          <w:szCs w:val="21"/>
        </w:rPr>
        <w:t>Semantic</w:t>
      </w:r>
      <w:r>
        <w:rPr>
          <w:rFonts w:ascii="Times New Roman" w:hAnsi="Times New Roman" w:cs="Times New Roman"/>
          <w:spacing w:val="-17"/>
          <w:szCs w:val="21"/>
        </w:rPr>
        <w:t xml:space="preserve"> </w:t>
      </w:r>
      <w:r>
        <w:rPr>
          <w:rFonts w:ascii="Times New Roman" w:hAnsi="Times New Roman" w:cs="Times New Roman"/>
          <w:spacing w:val="-3"/>
          <w:szCs w:val="21"/>
        </w:rPr>
        <w:t>P</w:t>
      </w:r>
      <w:r>
        <w:rPr>
          <w:rFonts w:ascii="Times New Roman" w:hAnsi="Times New Roman" w:cs="Times New Roman"/>
          <w:szCs w:val="21"/>
        </w:rPr>
        <w:t>arsing[C].</w:t>
      </w:r>
      <w:r>
        <w:rPr>
          <w:rFonts w:ascii="Times New Roman" w:hAnsi="Times New Roman" w:cs="Times New Roman"/>
          <w:spacing w:val="-7"/>
          <w:szCs w:val="21"/>
        </w:rPr>
        <w:t xml:space="preserve"> </w:t>
      </w:r>
      <w:r>
        <w:rPr>
          <w:rFonts w:ascii="Times New Roman" w:hAnsi="Times New Roman" w:cs="Times New Roman"/>
          <w:szCs w:val="21"/>
        </w:rPr>
        <w:t>Proceedings</w:t>
      </w:r>
      <w:r>
        <w:rPr>
          <w:rFonts w:ascii="Times New Roman" w:hAnsi="Times New Roman" w:cs="Times New Roman"/>
          <w:spacing w:val="-17"/>
          <w:szCs w:val="21"/>
        </w:rPr>
        <w:t xml:space="preserve"> </w:t>
      </w:r>
      <w:r>
        <w:rPr>
          <w:rFonts w:ascii="Times New Roman" w:hAnsi="Times New Roman" w:cs="Times New Roman"/>
          <w:szCs w:val="21"/>
        </w:rPr>
        <w:t>of</w:t>
      </w:r>
      <w:r>
        <w:rPr>
          <w:rFonts w:ascii="Times New Roman" w:hAnsi="Times New Roman" w:cs="Times New Roman"/>
          <w:spacing w:val="-18"/>
          <w:szCs w:val="21"/>
        </w:rPr>
        <w:t xml:space="preserve"> </w:t>
      </w:r>
      <w:r>
        <w:rPr>
          <w:rFonts w:ascii="Times New Roman" w:hAnsi="Times New Roman" w:cs="Times New Roman"/>
          <w:szCs w:val="21"/>
        </w:rPr>
        <w:t>the</w:t>
      </w:r>
      <w:r>
        <w:rPr>
          <w:rFonts w:ascii="Times New Roman" w:hAnsi="Times New Roman" w:cs="Times New Roman"/>
          <w:spacing w:val="-18"/>
          <w:szCs w:val="21"/>
        </w:rPr>
        <w:t xml:space="preserve"> </w:t>
      </w:r>
      <w:r>
        <w:rPr>
          <w:rFonts w:ascii="Times New Roman" w:hAnsi="Times New Roman" w:cs="Times New Roman"/>
          <w:szCs w:val="21"/>
        </w:rPr>
        <w:t>2009</w:t>
      </w:r>
      <w:r>
        <w:rPr>
          <w:rFonts w:ascii="Times New Roman" w:hAnsi="Times New Roman" w:cs="Times New Roman"/>
          <w:spacing w:val="-17"/>
          <w:szCs w:val="21"/>
        </w:rPr>
        <w:t xml:space="preserve"> </w:t>
      </w:r>
      <w:r>
        <w:rPr>
          <w:rFonts w:ascii="Times New Roman" w:hAnsi="Times New Roman" w:cs="Times New Roman"/>
          <w:szCs w:val="21"/>
        </w:rPr>
        <w:t>Conference</w:t>
      </w:r>
      <w:r>
        <w:rPr>
          <w:rFonts w:ascii="Times New Roman" w:hAnsi="Times New Roman" w:cs="Times New Roman"/>
          <w:w w:val="99"/>
          <w:szCs w:val="21"/>
        </w:rPr>
        <w:t xml:space="preserve"> </w:t>
      </w:r>
      <w:r>
        <w:rPr>
          <w:rFonts w:ascii="Times New Roman" w:hAnsi="Times New Roman" w:cs="Times New Roman"/>
          <w:szCs w:val="21"/>
        </w:rPr>
        <w:t>on</w:t>
      </w:r>
      <w:r>
        <w:rPr>
          <w:rFonts w:ascii="Times New Roman" w:hAnsi="Times New Roman" w:cs="Times New Roman"/>
          <w:spacing w:val="-1"/>
          <w:szCs w:val="21"/>
        </w:rPr>
        <w:t xml:space="preserve"> </w:t>
      </w:r>
      <w:r>
        <w:rPr>
          <w:rFonts w:ascii="Times New Roman" w:hAnsi="Times New Roman" w:cs="Times New Roman"/>
          <w:szCs w:val="21"/>
        </w:rPr>
        <w:t>Empirical Methods</w:t>
      </w:r>
      <w:r>
        <w:rPr>
          <w:rFonts w:ascii="Times New Roman" w:hAnsi="Times New Roman" w:cs="Times New Roman"/>
          <w:spacing w:val="-1"/>
          <w:szCs w:val="21"/>
        </w:rPr>
        <w:t xml:space="preserve"> </w:t>
      </w:r>
      <w:r>
        <w:rPr>
          <w:rFonts w:ascii="Times New Roman" w:hAnsi="Times New Roman" w:cs="Times New Roman"/>
          <w:szCs w:val="21"/>
        </w:rPr>
        <w:t>in</w:t>
      </w:r>
      <w:r>
        <w:rPr>
          <w:rFonts w:ascii="Times New Roman" w:hAnsi="Times New Roman" w:cs="Times New Roman"/>
          <w:spacing w:val="1"/>
          <w:szCs w:val="21"/>
        </w:rPr>
        <w:t xml:space="preserve"> </w:t>
      </w:r>
      <w:r>
        <w:rPr>
          <w:rFonts w:ascii="Times New Roman" w:hAnsi="Times New Roman" w:cs="Times New Roman"/>
          <w:szCs w:val="21"/>
        </w:rPr>
        <w:t>Natural</w:t>
      </w:r>
      <w:r>
        <w:rPr>
          <w:rFonts w:ascii="Times New Roman" w:hAnsi="Times New Roman" w:cs="Times New Roman"/>
          <w:spacing w:val="-1"/>
          <w:szCs w:val="21"/>
        </w:rPr>
        <w:t xml:space="preserve"> </w:t>
      </w:r>
      <w:r>
        <w:rPr>
          <w:rFonts w:ascii="Times New Roman" w:hAnsi="Times New Roman" w:cs="Times New Roman"/>
          <w:szCs w:val="21"/>
        </w:rPr>
        <w:t>Language Processing.</w:t>
      </w:r>
      <w:r>
        <w:rPr>
          <w:rFonts w:ascii="Times New Roman" w:hAnsi="Times New Roman" w:cs="Times New Roman"/>
          <w:spacing w:val="-1"/>
          <w:szCs w:val="21"/>
        </w:rPr>
        <w:t xml:space="preserve"> </w:t>
      </w:r>
      <w:r>
        <w:rPr>
          <w:rFonts w:ascii="Times New Roman" w:hAnsi="Times New Roman" w:cs="Times New Roman"/>
          <w:szCs w:val="21"/>
        </w:rPr>
        <w:t>Sin</w:t>
      </w:r>
      <w:r>
        <w:rPr>
          <w:rFonts w:ascii="Times New Roman" w:hAnsi="Times New Roman" w:cs="Times New Roman"/>
          <w:spacing w:val="-1"/>
          <w:szCs w:val="21"/>
        </w:rPr>
        <w:t>g</w:t>
      </w:r>
      <w:r>
        <w:rPr>
          <w:rFonts w:ascii="Times New Roman" w:hAnsi="Times New Roman" w:cs="Times New Roman"/>
          <w:szCs w:val="21"/>
        </w:rPr>
        <w:t>apore</w:t>
      </w:r>
      <w:r>
        <w:rPr>
          <w:rFonts w:ascii="Times New Roman" w:eastAsia="宋体" w:hAnsi="Times New Roman" w:cs="Times New Roman"/>
          <w:szCs w:val="21"/>
          <w:lang w:eastAsia="zh-CN"/>
        </w:rPr>
        <w:t>：</w:t>
      </w:r>
      <w:r>
        <w:rPr>
          <w:rFonts w:ascii="Times New Roman" w:hAnsi="Times New Roman" w:cs="Times New Roman"/>
          <w:spacing w:val="22"/>
          <w:szCs w:val="21"/>
        </w:rPr>
        <w:t xml:space="preserve"> </w:t>
      </w:r>
      <w:r>
        <w:rPr>
          <w:rFonts w:ascii="Times New Roman" w:hAnsi="Times New Roman" w:cs="Times New Roman"/>
          <w:szCs w:val="21"/>
        </w:rPr>
        <w:t>Association</w:t>
      </w:r>
      <w:r>
        <w:rPr>
          <w:rFonts w:ascii="Times New Roman" w:hAnsi="Times New Roman" w:cs="Times New Roman"/>
          <w:spacing w:val="-1"/>
          <w:szCs w:val="21"/>
        </w:rPr>
        <w:t xml:space="preserve"> </w:t>
      </w:r>
      <w:r>
        <w:rPr>
          <w:rFonts w:ascii="Times New Roman" w:hAnsi="Times New Roman" w:cs="Times New Roman"/>
          <w:szCs w:val="21"/>
        </w:rPr>
        <w:t>for</w:t>
      </w:r>
      <w:r>
        <w:rPr>
          <w:rFonts w:ascii="Times New Roman" w:hAnsi="Times New Roman" w:cs="Times New Roman"/>
          <w:spacing w:val="1"/>
          <w:szCs w:val="21"/>
        </w:rPr>
        <w:t xml:space="preserve"> </w:t>
      </w:r>
      <w:r>
        <w:rPr>
          <w:rFonts w:ascii="Times New Roman" w:hAnsi="Times New Roman" w:cs="Times New Roman"/>
          <w:szCs w:val="21"/>
        </w:rPr>
        <w:t>Computa-</w:t>
      </w:r>
      <w:r>
        <w:rPr>
          <w:rFonts w:ascii="Times New Roman" w:hAnsi="Times New Roman" w:cs="Times New Roman"/>
          <w:w w:val="99"/>
          <w:szCs w:val="21"/>
        </w:rPr>
        <w:t xml:space="preserve"> </w:t>
      </w:r>
      <w:r>
        <w:rPr>
          <w:rFonts w:ascii="Times New Roman" w:hAnsi="Times New Roman" w:cs="Times New Roman"/>
          <w:szCs w:val="21"/>
        </w:rPr>
        <w:t>tional</w:t>
      </w:r>
      <w:r>
        <w:rPr>
          <w:rFonts w:ascii="Times New Roman" w:hAnsi="Times New Roman" w:cs="Times New Roman"/>
          <w:spacing w:val="26"/>
          <w:szCs w:val="21"/>
        </w:rPr>
        <w:t xml:space="preserve"> </w:t>
      </w:r>
      <w:r>
        <w:rPr>
          <w:rFonts w:ascii="Times New Roman" w:hAnsi="Times New Roman" w:cs="Times New Roman"/>
          <w:szCs w:val="21"/>
        </w:rPr>
        <w:t>Linguistics,</w:t>
      </w:r>
      <w:r>
        <w:rPr>
          <w:rFonts w:ascii="Times New Roman" w:hAnsi="Times New Roman" w:cs="Times New Roman"/>
          <w:spacing w:val="27"/>
          <w:szCs w:val="21"/>
        </w:rPr>
        <w:t xml:space="preserve"> </w:t>
      </w:r>
      <w:r>
        <w:rPr>
          <w:rFonts w:ascii="Times New Roman" w:hAnsi="Times New Roman" w:cs="Times New Roman"/>
          <w:szCs w:val="21"/>
        </w:rPr>
        <w:t>2009,</w:t>
      </w:r>
      <w:r>
        <w:rPr>
          <w:rFonts w:ascii="Times New Roman" w:hAnsi="Times New Roman" w:cs="Times New Roman"/>
          <w:spacing w:val="26"/>
          <w:szCs w:val="21"/>
        </w:rPr>
        <w:t xml:space="preserve"> </w:t>
      </w:r>
      <w:r>
        <w:rPr>
          <w:rFonts w:ascii="Times New Roman" w:hAnsi="Times New Roman" w:cs="Times New Roman"/>
          <w:szCs w:val="21"/>
        </w:rPr>
        <w:t xml:space="preserve">1–10. </w:t>
      </w:r>
      <w:r>
        <w:rPr>
          <w:rFonts w:ascii="Times New Roman" w:hAnsi="Times New Roman" w:cs="Times New Roman"/>
          <w:spacing w:val="10"/>
          <w:szCs w:val="21"/>
        </w:rPr>
        <w:t xml:space="preserve"> </w:t>
      </w:r>
      <w:r>
        <w:rPr>
          <w:rFonts w:ascii="Times New Roman" w:hAnsi="Times New Roman" w:cs="Times New Roman"/>
          <w:szCs w:val="21"/>
        </w:rPr>
        <w:t>URL</w:t>
      </w:r>
      <w:r>
        <w:rPr>
          <w:rFonts w:ascii="Times New Roman" w:hAnsi="Times New Roman" w:cs="Times New Roman"/>
          <w:spacing w:val="26"/>
          <w:szCs w:val="21"/>
        </w:rPr>
        <w:t xml:space="preserve"> </w:t>
      </w:r>
      <w:hyperlink r:id="rId109">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//www.aclweb.org/anthology/D/D09/D09</w:t>
        </w:r>
        <w:r>
          <w:rPr>
            <w:rFonts w:ascii="Times New Roman" w:eastAsia="Lucida Console" w:hAnsi="Times New Roman" w:cs="Times New Roman"/>
            <w:spacing w:val="8"/>
            <w:szCs w:val="21"/>
          </w:rPr>
          <w:t>-</w:t>
        </w:r>
        <w:r>
          <w:rPr>
            <w:rFonts w:ascii="Times New Roman" w:eastAsia="Lucida Console" w:hAnsi="Times New Roman" w:cs="Times New Roman"/>
            <w:szCs w:val="21"/>
          </w:rPr>
          <w:t>1001</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3" w:name="_bookmark138"/>
      <w:bookmarkEnd w:id="393"/>
      <w:r>
        <w:rPr>
          <w:rFonts w:ascii="Times New Roman" w:hAnsi="Times New Roman" w:cs="Times New Roman"/>
          <w:szCs w:val="21"/>
        </w:rPr>
        <w:t xml:space="preserve">[19]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Domingos,</w:t>
      </w:r>
      <w:r>
        <w:rPr>
          <w:rFonts w:ascii="Times New Roman" w:hAnsi="Times New Roman" w:cs="Times New Roman"/>
          <w:spacing w:val="-13"/>
          <w:szCs w:val="21"/>
        </w:rPr>
        <w:t xml:space="preserve"> </w:t>
      </w:r>
      <w:r>
        <w:rPr>
          <w:rFonts w:ascii="Times New Roman" w:hAnsi="Times New Roman" w:cs="Times New Roman"/>
          <w:szCs w:val="21"/>
        </w:rPr>
        <w:t>M.</w:t>
      </w:r>
      <w:r>
        <w:rPr>
          <w:rFonts w:ascii="Times New Roman" w:hAnsi="Times New Roman" w:cs="Times New Roman"/>
          <w:spacing w:val="-14"/>
          <w:szCs w:val="21"/>
        </w:rPr>
        <w:t xml:space="preserve"> </w:t>
      </w:r>
      <w:r>
        <w:rPr>
          <w:rFonts w:ascii="Times New Roman" w:hAnsi="Times New Roman" w:cs="Times New Roman"/>
          <w:szCs w:val="21"/>
        </w:rPr>
        <w:t>Richardson.</w:t>
      </w:r>
      <w:r>
        <w:rPr>
          <w:rFonts w:ascii="Times New Roman" w:hAnsi="Times New Roman" w:cs="Times New Roman"/>
          <w:spacing w:val="-1"/>
          <w:szCs w:val="21"/>
        </w:rPr>
        <w:t xml:space="preserve"> </w:t>
      </w:r>
      <w:r>
        <w:rPr>
          <w:rFonts w:ascii="Times New Roman" w:hAnsi="Times New Roman" w:cs="Times New Roman"/>
          <w:szCs w:val="21"/>
        </w:rPr>
        <w:t>1</w:t>
      </w:r>
      <w:r>
        <w:rPr>
          <w:rFonts w:ascii="Times New Roman" w:hAnsi="Times New Roman" w:cs="Times New Roman"/>
          <w:spacing w:val="-14"/>
          <w:szCs w:val="21"/>
        </w:rPr>
        <w:t xml:space="preserve"> </w:t>
      </w:r>
      <w:r>
        <w:rPr>
          <w:rFonts w:ascii="Times New Roman" w:hAnsi="Times New Roman" w:cs="Times New Roman"/>
          <w:szCs w:val="21"/>
        </w:rPr>
        <w:t>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eastAsia="宋体" w:hAnsi="Times New Roman" w:cs="Times New Roman"/>
          <w:szCs w:val="21"/>
          <w:lang w:eastAsia="zh-CN"/>
        </w:rPr>
        <w:t>：</w:t>
      </w:r>
      <w:r>
        <w:rPr>
          <w:rFonts w:ascii="Times New Roman" w:hAnsi="Times New Roman" w:cs="Times New Roman"/>
          <w:spacing w:val="5"/>
          <w:szCs w:val="21"/>
        </w:rPr>
        <w:t xml:space="preserve"> </w:t>
      </w:r>
      <w:r>
        <w:rPr>
          <w:rFonts w:ascii="Times New Roman" w:hAnsi="Times New Roman" w:cs="Times New Roman"/>
          <w:szCs w:val="21"/>
        </w:rPr>
        <w:t>A</w:t>
      </w:r>
      <w:r>
        <w:rPr>
          <w:rFonts w:ascii="Times New Roman" w:hAnsi="Times New Roman" w:cs="Times New Roman"/>
          <w:spacing w:val="-14"/>
          <w:szCs w:val="21"/>
        </w:rPr>
        <w:t xml:space="preserve"> </w:t>
      </w:r>
      <w:r>
        <w:rPr>
          <w:rFonts w:ascii="Times New Roman" w:hAnsi="Times New Roman" w:cs="Times New Roman"/>
          <w:szCs w:val="21"/>
        </w:rPr>
        <w:t>Unifying</w:t>
      </w:r>
      <w:r>
        <w:rPr>
          <w:rFonts w:ascii="Times New Roman" w:hAnsi="Times New Roman" w:cs="Times New Roman"/>
          <w:spacing w:val="-14"/>
          <w:szCs w:val="21"/>
        </w:rPr>
        <w:t xml:space="preserve"> </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15"/>
          <w:szCs w:val="21"/>
        </w:rPr>
        <w:t xml:space="preserve"> </w:t>
      </w:r>
      <w:r>
        <w:rPr>
          <w:rFonts w:ascii="Times New Roman" w:hAnsi="Times New Roman" w:cs="Times New Roman"/>
          <w:szCs w:val="21"/>
        </w:rPr>
        <w:t>for</w:t>
      </w:r>
      <w:r>
        <w:rPr>
          <w:rFonts w:ascii="Times New Roman" w:hAnsi="Times New Roman" w:cs="Times New Roman"/>
          <w:spacing w:val="-15"/>
          <w:szCs w:val="21"/>
        </w:rPr>
        <w:t xml:space="preserve"> </w:t>
      </w:r>
      <w:r>
        <w:rPr>
          <w:rFonts w:ascii="Times New Roman" w:hAnsi="Times New Roman" w:cs="Times New Roman"/>
          <w:szCs w:val="21"/>
        </w:rPr>
        <w:t>Statistical</w:t>
      </w:r>
      <w:r>
        <w:rPr>
          <w:rFonts w:ascii="Times New Roman" w:hAnsi="Times New Roman" w:cs="Times New Roman"/>
          <w:spacing w:val="-14"/>
          <w:szCs w:val="21"/>
        </w:rPr>
        <w:t xml:space="preserve"> </w:t>
      </w:r>
      <w:r>
        <w:rPr>
          <w:rFonts w:ascii="Times New Roman" w:hAnsi="Times New Roman" w:cs="Times New Roman"/>
          <w:szCs w:val="21"/>
        </w:rPr>
        <w:t>Relational</w:t>
      </w:r>
      <w:r>
        <w:rPr>
          <w:rFonts w:ascii="Times New Roman" w:hAnsi="Times New Roman" w:cs="Times New Roman"/>
          <w:w w:val="99"/>
          <w:szCs w:val="21"/>
        </w:rPr>
        <w:t xml:space="preserve"> </w:t>
      </w:r>
      <w:r>
        <w:rPr>
          <w:rFonts w:ascii="Times New Roman" w:hAnsi="Times New Roman" w:cs="Times New Roman"/>
          <w:szCs w:val="21"/>
        </w:rPr>
        <w:t>Lea</w:t>
      </w:r>
      <w:r>
        <w:rPr>
          <w:rFonts w:ascii="Times New Roman" w:hAnsi="Times New Roman" w:cs="Times New Roman"/>
          <w:spacing w:val="3"/>
          <w:szCs w:val="21"/>
        </w:rPr>
        <w:t>r</w:t>
      </w:r>
      <w:r>
        <w:rPr>
          <w:rFonts w:ascii="Times New Roman" w:hAnsi="Times New Roman" w:cs="Times New Roman"/>
          <w:szCs w:val="21"/>
        </w:rPr>
        <w:t>ning[J].</w:t>
      </w:r>
      <w:r>
        <w:rPr>
          <w:rFonts w:ascii="Times New Roman" w:hAnsi="Times New Roman" w:cs="Times New Roman"/>
          <w:spacing w:val="7"/>
          <w:szCs w:val="21"/>
        </w:rPr>
        <w:t xml:space="preserve"> </w:t>
      </w:r>
      <w:r>
        <w:rPr>
          <w:rFonts w:ascii="Times New Roman" w:hAnsi="Times New Roman" w:cs="Times New Roman"/>
          <w:szCs w:val="21"/>
        </w:rPr>
        <w:t>Statistical</w:t>
      </w:r>
      <w:r>
        <w:rPr>
          <w:rFonts w:ascii="Times New Roman" w:hAnsi="Times New Roman" w:cs="Times New Roman"/>
          <w:spacing w:val="-10"/>
          <w:szCs w:val="21"/>
        </w:rPr>
        <w:t xml:space="preserve"> </w:t>
      </w:r>
      <w:r>
        <w:rPr>
          <w:rFonts w:ascii="Times New Roman" w:hAnsi="Times New Roman" w:cs="Times New Roman"/>
          <w:szCs w:val="21"/>
        </w:rPr>
        <w:t>Relational</w:t>
      </w:r>
      <w:r>
        <w:rPr>
          <w:rFonts w:ascii="Times New Roman" w:hAnsi="Times New Roman" w:cs="Times New Roman"/>
          <w:spacing w:val="-11"/>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1"/>
          <w:szCs w:val="21"/>
        </w:rPr>
        <w:t xml:space="preserve"> </w:t>
      </w:r>
      <w:r>
        <w:rPr>
          <w:rFonts w:ascii="Times New Roman" w:hAnsi="Times New Roman" w:cs="Times New Roman"/>
          <w:szCs w:val="21"/>
        </w:rPr>
        <w:t>2007</w:t>
      </w:r>
      <w:r>
        <w:rPr>
          <w:rFonts w:ascii="Times New Roman" w:eastAsia="宋体" w:hAnsi="Times New Roman" w:cs="Times New Roman"/>
          <w:szCs w:val="21"/>
          <w:lang w:eastAsia="zh-CN"/>
        </w:rPr>
        <w:t>：</w:t>
      </w:r>
      <w:r>
        <w:rPr>
          <w:rFonts w:ascii="Times New Roman" w:hAnsi="Times New Roman" w:cs="Times New Roman"/>
          <w:szCs w:val="21"/>
        </w:rPr>
        <w:t>339</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4" w:name="_bookmark139"/>
      <w:bookmarkEnd w:id="394"/>
      <w:r>
        <w:rPr>
          <w:rFonts w:ascii="Times New Roman" w:hAnsi="Times New Roman" w:cs="Times New Roman"/>
          <w:szCs w:val="21"/>
        </w:rPr>
        <w:t>[20]</w:t>
      </w:r>
      <w:r>
        <w:rPr>
          <w:rFonts w:ascii="Times New Roman" w:hAnsi="Times New Roman" w:cs="Times New Roman"/>
          <w:spacing w:val="1"/>
          <w:szCs w:val="21"/>
        </w:rPr>
        <w:t xml:space="preserve"> </w:t>
      </w:r>
      <w:r>
        <w:rPr>
          <w:rFonts w:ascii="Times New Roman" w:hAnsi="Times New Roman" w:cs="Times New Roman"/>
          <w:szCs w:val="21"/>
        </w:rPr>
        <w:t>I.</w:t>
      </w:r>
      <w:r>
        <w:rPr>
          <w:rFonts w:ascii="Times New Roman" w:hAnsi="Times New Roman" w:cs="Times New Roman"/>
          <w:spacing w:val="-3"/>
          <w:szCs w:val="21"/>
        </w:rPr>
        <w:t xml:space="preserve"> </w:t>
      </w:r>
      <w:r>
        <w:rPr>
          <w:rFonts w:ascii="Times New Roman" w:hAnsi="Times New Roman" w:cs="Times New Roman"/>
          <w:spacing w:val="-9"/>
          <w:szCs w:val="21"/>
        </w:rPr>
        <w:t>T</w:t>
      </w:r>
      <w:r>
        <w:rPr>
          <w:rFonts w:ascii="Times New Roman" w:hAnsi="Times New Roman" w:cs="Times New Roman"/>
          <w:szCs w:val="21"/>
        </w:rPr>
        <w:t>it</w:t>
      </w:r>
      <w:r>
        <w:rPr>
          <w:rFonts w:ascii="Times New Roman" w:hAnsi="Times New Roman" w:cs="Times New Roman"/>
          <w:spacing w:val="-11"/>
          <w:szCs w:val="21"/>
        </w:rPr>
        <w:t>o</w:t>
      </w:r>
      <w:r>
        <w:rPr>
          <w:rFonts w:ascii="Times New Roman" w:hAnsi="Times New Roman" w:cs="Times New Roman"/>
          <w:spacing w:val="-24"/>
          <w:szCs w:val="21"/>
        </w:rPr>
        <w:t>v</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A.</w:t>
      </w:r>
      <w:r>
        <w:rPr>
          <w:rFonts w:ascii="Times New Roman" w:hAnsi="Times New Roman" w:cs="Times New Roman"/>
          <w:spacing w:val="-3"/>
          <w:szCs w:val="21"/>
        </w:rPr>
        <w:t xml:space="preserve"> </w:t>
      </w:r>
      <w:r>
        <w:rPr>
          <w:rFonts w:ascii="Times New Roman" w:hAnsi="Times New Roman" w:cs="Times New Roman"/>
          <w:szCs w:val="21"/>
        </w:rPr>
        <w:t>Klementi</w:t>
      </w:r>
      <w:r>
        <w:rPr>
          <w:rFonts w:ascii="Times New Roman" w:hAnsi="Times New Roman" w:cs="Times New Roman"/>
          <w:spacing w:val="-7"/>
          <w:szCs w:val="21"/>
        </w:rPr>
        <w:t>e</w:t>
      </w:r>
      <w:r>
        <w:rPr>
          <w:rFonts w:ascii="Times New Roman" w:hAnsi="Times New Roman" w:cs="Times New Roman"/>
          <w:spacing w:val="-24"/>
          <w:szCs w:val="21"/>
        </w:rPr>
        <w:t>v</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A</w:t>
      </w:r>
      <w:r>
        <w:rPr>
          <w:rFonts w:ascii="Times New Roman" w:hAnsi="Times New Roman" w:cs="Times New Roman"/>
          <w:spacing w:val="-3"/>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4"/>
          <w:szCs w:val="21"/>
        </w:rPr>
        <w:t xml:space="preserve"> </w:t>
      </w:r>
      <w:r>
        <w:rPr>
          <w:rFonts w:ascii="Times New Roman" w:hAnsi="Times New Roman" w:cs="Times New Roman"/>
          <w:szCs w:val="21"/>
        </w:rPr>
        <w:t>model</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zCs w:val="21"/>
        </w:rPr>
        <w:t>unsupe</w:t>
      </w:r>
      <w:r>
        <w:rPr>
          <w:rFonts w:ascii="Times New Roman" w:hAnsi="Times New Roman" w:cs="Times New Roman"/>
          <w:spacing w:val="4"/>
          <w:szCs w:val="21"/>
        </w:rPr>
        <w:t>r</w:t>
      </w:r>
      <w:r>
        <w:rPr>
          <w:rFonts w:ascii="Times New Roman" w:hAnsi="Times New Roman" w:cs="Times New Roman"/>
          <w:szCs w:val="21"/>
        </w:rPr>
        <w:t>vised</w:t>
      </w:r>
      <w:r>
        <w:rPr>
          <w:rFonts w:ascii="Times New Roman" w:hAnsi="Times New Roman" w:cs="Times New Roman"/>
          <w:spacing w:val="-4"/>
          <w:szCs w:val="21"/>
        </w:rPr>
        <w:t xml:space="preserve"> </w:t>
      </w:r>
      <w:r>
        <w:rPr>
          <w:rFonts w:ascii="Times New Roman" w:hAnsi="Times New Roman" w:cs="Times New Roman"/>
          <w:szCs w:val="21"/>
        </w:rPr>
        <w:t>semantic</w:t>
      </w:r>
      <w:r>
        <w:rPr>
          <w:rFonts w:ascii="Times New Roman" w:hAnsi="Times New Roman" w:cs="Times New Roman"/>
          <w:spacing w:val="-3"/>
          <w:szCs w:val="21"/>
        </w:rPr>
        <w:t xml:space="preserve"> </w:t>
      </w:r>
      <w:r>
        <w:rPr>
          <w:rFonts w:ascii="Times New Roman" w:hAnsi="Times New Roman" w:cs="Times New Roman"/>
          <w:szCs w:val="21"/>
        </w:rPr>
        <w:t>parsing[C].</w:t>
      </w:r>
      <w:r>
        <w:rPr>
          <w:rFonts w:ascii="Times New Roman" w:hAnsi="Times New Roman" w:cs="Times New Roman"/>
          <w:spacing w:val="20"/>
          <w:szCs w:val="21"/>
        </w:rPr>
        <w:t xml:space="preserve"> </w:t>
      </w:r>
      <w:r>
        <w:rPr>
          <w:rFonts w:ascii="Times New Roman" w:hAnsi="Times New Roman" w:cs="Times New Roman"/>
          <w:szCs w:val="21"/>
        </w:rPr>
        <w:t>Proceedings</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21"/>
          <w:szCs w:val="21"/>
        </w:rPr>
        <w:t xml:space="preserve"> </w:t>
      </w:r>
      <w:r>
        <w:rPr>
          <w:rFonts w:ascii="Times New Roman" w:hAnsi="Times New Roman" w:cs="Times New Roman"/>
          <w:szCs w:val="21"/>
        </w:rPr>
        <w:t>the</w:t>
      </w:r>
      <w:r>
        <w:rPr>
          <w:rFonts w:ascii="Times New Roman" w:hAnsi="Times New Roman" w:cs="Times New Roman"/>
          <w:spacing w:val="-20"/>
          <w:szCs w:val="21"/>
        </w:rPr>
        <w:t xml:space="preserve"> </w:t>
      </w:r>
      <w:r>
        <w:rPr>
          <w:rFonts w:ascii="Times New Roman" w:hAnsi="Times New Roman" w:cs="Times New Roman"/>
          <w:szCs w:val="21"/>
        </w:rPr>
        <w:t>49th</w:t>
      </w:r>
      <w:r>
        <w:rPr>
          <w:rFonts w:ascii="Times New Roman" w:hAnsi="Times New Roman" w:cs="Times New Roman"/>
          <w:spacing w:val="-20"/>
          <w:szCs w:val="21"/>
        </w:rPr>
        <w:t xml:space="preserve"> </w:t>
      </w:r>
      <w:r>
        <w:rPr>
          <w:rFonts w:ascii="Times New Roman" w:hAnsi="Times New Roman" w:cs="Times New Roman"/>
          <w:szCs w:val="21"/>
        </w:rPr>
        <w:t>Annual</w:t>
      </w:r>
      <w:r>
        <w:rPr>
          <w:rFonts w:ascii="Times New Roman" w:hAnsi="Times New Roman" w:cs="Times New Roman"/>
          <w:spacing w:val="-21"/>
          <w:szCs w:val="21"/>
        </w:rPr>
        <w:t xml:space="preserve"> </w:t>
      </w:r>
      <w:r>
        <w:rPr>
          <w:rFonts w:ascii="Times New Roman" w:hAnsi="Times New Roman" w:cs="Times New Roman"/>
          <w:szCs w:val="21"/>
        </w:rPr>
        <w:t>Meeting</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20"/>
          <w:szCs w:val="21"/>
        </w:rPr>
        <w:t xml:space="preserve"> </w:t>
      </w:r>
      <w:r>
        <w:rPr>
          <w:rFonts w:ascii="Times New Roman" w:hAnsi="Times New Roman" w:cs="Times New Roman"/>
          <w:szCs w:val="21"/>
        </w:rPr>
        <w:t>the</w:t>
      </w:r>
      <w:r>
        <w:rPr>
          <w:rFonts w:ascii="Times New Roman" w:hAnsi="Times New Roman" w:cs="Times New Roman"/>
          <w:spacing w:val="-20"/>
          <w:szCs w:val="21"/>
        </w:rPr>
        <w:t xml:space="preserve"> </w:t>
      </w:r>
      <w:r>
        <w:rPr>
          <w:rFonts w:ascii="Times New Roman" w:hAnsi="Times New Roman" w:cs="Times New Roman"/>
          <w:szCs w:val="21"/>
        </w:rPr>
        <w:t>Association</w:t>
      </w:r>
      <w:r>
        <w:rPr>
          <w:rFonts w:ascii="Times New Roman" w:hAnsi="Times New Roman" w:cs="Times New Roman"/>
          <w:spacing w:val="-20"/>
          <w:szCs w:val="21"/>
        </w:rPr>
        <w:t xml:space="preserve"> </w:t>
      </w:r>
      <w:r>
        <w:rPr>
          <w:rFonts w:ascii="Times New Roman" w:hAnsi="Times New Roman" w:cs="Times New Roman"/>
          <w:szCs w:val="21"/>
        </w:rPr>
        <w:t>for</w:t>
      </w:r>
      <w:r>
        <w:rPr>
          <w:rFonts w:ascii="Times New Roman" w:hAnsi="Times New Roman" w:cs="Times New Roman"/>
          <w:spacing w:val="-20"/>
          <w:szCs w:val="21"/>
        </w:rPr>
        <w:t xml:space="preserve"> </w:t>
      </w:r>
      <w:r>
        <w:rPr>
          <w:rFonts w:ascii="Times New Roman" w:hAnsi="Times New Roman" w:cs="Times New Roman"/>
          <w:szCs w:val="21"/>
        </w:rPr>
        <w:t>Computational</w:t>
      </w:r>
      <w:r>
        <w:rPr>
          <w:rFonts w:ascii="Times New Roman" w:hAnsi="Times New Roman" w:cs="Times New Roman"/>
          <w:spacing w:val="-20"/>
          <w:szCs w:val="21"/>
        </w:rPr>
        <w:t xml:space="preserve"> </w:t>
      </w:r>
      <w:r>
        <w:rPr>
          <w:rFonts w:ascii="Times New Roman" w:hAnsi="Times New Roman" w:cs="Times New Roman"/>
          <w:szCs w:val="21"/>
        </w:rPr>
        <w:t>Linguistics</w:t>
      </w:r>
      <w:r>
        <w:rPr>
          <w:rFonts w:ascii="Times New Roman" w:eastAsia="宋体" w:hAnsi="Times New Roman" w:cs="Times New Roman"/>
          <w:szCs w:val="21"/>
          <w:lang w:eastAsia="zh-CN"/>
        </w:rPr>
        <w:t>：</w:t>
      </w:r>
      <w:r>
        <w:rPr>
          <w:rFonts w:ascii="Times New Roman" w:hAnsi="Times New Roman" w:cs="Times New Roman"/>
          <w:spacing w:val="1"/>
          <w:szCs w:val="21"/>
        </w:rPr>
        <w:t xml:space="preserve"> </w:t>
      </w:r>
      <w:r>
        <w:rPr>
          <w:rFonts w:ascii="Times New Roman" w:hAnsi="Times New Roman" w:cs="Times New Roman"/>
          <w:szCs w:val="21"/>
        </w:rPr>
        <w:t>Human</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11"/>
          <w:szCs w:val="21"/>
        </w:rPr>
        <w:t xml:space="preserve"> </w:t>
      </w:r>
      <w:r>
        <w:rPr>
          <w:rFonts w:ascii="Times New Roman" w:hAnsi="Times New Roman" w:cs="Times New Roman"/>
          <w:szCs w:val="21"/>
        </w:rPr>
        <w:t>1.</w:t>
      </w:r>
      <w:r>
        <w:rPr>
          <w:rFonts w:ascii="Times New Roman" w:hAnsi="Times New Roman" w:cs="Times New Roman"/>
          <w:spacing w:val="-10"/>
          <w:szCs w:val="21"/>
        </w:rPr>
        <w:t xml:space="preserve"> </w:t>
      </w:r>
      <w:r>
        <w:rPr>
          <w:rFonts w:ascii="Times New Roman" w:hAnsi="Times New Roman" w:cs="Times New Roman"/>
          <w:szCs w:val="21"/>
        </w:rPr>
        <w:t>Association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2011,</w:t>
      </w:r>
      <w:r>
        <w:rPr>
          <w:rFonts w:ascii="Times New Roman" w:hAnsi="Times New Roman" w:cs="Times New Roman"/>
          <w:spacing w:val="-11"/>
          <w:szCs w:val="21"/>
        </w:rPr>
        <w:t xml:space="preserve"> </w:t>
      </w:r>
      <w:r>
        <w:rPr>
          <w:rFonts w:ascii="Times New Roman" w:hAnsi="Times New Roman" w:cs="Times New Roman"/>
          <w:szCs w:val="21"/>
        </w:rPr>
        <w:t>1445–1455</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5" w:name="_bookmark140"/>
      <w:bookmarkEnd w:id="395"/>
      <w:r>
        <w:rPr>
          <w:rFonts w:ascii="Times New Roman" w:hAnsi="Times New Roman" w:cs="Times New Roman"/>
          <w:szCs w:val="21"/>
        </w:rPr>
        <w:t>[21]</w:t>
      </w:r>
      <w:r>
        <w:rPr>
          <w:rFonts w:ascii="Times New Roman" w:hAnsi="Times New Roman" w:cs="Times New Roman"/>
          <w:spacing w:val="5"/>
          <w:szCs w:val="21"/>
        </w:rPr>
        <w:t xml:space="preserve"> </w:t>
      </w:r>
      <w:r>
        <w:rPr>
          <w:rFonts w:ascii="Times New Roman" w:hAnsi="Times New Roman" w:cs="Times New Roman"/>
          <w:szCs w:val="21"/>
        </w:rPr>
        <w:t>K.</w:t>
      </w:r>
      <w:r>
        <w:rPr>
          <w:rFonts w:ascii="Times New Roman" w:hAnsi="Times New Roman" w:cs="Times New Roman"/>
          <w:spacing w:val="15"/>
          <w:szCs w:val="21"/>
        </w:rPr>
        <w:t xml:space="preserve"> </w:t>
      </w:r>
      <w:r>
        <w:rPr>
          <w:rFonts w:ascii="Times New Roman" w:hAnsi="Times New Roman" w:cs="Times New Roman"/>
          <w:spacing w:val="-7"/>
          <w:szCs w:val="21"/>
        </w:rPr>
        <w:t>K</w:t>
      </w:r>
      <w:r>
        <w:rPr>
          <w:rFonts w:ascii="Times New Roman" w:hAnsi="Times New Roman" w:cs="Times New Roman"/>
          <w:szCs w:val="21"/>
        </w:rPr>
        <w:t>ersting,</w:t>
      </w:r>
      <w:r>
        <w:rPr>
          <w:rFonts w:ascii="Times New Roman" w:hAnsi="Times New Roman" w:cs="Times New Roman"/>
          <w:spacing w:val="20"/>
          <w:szCs w:val="21"/>
        </w:rPr>
        <w:t xml:space="preserve"> </w:t>
      </w:r>
      <w:r>
        <w:rPr>
          <w:rFonts w:ascii="Times New Roman" w:hAnsi="Times New Roman" w:cs="Times New Roman"/>
          <w:szCs w:val="21"/>
        </w:rPr>
        <w:t>L.</w:t>
      </w:r>
      <w:r>
        <w:rPr>
          <w:rFonts w:ascii="Times New Roman" w:hAnsi="Times New Roman" w:cs="Times New Roman"/>
          <w:spacing w:val="15"/>
          <w:szCs w:val="21"/>
        </w:rPr>
        <w:t xml:space="preserve"> </w:t>
      </w:r>
      <w:r>
        <w:rPr>
          <w:rFonts w:ascii="Times New Roman" w:hAnsi="Times New Roman" w:cs="Times New Roman"/>
          <w:szCs w:val="21"/>
        </w:rPr>
        <w:t>De</w:t>
      </w:r>
      <w:r>
        <w:rPr>
          <w:rFonts w:ascii="Times New Roman" w:hAnsi="Times New Roman" w:cs="Times New Roman"/>
          <w:spacing w:val="15"/>
          <w:szCs w:val="21"/>
        </w:rPr>
        <w:t xml:space="preserve"> </w:t>
      </w:r>
      <w:r>
        <w:rPr>
          <w:rFonts w:ascii="Times New Roman" w:hAnsi="Times New Roman" w:cs="Times New Roman"/>
          <w:szCs w:val="21"/>
        </w:rPr>
        <w:t>Raedt.</w:t>
      </w:r>
      <w:r>
        <w:rPr>
          <w:rFonts w:ascii="Times New Roman" w:hAnsi="Times New Roman" w:cs="Times New Roman"/>
          <w:spacing w:val="35"/>
          <w:szCs w:val="21"/>
        </w:rPr>
        <w:t xml:space="preserve"> </w:t>
      </w:r>
      <w:r>
        <w:rPr>
          <w:rFonts w:ascii="Times New Roman" w:hAnsi="Times New Roman" w:cs="Times New Roman"/>
          <w:szCs w:val="21"/>
        </w:rPr>
        <w:t>1</w:t>
      </w:r>
      <w:r>
        <w:rPr>
          <w:rFonts w:ascii="Times New Roman" w:hAnsi="Times New Roman" w:cs="Times New Roman"/>
          <w:spacing w:val="15"/>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15"/>
          <w:szCs w:val="21"/>
        </w:rPr>
        <w:t xml:space="preserve"> </w:t>
      </w:r>
      <w:r>
        <w:rPr>
          <w:rFonts w:ascii="Times New Roman" w:hAnsi="Times New Roman" w:cs="Times New Roman"/>
          <w:szCs w:val="21"/>
        </w:rPr>
        <w: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ramming</w:t>
      </w:r>
      <w:r>
        <w:rPr>
          <w:rFonts w:ascii="Times New Roman" w:eastAsia="宋体" w:hAnsi="Times New Roman" w:cs="Times New Roman"/>
          <w:szCs w:val="21"/>
          <w:lang w:eastAsia="zh-CN"/>
        </w:rPr>
        <w:t>：</w:t>
      </w:r>
      <w:r>
        <w:rPr>
          <w:rFonts w:ascii="Times New Roman" w:hAnsi="Times New Roman" w:cs="Times New Roman"/>
          <w:spacing w:val="51"/>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15"/>
          <w:szCs w:val="21"/>
        </w:rPr>
        <w:t xml:space="preserve"> </w:t>
      </w:r>
      <w:r>
        <w:rPr>
          <w:rFonts w:ascii="Times New Roman" w:hAnsi="Times New Roman" w:cs="Times New Roman"/>
          <w:szCs w:val="21"/>
        </w:rPr>
        <w:t>and</w:t>
      </w:r>
      <w:r>
        <w:rPr>
          <w:rFonts w:ascii="Times New Roman" w:hAnsi="Times New Roman" w:cs="Times New Roman"/>
          <w:spacing w:val="15"/>
          <w:szCs w:val="21"/>
        </w:rPr>
        <w:t xml:space="preserve"> </w:t>
      </w:r>
      <w:r>
        <w:rPr>
          <w:rFonts w:ascii="Times New Roman" w:hAnsi="Times New Roman" w:cs="Times New Roman"/>
          <w:spacing w:val="-18"/>
          <w:szCs w:val="21"/>
        </w:rPr>
        <w:t>T</w:t>
      </w:r>
      <w:r>
        <w:rPr>
          <w:rFonts w:ascii="Times New Roman" w:hAnsi="Times New Roman" w:cs="Times New Roman"/>
          <w:szCs w:val="21"/>
        </w:rPr>
        <w:t>ool[J].</w:t>
      </w:r>
      <w:r>
        <w:rPr>
          <w:rFonts w:ascii="Times New Roman" w:hAnsi="Times New Roman" w:cs="Times New Roman"/>
          <w:spacing w:val="34"/>
          <w:szCs w:val="21"/>
        </w:rPr>
        <w:t xml:space="preserve"> </w:t>
      </w:r>
      <w:r>
        <w:rPr>
          <w:rFonts w:ascii="Times New Roman" w:hAnsi="Times New Roman" w:cs="Times New Roman"/>
          <w:szCs w:val="21"/>
        </w:rPr>
        <w:t>Statistical</w:t>
      </w:r>
      <w:r>
        <w:rPr>
          <w:rFonts w:ascii="Times New Roman" w:hAnsi="Times New Roman" w:cs="Times New Roman"/>
          <w:w w:val="99"/>
          <w:szCs w:val="21"/>
        </w:rPr>
        <w:t xml:space="preserve"> </w:t>
      </w:r>
      <w:r>
        <w:rPr>
          <w:rFonts w:ascii="Times New Roman" w:hAnsi="Times New Roman" w:cs="Times New Roman"/>
          <w:szCs w:val="21"/>
        </w:rPr>
        <w:t>Relational</w:t>
      </w:r>
      <w:r>
        <w:rPr>
          <w:rFonts w:ascii="Times New Roman" w:hAnsi="Times New Roman" w:cs="Times New Roman"/>
          <w:spacing w:val="-14"/>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3"/>
          <w:szCs w:val="21"/>
        </w:rPr>
        <w:t xml:space="preserve"> </w:t>
      </w:r>
      <w:r>
        <w:rPr>
          <w:rFonts w:ascii="Times New Roman" w:hAnsi="Times New Roman" w:cs="Times New Roman"/>
          <w:szCs w:val="21"/>
        </w:rPr>
        <w:t>2007</w:t>
      </w:r>
      <w:r>
        <w:rPr>
          <w:rFonts w:ascii="Times New Roman" w:eastAsia="宋体" w:hAnsi="Times New Roman" w:cs="Times New Roman"/>
          <w:szCs w:val="21"/>
          <w:lang w:eastAsia="zh-CN"/>
        </w:rPr>
        <w:t>：</w:t>
      </w:r>
      <w:r>
        <w:rPr>
          <w:rFonts w:ascii="Times New Roman" w:hAnsi="Times New Roman" w:cs="Times New Roman"/>
          <w:szCs w:val="21"/>
        </w:rPr>
        <w:t>291</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6" w:name="_bookmark141"/>
      <w:bookmarkEnd w:id="396"/>
      <w:r>
        <w:rPr>
          <w:rFonts w:ascii="Times New Roman" w:hAnsi="Times New Roman" w:cs="Times New Roman"/>
          <w:szCs w:val="21"/>
        </w:rPr>
        <w:t>[22]</w:t>
      </w:r>
      <w:r>
        <w:rPr>
          <w:rFonts w:ascii="Times New Roman" w:hAnsi="Times New Roman" w:cs="Times New Roman"/>
          <w:spacing w:val="2"/>
          <w:szCs w:val="21"/>
        </w:rPr>
        <w:t xml:space="preserve"> </w:t>
      </w:r>
      <w:r>
        <w:rPr>
          <w:rFonts w:ascii="Times New Roman" w:hAnsi="Times New Roman" w:cs="Times New Roman"/>
          <w:szCs w:val="21"/>
        </w:rPr>
        <w:t>M. Brochele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L.</w:t>
      </w:r>
      <w:r>
        <w:rPr>
          <w:rFonts w:ascii="Times New Roman" w:hAnsi="Times New Roman" w:cs="Times New Roman"/>
          <w:spacing w:val="-1"/>
          <w:szCs w:val="21"/>
        </w:rPr>
        <w:t xml:space="preserve"> </w:t>
      </w:r>
      <w:r>
        <w:rPr>
          <w:rFonts w:ascii="Times New Roman" w:hAnsi="Times New Roman" w:cs="Times New Roman"/>
          <w:szCs w:val="21"/>
        </w:rPr>
        <w:t>Mihal</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zCs w:val="21"/>
        </w:rPr>
        <w:t>L.</w:t>
      </w:r>
      <w:r>
        <w:rPr>
          <w:rFonts w:ascii="Times New Roman" w:hAnsi="Times New Roman" w:cs="Times New Roman"/>
          <w:spacing w:val="-1"/>
          <w:szCs w:val="21"/>
        </w:rPr>
        <w:t xml:space="preserve"> </w:t>
      </w:r>
      <w:r>
        <w:rPr>
          <w:rFonts w:ascii="Times New Roman" w:hAnsi="Times New Roman" w:cs="Times New Roman"/>
          <w:szCs w:val="21"/>
        </w:rPr>
        <w:t>Getoo</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30"/>
          <w:szCs w:val="21"/>
        </w:rPr>
        <w:t xml:space="preserve"> </w:t>
      </w:r>
      <w:r>
        <w:rPr>
          <w:rFonts w:ascii="Times New Roman" w:hAnsi="Times New Roman" w:cs="Times New Roman"/>
          <w:szCs w:val="21"/>
        </w:rPr>
        <w:t>Probabilistic similarity</w:t>
      </w:r>
      <w:r>
        <w:rPr>
          <w:rFonts w:ascii="Times New Roman" w:hAnsi="Times New Roman" w:cs="Times New Roman"/>
          <w:spacing w:val="-1"/>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gic[J].</w:t>
      </w:r>
      <w:r>
        <w:rPr>
          <w:rFonts w:ascii="Times New Roman" w:hAnsi="Times New Roman" w:cs="Times New Roman"/>
          <w:spacing w:val="31"/>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2"/>
          <w:szCs w:val="21"/>
        </w:rPr>
        <w:t xml:space="preserve"> </w:t>
      </w:r>
      <w:r>
        <w:rPr>
          <w:rFonts w:ascii="Times New Roman" w:hAnsi="Times New Roman" w:cs="Times New Roman"/>
          <w:szCs w:val="21"/>
        </w:rPr>
        <w:t>preprint 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1203.3469.</w:t>
      </w:r>
      <w:r>
        <w:rPr>
          <w:rFonts w:ascii="Times New Roman" w:hAnsi="Times New Roman" w:cs="Times New Roman"/>
          <w:spacing w:val="-15"/>
          <w:szCs w:val="21"/>
        </w:rPr>
        <w:t xml:space="preserve"> </w:t>
      </w:r>
      <w:r>
        <w:rPr>
          <w:rFonts w:ascii="Times New Roman" w:hAnsi="Times New Roman" w:cs="Times New Roman"/>
          <w:szCs w:val="21"/>
        </w:rPr>
        <w:t>2012</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7" w:name="_bookmark142"/>
      <w:bookmarkEnd w:id="397"/>
      <w:r>
        <w:rPr>
          <w:rFonts w:ascii="Times New Roman" w:hAnsi="Times New Roman" w:cs="Times New Roman"/>
          <w:szCs w:val="21"/>
        </w:rPr>
        <w:t>[23]</w:t>
      </w:r>
      <w:r>
        <w:rPr>
          <w:rFonts w:ascii="Times New Roman" w:hAnsi="Times New Roman" w:cs="Times New Roman"/>
          <w:spacing w:val="51"/>
          <w:szCs w:val="21"/>
        </w:rPr>
        <w:t xml:space="preserve"> </w:t>
      </w:r>
      <w:r>
        <w:rPr>
          <w:rFonts w:ascii="Times New Roman" w:hAnsi="Times New Roman" w:cs="Times New Roman"/>
          <w:szCs w:val="21"/>
        </w:rPr>
        <w:t>L.</w:t>
      </w:r>
      <w:r>
        <w:rPr>
          <w:rFonts w:ascii="Times New Roman" w:hAnsi="Times New Roman" w:cs="Times New Roman"/>
          <w:spacing w:val="-17"/>
          <w:szCs w:val="21"/>
        </w:rPr>
        <w:t xml:space="preserve"> </w:t>
      </w:r>
      <w:r>
        <w:rPr>
          <w:rFonts w:ascii="Times New Roman" w:hAnsi="Times New Roman" w:cs="Times New Roman"/>
          <w:szCs w:val="21"/>
        </w:rPr>
        <w:t>De</w:t>
      </w:r>
      <w:r>
        <w:rPr>
          <w:rFonts w:ascii="Times New Roman" w:hAnsi="Times New Roman" w:cs="Times New Roman"/>
          <w:spacing w:val="-16"/>
          <w:szCs w:val="21"/>
        </w:rPr>
        <w:t xml:space="preserve"> </w:t>
      </w:r>
      <w:r>
        <w:rPr>
          <w:rFonts w:ascii="Times New Roman" w:hAnsi="Times New Roman" w:cs="Times New Roman"/>
          <w:szCs w:val="21"/>
        </w:rPr>
        <w:t>Raedt,</w:t>
      </w:r>
      <w:r>
        <w:rPr>
          <w:rFonts w:ascii="Times New Roman" w:hAnsi="Times New Roman" w:cs="Times New Roman"/>
          <w:spacing w:val="-14"/>
          <w:szCs w:val="21"/>
        </w:rPr>
        <w:t xml:space="preserve"> </w:t>
      </w:r>
      <w:r>
        <w:rPr>
          <w:rFonts w:ascii="Times New Roman" w:hAnsi="Times New Roman" w:cs="Times New Roman"/>
          <w:szCs w:val="21"/>
        </w:rPr>
        <w:t>K.</w:t>
      </w:r>
      <w:r>
        <w:rPr>
          <w:rFonts w:ascii="Times New Roman" w:hAnsi="Times New Roman" w:cs="Times New Roman"/>
          <w:spacing w:val="-17"/>
          <w:szCs w:val="21"/>
        </w:rPr>
        <w:t xml:space="preserve"> </w:t>
      </w:r>
      <w:r>
        <w:rPr>
          <w:rFonts w:ascii="Times New Roman" w:hAnsi="Times New Roman" w:cs="Times New Roman"/>
          <w:spacing w:val="-7"/>
          <w:szCs w:val="21"/>
        </w:rPr>
        <w:t>K</w:t>
      </w:r>
      <w:r>
        <w:rPr>
          <w:rFonts w:ascii="Times New Roman" w:hAnsi="Times New Roman" w:cs="Times New Roman"/>
          <w:szCs w:val="21"/>
        </w:rPr>
        <w:t>ersting.</w:t>
      </w:r>
      <w:r>
        <w:rPr>
          <w:rFonts w:ascii="Times New Roman" w:hAnsi="Times New Roman" w:cs="Times New Roman"/>
          <w:spacing w:val="-4"/>
          <w:szCs w:val="21"/>
        </w:rPr>
        <w:t xml:space="preserve"> </w:t>
      </w:r>
      <w:r>
        <w:rPr>
          <w:rFonts w:ascii="Times New Roman" w:hAnsi="Times New Roman" w:cs="Times New Roman"/>
          <w:szCs w:val="21"/>
        </w:rPr>
        <w:t>Probabilistic</w:t>
      </w:r>
      <w:r>
        <w:rPr>
          <w:rFonts w:ascii="Times New Roman" w:hAnsi="Times New Roman" w:cs="Times New Roman"/>
          <w:spacing w:val="-16"/>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1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ning[J].</w:t>
      </w:r>
      <w:r>
        <w:rPr>
          <w:rFonts w:ascii="Times New Roman" w:hAnsi="Times New Roman" w:cs="Times New Roman"/>
          <w:spacing w:val="-5"/>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16"/>
          <w:szCs w:val="21"/>
        </w:rPr>
        <w:t xml:space="preserve"> </w:t>
      </w:r>
      <w:r>
        <w:rPr>
          <w:rFonts w:ascii="Times New Roman" w:hAnsi="Times New Roman" w:cs="Times New Roman"/>
          <w:szCs w:val="21"/>
        </w:rPr>
        <w:t>SIGKDD</w:t>
      </w:r>
      <w:r>
        <w:rPr>
          <w:rFonts w:ascii="Times New Roman" w:hAnsi="Times New Roman" w:cs="Times New Roman"/>
          <w:spacing w:val="-17"/>
          <w:szCs w:val="21"/>
        </w:rPr>
        <w:t xml:space="preserve"> </w:t>
      </w:r>
      <w:r>
        <w:rPr>
          <w:rFonts w:ascii="Times New Roman" w:hAnsi="Times New Roman" w:cs="Times New Roman"/>
          <w:szCs w:val="21"/>
        </w:rPr>
        <w:t>Explorations</w:t>
      </w:r>
      <w:r>
        <w:rPr>
          <w:rFonts w:ascii="Times New Roman" w:hAnsi="Times New Roman" w:cs="Times New Roman"/>
          <w:spacing w:val="-15"/>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wslet-</w:t>
      </w:r>
      <w:r>
        <w:rPr>
          <w:rFonts w:ascii="Times New Roman" w:hAnsi="Times New Roman" w:cs="Times New Roman"/>
          <w:w w:val="99"/>
          <w:szCs w:val="21"/>
        </w:rPr>
        <w:t xml:space="preserve"> </w:t>
      </w:r>
      <w:r>
        <w:rPr>
          <w:rFonts w:ascii="Times New Roman" w:hAnsi="Times New Roman" w:cs="Times New Roman"/>
          <w:szCs w:val="21"/>
        </w:rPr>
        <w:t>te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2003.</w:t>
      </w:r>
      <w:r>
        <w:rPr>
          <w:rFonts w:ascii="Times New Roman" w:hAnsi="Times New Roman" w:cs="Times New Roman"/>
          <w:spacing w:val="13"/>
          <w:szCs w:val="21"/>
        </w:rPr>
        <w:t xml:space="preserve"> </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31–48</w:t>
      </w:r>
    </w:p>
    <w:p w:rsidR="000A3AD4" w:rsidRDefault="000A3AD4" w:rsidP="000A3AD4">
      <w:pPr>
        <w:spacing w:before="17" w:line="20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398" w:name="_bookmark143"/>
      <w:bookmarkEnd w:id="398"/>
      <w:r>
        <w:rPr>
          <w:rFonts w:ascii="Times New Roman" w:hAnsi="Times New Roman" w:cs="Times New Roman"/>
          <w:szCs w:val="21"/>
        </w:rPr>
        <w:t xml:space="preserve">[24] </w:t>
      </w:r>
      <w:r>
        <w:rPr>
          <w:rFonts w:ascii="Times New Roman" w:hAnsi="Times New Roman" w:cs="Times New Roman"/>
          <w:spacing w:val="1"/>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15"/>
          <w:szCs w:val="21"/>
        </w:rPr>
        <w:t xml:space="preserve"> </w:t>
      </w:r>
      <w:r>
        <w:rPr>
          <w:rFonts w:ascii="Times New Roman" w:hAnsi="Times New Roman" w:cs="Times New Roman"/>
          <w:szCs w:val="21"/>
        </w:rPr>
        <w:t>Rigid</w:t>
      </w:r>
      <w:r>
        <w:rPr>
          <w:rFonts w:ascii="Times New Roman" w:hAnsi="Times New Roman" w:cs="Times New Roman"/>
          <w:spacing w:val="-5"/>
          <w:szCs w:val="21"/>
        </w:rPr>
        <w:t xml:space="preserve"> </w:t>
      </w:r>
      <w:r>
        <w:rPr>
          <w:rFonts w:ascii="Times New Roman" w:hAnsi="Times New Roman" w:cs="Times New Roman"/>
          <w:szCs w:val="21"/>
        </w:rPr>
        <w:t>Fl</w:t>
      </w:r>
      <w:r>
        <w:rPr>
          <w:rFonts w:ascii="Times New Roman" w:hAnsi="Times New Roman" w:cs="Times New Roman"/>
          <w:spacing w:val="-3"/>
          <w:szCs w:val="21"/>
        </w:rPr>
        <w:t>e</w:t>
      </w:r>
      <w:r>
        <w:rPr>
          <w:rFonts w:ascii="Times New Roman" w:hAnsi="Times New Roman" w:cs="Times New Roman"/>
          <w:szCs w:val="21"/>
        </w:rPr>
        <w:t>xibility</w:t>
      </w:r>
      <w:r>
        <w:rPr>
          <w:rFonts w:ascii="Times New Roman" w:eastAsia="宋体" w:hAnsi="Times New Roman" w:cs="Times New Roman"/>
          <w:szCs w:val="21"/>
          <w:lang w:eastAsia="zh-CN"/>
        </w:rPr>
        <w:t>：</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Intelligence[M].</w:t>
      </w:r>
      <w:r>
        <w:rPr>
          <w:rFonts w:ascii="Times New Roman" w:hAnsi="Times New Roman" w:cs="Times New Roman"/>
          <w:spacing w:val="16"/>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2006</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9" w:name="_bookmark144"/>
      <w:bookmarkEnd w:id="399"/>
      <w:r>
        <w:rPr>
          <w:rFonts w:ascii="Times New Roman" w:hAnsi="Times New Roman" w:cs="Times New Roman"/>
          <w:szCs w:val="21"/>
        </w:rPr>
        <w:t>[25]</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Baroni, R.</w:t>
      </w:r>
      <w:r>
        <w:rPr>
          <w:rFonts w:ascii="Times New Roman" w:hAnsi="Times New Roman" w:cs="Times New Roman"/>
          <w:spacing w:val="-1"/>
          <w:szCs w:val="21"/>
        </w:rPr>
        <w:t xml:space="preserve"> </w:t>
      </w:r>
      <w:r>
        <w:rPr>
          <w:rFonts w:ascii="Times New Roman" w:hAnsi="Times New Roman" w:cs="Times New Roman"/>
          <w:szCs w:val="21"/>
        </w:rPr>
        <w:t>Zamparelli.</w:t>
      </w:r>
      <w:r>
        <w:rPr>
          <w:rFonts w:ascii="Times New Roman" w:hAnsi="Times New Roman" w:cs="Times New Roman"/>
          <w:spacing w:val="32"/>
          <w:szCs w:val="21"/>
        </w:rPr>
        <w:t xml:space="preserve"> </w:t>
      </w:r>
      <w:r>
        <w:rPr>
          <w:rFonts w:ascii="Times New Roman" w:hAnsi="Times New Roman" w:cs="Times New Roman"/>
          <w:szCs w:val="21"/>
        </w:rPr>
        <w:t>Nouns</w:t>
      </w:r>
      <w:r>
        <w:rPr>
          <w:rFonts w:ascii="Times New Roman" w:hAnsi="Times New Roman" w:cs="Times New Roman"/>
          <w:spacing w:val="-1"/>
          <w:szCs w:val="21"/>
        </w:rPr>
        <w:t xml:space="preserve"> </w:t>
      </w:r>
      <w:r>
        <w:rPr>
          <w:rFonts w:ascii="Times New Roman" w:hAnsi="Times New Roman" w:cs="Times New Roman"/>
          <w:szCs w:val="21"/>
        </w:rPr>
        <w:t>are</w:t>
      </w:r>
      <w:r>
        <w:rPr>
          <w:rFonts w:ascii="Times New Roman" w:hAnsi="Times New Roman" w:cs="Times New Roman"/>
          <w:spacing w:val="-1"/>
          <w:szCs w:val="21"/>
        </w:rPr>
        <w:t xml:space="preserve"> </w:t>
      </w:r>
      <w:r>
        <w:rPr>
          <w:rFonts w:ascii="Times New Roman" w:hAnsi="Times New Roman" w:cs="Times New Roman"/>
          <w:spacing w:val="-3"/>
          <w:szCs w:val="21"/>
        </w:rPr>
        <w:t>v</w:t>
      </w:r>
      <w:r>
        <w:rPr>
          <w:rFonts w:ascii="Times New Roman" w:hAnsi="Times New Roman" w:cs="Times New Roman"/>
          <w:szCs w:val="21"/>
        </w:rPr>
        <w:t>ectors, 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 are</w:t>
      </w:r>
      <w:r>
        <w:rPr>
          <w:rFonts w:ascii="Times New Roman" w:hAnsi="Times New Roman" w:cs="Times New Roman"/>
          <w:spacing w:val="-1"/>
          <w:szCs w:val="21"/>
        </w:rPr>
        <w:t xml:space="preserve"> </w:t>
      </w:r>
      <w:r>
        <w:rPr>
          <w:rFonts w:ascii="Times New Roman" w:hAnsi="Times New Roman" w:cs="Times New Roman"/>
          <w:szCs w:val="21"/>
        </w:rPr>
        <w:t>matrices</w:t>
      </w:r>
      <w:r>
        <w:rPr>
          <w:rFonts w:ascii="Times New Roman" w:eastAsia="宋体" w:hAnsi="Times New Roman" w:cs="Times New Roman"/>
          <w:szCs w:val="21"/>
          <w:lang w:eastAsia="zh-CN"/>
        </w:rPr>
        <w:t>：</w:t>
      </w:r>
      <w:r>
        <w:rPr>
          <w:rFonts w:ascii="Times New Roman" w:hAnsi="Times New Roman" w:cs="Times New Roman"/>
          <w:spacing w:val="19"/>
          <w:szCs w:val="21"/>
        </w:rPr>
        <w:t xml:space="preserve"> </w:t>
      </w:r>
      <w:r>
        <w:rPr>
          <w:rFonts w:ascii="Times New Roman" w:hAnsi="Times New Roman" w:cs="Times New Roman"/>
          <w:szCs w:val="21"/>
        </w:rPr>
        <w:t>Representing</w:t>
      </w:r>
      <w:r>
        <w:rPr>
          <w:rFonts w:ascii="Times New Roman" w:hAnsi="Times New Roman" w:cs="Times New Roman"/>
          <w:spacing w:val="-1"/>
          <w:szCs w:val="21"/>
        </w:rPr>
        <w:t xml:space="preserve"> </w:t>
      </w:r>
      <w:r>
        <w:rPr>
          <w:rFonts w:ascii="Times New Roman" w:hAnsi="Times New Roman" w:cs="Times New Roman"/>
          <w:szCs w:val="21"/>
        </w:rPr>
        <w:t>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w w:val="99"/>
          <w:szCs w:val="21"/>
        </w:rPr>
        <w:t xml:space="preserve"> </w:t>
      </w:r>
      <w:r>
        <w:rPr>
          <w:rFonts w:ascii="Times New Roman" w:hAnsi="Times New Roman" w:cs="Times New Roman"/>
          <w:szCs w:val="21"/>
        </w:rPr>
        <w:t>noun</w:t>
      </w:r>
      <w:r>
        <w:rPr>
          <w:rFonts w:ascii="Times New Roman" w:hAnsi="Times New Roman" w:cs="Times New Roman"/>
          <w:spacing w:val="10"/>
          <w:szCs w:val="21"/>
        </w:rPr>
        <w:t xml:space="preserve"> </w:t>
      </w:r>
      <w:r>
        <w:rPr>
          <w:rFonts w:ascii="Times New Roman" w:hAnsi="Times New Roman" w:cs="Times New Roman"/>
          <w:szCs w:val="21"/>
        </w:rPr>
        <w:t>const</w:t>
      </w:r>
      <w:r>
        <w:rPr>
          <w:rFonts w:ascii="Times New Roman" w:hAnsi="Times New Roman" w:cs="Times New Roman"/>
          <w:spacing w:val="4"/>
          <w:szCs w:val="21"/>
        </w:rPr>
        <w:t>r</w:t>
      </w:r>
      <w:r>
        <w:rPr>
          <w:rFonts w:ascii="Times New Roman" w:hAnsi="Times New Roman" w:cs="Times New Roman"/>
          <w:szCs w:val="21"/>
        </w:rPr>
        <w:t>uctions</w:t>
      </w:r>
      <w:r>
        <w:rPr>
          <w:rFonts w:ascii="Times New Roman" w:hAnsi="Times New Roman" w:cs="Times New Roman"/>
          <w:spacing w:val="10"/>
          <w:szCs w:val="21"/>
        </w:rPr>
        <w:t xml:space="preserve"> </w:t>
      </w:r>
      <w:r>
        <w:rPr>
          <w:rFonts w:ascii="Times New Roman" w:hAnsi="Times New Roman" w:cs="Times New Roman"/>
          <w:szCs w:val="21"/>
        </w:rPr>
        <w:t>in</w:t>
      </w:r>
      <w:r>
        <w:rPr>
          <w:rFonts w:ascii="Times New Roman" w:hAnsi="Times New Roman" w:cs="Times New Roman"/>
          <w:spacing w:val="11"/>
          <w:szCs w:val="21"/>
        </w:rPr>
        <w:t xml:space="preserve"> </w:t>
      </w:r>
      <w:r>
        <w:rPr>
          <w:rFonts w:ascii="Times New Roman" w:hAnsi="Times New Roman" w:cs="Times New Roman"/>
          <w:szCs w:val="21"/>
        </w:rPr>
        <w:t>semantic</w:t>
      </w:r>
      <w:r>
        <w:rPr>
          <w:rFonts w:ascii="Times New Roman" w:hAnsi="Times New Roman" w:cs="Times New Roman"/>
          <w:spacing w:val="10"/>
          <w:szCs w:val="21"/>
        </w:rPr>
        <w:t xml:space="preserve"> </w:t>
      </w:r>
      <w:r>
        <w:rPr>
          <w:rFonts w:ascii="Times New Roman" w:hAnsi="Times New Roman" w:cs="Times New Roman"/>
          <w:szCs w:val="21"/>
        </w:rPr>
        <w:t>space[C].</w:t>
      </w:r>
      <w:r>
        <w:rPr>
          <w:rFonts w:ascii="Times New Roman" w:hAnsi="Times New Roman" w:cs="Times New Roman"/>
          <w:spacing w:val="18"/>
          <w:szCs w:val="21"/>
        </w:rPr>
        <w:t xml:space="preserve"> </w:t>
      </w:r>
      <w:r>
        <w:rPr>
          <w:rFonts w:ascii="Times New Roman" w:hAnsi="Times New Roman" w:cs="Times New Roman"/>
          <w:szCs w:val="21"/>
        </w:rPr>
        <w:t>Proceedings</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zCs w:val="21"/>
        </w:rPr>
        <w:t>2010</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on</w:t>
      </w:r>
      <w:r>
        <w:rPr>
          <w:rFonts w:ascii="Times New Roman" w:hAnsi="Times New Roman" w:cs="Times New Roman"/>
          <w:spacing w:val="11"/>
          <w:szCs w:val="21"/>
        </w:rPr>
        <w:t xml:space="preserve"> </w:t>
      </w:r>
      <w:r>
        <w:rPr>
          <w:rFonts w:ascii="Times New Roman" w:hAnsi="Times New Roman" w:cs="Times New Roman"/>
          <w:szCs w:val="21"/>
        </w:rPr>
        <w:t>Empirical</w:t>
      </w:r>
      <w:r>
        <w:rPr>
          <w:rFonts w:ascii="Times New Roman" w:hAnsi="Times New Roman" w:cs="Times New Roman"/>
          <w:w w:val="99"/>
          <w:szCs w:val="21"/>
        </w:rPr>
        <w:t xml:space="preserve"> </w:t>
      </w:r>
      <w:r>
        <w:rPr>
          <w:rFonts w:ascii="Times New Roman" w:hAnsi="Times New Roman" w:cs="Times New Roman"/>
          <w:szCs w:val="21"/>
        </w:rPr>
        <w:t>Methods</w:t>
      </w:r>
      <w:r>
        <w:rPr>
          <w:rFonts w:ascii="Times New Roman" w:hAnsi="Times New Roman" w:cs="Times New Roman"/>
          <w:spacing w:val="16"/>
          <w:szCs w:val="21"/>
        </w:rPr>
        <w:t xml:space="preserve"> </w:t>
      </w:r>
      <w:r>
        <w:rPr>
          <w:rFonts w:ascii="Times New Roman" w:hAnsi="Times New Roman" w:cs="Times New Roman"/>
          <w:szCs w:val="21"/>
        </w:rPr>
        <w:t>in</w:t>
      </w:r>
      <w:r>
        <w:rPr>
          <w:rFonts w:ascii="Times New Roman" w:hAnsi="Times New Roman" w:cs="Times New Roman"/>
          <w:spacing w:val="17"/>
          <w:szCs w:val="21"/>
        </w:rPr>
        <w:t xml:space="preserve"> </w:t>
      </w:r>
      <w:r>
        <w:rPr>
          <w:rFonts w:ascii="Times New Roman" w:hAnsi="Times New Roman" w:cs="Times New Roman"/>
          <w:szCs w:val="21"/>
        </w:rPr>
        <w:t>Natural</w:t>
      </w:r>
      <w:r>
        <w:rPr>
          <w:rFonts w:ascii="Times New Roman" w:hAnsi="Times New Roman" w:cs="Times New Roman"/>
          <w:spacing w:val="16"/>
          <w:szCs w:val="21"/>
        </w:rPr>
        <w:t xml:space="preserve"> </w:t>
      </w:r>
      <w:r>
        <w:rPr>
          <w:rFonts w:ascii="Times New Roman" w:hAnsi="Times New Roman" w:cs="Times New Roman"/>
          <w:szCs w:val="21"/>
        </w:rPr>
        <w:t>Language</w:t>
      </w:r>
      <w:r>
        <w:rPr>
          <w:rFonts w:ascii="Times New Roman" w:hAnsi="Times New Roman" w:cs="Times New Roman"/>
          <w:spacing w:val="17"/>
          <w:szCs w:val="21"/>
        </w:rPr>
        <w:t xml:space="preserve"> </w:t>
      </w:r>
      <w:r>
        <w:rPr>
          <w:rFonts w:ascii="Times New Roman" w:hAnsi="Times New Roman" w:cs="Times New Roman"/>
          <w:szCs w:val="21"/>
        </w:rPr>
        <w:t>Processing.</w:t>
      </w:r>
      <w:r>
        <w:rPr>
          <w:rFonts w:ascii="Times New Roman" w:hAnsi="Times New Roman" w:cs="Times New Roman"/>
          <w:spacing w:val="16"/>
          <w:szCs w:val="21"/>
        </w:rPr>
        <w:t xml:space="preserve"> </w:t>
      </w:r>
      <w:r>
        <w:rPr>
          <w:rFonts w:ascii="Times New Roman" w:hAnsi="Times New Roman" w:cs="Times New Roman"/>
          <w:szCs w:val="21"/>
        </w:rPr>
        <w:t>Association</w:t>
      </w:r>
      <w:r>
        <w:rPr>
          <w:rFonts w:ascii="Times New Roman" w:hAnsi="Times New Roman" w:cs="Times New Roman"/>
          <w:spacing w:val="17"/>
          <w:szCs w:val="21"/>
        </w:rPr>
        <w:t xml:space="preserve"> </w:t>
      </w:r>
      <w:r>
        <w:rPr>
          <w:rFonts w:ascii="Times New Roman" w:hAnsi="Times New Roman" w:cs="Times New Roman"/>
          <w:szCs w:val="21"/>
        </w:rPr>
        <w:t>for</w:t>
      </w:r>
      <w:r>
        <w:rPr>
          <w:rFonts w:ascii="Times New Roman" w:hAnsi="Times New Roman" w:cs="Times New Roman"/>
          <w:spacing w:val="16"/>
          <w:szCs w:val="21"/>
        </w:rPr>
        <w:t xml:space="preserve"> </w:t>
      </w:r>
      <w:r>
        <w:rPr>
          <w:rFonts w:ascii="Times New Roman" w:hAnsi="Times New Roman" w:cs="Times New Roman"/>
          <w:szCs w:val="21"/>
        </w:rPr>
        <w:t>Computational</w:t>
      </w:r>
      <w:r>
        <w:rPr>
          <w:rFonts w:ascii="Times New Roman" w:hAnsi="Times New Roman" w:cs="Times New Roman"/>
          <w:spacing w:val="17"/>
          <w:szCs w:val="21"/>
        </w:rPr>
        <w:t xml:space="preserve"> </w:t>
      </w:r>
      <w:r>
        <w:rPr>
          <w:rFonts w:ascii="Times New Roman" w:hAnsi="Times New Roman" w:cs="Times New Roman"/>
          <w:szCs w:val="21"/>
        </w:rPr>
        <w:t>Linguistics,</w:t>
      </w:r>
      <w:r>
        <w:rPr>
          <w:rFonts w:ascii="Times New Roman" w:hAnsi="Times New Roman" w:cs="Times New Roman"/>
          <w:spacing w:val="22"/>
          <w:szCs w:val="21"/>
        </w:rPr>
        <w:t xml:space="preserve"> </w:t>
      </w:r>
      <w:r>
        <w:rPr>
          <w:rFonts w:ascii="Times New Roman" w:hAnsi="Times New Roman" w:cs="Times New Roman"/>
          <w:szCs w:val="21"/>
        </w:rPr>
        <w:t>2010,</w:t>
      </w:r>
      <w:r>
        <w:rPr>
          <w:rFonts w:ascii="Times New Roman" w:hAnsi="Times New Roman" w:cs="Times New Roman"/>
          <w:w w:val="99"/>
          <w:szCs w:val="21"/>
        </w:rPr>
        <w:t xml:space="preserve"> </w:t>
      </w:r>
      <w:r>
        <w:rPr>
          <w:rFonts w:ascii="Times New Roman" w:hAnsi="Times New Roman" w:cs="Times New Roman"/>
          <w:szCs w:val="21"/>
        </w:rPr>
        <w:t>1183–1193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0" w:name="_bookmark145"/>
      <w:bookmarkEnd w:id="400"/>
      <w:r>
        <w:rPr>
          <w:rFonts w:ascii="Times New Roman" w:hAnsi="Times New Roman" w:cs="Times New Roman"/>
          <w:szCs w:val="21"/>
        </w:rPr>
        <w:t>[26]</w:t>
      </w:r>
      <w:r>
        <w:rPr>
          <w:rFonts w:ascii="Times New Roman" w:hAnsi="Times New Roman" w:cs="Times New Roman"/>
          <w:spacing w:val="4"/>
          <w:szCs w:val="21"/>
        </w:rPr>
        <w:t xml:space="preserve"> </w:t>
      </w:r>
      <w:r>
        <w:rPr>
          <w:rFonts w:ascii="Times New Roman" w:hAnsi="Times New Roman" w:cs="Times New Roman"/>
          <w:szCs w:val="21"/>
        </w:rPr>
        <w:t>E.</w:t>
      </w:r>
      <w:r>
        <w:rPr>
          <w:rFonts w:ascii="Times New Roman" w:hAnsi="Times New Roman" w:cs="Times New Roman"/>
          <w:spacing w:val="19"/>
          <w:szCs w:val="21"/>
        </w:rPr>
        <w:t xml:space="preserve"> </w:t>
      </w:r>
      <w:r>
        <w:rPr>
          <w:rFonts w:ascii="Times New Roman" w:hAnsi="Times New Roman" w:cs="Times New Roman"/>
          <w:szCs w:val="21"/>
        </w:rPr>
        <w:t>Grefenstette.</w:t>
      </w:r>
      <w:r>
        <w:rPr>
          <w:rFonts w:ascii="Times New Roman" w:hAnsi="Times New Roman" w:cs="Times New Roman"/>
          <w:spacing w:val="51"/>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w:t>
      </w:r>
      <w:r>
        <w:rPr>
          <w:rFonts w:ascii="Times New Roman" w:hAnsi="Times New Roman" w:cs="Times New Roman"/>
          <w:spacing w:val="19"/>
          <w:szCs w:val="21"/>
        </w:rPr>
        <w:t xml:space="preserve"> </w:t>
      </w:r>
      <w:r>
        <w:rPr>
          <w:rFonts w:ascii="Times New Roman" w:hAnsi="Times New Roman" w:cs="Times New Roman"/>
          <w:szCs w:val="21"/>
        </w:rPr>
        <w:t>a</w:t>
      </w:r>
      <w:r>
        <w:rPr>
          <w:rFonts w:ascii="Times New Roman" w:hAnsi="Times New Roman" w:cs="Times New Roman"/>
          <w:spacing w:val="20"/>
          <w:szCs w:val="21"/>
        </w:rPr>
        <w:t xml:space="preserve"> </w:t>
      </w:r>
      <w:r>
        <w:rPr>
          <w:rFonts w:ascii="Times New Roman" w:hAnsi="Times New Roman" w:cs="Times New Roman"/>
          <w:szCs w:val="21"/>
        </w:rPr>
        <w:t>fo</w:t>
      </w:r>
      <w:r>
        <w:rPr>
          <w:rFonts w:ascii="Times New Roman" w:hAnsi="Times New Roman" w:cs="Times New Roman"/>
          <w:spacing w:val="4"/>
          <w:szCs w:val="21"/>
        </w:rPr>
        <w:t>r</w:t>
      </w:r>
      <w:r>
        <w:rPr>
          <w:rFonts w:ascii="Times New Roman" w:hAnsi="Times New Roman" w:cs="Times New Roman"/>
          <w:szCs w:val="21"/>
        </w:rPr>
        <w:t>mal</w:t>
      </w:r>
      <w:r>
        <w:rPr>
          <w:rFonts w:ascii="Times New Roman" w:hAnsi="Times New Roman" w:cs="Times New Roman"/>
          <w:spacing w:val="20"/>
          <w:szCs w:val="21"/>
        </w:rPr>
        <w:t xml:space="preserve"> </w:t>
      </w:r>
      <w:r>
        <w:rPr>
          <w:rFonts w:ascii="Times New Roman" w:hAnsi="Times New Roman" w:cs="Times New Roman"/>
          <w:szCs w:val="21"/>
        </w:rPr>
        <w:t>distri</w:t>
      </w:r>
      <w:r>
        <w:rPr>
          <w:rFonts w:ascii="Times New Roman" w:hAnsi="Times New Roman" w:cs="Times New Roman"/>
          <w:spacing w:val="1"/>
          <w:szCs w:val="21"/>
        </w:rPr>
        <w:t>b</w:t>
      </w:r>
      <w:r>
        <w:rPr>
          <w:rFonts w:ascii="Times New Roman" w:hAnsi="Times New Roman" w:cs="Times New Roman"/>
          <w:szCs w:val="21"/>
        </w:rPr>
        <w:t>utional</w:t>
      </w:r>
      <w:r>
        <w:rPr>
          <w:rFonts w:ascii="Times New Roman" w:hAnsi="Times New Roman" w:cs="Times New Roman"/>
          <w:spacing w:val="20"/>
          <w:szCs w:val="21"/>
        </w:rPr>
        <w:t xml:space="preserve"> </w:t>
      </w:r>
      <w:r>
        <w:rPr>
          <w:rFonts w:ascii="Times New Roman" w:hAnsi="Times New Roman" w:cs="Times New Roman"/>
          <w:szCs w:val="21"/>
        </w:rPr>
        <w:t>semantics</w:t>
      </w:r>
      <w:r>
        <w:rPr>
          <w:rFonts w:ascii="Times New Roman" w:eastAsia="宋体" w:hAnsi="Times New Roman" w:cs="Times New Roman"/>
          <w:szCs w:val="21"/>
          <w:lang w:eastAsia="zh-CN"/>
        </w:rPr>
        <w:t>：</w:t>
      </w:r>
      <w:r>
        <w:rPr>
          <w:rFonts w:ascii="Times New Roman" w:hAnsi="Times New Roman" w:cs="Times New Roman"/>
          <w:spacing w:val="7"/>
          <w:szCs w:val="21"/>
        </w:rPr>
        <w:t xml:space="preserve"> </w:t>
      </w:r>
      <w:r>
        <w:rPr>
          <w:rFonts w:ascii="Times New Roman" w:hAnsi="Times New Roman" w:cs="Times New Roman"/>
          <w:szCs w:val="21"/>
        </w:rPr>
        <w:t>Simulating</w:t>
      </w:r>
      <w:r>
        <w:rPr>
          <w:rFonts w:ascii="Times New Roman" w:hAnsi="Times New Roman" w:cs="Times New Roman"/>
          <w:spacing w:val="20"/>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gical</w:t>
      </w:r>
      <w:r>
        <w:rPr>
          <w:rFonts w:ascii="Times New Roman" w:hAnsi="Times New Roman" w:cs="Times New Roman"/>
          <w:spacing w:val="19"/>
          <w:szCs w:val="21"/>
        </w:rPr>
        <w:t xml:space="preserve"> </w:t>
      </w:r>
      <w:r>
        <w:rPr>
          <w:rFonts w:ascii="Times New Roman" w:hAnsi="Times New Roman" w:cs="Times New Roman"/>
          <w:szCs w:val="21"/>
        </w:rPr>
        <w:t>calculi</w:t>
      </w:r>
      <w:r>
        <w:rPr>
          <w:rFonts w:ascii="Times New Roman" w:hAnsi="Times New Roman" w:cs="Times New Roman"/>
          <w:spacing w:val="20"/>
          <w:szCs w:val="21"/>
        </w:rPr>
        <w:t xml:space="preserve"> </w:t>
      </w:r>
      <w:r>
        <w:rPr>
          <w:rFonts w:ascii="Times New Roman" w:hAnsi="Times New Roman" w:cs="Times New Roman"/>
          <w:szCs w:val="21"/>
        </w:rPr>
        <w:t>with</w:t>
      </w:r>
      <w:r>
        <w:rPr>
          <w:rFonts w:ascii="Times New Roman" w:hAnsi="Times New Roman" w:cs="Times New Roman"/>
          <w:w w:val="99"/>
          <w:szCs w:val="21"/>
        </w:rPr>
        <w:t xml:space="preserve"> </w:t>
      </w:r>
      <w:r>
        <w:rPr>
          <w:rFonts w:ascii="Times New Roman" w:hAnsi="Times New Roman" w:cs="Times New Roman"/>
          <w:szCs w:val="21"/>
        </w:rPr>
        <w:t>tensors[J].</w:t>
      </w:r>
      <w:r>
        <w:rPr>
          <w:rFonts w:ascii="Times New Roman" w:hAnsi="Times New Roman" w:cs="Times New Roman"/>
          <w:spacing w:val="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9"/>
          <w:szCs w:val="21"/>
        </w:rPr>
        <w:t xml:space="preserve"> </w:t>
      </w:r>
      <w:r>
        <w:rPr>
          <w:rFonts w:ascii="Times New Roman" w:hAnsi="Times New Roman" w:cs="Times New Roman"/>
          <w:szCs w:val="21"/>
        </w:rPr>
        <w:t>preprint</w:t>
      </w:r>
      <w:r>
        <w:rPr>
          <w:rFonts w:ascii="Times New Roman" w:hAnsi="Times New Roman" w:cs="Times New Roman"/>
          <w:spacing w:val="-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1304.5823.</w:t>
      </w:r>
      <w:r>
        <w:rPr>
          <w:rFonts w:ascii="Times New Roman" w:hAnsi="Times New Roman" w:cs="Times New Roman"/>
          <w:spacing w:val="-10"/>
          <w:szCs w:val="21"/>
        </w:rPr>
        <w:t xml:space="preserve"> </w:t>
      </w:r>
      <w:r>
        <w:rPr>
          <w:rFonts w:ascii="Times New Roman" w:hAnsi="Times New Roman" w:cs="Times New Roman"/>
          <w:szCs w:val="21"/>
        </w:rPr>
        <w:t>2013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1" w:name="_bookmark146"/>
      <w:bookmarkEnd w:id="401"/>
      <w:r>
        <w:rPr>
          <w:rFonts w:ascii="Times New Roman" w:hAnsi="Times New Roman" w:cs="Times New Roman"/>
          <w:szCs w:val="21"/>
        </w:rPr>
        <w:t>[27]</w:t>
      </w:r>
      <w:r>
        <w:rPr>
          <w:rFonts w:ascii="Times New Roman" w:hAnsi="Times New Roman" w:cs="Times New Roman"/>
          <w:spacing w:val="5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hAnsi="Times New Roman" w:cs="Times New Roman"/>
          <w:spacing w:val="-10"/>
          <w:szCs w:val="21"/>
        </w:rPr>
        <w:t>P</w:t>
      </w:r>
      <w:r>
        <w:rPr>
          <w:rFonts w:ascii="Times New Roman" w:hAnsi="Times New Roman" w:cs="Times New Roman"/>
          <w:szCs w:val="21"/>
        </w:rPr>
        <w:t>eckham.</w:t>
      </w:r>
      <w:r>
        <w:rPr>
          <w:rFonts w:ascii="Times New Roman" w:hAnsi="Times New Roman" w:cs="Times New Roman"/>
          <w:spacing w:val="-14"/>
          <w:szCs w:val="21"/>
        </w:rPr>
        <w:t xml:space="preserve"> </w:t>
      </w:r>
      <w:r>
        <w:rPr>
          <w:rFonts w:ascii="Times New Roman" w:hAnsi="Times New Roman" w:cs="Times New Roman"/>
          <w:szCs w:val="21"/>
        </w:rPr>
        <w:t>A</w:t>
      </w:r>
      <w:r>
        <w:rPr>
          <w:rFonts w:ascii="Times New Roman" w:hAnsi="Times New Roman" w:cs="Times New Roman"/>
          <w:spacing w:val="-21"/>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22"/>
          <w:szCs w:val="21"/>
        </w:rPr>
        <w:t xml:space="preserve"> </w:t>
      </w:r>
      <w:r>
        <w:rPr>
          <w:rFonts w:ascii="Times New Roman" w:hAnsi="Times New Roman" w:cs="Times New Roman"/>
          <w:szCs w:val="21"/>
        </w:rPr>
        <w:t>generation</w:t>
      </w:r>
      <w:r>
        <w:rPr>
          <w:rFonts w:ascii="Times New Roman" w:hAnsi="Times New Roman" w:cs="Times New Roman"/>
          <w:spacing w:val="-22"/>
          <w:szCs w:val="21"/>
        </w:rPr>
        <w:t xml:space="preserve"> </w:t>
      </w:r>
      <w:r>
        <w:rPr>
          <w:rFonts w:ascii="Times New Roman" w:hAnsi="Times New Roman" w:cs="Times New Roman"/>
          <w:szCs w:val="21"/>
        </w:rPr>
        <w:t>of</w:t>
      </w:r>
      <w:r>
        <w:rPr>
          <w:rFonts w:ascii="Times New Roman" w:hAnsi="Times New Roman" w:cs="Times New Roman"/>
          <w:spacing w:val="-21"/>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2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2"/>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spacing w:val="2"/>
          <w:szCs w:val="21"/>
        </w:rPr>
        <w:t xml:space="preserve"> </w:t>
      </w:r>
      <w:r>
        <w:rPr>
          <w:rFonts w:ascii="Times New Roman" w:hAnsi="Times New Roman" w:cs="Times New Roman"/>
          <w:szCs w:val="21"/>
        </w:rPr>
        <w:t>Results</w:t>
      </w:r>
      <w:r>
        <w:rPr>
          <w:rFonts w:ascii="Times New Roman" w:hAnsi="Times New Roman" w:cs="Times New Roman"/>
          <w:spacing w:val="-22"/>
          <w:szCs w:val="21"/>
        </w:rPr>
        <w:t xml:space="preserve"> </w:t>
      </w:r>
      <w:r>
        <w:rPr>
          <w:rFonts w:ascii="Times New Roman" w:hAnsi="Times New Roman" w:cs="Times New Roman"/>
          <w:szCs w:val="21"/>
        </w:rPr>
        <w:t>and</w:t>
      </w:r>
      <w:r>
        <w:rPr>
          <w:rFonts w:ascii="Times New Roman" w:hAnsi="Times New Roman" w:cs="Times New Roman"/>
          <w:spacing w:val="-21"/>
          <w:szCs w:val="21"/>
        </w:rPr>
        <w:t xml:space="preserve"> </w:t>
      </w:r>
      <w:r>
        <w:rPr>
          <w:rFonts w:ascii="Times New Roman" w:hAnsi="Times New Roman" w:cs="Times New Roman"/>
          <w:szCs w:val="21"/>
        </w:rPr>
        <w:t>lessons</w:t>
      </w:r>
      <w:r>
        <w:rPr>
          <w:rFonts w:ascii="Times New Roman" w:hAnsi="Times New Roman" w:cs="Times New Roman"/>
          <w:spacing w:val="-22"/>
          <w:szCs w:val="21"/>
        </w:rPr>
        <w:t xml:space="preserve"> </w:t>
      </w:r>
      <w:r>
        <w:rPr>
          <w:rFonts w:ascii="Times New Roman" w:hAnsi="Times New Roman" w:cs="Times New Roman"/>
          <w:szCs w:val="21"/>
        </w:rPr>
        <w:t>from</w:t>
      </w:r>
      <w:r>
        <w:rPr>
          <w:rFonts w:ascii="Times New Roman" w:hAnsi="Times New Roman" w:cs="Times New Roman"/>
          <w:spacing w:val="-22"/>
          <w:szCs w:val="21"/>
        </w:rPr>
        <w:t xml:space="preserve"> </w:t>
      </w:r>
      <w:r>
        <w:rPr>
          <w:rFonts w:ascii="Times New Roman" w:hAnsi="Times New Roman" w:cs="Times New Roman"/>
          <w:szCs w:val="21"/>
        </w:rPr>
        <w:t>the</w:t>
      </w:r>
      <w:r>
        <w:rPr>
          <w:rFonts w:ascii="Times New Roman" w:hAnsi="Times New Roman" w:cs="Times New Roman"/>
          <w:spacing w:val="-21"/>
          <w:szCs w:val="21"/>
        </w:rPr>
        <w:t xml:space="preserve"> </w:t>
      </w:r>
      <w:r>
        <w:rPr>
          <w:rFonts w:ascii="Times New Roman" w:hAnsi="Times New Roman" w:cs="Times New Roman"/>
          <w:szCs w:val="21"/>
        </w:rPr>
        <w:t>SUNDI-</w:t>
      </w:r>
      <w:r>
        <w:rPr>
          <w:rFonts w:ascii="Times New Roman" w:hAnsi="Times New Roman" w:cs="Times New Roman"/>
          <w:w w:val="99"/>
          <w:szCs w:val="21"/>
        </w:rPr>
        <w:t xml:space="preserve"> </w:t>
      </w:r>
      <w:r>
        <w:rPr>
          <w:rFonts w:ascii="Times New Roman" w:hAnsi="Times New Roman" w:cs="Times New Roman"/>
          <w:szCs w:val="21"/>
        </w:rPr>
        <w:t>AL</w:t>
      </w:r>
      <w:r>
        <w:rPr>
          <w:rFonts w:ascii="Times New Roman" w:hAnsi="Times New Roman" w:cs="Times New Roman"/>
          <w:spacing w:val="-6"/>
          <w:szCs w:val="21"/>
        </w:rPr>
        <w:t xml:space="preserve"> </w:t>
      </w:r>
      <w:r>
        <w:rPr>
          <w:rFonts w:ascii="Times New Roman" w:hAnsi="Times New Roman" w:cs="Times New Roman"/>
          <w:szCs w:val="21"/>
        </w:rPr>
        <w:t>project[C].</w:t>
      </w:r>
      <w:r>
        <w:rPr>
          <w:rFonts w:ascii="Times New Roman" w:hAnsi="Times New Roman" w:cs="Times New Roman"/>
          <w:spacing w:val="20"/>
          <w:szCs w:val="21"/>
        </w:rPr>
        <w:t xml:space="preserve"> </w:t>
      </w:r>
      <w:r>
        <w:rPr>
          <w:rFonts w:ascii="Times New Roman" w:hAnsi="Times New Roman" w:cs="Times New Roman"/>
          <w:szCs w:val="21"/>
        </w:rPr>
        <w:t>Third</w:t>
      </w:r>
      <w:r>
        <w:rPr>
          <w:rFonts w:ascii="Times New Roman" w:hAnsi="Times New Roman" w:cs="Times New Roman"/>
          <w:spacing w:val="-5"/>
          <w:szCs w:val="21"/>
        </w:rPr>
        <w:t xml:space="preserve"> </w:t>
      </w:r>
      <w:r>
        <w:rPr>
          <w:rFonts w:ascii="Times New Roman" w:hAnsi="Times New Roman" w:cs="Times New Roman"/>
          <w:szCs w:val="21"/>
        </w:rPr>
        <w:t>European</w:t>
      </w:r>
      <w:r>
        <w:rPr>
          <w:rFonts w:ascii="Times New Roman" w:hAnsi="Times New Roman" w:cs="Times New Roman"/>
          <w:spacing w:val="-5"/>
          <w:szCs w:val="21"/>
        </w:rPr>
        <w:t xml:space="preserve"> </w:t>
      </w:r>
      <w:r>
        <w:rPr>
          <w:rFonts w:ascii="Times New Roman" w:hAnsi="Times New Roman" w:cs="Times New Roman"/>
          <w:szCs w:val="21"/>
        </w:rPr>
        <w:t>Conference</w:t>
      </w:r>
      <w:r>
        <w:rPr>
          <w:rFonts w:ascii="Times New Roman" w:hAnsi="Times New Roman" w:cs="Times New Roman"/>
          <w:spacing w:val="-5"/>
          <w:szCs w:val="21"/>
        </w:rPr>
        <w:t xml:space="preserve"> </w:t>
      </w:r>
      <w:r>
        <w:rPr>
          <w:rFonts w:ascii="Times New Roman" w:hAnsi="Times New Roman" w:cs="Times New Roman"/>
          <w:szCs w:val="21"/>
        </w:rPr>
        <w:t>on</w:t>
      </w:r>
      <w:r>
        <w:rPr>
          <w:rFonts w:ascii="Times New Roman" w:hAnsi="Times New Roman" w:cs="Times New Roman"/>
          <w:spacing w:val="-5"/>
          <w:szCs w:val="21"/>
        </w:rPr>
        <w:t xml:space="preserve"> </w:t>
      </w:r>
      <w:r>
        <w:rPr>
          <w:rFonts w:ascii="Times New Roman" w:hAnsi="Times New Roman" w:cs="Times New Roman"/>
          <w:szCs w:val="21"/>
        </w:rPr>
        <w:t>Speech</w:t>
      </w:r>
      <w:r>
        <w:rPr>
          <w:rFonts w:ascii="Times New Roman" w:hAnsi="Times New Roman" w:cs="Times New Roman"/>
          <w:spacing w:val="-6"/>
          <w:szCs w:val="21"/>
        </w:rPr>
        <w:t xml:space="preserve"> </w:t>
      </w:r>
      <w:r>
        <w:rPr>
          <w:rFonts w:ascii="Times New Roman" w:hAnsi="Times New Roman" w:cs="Times New Roman"/>
          <w:szCs w:val="21"/>
        </w:rPr>
        <w:t>Communication</w:t>
      </w:r>
      <w:r>
        <w:rPr>
          <w:rFonts w:ascii="Times New Roman" w:hAnsi="Times New Roman" w:cs="Times New Roman"/>
          <w:spacing w:val="-5"/>
          <w:szCs w:val="21"/>
        </w:rPr>
        <w:t xml:space="preserve"> </w:t>
      </w:r>
      <w:r>
        <w:rPr>
          <w:rFonts w:ascii="Times New Roman" w:hAnsi="Times New Roman" w:cs="Times New Roman"/>
          <w:szCs w:val="21"/>
        </w:rPr>
        <w:t>and</w:t>
      </w:r>
      <w:r>
        <w:rPr>
          <w:rFonts w:ascii="Times New Roman" w:hAnsi="Times New Roman" w:cs="Times New Roman"/>
          <w:spacing w:val="-5"/>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1993,</w:t>
      </w:r>
      <w:r>
        <w:rPr>
          <w:rFonts w:ascii="Times New Roman" w:hAnsi="Times New Roman" w:cs="Times New Roman"/>
          <w:w w:val="99"/>
          <w:szCs w:val="21"/>
        </w:rPr>
        <w:t xml:space="preserve"> </w:t>
      </w:r>
      <w:r>
        <w:rPr>
          <w:rFonts w:ascii="Times New Roman" w:hAnsi="Times New Roman" w:cs="Times New Roman"/>
          <w:szCs w:val="21"/>
        </w:rPr>
        <w:t>33−40</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2" w:name="_bookmark147"/>
      <w:bookmarkEnd w:id="402"/>
      <w:r>
        <w:rPr>
          <w:rFonts w:ascii="Times New Roman" w:hAnsi="Times New Roman" w:cs="Times New Roman"/>
          <w:szCs w:val="21"/>
        </w:rPr>
        <w:t>[28]</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15"/>
          <w:szCs w:val="21"/>
        </w:rPr>
        <w:t xml:space="preserve"> </w:t>
      </w:r>
      <w:r>
        <w:rPr>
          <w:rFonts w:ascii="Times New Roman" w:hAnsi="Times New Roman" w:cs="Times New Roman"/>
          <w:szCs w:val="21"/>
        </w:rPr>
        <w:t>Lamel,</w:t>
      </w:r>
      <w:r>
        <w:rPr>
          <w:rFonts w:ascii="Times New Roman" w:hAnsi="Times New Roman" w:cs="Times New Roman"/>
          <w:spacing w:val="18"/>
          <w:szCs w:val="21"/>
        </w:rPr>
        <w:t xml:space="preserve"> </w:t>
      </w:r>
      <w:r>
        <w:rPr>
          <w:rFonts w:ascii="Times New Roman" w:hAnsi="Times New Roman" w:cs="Times New Roman"/>
          <w:szCs w:val="21"/>
        </w:rPr>
        <w:t>S.</w:t>
      </w:r>
      <w:r>
        <w:rPr>
          <w:rFonts w:ascii="Times New Roman" w:hAnsi="Times New Roman" w:cs="Times New Roman"/>
          <w:spacing w:val="14"/>
          <w:szCs w:val="21"/>
        </w:rPr>
        <w:t xml:space="preserve"> </w:t>
      </w:r>
      <w:r>
        <w:rPr>
          <w:rFonts w:ascii="Times New Roman" w:hAnsi="Times New Roman" w:cs="Times New Roman"/>
          <w:szCs w:val="21"/>
        </w:rPr>
        <w:t>Rosset,</w:t>
      </w:r>
      <w:r>
        <w:rPr>
          <w:rFonts w:ascii="Times New Roman" w:hAnsi="Times New Roman" w:cs="Times New Roman"/>
          <w:spacing w:val="18"/>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14"/>
          <w:szCs w:val="21"/>
        </w:rPr>
        <w:t xml:space="preserve"> </w:t>
      </w:r>
      <w:r>
        <w:rPr>
          <w:rFonts w:ascii="Times New Roman" w:hAnsi="Times New Roman" w:cs="Times New Roman"/>
          <w:szCs w:val="21"/>
        </w:rPr>
        <w:t>Gau</w:t>
      </w:r>
      <w:r>
        <w:rPr>
          <w:rFonts w:ascii="Times New Roman" w:hAnsi="Times New Roman" w:cs="Times New Roman"/>
          <w:spacing w:val="-7"/>
          <w:szCs w:val="21"/>
        </w:rPr>
        <w:t>v</w:t>
      </w:r>
      <w:r>
        <w:rPr>
          <w:rFonts w:ascii="Times New Roman" w:hAnsi="Times New Roman" w:cs="Times New Roman"/>
          <w:szCs w:val="21"/>
        </w:rPr>
        <w:t>ain,</w:t>
      </w:r>
      <w:r>
        <w:rPr>
          <w:rFonts w:ascii="Times New Roman" w:hAnsi="Times New Roman" w:cs="Times New Roman"/>
          <w:spacing w:val="18"/>
          <w:szCs w:val="21"/>
        </w:rPr>
        <w:t xml:space="preserve"> </w:t>
      </w:r>
      <w:r>
        <w:rPr>
          <w:rFonts w:ascii="Times New Roman" w:hAnsi="Times New Roman" w:cs="Times New Roman"/>
          <w:szCs w:val="21"/>
        </w:rPr>
        <w:t>S.</w:t>
      </w:r>
      <w:r>
        <w:rPr>
          <w:rFonts w:ascii="Times New Roman" w:hAnsi="Times New Roman" w:cs="Times New Roman"/>
          <w:spacing w:val="15"/>
          <w:szCs w:val="21"/>
        </w:rPr>
        <w:t xml:space="preserve"> </w:t>
      </w:r>
      <w:r>
        <w:rPr>
          <w:rFonts w:ascii="Times New Roman" w:hAnsi="Times New Roman" w:cs="Times New Roman"/>
          <w:szCs w:val="21"/>
        </w:rPr>
        <w:t>Bennacef.</w:t>
      </w:r>
      <w:r>
        <w:rPr>
          <w:rFonts w:ascii="Times New Roman" w:hAnsi="Times New Roman" w:cs="Times New Roman"/>
          <w:spacing w:val="29"/>
          <w:szCs w:val="21"/>
        </w:rPr>
        <w:t xml:space="preserve"> </w:t>
      </w:r>
      <w:r>
        <w:rPr>
          <w:rFonts w:ascii="Times New Roman" w:hAnsi="Times New Roman" w:cs="Times New Roman"/>
          <w:szCs w:val="21"/>
        </w:rPr>
        <w:t>The</w:t>
      </w:r>
      <w:r>
        <w:rPr>
          <w:rFonts w:ascii="Times New Roman" w:hAnsi="Times New Roman" w:cs="Times New Roman"/>
          <w:spacing w:val="14"/>
          <w:szCs w:val="21"/>
        </w:rPr>
        <w:t xml:space="preserve"> </w:t>
      </w:r>
      <w:r>
        <w:rPr>
          <w:rFonts w:ascii="Times New Roman" w:hAnsi="Times New Roman" w:cs="Times New Roman"/>
          <w:szCs w:val="21"/>
        </w:rPr>
        <w:t>LIMSI</w:t>
      </w:r>
      <w:r>
        <w:rPr>
          <w:rFonts w:ascii="Times New Roman" w:hAnsi="Times New Roman" w:cs="Times New Roman"/>
          <w:spacing w:val="15"/>
          <w:szCs w:val="21"/>
        </w:rPr>
        <w:t xml:space="preserve"> </w:t>
      </w:r>
      <w:r>
        <w:rPr>
          <w:rFonts w:ascii="Times New Roman" w:hAnsi="Times New Roman" w:cs="Times New Roman"/>
          <w:szCs w:val="21"/>
        </w:rPr>
        <w:t>ARISE</w:t>
      </w:r>
      <w:r>
        <w:rPr>
          <w:rFonts w:ascii="Times New Roman" w:hAnsi="Times New Roman" w:cs="Times New Roman"/>
          <w:spacing w:val="14"/>
          <w:szCs w:val="21"/>
        </w:rPr>
        <w:t xml:space="preserve"> </w:t>
      </w:r>
      <w:r>
        <w:rPr>
          <w:rFonts w:ascii="Times New Roman" w:hAnsi="Times New Roman" w:cs="Times New Roman"/>
          <w:szCs w:val="21"/>
        </w:rPr>
        <w:t>system</w:t>
      </w:r>
      <w:r>
        <w:rPr>
          <w:rFonts w:ascii="Times New Roman" w:hAnsi="Times New Roman" w:cs="Times New Roman"/>
          <w:spacing w:val="14"/>
          <w:szCs w:val="21"/>
        </w:rPr>
        <w:t xml:space="preserve"> </w:t>
      </w:r>
      <w:r>
        <w:rPr>
          <w:rFonts w:ascii="Times New Roman" w:hAnsi="Times New Roman" w:cs="Times New Roman"/>
          <w:szCs w:val="21"/>
        </w:rPr>
        <w:t>for</w:t>
      </w:r>
      <w:r>
        <w:rPr>
          <w:rFonts w:ascii="Times New Roman" w:hAnsi="Times New Roman" w:cs="Times New Roman"/>
          <w:spacing w:val="15"/>
          <w:szCs w:val="21"/>
        </w:rPr>
        <w:t xml:space="preserve"> </w:t>
      </w:r>
      <w:r>
        <w:rPr>
          <w:rFonts w:ascii="Times New Roman" w:hAnsi="Times New Roman" w:cs="Times New Roman"/>
          <w:szCs w:val="21"/>
        </w:rPr>
        <w:t>train</w:t>
      </w:r>
      <w:r>
        <w:rPr>
          <w:rFonts w:ascii="Times New Roman" w:hAnsi="Times New Roman" w:cs="Times New Roman"/>
          <w:spacing w:val="14"/>
          <w:szCs w:val="21"/>
        </w:rPr>
        <w:t xml:space="preserve"> </w:t>
      </w:r>
      <w:r>
        <w:rPr>
          <w:rFonts w:ascii="Times New Roman" w:hAnsi="Times New Roman" w:cs="Times New Roman"/>
          <w:szCs w:val="21"/>
        </w:rPr>
        <w:t>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el</w:t>
      </w:r>
      <w:r>
        <w:rPr>
          <w:rFonts w:ascii="Times New Roman" w:hAnsi="Times New Roman" w:cs="Times New Roman"/>
          <w:w w:val="99"/>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mation[C].</w:t>
      </w:r>
      <w:r>
        <w:rPr>
          <w:rFonts w:ascii="Times New Roman" w:hAnsi="Times New Roman" w:cs="Times New Roman"/>
          <w:spacing w:val="47"/>
          <w:szCs w:val="21"/>
        </w:rPr>
        <w:t xml:space="preserve"> </w:t>
      </w:r>
      <w:r>
        <w:rPr>
          <w:rFonts w:ascii="Times New Roman" w:hAnsi="Times New Roman" w:cs="Times New Roman"/>
          <w:szCs w:val="21"/>
        </w:rPr>
        <w:t>Acoustics,</w:t>
      </w:r>
      <w:r>
        <w:rPr>
          <w:rFonts w:ascii="Times New Roman" w:hAnsi="Times New Roman" w:cs="Times New Roman"/>
          <w:spacing w:val="24"/>
          <w:szCs w:val="21"/>
        </w:rPr>
        <w:t xml:space="preserve"> </w:t>
      </w:r>
      <w:r>
        <w:rPr>
          <w:rFonts w:ascii="Times New Roman" w:hAnsi="Times New Roman" w:cs="Times New Roman"/>
          <w:szCs w:val="21"/>
        </w:rPr>
        <w:t>Speech,</w:t>
      </w:r>
      <w:r>
        <w:rPr>
          <w:rFonts w:ascii="Times New Roman" w:hAnsi="Times New Roman" w:cs="Times New Roman"/>
          <w:spacing w:val="23"/>
          <w:szCs w:val="21"/>
        </w:rPr>
        <w:t xml:space="preserve"> </w:t>
      </w:r>
      <w:r>
        <w:rPr>
          <w:rFonts w:ascii="Times New Roman" w:hAnsi="Times New Roman" w:cs="Times New Roman"/>
          <w:szCs w:val="21"/>
        </w:rPr>
        <w:t>and</w:t>
      </w:r>
      <w:r>
        <w:rPr>
          <w:rFonts w:ascii="Times New Roman" w:hAnsi="Times New Roman" w:cs="Times New Roman"/>
          <w:spacing w:val="18"/>
          <w:szCs w:val="21"/>
        </w:rPr>
        <w:t xml:space="preserve"> </w:t>
      </w:r>
      <w:r>
        <w:rPr>
          <w:rFonts w:ascii="Times New Roman" w:hAnsi="Times New Roman" w:cs="Times New Roman"/>
          <w:szCs w:val="21"/>
        </w:rPr>
        <w:t>Signal</w:t>
      </w:r>
      <w:r>
        <w:rPr>
          <w:rFonts w:ascii="Times New Roman" w:hAnsi="Times New Roman" w:cs="Times New Roman"/>
          <w:spacing w:val="18"/>
          <w:szCs w:val="21"/>
        </w:rPr>
        <w:t xml:space="preserve"> </w:t>
      </w:r>
      <w:r>
        <w:rPr>
          <w:rFonts w:ascii="Times New Roman" w:hAnsi="Times New Roman" w:cs="Times New Roman"/>
          <w:szCs w:val="21"/>
        </w:rPr>
        <w:t>Processing,</w:t>
      </w:r>
      <w:r>
        <w:rPr>
          <w:rFonts w:ascii="Times New Roman" w:hAnsi="Times New Roman" w:cs="Times New Roman"/>
          <w:spacing w:val="23"/>
          <w:szCs w:val="21"/>
        </w:rPr>
        <w:t xml:space="preserve"> </w:t>
      </w:r>
      <w:r>
        <w:rPr>
          <w:rFonts w:ascii="Times New Roman" w:hAnsi="Times New Roman" w:cs="Times New Roman"/>
          <w:szCs w:val="21"/>
        </w:rPr>
        <w:t>1999.</w:t>
      </w:r>
      <w:r>
        <w:rPr>
          <w:rFonts w:ascii="Times New Roman" w:hAnsi="Times New Roman" w:cs="Times New Roman"/>
          <w:spacing w:val="18"/>
          <w:szCs w:val="21"/>
        </w:rPr>
        <w:t xml:space="preserve"> </w:t>
      </w:r>
      <w:r>
        <w:rPr>
          <w:rFonts w:ascii="Times New Roman" w:hAnsi="Times New Roman" w:cs="Times New Roman"/>
          <w:szCs w:val="21"/>
        </w:rPr>
        <w:t>Proceedings.,</w:t>
      </w:r>
      <w:r>
        <w:rPr>
          <w:rFonts w:ascii="Times New Roman" w:hAnsi="Times New Roman" w:cs="Times New Roman"/>
          <w:spacing w:val="23"/>
          <w:szCs w:val="21"/>
        </w:rPr>
        <w:t xml:space="preserve"> </w:t>
      </w:r>
      <w:r>
        <w:rPr>
          <w:rFonts w:ascii="Times New Roman" w:hAnsi="Times New Roman" w:cs="Times New Roman"/>
          <w:szCs w:val="21"/>
        </w:rPr>
        <w:t>1999</w:t>
      </w:r>
      <w:r>
        <w:rPr>
          <w:rFonts w:ascii="Times New Roman" w:hAnsi="Times New Roman" w:cs="Times New Roman"/>
          <w:spacing w:val="18"/>
          <w:szCs w:val="21"/>
        </w:rPr>
        <w:t xml:space="preserve"> </w:t>
      </w:r>
      <w:r>
        <w:rPr>
          <w:rFonts w:ascii="Times New Roman" w:hAnsi="Times New Roman" w:cs="Times New Roman"/>
          <w:szCs w:val="21"/>
        </w:rPr>
        <w:t>IEEE</w:t>
      </w:r>
      <w:r>
        <w:rPr>
          <w:rFonts w:ascii="Times New Roman" w:hAnsi="Times New Roman" w:cs="Times New Roman"/>
          <w:w w:val="99"/>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9"/>
          <w:szCs w:val="21"/>
        </w:rPr>
        <w:t xml:space="preserve"> </w:t>
      </w:r>
      <w:r>
        <w:rPr>
          <w:rFonts w:ascii="Times New Roman" w:hAnsi="Times New Roman" w:cs="Times New Roman"/>
          <w:szCs w:val="21"/>
        </w:rPr>
        <w:t>Conference</w:t>
      </w:r>
      <w:r>
        <w:rPr>
          <w:rFonts w:ascii="Times New Roman" w:hAnsi="Times New Roman" w:cs="Times New Roman"/>
          <w:spacing w:val="19"/>
          <w:szCs w:val="21"/>
        </w:rPr>
        <w:t xml:space="preserve"> </w:t>
      </w:r>
      <w:r>
        <w:rPr>
          <w:rFonts w:ascii="Times New Roman" w:hAnsi="Times New Roman" w:cs="Times New Roman"/>
          <w:szCs w:val="21"/>
        </w:rPr>
        <w:t>on,</w:t>
      </w:r>
      <w:r>
        <w:rPr>
          <w:rFonts w:ascii="Times New Roman" w:hAnsi="Times New Roman" w:cs="Times New Roman"/>
          <w:spacing w:val="25"/>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19"/>
          <w:szCs w:val="21"/>
        </w:rPr>
        <w:t xml:space="preserve"> </w:t>
      </w:r>
      <w:r>
        <w:rPr>
          <w:rFonts w:ascii="Times New Roman" w:hAnsi="Times New Roman" w:cs="Times New Roman"/>
          <w:szCs w:val="21"/>
        </w:rPr>
        <w:t>1.</w:t>
      </w:r>
      <w:r>
        <w:rPr>
          <w:rFonts w:ascii="Times New Roman" w:hAnsi="Times New Roman" w:cs="Times New Roman"/>
          <w:spacing w:val="19"/>
          <w:szCs w:val="21"/>
        </w:rPr>
        <w:t xml:space="preserve"> </w:t>
      </w:r>
      <w:r>
        <w:rPr>
          <w:rFonts w:ascii="Times New Roman" w:hAnsi="Times New Roman" w:cs="Times New Roman"/>
          <w:szCs w:val="21"/>
        </w:rPr>
        <w:t>1999.</w:t>
      </w:r>
      <w:r>
        <w:rPr>
          <w:rFonts w:ascii="Times New Roman" w:hAnsi="Times New Roman" w:cs="Times New Roman"/>
          <w:spacing w:val="51"/>
          <w:szCs w:val="21"/>
        </w:rPr>
        <w:t xml:space="preserve"> </w:t>
      </w:r>
      <w:r>
        <w:rPr>
          <w:rFonts w:ascii="Times New Roman" w:hAnsi="Times New Roman" w:cs="Times New Roman"/>
          <w:szCs w:val="21"/>
        </w:rPr>
        <w:t>ISSN</w:t>
      </w:r>
      <w:r>
        <w:rPr>
          <w:rFonts w:ascii="Times New Roman" w:hAnsi="Times New Roman" w:cs="Times New Roman"/>
          <w:spacing w:val="19"/>
          <w:szCs w:val="21"/>
        </w:rPr>
        <w:t xml:space="preserve"> </w:t>
      </w:r>
      <w:r>
        <w:rPr>
          <w:rFonts w:ascii="Times New Roman" w:hAnsi="Times New Roman" w:cs="Times New Roman"/>
          <w:szCs w:val="21"/>
        </w:rPr>
        <w:t>1520-6149,</w:t>
      </w:r>
      <w:r>
        <w:rPr>
          <w:rFonts w:ascii="Times New Roman" w:hAnsi="Times New Roman" w:cs="Times New Roman"/>
          <w:spacing w:val="25"/>
          <w:szCs w:val="21"/>
        </w:rPr>
        <w:t xml:space="preserve"> </w:t>
      </w:r>
      <w:r>
        <w:rPr>
          <w:rFonts w:ascii="Times New Roman" w:hAnsi="Times New Roman" w:cs="Times New Roman"/>
          <w:szCs w:val="21"/>
        </w:rPr>
        <w:t>501–504</w:t>
      </w:r>
      <w:r>
        <w:rPr>
          <w:rFonts w:ascii="Times New Roman" w:hAnsi="Times New Roman" w:cs="Times New Roman"/>
          <w:spacing w:val="19"/>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10"/>
          <w:szCs w:val="21"/>
        </w:rPr>
        <w:t xml:space="preserve"> </w:t>
      </w:r>
      <w:r>
        <w:rPr>
          <w:rFonts w:ascii="Times New Roman" w:hAnsi="Times New Roman" w:cs="Times New Roman"/>
          <w:szCs w:val="21"/>
        </w:rPr>
        <w:t>1.</w:t>
      </w:r>
      <w:r>
        <w:rPr>
          <w:rFonts w:ascii="Times New Roman" w:hAnsi="Times New Roman" w:cs="Times New Roman"/>
          <w:spacing w:val="51"/>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10.1109/</w:t>
      </w:r>
      <w:r>
        <w:rPr>
          <w:rFonts w:ascii="Times New Roman" w:hAnsi="Times New Roman" w:cs="Times New Roman"/>
          <w:w w:val="99"/>
          <w:szCs w:val="21"/>
        </w:rPr>
        <w:t xml:space="preserve"> </w:t>
      </w:r>
      <w:r>
        <w:rPr>
          <w:rFonts w:ascii="Times New Roman" w:hAnsi="Times New Roman" w:cs="Times New Roman"/>
          <w:szCs w:val="21"/>
        </w:rPr>
        <w:t>ICASSP.1999.758172</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3" w:name="_bookmark148"/>
      <w:bookmarkEnd w:id="403"/>
      <w:r>
        <w:rPr>
          <w:rFonts w:ascii="Times New Roman" w:hAnsi="Times New Roman" w:cs="Times New Roman"/>
          <w:szCs w:val="21"/>
        </w:rPr>
        <w:t>[29]</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12"/>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Mctea</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1"/>
          <w:szCs w:val="21"/>
        </w:rPr>
        <w:t xml:space="preserve"> </w:t>
      </w:r>
      <w:r>
        <w:rPr>
          <w:rFonts w:ascii="Times New Roman" w:hAnsi="Times New Roman" w:cs="Times New Roman"/>
          <w:szCs w:val="21"/>
        </w:rPr>
        <w:t>Modelling</w:t>
      </w:r>
      <w:r>
        <w:rPr>
          <w:rFonts w:ascii="Times New Roman" w:hAnsi="Times New Roman" w:cs="Times New Roman"/>
          <w:spacing w:val="12"/>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gues</w:t>
      </w:r>
      <w:r>
        <w:rPr>
          <w:rFonts w:ascii="Times New Roman" w:hAnsi="Times New Roman" w:cs="Times New Roman"/>
          <w:spacing w:val="11"/>
          <w:szCs w:val="21"/>
        </w:rPr>
        <w:t xml:space="preserve"> </w:t>
      </w:r>
      <w:r>
        <w:rPr>
          <w:rFonts w:ascii="Times New Roman" w:hAnsi="Times New Roman" w:cs="Times New Roman"/>
          <w:szCs w:val="21"/>
        </w:rPr>
        <w:t>with</w:t>
      </w:r>
      <w:r>
        <w:rPr>
          <w:rFonts w:ascii="Times New Roman" w:hAnsi="Times New Roman" w:cs="Times New Roman"/>
          <w:spacing w:val="12"/>
          <w:szCs w:val="21"/>
        </w:rPr>
        <w:t xml:space="preserve"> </w:t>
      </w:r>
      <w:r>
        <w:rPr>
          <w:rFonts w:ascii="Times New Roman" w:hAnsi="Times New Roman" w:cs="Times New Roman"/>
          <w:szCs w:val="21"/>
        </w:rPr>
        <w:t>state</w:t>
      </w:r>
      <w:r>
        <w:rPr>
          <w:rFonts w:ascii="Times New Roman" w:hAnsi="Times New Roman" w:cs="Times New Roman"/>
          <w:spacing w:val="11"/>
          <w:szCs w:val="21"/>
        </w:rPr>
        <w:t xml:space="preserve"> </w:t>
      </w:r>
      <w:r>
        <w:rPr>
          <w:rFonts w:ascii="Times New Roman" w:hAnsi="Times New Roman" w:cs="Times New Roman"/>
          <w:szCs w:val="21"/>
        </w:rPr>
        <w:t>transition</w:t>
      </w:r>
      <w:r>
        <w:rPr>
          <w:rFonts w:ascii="Times New Roman" w:hAnsi="Times New Roman" w:cs="Times New Roman"/>
          <w:spacing w:val="12"/>
          <w:szCs w:val="21"/>
        </w:rPr>
        <w:t xml:space="preserve"> </w:t>
      </w:r>
      <w:r>
        <w:rPr>
          <w:rFonts w:ascii="Times New Roman" w:hAnsi="Times New Roman" w:cs="Times New Roman"/>
          <w:szCs w:val="21"/>
        </w:rPr>
        <w:t>dia</w:t>
      </w:r>
      <w:r>
        <w:rPr>
          <w:rFonts w:ascii="Times New Roman" w:hAnsi="Times New Roman" w:cs="Times New Roman"/>
          <w:spacing w:val="4"/>
          <w:szCs w:val="21"/>
        </w:rPr>
        <w:t>g</w:t>
      </w:r>
      <w:r>
        <w:rPr>
          <w:rFonts w:ascii="Times New Roman" w:hAnsi="Times New Roman" w:cs="Times New Roman"/>
          <w:szCs w:val="21"/>
        </w:rPr>
        <w:t>rams</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pacing w:val="-3"/>
          <w:szCs w:val="21"/>
        </w:rPr>
        <w:t>e</w:t>
      </w:r>
      <w:r>
        <w:rPr>
          <w:rFonts w:ascii="Times New Roman" w:hAnsi="Times New Roman" w:cs="Times New Roman"/>
          <w:szCs w:val="21"/>
        </w:rPr>
        <w:t>xperiences</w:t>
      </w:r>
      <w:r>
        <w:rPr>
          <w:rFonts w:ascii="Times New Roman" w:hAnsi="Times New Roman" w:cs="Times New Roman"/>
          <w:spacing w:val="-10"/>
          <w:szCs w:val="21"/>
        </w:rPr>
        <w:t xml:space="preserve"> </w:t>
      </w:r>
      <w:r>
        <w:rPr>
          <w:rFonts w:ascii="Times New Roman" w:hAnsi="Times New Roman" w:cs="Times New Roman"/>
          <w:szCs w:val="21"/>
        </w:rPr>
        <w:t>with</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10"/>
          <w:szCs w:val="21"/>
        </w:rPr>
        <w:t xml:space="preserve"> </w:t>
      </w:r>
      <w:r>
        <w:rPr>
          <w:rFonts w:ascii="Times New Roman" w:hAnsi="Times New Roman" w:cs="Times New Roman"/>
          <w:szCs w:val="21"/>
        </w:rPr>
        <w:t>CSLU</w:t>
      </w:r>
      <w:r>
        <w:rPr>
          <w:rFonts w:ascii="Times New Roman" w:hAnsi="Times New Roman" w:cs="Times New Roman"/>
          <w:spacing w:val="-10"/>
          <w:szCs w:val="21"/>
        </w:rPr>
        <w:t xml:space="preserve"> </w:t>
      </w:r>
      <w:r>
        <w:rPr>
          <w:rFonts w:ascii="Times New Roman" w:hAnsi="Times New Roman" w:cs="Times New Roman"/>
          <w:szCs w:val="21"/>
        </w:rPr>
        <w:t>toolkit[C].</w:t>
      </w:r>
      <w:r>
        <w:rPr>
          <w:rFonts w:ascii="Times New Roman" w:hAnsi="Times New Roman" w:cs="Times New Roman"/>
          <w:spacing w:val="8"/>
          <w:szCs w:val="21"/>
        </w:rPr>
        <w:t xml:space="preserve"> </w:t>
      </w:r>
      <w:r>
        <w:rPr>
          <w:rFonts w:ascii="Times New Roman" w:hAnsi="Times New Roman" w:cs="Times New Roman"/>
          <w:szCs w:val="21"/>
        </w:rPr>
        <w:t>Proc</w:t>
      </w:r>
      <w:r>
        <w:rPr>
          <w:rFonts w:ascii="Times New Roman" w:hAnsi="Times New Roman" w:cs="Times New Roman"/>
          <w:spacing w:val="-10"/>
          <w:szCs w:val="21"/>
        </w:rPr>
        <w:t xml:space="preserve"> </w:t>
      </w:r>
      <w:r>
        <w:rPr>
          <w:rFonts w:ascii="Times New Roman" w:hAnsi="Times New Roman" w:cs="Times New Roman"/>
          <w:szCs w:val="21"/>
        </w:rPr>
        <w:t>5th</w:t>
      </w:r>
      <w:r>
        <w:rPr>
          <w:rFonts w:ascii="Times New Roman" w:hAnsi="Times New Roman" w:cs="Times New Roman"/>
          <w:spacing w:val="-10"/>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on</w:t>
      </w:r>
      <w:r>
        <w:rPr>
          <w:rFonts w:ascii="Times New Roman" w:hAnsi="Times New Roman" w:cs="Times New Roman"/>
          <w:spacing w:val="-10"/>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0"/>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Processing.</w:t>
      </w:r>
      <w:r>
        <w:rPr>
          <w:rFonts w:ascii="Times New Roman" w:hAnsi="Times New Roman" w:cs="Times New Roman"/>
          <w:spacing w:val="-13"/>
          <w:szCs w:val="21"/>
        </w:rPr>
        <w:t xml:space="preserve"> </w:t>
      </w:r>
      <w:r>
        <w:rPr>
          <w:rFonts w:ascii="Times New Roman" w:hAnsi="Times New Roman" w:cs="Times New Roman"/>
          <w:szCs w:val="21"/>
        </w:rPr>
        <w:t>1998,</w:t>
      </w:r>
      <w:r>
        <w:rPr>
          <w:rFonts w:ascii="Times New Roman" w:hAnsi="Times New Roman" w:cs="Times New Roman"/>
          <w:spacing w:val="-13"/>
          <w:szCs w:val="21"/>
        </w:rPr>
        <w:t xml:space="preserve"> </w:t>
      </w:r>
      <w:r>
        <w:rPr>
          <w:rFonts w:ascii="Times New Roman" w:hAnsi="Times New Roman" w:cs="Times New Roman"/>
          <w:szCs w:val="21"/>
        </w:rPr>
        <w:t>1223–1226</w:t>
      </w:r>
    </w:p>
    <w:p w:rsidR="000A3AD4" w:rsidRDefault="000A3AD4" w:rsidP="000A3AD4">
      <w:pPr>
        <w:spacing w:before="8" w:line="18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04" w:name="_bookmark149"/>
      <w:bookmarkEnd w:id="404"/>
      <w:r>
        <w:rPr>
          <w:rFonts w:ascii="Times New Roman" w:hAnsi="Times New Roman" w:cs="Times New Roman"/>
          <w:szCs w:val="21"/>
        </w:rPr>
        <w:t>[30]</w:t>
      </w:r>
      <w:r>
        <w:rPr>
          <w:rFonts w:ascii="Times New Roman" w:hAnsi="Times New Roman" w:cs="Times New Roman"/>
          <w:spacing w:val="50"/>
          <w:szCs w:val="21"/>
        </w:rPr>
        <w:t xml:space="preserve"> </w:t>
      </w:r>
      <w:r>
        <w:rPr>
          <w:rFonts w:ascii="Times New Roman" w:hAnsi="Times New Roman" w:cs="Times New Roman"/>
          <w:szCs w:val="21"/>
        </w:rPr>
        <w:t>C.</w:t>
      </w:r>
      <w:r>
        <w:rPr>
          <w:rFonts w:ascii="Times New Roman" w:hAnsi="Times New Roman" w:cs="Times New Roman"/>
          <w:spacing w:val="-19"/>
          <w:szCs w:val="21"/>
        </w:rPr>
        <w:t xml:space="preserve"> </w:t>
      </w:r>
      <w:r>
        <w:rPr>
          <w:rFonts w:ascii="Times New Roman" w:hAnsi="Times New Roman" w:cs="Times New Roman"/>
          <w:szCs w:val="21"/>
        </w:rPr>
        <w:t>Rich,</w:t>
      </w:r>
      <w:r>
        <w:rPr>
          <w:rFonts w:ascii="Times New Roman" w:hAnsi="Times New Roman" w:cs="Times New Roman"/>
          <w:spacing w:val="-16"/>
          <w:szCs w:val="21"/>
        </w:rPr>
        <w:t xml:space="preserve"> </w:t>
      </w:r>
      <w:r>
        <w:rPr>
          <w:rFonts w:ascii="Times New Roman" w:hAnsi="Times New Roman" w:cs="Times New Roman"/>
          <w:szCs w:val="21"/>
        </w:rPr>
        <w:t>C.</w:t>
      </w:r>
      <w:r>
        <w:rPr>
          <w:rFonts w:ascii="Times New Roman" w:hAnsi="Times New Roman" w:cs="Times New Roman"/>
          <w:spacing w:val="-19"/>
          <w:szCs w:val="21"/>
        </w:rPr>
        <w:t xml:space="preserve"> </w:t>
      </w:r>
      <w:r>
        <w:rPr>
          <w:rFonts w:ascii="Times New Roman" w:hAnsi="Times New Roman" w:cs="Times New Roman"/>
          <w:szCs w:val="21"/>
        </w:rPr>
        <w:t>L.</w:t>
      </w:r>
      <w:r>
        <w:rPr>
          <w:rFonts w:ascii="Times New Roman" w:hAnsi="Times New Roman" w:cs="Times New Roman"/>
          <w:spacing w:val="-18"/>
          <w:szCs w:val="21"/>
        </w:rPr>
        <w:t xml:space="preserve"> </w:t>
      </w:r>
      <w:r>
        <w:rPr>
          <w:rFonts w:ascii="Times New Roman" w:hAnsi="Times New Roman" w:cs="Times New Roman"/>
          <w:szCs w:val="21"/>
        </w:rPr>
        <w:t>Sidne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COLL</w:t>
      </w:r>
      <w:r>
        <w:rPr>
          <w:rFonts w:ascii="Times New Roman" w:hAnsi="Times New Roman" w:cs="Times New Roman"/>
          <w:spacing w:val="-10"/>
          <w:szCs w:val="21"/>
        </w:rPr>
        <w:t>A</w:t>
      </w:r>
      <w:r>
        <w:rPr>
          <w:rFonts w:ascii="Times New Roman" w:hAnsi="Times New Roman" w:cs="Times New Roman"/>
          <w:szCs w:val="21"/>
        </w:rPr>
        <w:t>GEN</w:t>
      </w:r>
      <w:r>
        <w:rPr>
          <w:rFonts w:ascii="Times New Roman" w:eastAsia="宋体" w:hAnsi="Times New Roman" w:cs="Times New Roman"/>
          <w:szCs w:val="21"/>
          <w:lang w:eastAsia="zh-CN"/>
        </w:rPr>
        <w:t>：</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19"/>
          <w:szCs w:val="21"/>
        </w:rPr>
        <w:t xml:space="preserve"> </w:t>
      </w:r>
      <w:r>
        <w:rPr>
          <w:rFonts w:ascii="Times New Roman" w:hAnsi="Times New Roman" w:cs="Times New Roman"/>
          <w:szCs w:val="21"/>
        </w:rPr>
        <w:t>Collaboration</w:t>
      </w:r>
      <w:r>
        <w:rPr>
          <w:rFonts w:ascii="Times New Roman" w:hAnsi="Times New Roman" w:cs="Times New Roman"/>
          <w:spacing w:val="-18"/>
          <w:szCs w:val="21"/>
        </w:rPr>
        <w:t xml:space="preserve"> </w:t>
      </w:r>
      <w:r>
        <w:rPr>
          <w:rFonts w:ascii="Times New Roman" w:hAnsi="Times New Roman" w:cs="Times New Roman"/>
          <w:szCs w:val="21"/>
        </w:rPr>
        <w:t>Manager</w:t>
      </w:r>
      <w:r>
        <w:rPr>
          <w:rFonts w:ascii="Times New Roman" w:hAnsi="Times New Roman" w:cs="Times New Roman"/>
          <w:spacing w:val="-19"/>
          <w:szCs w:val="21"/>
        </w:rPr>
        <w:t xml:space="preserve"> </w:t>
      </w:r>
      <w:r>
        <w:rPr>
          <w:rFonts w:ascii="Times New Roman" w:hAnsi="Times New Roman" w:cs="Times New Roman"/>
          <w:szCs w:val="21"/>
        </w:rPr>
        <w:t>for</w:t>
      </w:r>
      <w:r>
        <w:rPr>
          <w:rFonts w:ascii="Times New Roman" w:hAnsi="Times New Roman" w:cs="Times New Roman"/>
          <w:spacing w:val="-19"/>
          <w:szCs w:val="21"/>
        </w:rPr>
        <w:t xml:space="preserve"> </w:t>
      </w:r>
      <w:r>
        <w:rPr>
          <w:rFonts w:ascii="Times New Roman" w:hAnsi="Times New Roman" w:cs="Times New Roman"/>
          <w:szCs w:val="21"/>
        </w:rPr>
        <w:t>Soft</w:t>
      </w:r>
      <w:r>
        <w:rPr>
          <w:rFonts w:ascii="Times New Roman" w:hAnsi="Times New Roman" w:cs="Times New Roman"/>
          <w:spacing w:val="-7"/>
          <w:szCs w:val="21"/>
        </w:rPr>
        <w:t>w</w:t>
      </w:r>
      <w:r>
        <w:rPr>
          <w:rFonts w:ascii="Times New Roman" w:hAnsi="Times New Roman" w:cs="Times New Roman"/>
          <w:szCs w:val="21"/>
        </w:rPr>
        <w:t>are</w:t>
      </w:r>
      <w:r>
        <w:rPr>
          <w:rFonts w:ascii="Times New Roman" w:hAnsi="Times New Roman" w:cs="Times New Roman"/>
          <w:spacing w:val="-19"/>
          <w:szCs w:val="21"/>
        </w:rPr>
        <w:t xml:space="preserve"> </w:t>
      </w:r>
      <w:r>
        <w:rPr>
          <w:rFonts w:ascii="Times New Roman" w:hAnsi="Times New Roman" w:cs="Times New Roman"/>
          <w:szCs w:val="21"/>
        </w:rPr>
        <w:t>Inter</w:t>
      </w:r>
      <w:r>
        <w:rPr>
          <w:rFonts w:ascii="Times New Roman" w:hAnsi="Times New Roman" w:cs="Times New Roman"/>
          <w:spacing w:val="2"/>
          <w:szCs w:val="21"/>
        </w:rPr>
        <w:t>f</w:t>
      </w:r>
      <w:r>
        <w:rPr>
          <w:rFonts w:ascii="Times New Roman" w:hAnsi="Times New Roman" w:cs="Times New Roman"/>
          <w:szCs w:val="21"/>
        </w:rPr>
        <w:t>ace</w:t>
      </w:r>
      <w:r>
        <w:rPr>
          <w:rFonts w:ascii="Times New Roman" w:hAnsi="Times New Roman" w:cs="Times New Roman"/>
          <w:spacing w:val="-18"/>
          <w:szCs w:val="21"/>
        </w:rPr>
        <w:t xml:space="preserve"> </w:t>
      </w:r>
      <w:r>
        <w:rPr>
          <w:rFonts w:ascii="Times New Roman" w:hAnsi="Times New Roman" w:cs="Times New Roman"/>
          <w:szCs w:val="21"/>
        </w:rPr>
        <w:t>Agents[J].</w:t>
      </w:r>
    </w:p>
    <w:p w:rsidR="000A3AD4" w:rsidRDefault="000A3AD4" w:rsidP="000A3AD4">
      <w:pPr>
        <w:spacing w:before="18" w:line="258" w:lineRule="auto"/>
        <w:ind w:left="874"/>
        <w:rPr>
          <w:rFonts w:ascii="Times New Roman" w:eastAsia="Lucida Console" w:hAnsi="Times New Roman" w:cs="Times New Roman"/>
          <w:szCs w:val="21"/>
        </w:rPr>
      </w:pPr>
      <w:r>
        <w:rPr>
          <w:rFonts w:ascii="Times New Roman" w:hAnsi="Times New Roman" w:cs="Times New Roman"/>
          <w:szCs w:val="21"/>
        </w:rPr>
        <w:t>User</w:t>
      </w:r>
      <w:r>
        <w:rPr>
          <w:rFonts w:ascii="Times New Roman" w:hAnsi="Times New Roman" w:cs="Times New Roman"/>
          <w:spacing w:val="12"/>
          <w:szCs w:val="21"/>
        </w:rPr>
        <w:t xml:space="preserve"> </w:t>
      </w:r>
      <w:r>
        <w:rPr>
          <w:rFonts w:ascii="Times New Roman" w:hAnsi="Times New Roman" w:cs="Times New Roman"/>
          <w:szCs w:val="21"/>
        </w:rPr>
        <w:t>Modeling</w:t>
      </w:r>
      <w:r>
        <w:rPr>
          <w:rFonts w:ascii="Times New Roman" w:hAnsi="Times New Roman" w:cs="Times New Roman"/>
          <w:spacing w:val="12"/>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Use</w:t>
      </w:r>
      <w:r>
        <w:rPr>
          <w:rFonts w:ascii="Times New Roman" w:hAnsi="Times New Roman" w:cs="Times New Roman"/>
          <w:spacing w:val="-5"/>
          <w:szCs w:val="21"/>
        </w:rPr>
        <w:t>r</w:t>
      </w:r>
      <w:r>
        <w:rPr>
          <w:rFonts w:ascii="Times New Roman" w:hAnsi="Times New Roman" w:cs="Times New Roman"/>
          <w:szCs w:val="21"/>
        </w:rPr>
        <w:t>-Adapted</w:t>
      </w:r>
      <w:r>
        <w:rPr>
          <w:rFonts w:ascii="Times New Roman" w:hAnsi="Times New Roman" w:cs="Times New Roman"/>
          <w:spacing w:val="12"/>
          <w:szCs w:val="21"/>
        </w:rPr>
        <w:t xml:space="preserve"> </w:t>
      </w:r>
      <w:r>
        <w:rPr>
          <w:rFonts w:ascii="Times New Roman" w:hAnsi="Times New Roman" w:cs="Times New Roman"/>
          <w:szCs w:val="21"/>
        </w:rPr>
        <w:t>Interaction.</w:t>
      </w:r>
      <w:r>
        <w:rPr>
          <w:rFonts w:ascii="Times New Roman" w:hAnsi="Times New Roman" w:cs="Times New Roman"/>
          <w:spacing w:val="13"/>
          <w:szCs w:val="21"/>
        </w:rPr>
        <w:t xml:space="preserve"> </w:t>
      </w:r>
      <w:r>
        <w:rPr>
          <w:rFonts w:ascii="Times New Roman" w:hAnsi="Times New Roman" w:cs="Times New Roman"/>
          <w:szCs w:val="21"/>
        </w:rPr>
        <w:t xml:space="preserve">1998. </w:t>
      </w:r>
      <w:r>
        <w:rPr>
          <w:rFonts w:ascii="Times New Roman" w:hAnsi="Times New Roman" w:cs="Times New Roman"/>
          <w:spacing w:val="27"/>
          <w:szCs w:val="21"/>
        </w:rPr>
        <w:t xml:space="preserve"> </w:t>
      </w:r>
      <w:r>
        <w:rPr>
          <w:rFonts w:ascii="Times New Roman" w:hAnsi="Times New Roman" w:cs="Times New Roman"/>
          <w:b/>
          <w:bCs/>
          <w:szCs w:val="21"/>
        </w:rPr>
        <w:t>8</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pacing w:val="-21"/>
          <w:szCs w:val="21"/>
        </w:rPr>
        <w:t xml:space="preserve"> </w:t>
      </w:r>
      <w:r>
        <w:rPr>
          <w:rFonts w:ascii="Times New Roman" w:hAnsi="Times New Roman" w:cs="Times New Roman"/>
          <w:szCs w:val="21"/>
        </w:rPr>
        <w:t xml:space="preserve">315–350. </w:t>
      </w:r>
      <w:r>
        <w:rPr>
          <w:rFonts w:ascii="Times New Roman" w:hAnsi="Times New Roman" w:cs="Times New Roman"/>
          <w:spacing w:val="28"/>
          <w:szCs w:val="21"/>
        </w:rPr>
        <w:t xml:space="preserve"> </w:t>
      </w:r>
      <w:r>
        <w:rPr>
          <w:rFonts w:ascii="Times New Roman" w:hAnsi="Times New Roman" w:cs="Times New Roman"/>
          <w:szCs w:val="21"/>
        </w:rPr>
        <w:t>ISSN</w:t>
      </w:r>
      <w:r>
        <w:rPr>
          <w:rFonts w:ascii="Times New Roman" w:hAnsi="Times New Roman" w:cs="Times New Roman"/>
          <w:spacing w:val="12"/>
          <w:szCs w:val="21"/>
        </w:rPr>
        <w:t xml:space="preserve"> </w:t>
      </w:r>
      <w:r>
        <w:rPr>
          <w:rFonts w:ascii="Times New Roman" w:hAnsi="Times New Roman" w:cs="Times New Roman"/>
          <w:szCs w:val="21"/>
        </w:rPr>
        <w:t xml:space="preserve">1573-1391. </w:t>
      </w:r>
      <w:r>
        <w:rPr>
          <w:rFonts w:ascii="Times New Roman" w:hAnsi="Times New Roman" w:cs="Times New Roman"/>
          <w:spacing w:val="27"/>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10.1023/A</w:t>
      </w:r>
      <w:r>
        <w:rPr>
          <w:rFonts w:ascii="Times New Roman" w:eastAsia="宋体" w:hAnsi="Times New Roman" w:cs="Times New Roman"/>
          <w:szCs w:val="21"/>
          <w:lang w:eastAsia="zh-CN"/>
        </w:rPr>
        <w:t>：</w:t>
      </w:r>
      <w:r>
        <w:rPr>
          <w:rFonts w:ascii="Times New Roman" w:hAnsi="Times New Roman" w:cs="Times New Roman"/>
          <w:szCs w:val="21"/>
        </w:rPr>
        <w:t xml:space="preserve">1008204020038. </w:t>
      </w:r>
      <w:r>
        <w:rPr>
          <w:rFonts w:ascii="Times New Roman" w:hAnsi="Times New Roman" w:cs="Times New Roman"/>
          <w:spacing w:val="46"/>
          <w:szCs w:val="21"/>
        </w:rPr>
        <w:t xml:space="preserve"> </w:t>
      </w:r>
      <w:r>
        <w:rPr>
          <w:rFonts w:ascii="Times New Roman" w:hAnsi="Times New Roman" w:cs="Times New Roman"/>
          <w:szCs w:val="21"/>
        </w:rPr>
        <w:t xml:space="preserve">URL  </w:t>
      </w:r>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//dx.doi.org/10.1023/A</w:t>
      </w:r>
      <w:r>
        <w:rPr>
          <w:rFonts w:ascii="Times New Roman" w:eastAsia="宋体" w:hAnsi="Times New Roman" w:cs="Times New Roman"/>
          <w:szCs w:val="21"/>
          <w:lang w:eastAsia="zh-CN"/>
        </w:rPr>
        <w:t>：</w:t>
      </w:r>
      <w:r>
        <w:rPr>
          <w:rFonts w:ascii="Times New Roman" w:eastAsia="Lucida Console" w:hAnsi="Times New Roman" w:cs="Times New Roman"/>
          <w:szCs w:val="21"/>
        </w:rPr>
        <w:t>1008204020038</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05" w:name="_bookmark150"/>
      <w:bookmarkEnd w:id="405"/>
      <w:r>
        <w:rPr>
          <w:rFonts w:ascii="Times New Roman" w:hAnsi="Times New Roman" w:cs="Times New Roman"/>
          <w:szCs w:val="21"/>
        </w:rPr>
        <w:t>[31]</w:t>
      </w:r>
      <w:r>
        <w:rPr>
          <w:rFonts w:ascii="Times New Roman" w:hAnsi="Times New Roman" w:cs="Times New Roman"/>
          <w:spacing w:val="5"/>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hAnsi="Times New Roman" w:cs="Times New Roman"/>
          <w:szCs w:val="21"/>
        </w:rPr>
        <w:t>Bohus,</w:t>
      </w:r>
      <w:r>
        <w:rPr>
          <w:rFonts w:ascii="Times New Roman" w:hAnsi="Times New Roman" w:cs="Times New Roman"/>
          <w:spacing w:val="29"/>
          <w:szCs w:val="21"/>
        </w:rPr>
        <w:t xml:space="preserve"> </w:t>
      </w:r>
      <w:r>
        <w:rPr>
          <w:rFonts w:ascii="Times New Roman" w:hAnsi="Times New Roman" w:cs="Times New Roman"/>
          <w:szCs w:val="21"/>
        </w:rPr>
        <w:t>A.</w:t>
      </w:r>
      <w:r>
        <w:rPr>
          <w:rFonts w:ascii="Times New Roman" w:hAnsi="Times New Roman" w:cs="Times New Roman"/>
          <w:spacing w:val="22"/>
          <w:szCs w:val="21"/>
        </w:rPr>
        <w:t xml:space="preserve"> </w:t>
      </w:r>
      <w:r>
        <w:rPr>
          <w:rFonts w:ascii="Times New Roman" w:hAnsi="Times New Roman" w:cs="Times New Roman"/>
          <w:szCs w:val="21"/>
        </w:rPr>
        <w:t>I.</w:t>
      </w:r>
      <w:r>
        <w:rPr>
          <w:rFonts w:ascii="Times New Roman" w:hAnsi="Times New Roman" w:cs="Times New Roman"/>
          <w:spacing w:val="22"/>
          <w:szCs w:val="21"/>
        </w:rPr>
        <w:t xml:space="preserve"> </w:t>
      </w:r>
      <w:r>
        <w:rPr>
          <w:rFonts w:ascii="Times New Roman" w:hAnsi="Times New Roman" w:cs="Times New Roman"/>
          <w:szCs w:val="21"/>
        </w:rPr>
        <w:t>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w:t>
      </w:r>
      <w:r>
        <w:rPr>
          <w:rFonts w:ascii="Times New Roman" w:eastAsia="宋体" w:hAnsi="Times New Roman" w:cs="Times New Roman"/>
          <w:szCs w:val="21"/>
          <w:lang w:eastAsia="zh-CN"/>
        </w:rPr>
        <w:t>：</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2"/>
          <w:szCs w:val="21"/>
        </w:rPr>
        <w:t xml:space="preserve"> </w:t>
      </w:r>
      <w:r>
        <w:rPr>
          <w:rFonts w:ascii="Times New Roman" w:hAnsi="Times New Roman" w:cs="Times New Roman"/>
          <w:szCs w:val="21"/>
        </w:rPr>
        <w:t>management</w:t>
      </w:r>
      <w:r>
        <w:rPr>
          <w:rFonts w:ascii="Times New Roman" w:hAnsi="Times New Roman" w:cs="Times New Roman"/>
          <w:spacing w:val="22"/>
          <w:szCs w:val="21"/>
        </w:rPr>
        <w:t xml:space="preserve"> </w:t>
      </w:r>
      <w:r>
        <w:rPr>
          <w:rFonts w:ascii="Times New Roman" w:hAnsi="Times New Roman" w:cs="Times New Roman"/>
          <w:szCs w:val="21"/>
        </w:rPr>
        <w:t>using</w:t>
      </w:r>
      <w:r>
        <w:rPr>
          <w:rFonts w:ascii="Times New Roman" w:hAnsi="Times New Roman" w:cs="Times New Roman"/>
          <w:spacing w:val="22"/>
          <w:szCs w:val="21"/>
        </w:rPr>
        <w:t xml:space="preserve"> </w:t>
      </w:r>
      <w:r>
        <w:rPr>
          <w:rFonts w:ascii="Times New Roman" w:hAnsi="Times New Roman" w:cs="Times New Roman"/>
          <w:szCs w:val="21"/>
        </w:rPr>
        <w:t>hierarchical</w:t>
      </w:r>
      <w:r>
        <w:rPr>
          <w:rFonts w:ascii="Times New Roman" w:hAnsi="Times New Roman" w:cs="Times New Roman"/>
          <w:spacing w:val="22"/>
          <w:szCs w:val="21"/>
        </w:rPr>
        <w:t xml:space="preserve"> </w:t>
      </w:r>
      <w:r>
        <w:rPr>
          <w:rFonts w:ascii="Times New Roman" w:hAnsi="Times New Roman" w:cs="Times New Roman"/>
          <w:szCs w:val="21"/>
        </w:rPr>
        <w:t>task</w:t>
      </w:r>
      <w:r>
        <w:rPr>
          <w:rFonts w:ascii="Times New Roman" w:hAnsi="Times New Roman" w:cs="Times New Roman"/>
          <w:spacing w:val="22"/>
          <w:szCs w:val="21"/>
        </w:rPr>
        <w:t xml:space="preserve"> </w:t>
      </w:r>
      <w:r>
        <w:rPr>
          <w:rFonts w:ascii="Times New Roman" w:hAnsi="Times New Roman" w:cs="Times New Roman"/>
          <w:szCs w:val="21"/>
        </w:rPr>
        <w:t>decom-</w:t>
      </w:r>
      <w:r>
        <w:rPr>
          <w:rFonts w:ascii="Times New Roman" w:hAnsi="Times New Roman" w:cs="Times New Roman"/>
          <w:w w:val="99"/>
          <w:szCs w:val="21"/>
        </w:rPr>
        <w:t xml:space="preserve"> </w:t>
      </w:r>
      <w:r>
        <w:rPr>
          <w:rFonts w:ascii="Times New Roman" w:hAnsi="Times New Roman" w:cs="Times New Roman"/>
          <w:szCs w:val="21"/>
        </w:rPr>
        <w:t>position</w:t>
      </w:r>
      <w:r>
        <w:rPr>
          <w:rFonts w:ascii="Times New Roman" w:hAnsi="Times New Roman" w:cs="Times New Roman"/>
          <w:spacing w:val="33"/>
          <w:szCs w:val="21"/>
        </w:rPr>
        <w:t xml:space="preserve"> </w:t>
      </w:r>
      <w:r>
        <w:rPr>
          <w:rFonts w:ascii="Times New Roman" w:hAnsi="Times New Roman" w:cs="Times New Roman"/>
          <w:szCs w:val="21"/>
        </w:rPr>
        <w:t>and</w:t>
      </w:r>
      <w:r>
        <w:rPr>
          <w:rFonts w:ascii="Times New Roman" w:hAnsi="Times New Roman" w:cs="Times New Roman"/>
          <w:spacing w:val="33"/>
          <w:szCs w:val="21"/>
        </w:rPr>
        <w:t xml:space="preserve"> </w:t>
      </w:r>
      <w:r>
        <w:rPr>
          <w:rFonts w:ascii="Times New Roman" w:hAnsi="Times New Roman" w:cs="Times New Roman"/>
          <w:szCs w:val="21"/>
        </w:rPr>
        <w:t>an</w:t>
      </w:r>
      <w:r>
        <w:rPr>
          <w:rFonts w:ascii="Times New Roman" w:hAnsi="Times New Roman" w:cs="Times New Roman"/>
          <w:spacing w:val="34"/>
          <w:szCs w:val="21"/>
        </w:rPr>
        <w:t xml:space="preserve"> </w:t>
      </w:r>
      <w:r>
        <w:rPr>
          <w:rFonts w:ascii="Times New Roman" w:hAnsi="Times New Roman" w:cs="Times New Roman"/>
          <w:spacing w:val="-3"/>
          <w:szCs w:val="21"/>
        </w:rPr>
        <w:t>e</w:t>
      </w:r>
      <w:r>
        <w:rPr>
          <w:rFonts w:ascii="Times New Roman" w:hAnsi="Times New Roman" w:cs="Times New Roman"/>
          <w:szCs w:val="21"/>
        </w:rPr>
        <w:t>xpectation</w:t>
      </w:r>
      <w:r>
        <w:rPr>
          <w:rFonts w:ascii="Times New Roman" w:hAnsi="Times New Roman" w:cs="Times New Roman"/>
          <w:spacing w:val="32"/>
          <w:szCs w:val="21"/>
        </w:rPr>
        <w:t xml:space="preserve"> </w:t>
      </w:r>
      <w:r>
        <w:rPr>
          <w:rFonts w:ascii="Times New Roman" w:hAnsi="Times New Roman" w:cs="Times New Roman"/>
          <w:szCs w:val="21"/>
        </w:rPr>
        <w:t>agenda.</w:t>
      </w:r>
      <w:r>
        <w:rPr>
          <w:rFonts w:ascii="Times New Roman" w:hAnsi="Times New Roman" w:cs="Times New Roman"/>
          <w:spacing w:val="14"/>
          <w:szCs w:val="21"/>
        </w:rPr>
        <w:t xml:space="preserve"> </w:t>
      </w:r>
      <w:r>
        <w:rPr>
          <w:rFonts w:ascii="Times New Roman" w:hAnsi="Times New Roman" w:cs="Times New Roman"/>
          <w:szCs w:val="21"/>
        </w:rPr>
        <w:t>[C].</w:t>
      </w:r>
      <w:r>
        <w:rPr>
          <w:rFonts w:ascii="Times New Roman" w:hAnsi="Times New Roman" w:cs="Times New Roman"/>
          <w:spacing w:val="46"/>
          <w:szCs w:val="21"/>
        </w:rPr>
        <w:t xml:space="preserve"> </w:t>
      </w:r>
      <w:r>
        <w:rPr>
          <w:rFonts w:ascii="Times New Roman" w:hAnsi="Times New Roman" w:cs="Times New Roman"/>
          <w:szCs w:val="21"/>
        </w:rPr>
        <w:t>INTERSPEECH.</w:t>
      </w:r>
      <w:r>
        <w:rPr>
          <w:rFonts w:ascii="Times New Roman" w:hAnsi="Times New Roman" w:cs="Times New Roman"/>
          <w:spacing w:val="34"/>
          <w:szCs w:val="21"/>
        </w:rPr>
        <w:t xml:space="preserve"> </w:t>
      </w:r>
      <w:r>
        <w:rPr>
          <w:rFonts w:ascii="Times New Roman" w:hAnsi="Times New Roman" w:cs="Times New Roman"/>
          <w:szCs w:val="21"/>
        </w:rPr>
        <w:t>ISCA,</w:t>
      </w:r>
      <w:r>
        <w:rPr>
          <w:rFonts w:ascii="Times New Roman" w:hAnsi="Times New Roman" w:cs="Times New Roman"/>
          <w:spacing w:val="42"/>
          <w:szCs w:val="21"/>
        </w:rPr>
        <w:t xml:space="preserve"> </w:t>
      </w:r>
      <w:r>
        <w:rPr>
          <w:rFonts w:ascii="Times New Roman" w:hAnsi="Times New Roman" w:cs="Times New Roman"/>
          <w:szCs w:val="21"/>
        </w:rPr>
        <w:t>2003,</w:t>
      </w:r>
      <w:r>
        <w:rPr>
          <w:rFonts w:ascii="Times New Roman" w:hAnsi="Times New Roman" w:cs="Times New Roman"/>
          <w:spacing w:val="41"/>
          <w:szCs w:val="21"/>
        </w:rPr>
        <w:t xml:space="preserve"> </w:t>
      </w:r>
      <w:r>
        <w:rPr>
          <w:rFonts w:ascii="Times New Roman" w:hAnsi="Times New Roman" w:cs="Times New Roman"/>
          <w:szCs w:val="21"/>
        </w:rPr>
        <w:t>597−600.</w:t>
      </w:r>
      <w:r>
        <w:rPr>
          <w:rFonts w:ascii="Times New Roman" w:hAnsi="Times New Roman" w:cs="Times New Roman"/>
          <w:spacing w:val="47"/>
          <w:szCs w:val="21"/>
        </w:rPr>
        <w:t xml:space="preserve"> </w:t>
      </w:r>
      <w:r>
        <w:rPr>
          <w:rFonts w:ascii="Times New Roman" w:hAnsi="Times New Roman" w:cs="Times New Roman"/>
          <w:szCs w:val="21"/>
        </w:rPr>
        <w:t>URL</w:t>
      </w:r>
      <w:r>
        <w:rPr>
          <w:rFonts w:ascii="Times New Roman" w:hAnsi="Times New Roman" w:cs="Times New Roman"/>
          <w:w w:val="99"/>
          <w:szCs w:val="21"/>
        </w:rPr>
        <w:t xml:space="preserve"> </w:t>
      </w:r>
      <w:hyperlink r:id="rId110" w:anchor="BohusR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//dblp.uni</w:t>
        </w:r>
        <w:r>
          <w:rPr>
            <w:rFonts w:ascii="Times New Roman" w:eastAsia="Lucida Console" w:hAnsi="Times New Roman" w:cs="Times New Roman"/>
            <w:spacing w:val="8"/>
            <w:szCs w:val="21"/>
          </w:rPr>
          <w:t>-</w:t>
        </w:r>
        <w:r>
          <w:rPr>
            <w:rFonts w:ascii="Times New Roman" w:eastAsia="Lucida Console" w:hAnsi="Times New Roman" w:cs="Times New Roman"/>
            <w:szCs w:val="21"/>
          </w:rPr>
          <w:t>trier.de/db/conf/interspeech/interspeech2003.html#BohusR03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06" w:name="_bookmark151"/>
      <w:bookmarkEnd w:id="406"/>
      <w:r>
        <w:rPr>
          <w:rFonts w:ascii="Times New Roman" w:hAnsi="Times New Roman" w:cs="Times New Roman"/>
          <w:szCs w:val="21"/>
        </w:rPr>
        <w:t>[32]</w:t>
      </w:r>
      <w:r>
        <w:rPr>
          <w:rFonts w:ascii="Times New Roman" w:hAnsi="Times New Roman" w:cs="Times New Roman"/>
          <w:spacing w:val="6"/>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31"/>
          <w:szCs w:val="21"/>
        </w:rPr>
        <w:t xml:space="preserve"> </w:t>
      </w:r>
      <w:r>
        <w:rPr>
          <w:rFonts w:ascii="Times New Roman" w:hAnsi="Times New Roman" w:cs="Times New Roman"/>
          <w:szCs w:val="21"/>
        </w:rPr>
        <w:t>H.</w:t>
      </w:r>
      <w:r>
        <w:rPr>
          <w:rFonts w:ascii="Times New Roman" w:hAnsi="Times New Roman" w:cs="Times New Roman"/>
          <w:spacing w:val="32"/>
          <w:szCs w:val="21"/>
        </w:rPr>
        <w:t xml:space="preserve"> </w:t>
      </w:r>
      <w:r>
        <w:rPr>
          <w:rFonts w:ascii="Times New Roman" w:hAnsi="Times New Roman" w:cs="Times New Roman"/>
          <w:szCs w:val="21"/>
        </w:rPr>
        <w:t>Bui,</w:t>
      </w:r>
      <w:r>
        <w:rPr>
          <w:rFonts w:ascii="Times New Roman" w:hAnsi="Times New Roman" w:cs="Times New Roman"/>
          <w:spacing w:val="40"/>
          <w:szCs w:val="21"/>
        </w:rPr>
        <w:t xml:space="preserve"> </w:t>
      </w:r>
      <w:r>
        <w:rPr>
          <w:rFonts w:ascii="Times New Roman" w:hAnsi="Times New Roman" w:cs="Times New Roman"/>
          <w:szCs w:val="21"/>
        </w:rPr>
        <w:t>M.</w:t>
      </w:r>
      <w:r>
        <w:rPr>
          <w:rFonts w:ascii="Times New Roman" w:hAnsi="Times New Roman" w:cs="Times New Roman"/>
          <w:spacing w:val="32"/>
          <w:szCs w:val="21"/>
        </w:rPr>
        <w:t xml:space="preserve"> </w:t>
      </w:r>
      <w:r>
        <w:rPr>
          <w:rFonts w:ascii="Times New Roman" w:hAnsi="Times New Roman" w:cs="Times New Roman"/>
          <w:szCs w:val="21"/>
        </w:rPr>
        <w:t>Rajman,</w:t>
      </w:r>
      <w:r>
        <w:rPr>
          <w:rFonts w:ascii="Times New Roman" w:hAnsi="Times New Roman" w:cs="Times New Roman"/>
          <w:spacing w:val="40"/>
          <w:szCs w:val="21"/>
        </w:rPr>
        <w:t xml:space="preserve"> </w:t>
      </w:r>
      <w:r>
        <w:rPr>
          <w:rFonts w:ascii="Times New Roman" w:hAnsi="Times New Roman" w:cs="Times New Roman"/>
          <w:szCs w:val="21"/>
        </w:rPr>
        <w:t>M.</w:t>
      </w:r>
      <w:r>
        <w:rPr>
          <w:rFonts w:ascii="Times New Roman" w:hAnsi="Times New Roman" w:cs="Times New Roman"/>
          <w:spacing w:val="32"/>
          <w:szCs w:val="21"/>
        </w:rPr>
        <w:t xml:space="preserve"> </w:t>
      </w:r>
      <w:r>
        <w:rPr>
          <w:rFonts w:ascii="Times New Roman" w:hAnsi="Times New Roman" w:cs="Times New Roman"/>
          <w:szCs w:val="21"/>
        </w:rPr>
        <w:t>Melicha</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39"/>
          <w:szCs w:val="21"/>
        </w:rPr>
        <w:t xml:space="preserve"> </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w:t>
      </w:r>
      <w:r>
        <w:rPr>
          <w:rFonts w:ascii="Times New Roman" w:hAnsi="Times New Roman" w:cs="Times New Roman"/>
          <w:spacing w:val="39"/>
          <w:szCs w:val="21"/>
        </w:rPr>
        <w:t xml:space="preserve"> </w:t>
      </w:r>
      <w:r>
        <w:rPr>
          <w:rFonts w:ascii="Times New Roman" w:hAnsi="Times New Roman" w:cs="Times New Roman"/>
          <w:szCs w:val="21"/>
        </w:rPr>
        <w:t>Speech</w:t>
      </w:r>
      <w:r>
        <w:rPr>
          <w:rFonts w:ascii="Times New Roman" w:hAnsi="Times New Roman" w:cs="Times New Roman"/>
          <w:spacing w:val="32"/>
          <w:szCs w:val="21"/>
        </w:rPr>
        <w:t xml:space="preserve"> </w:t>
      </w:r>
      <w:r>
        <w:rPr>
          <w:rFonts w:ascii="Times New Roman" w:hAnsi="Times New Roman" w:cs="Times New Roman"/>
          <w:szCs w:val="21"/>
        </w:rPr>
        <w:t>and</w:t>
      </w:r>
      <w:r>
        <w:rPr>
          <w:rFonts w:ascii="Times New Roman" w:hAnsi="Times New Roman" w:cs="Times New Roman"/>
          <w:spacing w:val="31"/>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eastAsia="宋体" w:hAnsi="Times New Roman" w:cs="Times New Roman"/>
          <w:szCs w:val="21"/>
          <w:lang w:eastAsia="zh-CN"/>
        </w:rPr>
        <w:t>：</w:t>
      </w:r>
      <w:r>
        <w:rPr>
          <w:rFonts w:ascii="Times New Roman" w:hAnsi="Times New Roman" w:cs="Times New Roman"/>
          <w:spacing w:val="30"/>
          <w:szCs w:val="21"/>
        </w:rPr>
        <w:t xml:space="preserve"> </w:t>
      </w:r>
      <w:r>
        <w:rPr>
          <w:rFonts w:ascii="Times New Roman" w:hAnsi="Times New Roman" w:cs="Times New Roman"/>
          <w:szCs w:val="21"/>
        </w:rPr>
        <w:t>7th</w:t>
      </w:r>
      <w:r>
        <w:rPr>
          <w:rFonts w:ascii="Times New Roman" w:hAnsi="Times New Roman" w:cs="Times New Roman"/>
          <w:spacing w:val="31"/>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32"/>
          <w:szCs w:val="21"/>
        </w:rPr>
        <w:t xml:space="preserve"> </w:t>
      </w:r>
      <w:r>
        <w:rPr>
          <w:rFonts w:ascii="Times New Roman" w:hAnsi="Times New Roman" w:cs="Times New Roman"/>
          <w:szCs w:val="21"/>
        </w:rPr>
        <w:t>Con-</w:t>
      </w:r>
      <w:r>
        <w:rPr>
          <w:rFonts w:ascii="Times New Roman" w:hAnsi="Times New Roman" w:cs="Times New Roman"/>
          <w:w w:val="99"/>
          <w:szCs w:val="21"/>
        </w:rPr>
        <w:t xml:space="preserve"> </w:t>
      </w:r>
      <w:r>
        <w:rPr>
          <w:rFonts w:ascii="Times New Roman" w:hAnsi="Times New Roman" w:cs="Times New Roman"/>
          <w:szCs w:val="21"/>
        </w:rPr>
        <w:t>ference,</w:t>
      </w:r>
      <w:r>
        <w:rPr>
          <w:rFonts w:ascii="Times New Roman" w:hAnsi="Times New Roman" w:cs="Times New Roman"/>
          <w:spacing w:val="39"/>
          <w:szCs w:val="21"/>
        </w:rPr>
        <w:t xml:space="preserve"> </w:t>
      </w:r>
      <w:r>
        <w:rPr>
          <w:rFonts w:ascii="Times New Roman" w:hAnsi="Times New Roman" w:cs="Times New Roman"/>
          <w:szCs w:val="21"/>
        </w:rPr>
        <w:t>TSD</w:t>
      </w:r>
      <w:r>
        <w:rPr>
          <w:rFonts w:ascii="Times New Roman" w:hAnsi="Times New Roman" w:cs="Times New Roman"/>
          <w:spacing w:val="31"/>
          <w:szCs w:val="21"/>
        </w:rPr>
        <w:t xml:space="preserve"> </w:t>
      </w:r>
      <w:r>
        <w:rPr>
          <w:rFonts w:ascii="Times New Roman" w:hAnsi="Times New Roman" w:cs="Times New Roman"/>
          <w:szCs w:val="21"/>
        </w:rPr>
        <w:t>2004,</w:t>
      </w:r>
      <w:r>
        <w:rPr>
          <w:rFonts w:ascii="Times New Roman" w:hAnsi="Times New Roman" w:cs="Times New Roman"/>
          <w:spacing w:val="40"/>
          <w:szCs w:val="21"/>
        </w:rPr>
        <w:t xml:space="preserve"> </w:t>
      </w:r>
      <w:r>
        <w:rPr>
          <w:rFonts w:ascii="Times New Roman" w:hAnsi="Times New Roman" w:cs="Times New Roman"/>
          <w:szCs w:val="21"/>
        </w:rPr>
        <w:t>B</w:t>
      </w:r>
      <w:r>
        <w:rPr>
          <w:rFonts w:ascii="Times New Roman" w:hAnsi="Times New Roman" w:cs="Times New Roman"/>
          <w:spacing w:val="4"/>
          <w:szCs w:val="21"/>
        </w:rPr>
        <w:t>r</w:t>
      </w:r>
      <w:r>
        <w:rPr>
          <w:rFonts w:ascii="Times New Roman" w:hAnsi="Times New Roman" w:cs="Times New Roman"/>
          <w:szCs w:val="21"/>
        </w:rPr>
        <w:t>no,</w:t>
      </w:r>
      <w:r>
        <w:rPr>
          <w:rFonts w:ascii="Times New Roman" w:hAnsi="Times New Roman" w:cs="Times New Roman"/>
          <w:spacing w:val="40"/>
          <w:szCs w:val="21"/>
        </w:rPr>
        <w:t xml:space="preserve"> </w:t>
      </w:r>
      <w:r>
        <w:rPr>
          <w:rFonts w:ascii="Times New Roman" w:hAnsi="Times New Roman" w:cs="Times New Roman"/>
          <w:szCs w:val="21"/>
        </w:rPr>
        <w:t>Czech</w:t>
      </w:r>
      <w:r>
        <w:rPr>
          <w:rFonts w:ascii="Times New Roman" w:hAnsi="Times New Roman" w:cs="Times New Roman"/>
          <w:spacing w:val="31"/>
          <w:szCs w:val="21"/>
        </w:rPr>
        <w:t xml:space="preserve"> </w:t>
      </w:r>
      <w:r>
        <w:rPr>
          <w:rFonts w:ascii="Times New Roman" w:hAnsi="Times New Roman" w:cs="Times New Roman"/>
          <w:szCs w:val="21"/>
        </w:rPr>
        <w:t>Repu</w:t>
      </w:r>
      <w:r>
        <w:rPr>
          <w:rFonts w:ascii="Times New Roman" w:hAnsi="Times New Roman" w:cs="Times New Roman"/>
          <w:spacing w:val="-5"/>
          <w:szCs w:val="21"/>
        </w:rPr>
        <w:t>b</w:t>
      </w:r>
      <w:r>
        <w:rPr>
          <w:rFonts w:ascii="Times New Roman" w:hAnsi="Times New Roman" w:cs="Times New Roman"/>
          <w:szCs w:val="21"/>
        </w:rPr>
        <w:t>lic,</w:t>
      </w:r>
      <w:r>
        <w:rPr>
          <w:rFonts w:ascii="Times New Roman" w:hAnsi="Times New Roman" w:cs="Times New Roman"/>
          <w:spacing w:val="40"/>
          <w:szCs w:val="21"/>
        </w:rPr>
        <w:t xml:space="preserve"> </w:t>
      </w:r>
      <w:r>
        <w:rPr>
          <w:rFonts w:ascii="Times New Roman" w:hAnsi="Times New Roman" w:cs="Times New Roman"/>
          <w:szCs w:val="21"/>
        </w:rPr>
        <w:t>September</w:t>
      </w:r>
      <w:r>
        <w:rPr>
          <w:rFonts w:ascii="Times New Roman" w:hAnsi="Times New Roman" w:cs="Times New Roman"/>
          <w:spacing w:val="31"/>
          <w:szCs w:val="21"/>
        </w:rPr>
        <w:t xml:space="preserve"> </w:t>
      </w:r>
      <w:r>
        <w:rPr>
          <w:rFonts w:ascii="Times New Roman" w:hAnsi="Times New Roman" w:cs="Times New Roman"/>
          <w:szCs w:val="21"/>
        </w:rPr>
        <w:t>8-11,</w:t>
      </w:r>
      <w:r>
        <w:rPr>
          <w:rFonts w:ascii="Times New Roman" w:hAnsi="Times New Roman" w:cs="Times New Roman"/>
          <w:spacing w:val="39"/>
          <w:szCs w:val="21"/>
        </w:rPr>
        <w:t xml:space="preserve"> </w:t>
      </w:r>
      <w:r>
        <w:rPr>
          <w:rFonts w:ascii="Times New Roman" w:hAnsi="Times New Roman" w:cs="Times New Roman"/>
          <w:szCs w:val="21"/>
        </w:rPr>
        <w:t>2004.</w:t>
      </w:r>
      <w:r>
        <w:rPr>
          <w:rFonts w:ascii="Times New Roman" w:hAnsi="Times New Roman" w:cs="Times New Roman"/>
          <w:spacing w:val="32"/>
          <w:szCs w:val="21"/>
        </w:rPr>
        <w:t xml:space="preserve"> </w:t>
      </w:r>
      <w:r>
        <w:rPr>
          <w:rFonts w:ascii="Times New Roman" w:hAnsi="Times New Roman" w:cs="Times New Roman"/>
          <w:szCs w:val="21"/>
        </w:rPr>
        <w:t>Proceedings[M],</w:t>
      </w:r>
      <w:r>
        <w:rPr>
          <w:rFonts w:ascii="Times New Roman" w:hAnsi="Times New Roman" w:cs="Times New Roman"/>
          <w:spacing w:val="31"/>
          <w:szCs w:val="21"/>
        </w:rPr>
        <w:t xml:space="preserve"> </w:t>
      </w:r>
      <w:r>
        <w:rPr>
          <w:rFonts w:ascii="Times New Roman" w:hAnsi="Times New Roman" w:cs="Times New Roman"/>
          <w:szCs w:val="21"/>
        </w:rPr>
        <w:t>chap.</w:t>
      </w:r>
      <w:r>
        <w:rPr>
          <w:rFonts w:ascii="Times New Roman" w:hAnsi="Times New Roman" w:cs="Times New Roman"/>
          <w:w w:val="99"/>
          <w:szCs w:val="21"/>
        </w:rPr>
        <w:t xml:space="preserve"> </w:t>
      </w:r>
      <w:r>
        <w:rPr>
          <w:rFonts w:ascii="Times New Roman" w:hAnsi="Times New Roman" w:cs="Times New Roman"/>
          <w:szCs w:val="21"/>
        </w:rPr>
        <w:t>Rapid</w:t>
      </w:r>
      <w:r>
        <w:rPr>
          <w:rFonts w:ascii="Times New Roman" w:hAnsi="Times New Roman" w:cs="Times New Roman"/>
          <w:spacing w:val="1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7"/>
          <w:szCs w:val="21"/>
        </w:rPr>
        <w:t xml:space="preserve"> </w:t>
      </w:r>
      <w:r>
        <w:rPr>
          <w:rFonts w:ascii="Times New Roman" w:hAnsi="Times New Roman" w:cs="Times New Roman"/>
          <w:szCs w:val="21"/>
        </w:rPr>
        <w:t>Prototyping</w:t>
      </w:r>
      <w:r>
        <w:rPr>
          <w:rFonts w:ascii="Times New Roman" w:hAnsi="Times New Roman" w:cs="Times New Roman"/>
          <w:spacing w:val="17"/>
          <w:szCs w:val="21"/>
        </w:rPr>
        <w:t xml:space="preserve"> </w:t>
      </w:r>
      <w:r>
        <w:rPr>
          <w:rFonts w:ascii="Times New Roman" w:hAnsi="Times New Roman" w:cs="Times New Roman"/>
          <w:szCs w:val="21"/>
        </w:rPr>
        <w:t>Methodol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44"/>
          <w:szCs w:val="21"/>
        </w:rPr>
        <w:t xml:space="preserve"> </w:t>
      </w:r>
      <w:r>
        <w:rPr>
          <w:rFonts w:ascii="Times New Roman" w:hAnsi="Times New Roman" w:cs="Times New Roman"/>
          <w:szCs w:val="21"/>
        </w:rPr>
        <w:t>Berlin,</w:t>
      </w:r>
      <w:r>
        <w:rPr>
          <w:rFonts w:ascii="Times New Roman" w:hAnsi="Times New Roman" w:cs="Times New Roman"/>
          <w:spacing w:val="22"/>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pacing w:val="3"/>
          <w:szCs w:val="21"/>
        </w:rPr>
        <w:t xml:space="preserve"> </w:t>
      </w:r>
      <w:r>
        <w:rPr>
          <w:rFonts w:ascii="Times New Roman" w:hAnsi="Times New Roman" w:cs="Times New Roman"/>
          <w:szCs w:val="21"/>
        </w:rPr>
        <w:t>Springer</w:t>
      </w:r>
      <w:r>
        <w:rPr>
          <w:rFonts w:ascii="Times New Roman" w:hAnsi="Times New Roman" w:cs="Times New Roman"/>
          <w:spacing w:val="17"/>
          <w:szCs w:val="21"/>
        </w:rPr>
        <w:t xml:space="preserve"> </w:t>
      </w:r>
      <w:r>
        <w:rPr>
          <w:rFonts w:ascii="Times New Roman" w:hAnsi="Times New Roman" w:cs="Times New Roman"/>
          <w:szCs w:val="21"/>
        </w:rPr>
        <w:t>Berlin</w:t>
      </w:r>
      <w:r>
        <w:rPr>
          <w:rFonts w:ascii="Times New Roman" w:hAnsi="Times New Roman" w:cs="Times New Roman"/>
          <w:spacing w:val="17"/>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w w:val="99"/>
          <w:szCs w:val="21"/>
        </w:rPr>
        <w:t xml:space="preserve"> </w:t>
      </w:r>
      <w:r>
        <w:rPr>
          <w:rFonts w:ascii="Times New Roman" w:hAnsi="Times New Roman" w:cs="Times New Roman"/>
          <w:szCs w:val="21"/>
        </w:rPr>
        <w:t>2004.</w:t>
      </w:r>
      <w:r>
        <w:rPr>
          <w:rFonts w:ascii="Times New Roman" w:hAnsi="Times New Roman" w:cs="Times New Roman"/>
          <w:spacing w:val="37"/>
          <w:szCs w:val="21"/>
        </w:rPr>
        <w:t xml:space="preserve"> </w:t>
      </w:r>
      <w:r>
        <w:rPr>
          <w:rFonts w:ascii="Times New Roman" w:hAnsi="Times New Roman" w:cs="Times New Roman"/>
          <w:szCs w:val="21"/>
        </w:rPr>
        <w:t>ISBN</w:t>
      </w:r>
      <w:r>
        <w:rPr>
          <w:rFonts w:ascii="Times New Roman" w:hAnsi="Times New Roman" w:cs="Times New Roman"/>
          <w:spacing w:val="-1"/>
          <w:szCs w:val="21"/>
        </w:rPr>
        <w:t xml:space="preserve"> </w:t>
      </w:r>
      <w:r>
        <w:rPr>
          <w:rFonts w:ascii="Times New Roman" w:hAnsi="Times New Roman" w:cs="Times New Roman"/>
          <w:szCs w:val="21"/>
        </w:rPr>
        <w:t>978-3-540-30120-2,</w:t>
      </w:r>
      <w:r>
        <w:rPr>
          <w:rFonts w:ascii="Times New Roman" w:hAnsi="Times New Roman" w:cs="Times New Roman"/>
          <w:spacing w:val="2"/>
          <w:szCs w:val="21"/>
        </w:rPr>
        <w:t xml:space="preserve"> </w:t>
      </w:r>
      <w:r>
        <w:rPr>
          <w:rFonts w:ascii="Times New Roman" w:hAnsi="Times New Roman" w:cs="Times New Roman"/>
          <w:szCs w:val="21"/>
        </w:rPr>
        <w:t>579–586.</w:t>
      </w:r>
      <w:r>
        <w:rPr>
          <w:rFonts w:ascii="Times New Roman" w:hAnsi="Times New Roman" w:cs="Times New Roman"/>
          <w:spacing w:val="37"/>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10.1007/978</w:t>
      </w:r>
      <w:r>
        <w:rPr>
          <w:rFonts w:ascii="Times New Roman" w:hAnsi="Times New Roman" w:cs="Times New Roman"/>
          <w:spacing w:val="9"/>
          <w:szCs w:val="21"/>
        </w:rPr>
        <w:t>-</w:t>
      </w:r>
      <w:r>
        <w:rPr>
          <w:rFonts w:ascii="Times New Roman" w:hAnsi="Times New Roman" w:cs="Times New Roman"/>
          <w:szCs w:val="21"/>
        </w:rPr>
        <w:t>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30120</w:t>
      </w:r>
      <w:r>
        <w:rPr>
          <w:rFonts w:ascii="Times New Roman" w:hAnsi="Times New Roman" w:cs="Times New Roman"/>
          <w:spacing w:val="9"/>
          <w:szCs w:val="21"/>
        </w:rPr>
        <w:t>-</w:t>
      </w:r>
      <w:r>
        <w:rPr>
          <w:rFonts w:ascii="Times New Roman" w:hAnsi="Times New Roman" w:cs="Times New Roman"/>
          <w:szCs w:val="21"/>
        </w:rPr>
        <w:t>2_73.</w:t>
      </w:r>
      <w:r>
        <w:rPr>
          <w:rFonts w:ascii="Times New Roman" w:hAnsi="Times New Roman" w:cs="Times New Roman"/>
          <w:spacing w:val="37"/>
          <w:szCs w:val="21"/>
        </w:rPr>
        <w:t xml:space="preserve"> </w:t>
      </w:r>
      <w:r>
        <w:rPr>
          <w:rFonts w:ascii="Times New Roman" w:hAnsi="Times New Roman" w:cs="Times New Roman"/>
          <w:szCs w:val="21"/>
        </w:rPr>
        <w:t xml:space="preserve">URL </w:t>
      </w:r>
      <w:hyperlink r:id="rId111">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12">
        <w:r>
          <w:rPr>
            <w:rFonts w:ascii="Times New Roman" w:eastAsia="Lucida Console" w:hAnsi="Times New Roman" w:cs="Times New Roman"/>
            <w:w w:val="105"/>
            <w:szCs w:val="21"/>
          </w:rPr>
          <w:t>//dx.doi.org/10.1007/978</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3</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540</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30120</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2_73</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07" w:name="_bookmark152"/>
      <w:bookmarkEnd w:id="407"/>
      <w:r>
        <w:rPr>
          <w:rFonts w:ascii="Times New Roman" w:hAnsi="Times New Roman" w:cs="Times New Roman"/>
          <w:szCs w:val="21"/>
        </w:rPr>
        <w:t>[33] S.</w:t>
      </w:r>
      <w:r>
        <w:rPr>
          <w:rFonts w:ascii="Times New Roman" w:hAnsi="Times New Roman" w:cs="Times New Roman"/>
          <w:spacing w:val="-12"/>
          <w:szCs w:val="21"/>
        </w:rPr>
        <w:t xml:space="preserve"> </w:t>
      </w:r>
      <w:r>
        <w:rPr>
          <w:rFonts w:ascii="Times New Roman" w:hAnsi="Times New Roman" w:cs="Times New Roman"/>
          <w:szCs w:val="21"/>
        </w:rPr>
        <w:t>Larsson,</w:t>
      </w:r>
      <w:r>
        <w:rPr>
          <w:rFonts w:ascii="Times New Roman" w:hAnsi="Times New Roman" w:cs="Times New Roman"/>
          <w:spacing w:val="-11"/>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R.</w:t>
      </w:r>
      <w:r>
        <w:rPr>
          <w:rFonts w:ascii="Times New Roman" w:hAnsi="Times New Roman" w:cs="Times New Roman"/>
          <w:spacing w:val="-13"/>
          <w:szCs w:val="21"/>
        </w:rPr>
        <w:t xml:space="preserve"> </w:t>
      </w:r>
      <w:r>
        <w:rPr>
          <w:rFonts w:ascii="Times New Roman" w:hAnsi="Times New Roman" w:cs="Times New Roman"/>
          <w:spacing w:val="-9"/>
          <w:szCs w:val="21"/>
        </w:rPr>
        <w:t>T</w:t>
      </w:r>
      <w:r>
        <w:rPr>
          <w:rFonts w:ascii="Times New Roman" w:hAnsi="Times New Roman" w:cs="Times New Roman"/>
          <w:szCs w:val="21"/>
        </w:rPr>
        <w:t>raum.</w:t>
      </w:r>
      <w:r>
        <w:rPr>
          <w:rFonts w:ascii="Times New Roman" w:hAnsi="Times New Roman" w:cs="Times New Roman"/>
          <w:spacing w:val="3"/>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w:t>
      </w:r>
      <w:r>
        <w:rPr>
          <w:rFonts w:ascii="Times New Roman" w:hAnsi="Times New Roman" w:cs="Times New Roman"/>
          <w:spacing w:val="-13"/>
          <w:szCs w:val="21"/>
        </w:rPr>
        <w:t xml:space="preserve"> </w:t>
      </w:r>
      <w:r>
        <w:rPr>
          <w:rFonts w:ascii="Times New Roman" w:hAnsi="Times New Roman" w:cs="Times New Roman"/>
          <w:szCs w:val="21"/>
        </w:rPr>
        <w:t>State</w:t>
      </w:r>
      <w:r>
        <w:rPr>
          <w:rFonts w:ascii="Times New Roman" w:hAnsi="Times New Roman" w:cs="Times New Roman"/>
          <w:spacing w:val="-12"/>
          <w:szCs w:val="21"/>
        </w:rPr>
        <w:t xml:space="preserve"> </w:t>
      </w:r>
      <w:r>
        <w:rPr>
          <w:rFonts w:ascii="Times New Roman" w:hAnsi="Times New Roman" w:cs="Times New Roman"/>
          <w:szCs w:val="21"/>
        </w:rPr>
        <w:t>and</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2"/>
          <w:szCs w:val="21"/>
        </w:rPr>
        <w:t xml:space="preserve"> </w:t>
      </w:r>
      <w:r>
        <w:rPr>
          <w:rFonts w:ascii="Times New Roman" w:hAnsi="Times New Roman" w:cs="Times New Roman"/>
          <w:szCs w:val="21"/>
        </w:rPr>
        <w:t>Management</w:t>
      </w:r>
      <w:r>
        <w:rPr>
          <w:rFonts w:ascii="Times New Roman" w:hAnsi="Times New Roman" w:cs="Times New Roman"/>
          <w:spacing w:val="-13"/>
          <w:szCs w:val="21"/>
        </w:rPr>
        <w:t xml:space="preserve"> </w:t>
      </w:r>
      <w:r>
        <w:rPr>
          <w:rFonts w:ascii="Times New Roman" w:hAnsi="Times New Roman" w:cs="Times New Roman"/>
          <w:szCs w:val="21"/>
        </w:rPr>
        <w:t>in</w:t>
      </w:r>
      <w:r>
        <w:rPr>
          <w:rFonts w:ascii="Times New Roman" w:hAnsi="Times New Roman" w:cs="Times New Roman"/>
          <w:spacing w:val="-12"/>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zCs w:val="21"/>
        </w:rPr>
        <w:t>TRINDI</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M</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
          <w:szCs w:val="21"/>
        </w:rPr>
        <w:t xml:space="preserve"> </w:t>
      </w:r>
      <w:r>
        <w:rPr>
          <w:rFonts w:ascii="Times New Roman" w:hAnsi="Times New Roman" w:cs="Times New Roman"/>
          <w:szCs w:val="21"/>
        </w:rPr>
        <w:t>Engine</w:t>
      </w:r>
      <w:r>
        <w:rPr>
          <w:rFonts w:ascii="Times New Roman" w:hAnsi="Times New Roman" w:cs="Times New Roman"/>
          <w:spacing w:val="1"/>
          <w:szCs w:val="21"/>
        </w:rPr>
        <w:t xml:space="preserve"> </w:t>
      </w:r>
      <w:r>
        <w:rPr>
          <w:rFonts w:ascii="Times New Roman" w:hAnsi="Times New Roman" w:cs="Times New Roman"/>
          <w:spacing w:val="-18"/>
          <w:szCs w:val="21"/>
        </w:rPr>
        <w:t>T</w:t>
      </w:r>
      <w:r>
        <w:rPr>
          <w:rFonts w:ascii="Times New Roman" w:hAnsi="Times New Roman" w:cs="Times New Roman"/>
          <w:szCs w:val="21"/>
        </w:rPr>
        <w:t>oolkit[J].</w:t>
      </w:r>
      <w:r>
        <w:rPr>
          <w:rFonts w:ascii="Times New Roman" w:hAnsi="Times New Roman" w:cs="Times New Roman"/>
          <w:spacing w:val="40"/>
          <w:szCs w:val="21"/>
        </w:rPr>
        <w:t xml:space="preserve"> </w:t>
      </w:r>
      <w:r>
        <w:rPr>
          <w:rFonts w:ascii="Times New Roman" w:hAnsi="Times New Roman" w:cs="Times New Roman"/>
          <w:szCs w:val="21"/>
        </w:rPr>
        <w:t>Nat.</w:t>
      </w:r>
      <w:r>
        <w:rPr>
          <w:rFonts w:ascii="Times New Roman" w:hAnsi="Times New Roman" w:cs="Times New Roman"/>
          <w:spacing w:val="1"/>
          <w:szCs w:val="21"/>
        </w:rPr>
        <w:t xml:space="preserve"> </w:t>
      </w:r>
      <w:r>
        <w:rPr>
          <w:rFonts w:ascii="Times New Roman" w:hAnsi="Times New Roman" w:cs="Times New Roman"/>
          <w:szCs w:val="21"/>
        </w:rPr>
        <w:t>Lang.</w:t>
      </w:r>
      <w:r>
        <w:rPr>
          <w:rFonts w:ascii="Times New Roman" w:hAnsi="Times New Roman" w:cs="Times New Roman"/>
          <w:spacing w:val="1"/>
          <w:szCs w:val="21"/>
        </w:rPr>
        <w:t xml:space="preserve"> </w:t>
      </w:r>
      <w:r>
        <w:rPr>
          <w:rFonts w:ascii="Times New Roman" w:hAnsi="Times New Roman" w:cs="Times New Roman"/>
          <w:szCs w:val="21"/>
        </w:rPr>
        <w:t>Eng.</w:t>
      </w:r>
      <w:r>
        <w:rPr>
          <w:rFonts w:ascii="Times New Roman" w:hAnsi="Times New Roman" w:cs="Times New Roman"/>
          <w:spacing w:val="2"/>
          <w:szCs w:val="21"/>
        </w:rPr>
        <w:t xml:space="preserve"> </w:t>
      </w:r>
      <w:r>
        <w:rPr>
          <w:rFonts w:ascii="Times New Roman" w:hAnsi="Times New Roman" w:cs="Times New Roman"/>
          <w:szCs w:val="21"/>
        </w:rPr>
        <w:t>Sep.</w:t>
      </w:r>
      <w:r>
        <w:rPr>
          <w:rFonts w:ascii="Times New Roman" w:hAnsi="Times New Roman" w:cs="Times New Roman"/>
          <w:spacing w:val="1"/>
          <w:szCs w:val="21"/>
        </w:rPr>
        <w:t xml:space="preserve"> </w:t>
      </w:r>
      <w:r>
        <w:rPr>
          <w:rFonts w:ascii="Times New Roman" w:hAnsi="Times New Roman" w:cs="Times New Roman"/>
          <w:szCs w:val="21"/>
        </w:rPr>
        <w:t>2000.</w:t>
      </w:r>
      <w:r>
        <w:rPr>
          <w:rFonts w:ascii="Times New Roman" w:hAnsi="Times New Roman" w:cs="Times New Roman"/>
          <w:spacing w:val="40"/>
          <w:szCs w:val="21"/>
        </w:rPr>
        <w:t xml:space="preserve"> </w:t>
      </w:r>
      <w:r>
        <w:rPr>
          <w:rFonts w:ascii="Times New Roman" w:hAnsi="Times New Roman" w:cs="Times New Roman"/>
          <w:b/>
          <w:bCs/>
          <w:szCs w:val="21"/>
        </w:rPr>
        <w:t>6</w:t>
      </w:r>
      <w:r>
        <w:rPr>
          <w:rFonts w:ascii="Times New Roman" w:hAnsi="Times New Roman" w:cs="Times New Roman"/>
          <w:szCs w:val="21"/>
        </w:rPr>
        <w:t>(3-4)</w:t>
      </w:r>
      <w:r>
        <w:rPr>
          <w:rFonts w:ascii="Times New Roman" w:eastAsia="宋体" w:hAnsi="Times New Roman" w:cs="Times New Roman"/>
          <w:spacing w:val="12"/>
          <w:szCs w:val="21"/>
          <w:lang w:eastAsia="zh-CN"/>
        </w:rPr>
        <w:t>：</w:t>
      </w:r>
      <w:r>
        <w:rPr>
          <w:rFonts w:ascii="Times New Roman" w:hAnsi="Times New Roman" w:cs="Times New Roman"/>
          <w:szCs w:val="21"/>
        </w:rPr>
        <w:t>323–340.</w:t>
      </w:r>
      <w:r>
        <w:rPr>
          <w:rFonts w:ascii="Times New Roman" w:hAnsi="Times New Roman" w:cs="Times New Roman"/>
          <w:spacing w:val="39"/>
          <w:szCs w:val="21"/>
        </w:rPr>
        <w:t xml:space="preserve"> </w:t>
      </w:r>
      <w:r>
        <w:rPr>
          <w:rFonts w:ascii="Times New Roman" w:hAnsi="Times New Roman" w:cs="Times New Roman"/>
          <w:szCs w:val="21"/>
        </w:rPr>
        <w:t>ISSN</w:t>
      </w:r>
      <w:r>
        <w:rPr>
          <w:rFonts w:ascii="Times New Roman" w:hAnsi="Times New Roman" w:cs="Times New Roman"/>
          <w:spacing w:val="2"/>
          <w:szCs w:val="21"/>
        </w:rPr>
        <w:t xml:space="preserve"> </w:t>
      </w:r>
      <w:r>
        <w:rPr>
          <w:rFonts w:ascii="Times New Roman" w:hAnsi="Times New Roman" w:cs="Times New Roman"/>
          <w:szCs w:val="21"/>
        </w:rPr>
        <w:t>1351-3249.</w:t>
      </w:r>
      <w:r>
        <w:rPr>
          <w:rFonts w:ascii="Times New Roman" w:hAnsi="Times New Roman" w:cs="Times New Roman"/>
          <w:spacing w:val="39"/>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 xml:space="preserve">10.1017/S1351324900002539. </w:t>
      </w:r>
      <w:r>
        <w:rPr>
          <w:rFonts w:ascii="Times New Roman" w:hAnsi="Times New Roman" w:cs="Times New Roman"/>
          <w:spacing w:val="49"/>
          <w:szCs w:val="21"/>
        </w:rPr>
        <w:t xml:space="preserve"> </w:t>
      </w:r>
      <w:r>
        <w:rPr>
          <w:rFonts w:ascii="Times New Roman" w:hAnsi="Times New Roman" w:cs="Times New Roman"/>
          <w:szCs w:val="21"/>
        </w:rPr>
        <w:t xml:space="preserve">URL </w:t>
      </w:r>
      <w:r>
        <w:rPr>
          <w:rFonts w:ascii="Times New Roman" w:hAnsi="Times New Roman" w:cs="Times New Roman"/>
          <w:spacing w:val="2"/>
          <w:szCs w:val="21"/>
        </w:rPr>
        <w:t xml:space="preserve"> </w:t>
      </w:r>
      <w:hyperlink r:id="rId11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//dx.doi.org/10.1017/S1351324900002539</w:t>
        </w:r>
      </w:hyperlink>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8" w:name="_bookmark153"/>
      <w:bookmarkEnd w:id="408"/>
      <w:r>
        <w:rPr>
          <w:rFonts w:ascii="Times New Roman" w:hAnsi="Times New Roman" w:cs="Times New Roman"/>
          <w:szCs w:val="21"/>
        </w:rPr>
        <w:t>[34]</w:t>
      </w:r>
      <w:r>
        <w:rPr>
          <w:rFonts w:ascii="Times New Roman" w:hAnsi="Times New Roman" w:cs="Times New Roman"/>
          <w:spacing w:val="3"/>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Bohus,</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I.</w:t>
      </w:r>
      <w:r>
        <w:rPr>
          <w:rFonts w:ascii="Times New Roman" w:hAnsi="Times New Roman" w:cs="Times New Roman"/>
          <w:spacing w:val="7"/>
          <w:szCs w:val="21"/>
        </w:rPr>
        <w:t xml:space="preserve"> </w:t>
      </w:r>
      <w:r>
        <w:rPr>
          <w:rFonts w:ascii="Times New Roman" w:hAnsi="Times New Roman" w:cs="Times New Roman"/>
          <w:szCs w:val="21"/>
        </w:rPr>
        <w:t>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w:t>
      </w:r>
      <w:r>
        <w:rPr>
          <w:rFonts w:ascii="Times New Roman" w:hAnsi="Times New Roman" w:cs="Times New Roman"/>
          <w:spacing w:val="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7"/>
          <w:szCs w:val="21"/>
        </w:rPr>
        <w:t xml:space="preserve"> </w:t>
      </w:r>
      <w:r>
        <w:rPr>
          <w:rFonts w:ascii="Times New Roman" w:hAnsi="Times New Roman" w:cs="Times New Roman"/>
          <w:szCs w:val="21"/>
        </w:rPr>
        <w:t>management</w:t>
      </w:r>
      <w:r>
        <w:rPr>
          <w:rFonts w:ascii="Times New Roman" w:hAnsi="Times New Roman" w:cs="Times New Roman"/>
          <w:spacing w:val="8"/>
          <w:szCs w:val="21"/>
        </w:rPr>
        <w:t xml:space="preserve"> </w:t>
      </w:r>
      <w:r>
        <w:rPr>
          <w:rFonts w:ascii="Times New Roman" w:hAnsi="Times New Roman" w:cs="Times New Roman"/>
          <w:szCs w:val="21"/>
        </w:rPr>
        <w:t>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eastAsia="宋体" w:hAnsi="Times New Roman" w:cs="Times New Roman"/>
          <w:szCs w:val="21"/>
          <w:lang w:eastAsia="zh-CN"/>
        </w:rPr>
        <w:t>：</w:t>
      </w:r>
      <w:r>
        <w:rPr>
          <w:rFonts w:ascii="Times New Roman" w:hAnsi="Times New Roman" w:cs="Times New Roman"/>
          <w:spacing w:val="36"/>
          <w:szCs w:val="21"/>
        </w:rPr>
        <w:t xml:space="preserve"> </w:t>
      </w:r>
      <w:r>
        <w:rPr>
          <w:rFonts w:ascii="Times New Roman" w:hAnsi="Times New Roman" w:cs="Times New Roman"/>
          <w:szCs w:val="21"/>
        </w:rPr>
        <w:t>Architecture</w:t>
      </w:r>
      <w:r>
        <w:rPr>
          <w:rFonts w:ascii="Times New Roman" w:hAnsi="Times New Roman" w:cs="Times New Roman"/>
          <w:spacing w:val="7"/>
          <w:szCs w:val="21"/>
        </w:rPr>
        <w:t xml:space="preserve"> </w:t>
      </w:r>
      <w:r>
        <w:rPr>
          <w:rFonts w:ascii="Times New Roman" w:hAnsi="Times New Roman" w:cs="Times New Roman"/>
          <w:szCs w:val="21"/>
        </w:rPr>
        <w:t>and</w:t>
      </w:r>
      <w:r>
        <w:rPr>
          <w:rFonts w:ascii="Times New Roman" w:hAnsi="Times New Roman" w:cs="Times New Roman"/>
          <w:w w:val="99"/>
          <w:szCs w:val="21"/>
        </w:rPr>
        <w:t xml:space="preserve"> </w:t>
      </w:r>
      <w:r>
        <w:rPr>
          <w:rFonts w:ascii="Times New Roman" w:hAnsi="Times New Roman" w:cs="Times New Roman"/>
          <w:szCs w:val="21"/>
        </w:rPr>
        <w:t>systems[J].</w:t>
      </w:r>
      <w:r>
        <w:rPr>
          <w:rFonts w:ascii="Times New Roman" w:hAnsi="Times New Roman" w:cs="Times New Roman"/>
          <w:spacing w:val="11"/>
          <w:szCs w:val="21"/>
        </w:rPr>
        <w:t xml:space="preserve"> </w:t>
      </w:r>
      <w:r>
        <w:rPr>
          <w:rFonts w:ascii="Times New Roman" w:hAnsi="Times New Roman" w:cs="Times New Roman"/>
          <w:szCs w:val="21"/>
        </w:rPr>
        <w:t>Computer</w:t>
      </w:r>
      <w:r>
        <w:rPr>
          <w:rFonts w:ascii="Times New Roman" w:hAnsi="Times New Roman" w:cs="Times New Roman"/>
          <w:spacing w:val="-9"/>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2009.</w:t>
      </w:r>
      <w:r>
        <w:rPr>
          <w:rFonts w:ascii="Times New Roman" w:hAnsi="Times New Roman" w:cs="Times New Roman"/>
          <w:spacing w:val="11"/>
          <w:szCs w:val="21"/>
        </w:rPr>
        <w:t xml:space="preserve"> </w:t>
      </w:r>
      <w:r>
        <w:rPr>
          <w:rFonts w:ascii="Times New Roman" w:hAnsi="Times New Roman" w:cs="Times New Roman"/>
          <w:b/>
          <w:bCs/>
          <w:szCs w:val="21"/>
        </w:rPr>
        <w:t>2</w:t>
      </w:r>
      <w:r>
        <w:rPr>
          <w:rFonts w:ascii="Times New Roman" w:hAnsi="Times New Roman" w:cs="Times New Roman"/>
          <w:b/>
          <w:bCs/>
          <w:spacing w:val="-1"/>
          <w:szCs w:val="21"/>
        </w:rPr>
        <w:t>3</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zCs w:val="21"/>
        </w:rPr>
        <w:t>332–361</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9" w:name="_bookmark154"/>
      <w:bookmarkEnd w:id="409"/>
      <w:r>
        <w:rPr>
          <w:rFonts w:ascii="Times New Roman" w:hAnsi="Times New Roman" w:cs="Times New Roman"/>
          <w:szCs w:val="21"/>
        </w:rPr>
        <w:t>[35]</w:t>
      </w:r>
      <w:r>
        <w:rPr>
          <w:rFonts w:ascii="Times New Roman" w:hAnsi="Times New Roman" w:cs="Times New Roman"/>
          <w:spacing w:val="1"/>
          <w:szCs w:val="21"/>
        </w:rPr>
        <w:t xml:space="preserve"> </w:t>
      </w:r>
      <w:r>
        <w:rPr>
          <w:rFonts w:ascii="Times New Roman" w:hAnsi="Times New Roman" w:cs="Times New Roman"/>
          <w:szCs w:val="21"/>
        </w:rPr>
        <w:t>S.</w:t>
      </w:r>
      <w:r>
        <w:rPr>
          <w:rFonts w:ascii="Times New Roman" w:hAnsi="Times New Roman" w:cs="Times New Roman"/>
          <w:spacing w:val="-11"/>
          <w:szCs w:val="21"/>
        </w:rPr>
        <w:t xml:space="preserve"> </w:t>
      </w:r>
      <w:r>
        <w:rPr>
          <w:rFonts w:ascii="Times New Roman" w:hAnsi="Times New Roman" w:cs="Times New Roman"/>
          <w:szCs w:val="21"/>
        </w:rPr>
        <w:t>R</w:t>
      </w:r>
      <w:r>
        <w:rPr>
          <w:rFonts w:ascii="Times New Roman" w:hAnsi="Times New Roman" w:cs="Times New Roman"/>
          <w:spacing w:val="-11"/>
          <w:szCs w:val="21"/>
        </w:rPr>
        <w:t>o</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L.</w:t>
      </w:r>
      <w:r>
        <w:rPr>
          <w:rFonts w:ascii="Times New Roman" w:hAnsi="Times New Roman" w:cs="Times New Roman"/>
          <w:spacing w:val="-11"/>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Subramaniam.</w:t>
      </w:r>
      <w:r>
        <w:rPr>
          <w:rFonts w:ascii="Times New Roman" w:hAnsi="Times New Roman" w:cs="Times New Roman"/>
          <w:spacing w:val="5"/>
          <w:szCs w:val="21"/>
        </w:rPr>
        <w:t xml:space="preserve"> </w:t>
      </w:r>
      <w:r>
        <w:rPr>
          <w:rFonts w:ascii="Times New Roman" w:hAnsi="Times New Roman" w:cs="Times New Roman"/>
          <w:szCs w:val="21"/>
        </w:rPr>
        <w:t>Automatic</w:t>
      </w:r>
      <w:r>
        <w:rPr>
          <w:rFonts w:ascii="Times New Roman" w:hAnsi="Times New Roman" w:cs="Times New Roman"/>
          <w:spacing w:val="-11"/>
          <w:szCs w:val="21"/>
        </w:rPr>
        <w:t xml:space="preserve"> </w:t>
      </w:r>
      <w:r>
        <w:rPr>
          <w:rFonts w:ascii="Times New Roman" w:hAnsi="Times New Roman" w:cs="Times New Roman"/>
          <w:szCs w:val="21"/>
        </w:rPr>
        <w:t>generation</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domain</w:t>
      </w:r>
      <w:r>
        <w:rPr>
          <w:rFonts w:ascii="Times New Roman" w:hAnsi="Times New Roman" w:cs="Times New Roman"/>
          <w:spacing w:val="-11"/>
          <w:szCs w:val="21"/>
        </w:rPr>
        <w:t xml:space="preserve"> </w:t>
      </w:r>
      <w:r>
        <w:rPr>
          <w:rFonts w:ascii="Times New Roman" w:hAnsi="Times New Roman" w:cs="Times New Roman"/>
          <w:szCs w:val="21"/>
        </w:rPr>
        <w:t>models</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call</w:t>
      </w:r>
      <w:r>
        <w:rPr>
          <w:rFonts w:ascii="Times New Roman" w:hAnsi="Times New Roman" w:cs="Times New Roman"/>
          <w:spacing w:val="-11"/>
          <w:szCs w:val="21"/>
        </w:rPr>
        <w:t xml:space="preserve"> </w:t>
      </w:r>
      <w:r>
        <w:rPr>
          <w:rFonts w:ascii="Times New Roman" w:hAnsi="Times New Roman" w:cs="Times New Roman"/>
          <w:szCs w:val="21"/>
        </w:rPr>
        <w:t>centers</w:t>
      </w:r>
      <w:r>
        <w:rPr>
          <w:rFonts w:ascii="Times New Roman" w:hAnsi="Times New Roman" w:cs="Times New Roman"/>
          <w:spacing w:val="-11"/>
          <w:szCs w:val="21"/>
        </w:rPr>
        <w:t xml:space="preserve"> </w:t>
      </w:r>
      <w:r>
        <w:rPr>
          <w:rFonts w:ascii="Times New Roman" w:hAnsi="Times New Roman" w:cs="Times New Roman"/>
          <w:szCs w:val="21"/>
        </w:rPr>
        <w:t>from</w:t>
      </w:r>
      <w:r>
        <w:rPr>
          <w:rFonts w:ascii="Times New Roman" w:hAnsi="Times New Roman" w:cs="Times New Roman"/>
          <w:spacing w:val="-11"/>
          <w:szCs w:val="21"/>
        </w:rPr>
        <w:t xml:space="preserve"> </w:t>
      </w:r>
      <w:r>
        <w:rPr>
          <w:rFonts w:ascii="Times New Roman" w:hAnsi="Times New Roman" w:cs="Times New Roman"/>
          <w:szCs w:val="21"/>
        </w:rPr>
        <w:t>noisy</w:t>
      </w:r>
      <w:r>
        <w:rPr>
          <w:rFonts w:ascii="Times New Roman" w:hAnsi="Times New Roman" w:cs="Times New Roman"/>
          <w:w w:val="99"/>
          <w:szCs w:val="21"/>
        </w:rPr>
        <w:t xml:space="preserve"> </w:t>
      </w:r>
      <w:r>
        <w:rPr>
          <w:rFonts w:ascii="Times New Roman" w:hAnsi="Times New Roman" w:cs="Times New Roman"/>
          <w:szCs w:val="21"/>
        </w:rPr>
        <w:t>transcriptions[C].</w:t>
      </w:r>
      <w:r>
        <w:rPr>
          <w:rFonts w:ascii="Times New Roman" w:hAnsi="Times New Roman" w:cs="Times New Roman"/>
          <w:spacing w:val="5"/>
          <w:szCs w:val="21"/>
        </w:rPr>
        <w:t xml:space="preserve"> </w:t>
      </w:r>
      <w:r>
        <w:rPr>
          <w:rFonts w:ascii="Times New Roman" w:hAnsi="Times New Roman" w:cs="Times New Roman"/>
          <w:szCs w:val="21"/>
        </w:rPr>
        <w:t>Proceedings</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zCs w:val="21"/>
        </w:rPr>
        <w:t>21st</w:t>
      </w:r>
      <w:r>
        <w:rPr>
          <w:rFonts w:ascii="Times New Roman" w:hAnsi="Times New Roman" w:cs="Times New Roman"/>
          <w:spacing w:val="-11"/>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1"/>
          <w:szCs w:val="21"/>
        </w:rPr>
        <w:t xml:space="preserve"> </w:t>
      </w:r>
      <w:r>
        <w:rPr>
          <w:rFonts w:ascii="Times New Roman" w:hAnsi="Times New Roman" w:cs="Times New Roman"/>
          <w:szCs w:val="21"/>
        </w:rPr>
        <w:t>Conference</w:t>
      </w:r>
      <w:r>
        <w:rPr>
          <w:rFonts w:ascii="Times New Roman" w:hAnsi="Times New Roman" w:cs="Times New Roman"/>
          <w:spacing w:val="-11"/>
          <w:szCs w:val="21"/>
        </w:rPr>
        <w:t xml:space="preserve"> </w:t>
      </w:r>
      <w:r>
        <w:rPr>
          <w:rFonts w:ascii="Times New Roman" w:hAnsi="Times New Roman" w:cs="Times New Roman"/>
          <w:szCs w:val="21"/>
        </w:rPr>
        <w:t>on</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w:t>
      </w:r>
      <w:r>
        <w:rPr>
          <w:rFonts w:ascii="Times New Roman" w:hAnsi="Times New Roman" w:cs="Times New Roman"/>
          <w:w w:val="99"/>
          <w:szCs w:val="21"/>
        </w:rPr>
        <w:t xml:space="preserve"> </w:t>
      </w:r>
      <w:r>
        <w:rPr>
          <w:rFonts w:ascii="Times New Roman" w:hAnsi="Times New Roman" w:cs="Times New Roman"/>
          <w:szCs w:val="21"/>
        </w:rPr>
        <w:t>tics</w:t>
      </w:r>
      <w:r>
        <w:rPr>
          <w:rFonts w:ascii="Times New Roman" w:hAnsi="Times New Roman" w:cs="Times New Roman"/>
          <w:spacing w:val="-9"/>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44th</w:t>
      </w:r>
      <w:r>
        <w:rPr>
          <w:rFonts w:ascii="Times New Roman" w:hAnsi="Times New Roman" w:cs="Times New Roman"/>
          <w:spacing w:val="-9"/>
          <w:szCs w:val="21"/>
        </w:rPr>
        <w:t xml:space="preserve"> </w:t>
      </w:r>
      <w:r>
        <w:rPr>
          <w:rFonts w:ascii="Times New Roman" w:hAnsi="Times New Roman" w:cs="Times New Roman"/>
          <w:szCs w:val="21"/>
        </w:rPr>
        <w:t>annual</w:t>
      </w:r>
      <w:r>
        <w:rPr>
          <w:rFonts w:ascii="Times New Roman" w:hAnsi="Times New Roman" w:cs="Times New Roman"/>
          <w:spacing w:val="-8"/>
          <w:szCs w:val="21"/>
        </w:rPr>
        <w:t xml:space="preserve"> </w:t>
      </w:r>
      <w:r>
        <w:rPr>
          <w:rFonts w:ascii="Times New Roman" w:hAnsi="Times New Roman" w:cs="Times New Roman"/>
          <w:szCs w:val="21"/>
        </w:rPr>
        <w:t>meeting</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Association</w:t>
      </w:r>
      <w:r>
        <w:rPr>
          <w:rFonts w:ascii="Times New Roman" w:hAnsi="Times New Roman" w:cs="Times New Roman"/>
          <w:spacing w:val="-9"/>
          <w:szCs w:val="21"/>
        </w:rPr>
        <w:t xml:space="preserve"> </w:t>
      </w:r>
      <w:r>
        <w:rPr>
          <w:rFonts w:ascii="Times New Roman" w:hAnsi="Times New Roman" w:cs="Times New Roman"/>
          <w:szCs w:val="21"/>
        </w:rPr>
        <w:t>for</w:t>
      </w:r>
      <w:r>
        <w:rPr>
          <w:rFonts w:ascii="Times New Roman" w:hAnsi="Times New Roman" w:cs="Times New Roman"/>
          <w:spacing w:val="-8"/>
          <w:szCs w:val="21"/>
        </w:rPr>
        <w:t xml:space="preserve"> </w:t>
      </w:r>
      <w:r>
        <w:rPr>
          <w:rFonts w:ascii="Times New Roman" w:hAnsi="Times New Roman" w:cs="Times New Roman"/>
          <w:szCs w:val="21"/>
        </w:rPr>
        <w:t>Computational</w:t>
      </w:r>
      <w:r>
        <w:rPr>
          <w:rFonts w:ascii="Times New Roman" w:hAnsi="Times New Roman" w:cs="Times New Roman"/>
          <w:spacing w:val="-8"/>
          <w:szCs w:val="21"/>
        </w:rPr>
        <w:t xml:space="preserve"> </w:t>
      </w:r>
      <w:r>
        <w:rPr>
          <w:rFonts w:ascii="Times New Roman" w:hAnsi="Times New Roman" w:cs="Times New Roman"/>
          <w:szCs w:val="21"/>
        </w:rPr>
        <w:t>Linguistics.</w:t>
      </w:r>
      <w:r>
        <w:rPr>
          <w:rFonts w:ascii="Times New Roman" w:hAnsi="Times New Roman" w:cs="Times New Roman"/>
          <w:spacing w:val="-9"/>
          <w:szCs w:val="21"/>
        </w:rPr>
        <w:t xml:space="preserve"> </w:t>
      </w:r>
      <w:r>
        <w:rPr>
          <w:rFonts w:ascii="Times New Roman" w:hAnsi="Times New Roman" w:cs="Times New Roman"/>
          <w:szCs w:val="21"/>
        </w:rPr>
        <w:t>Association</w:t>
      </w:r>
      <w:r>
        <w:rPr>
          <w:rFonts w:ascii="Times New Roman" w:hAnsi="Times New Roman" w:cs="Times New Roman"/>
          <w:w w:val="99"/>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0"/>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2006,</w:t>
      </w:r>
      <w:r>
        <w:rPr>
          <w:rFonts w:ascii="Times New Roman" w:hAnsi="Times New Roman" w:cs="Times New Roman"/>
          <w:spacing w:val="-10"/>
          <w:szCs w:val="21"/>
        </w:rPr>
        <w:t xml:space="preserve"> </w:t>
      </w:r>
      <w:r>
        <w:rPr>
          <w:rFonts w:ascii="Times New Roman" w:hAnsi="Times New Roman" w:cs="Times New Roman"/>
          <w:szCs w:val="21"/>
        </w:rPr>
        <w:t>737–744</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0" w:name="_bookmark155"/>
      <w:bookmarkEnd w:id="410"/>
      <w:r>
        <w:rPr>
          <w:rFonts w:ascii="Times New Roman" w:hAnsi="Times New Roman" w:cs="Times New Roman"/>
          <w:szCs w:val="21"/>
        </w:rPr>
        <w:t>[36]</w:t>
      </w:r>
      <w:r>
        <w:rPr>
          <w:rFonts w:ascii="Times New Roman" w:hAnsi="Times New Roman" w:cs="Times New Roman"/>
          <w:spacing w:val="3"/>
          <w:szCs w:val="21"/>
        </w:rPr>
        <w:t xml:space="preserve"> </w:t>
      </w:r>
      <w:r>
        <w:rPr>
          <w:rFonts w:ascii="Times New Roman" w:hAnsi="Times New Roman" w:cs="Times New Roman"/>
          <w:szCs w:val="21"/>
        </w:rPr>
        <w:t>S.</w:t>
      </w:r>
      <w:r>
        <w:rPr>
          <w:rFonts w:ascii="Times New Roman" w:hAnsi="Times New Roman" w:cs="Times New Roman"/>
          <w:spacing w:val="8"/>
          <w:szCs w:val="21"/>
        </w:rPr>
        <w:t xml:space="preserve"> </w:t>
      </w:r>
      <w:r>
        <w:rPr>
          <w:rFonts w:ascii="Times New Roman" w:hAnsi="Times New Roman" w:cs="Times New Roman"/>
          <w:szCs w:val="21"/>
        </w:rPr>
        <w:t>Ban</w:t>
      </w:r>
      <w:r>
        <w:rPr>
          <w:rFonts w:ascii="Times New Roman" w:hAnsi="Times New Roman" w:cs="Times New Roman"/>
          <w:spacing w:val="-1"/>
          <w:szCs w:val="21"/>
        </w:rPr>
        <w:t>g</w:t>
      </w:r>
      <w:r>
        <w:rPr>
          <w:rFonts w:ascii="Times New Roman" w:hAnsi="Times New Roman" w:cs="Times New Roman"/>
          <w:szCs w:val="21"/>
        </w:rPr>
        <w:t>alore,</w:t>
      </w:r>
      <w:r>
        <w:rPr>
          <w:rFonts w:ascii="Times New Roman" w:hAnsi="Times New Roman" w:cs="Times New Roman"/>
          <w:spacing w:val="10"/>
          <w:szCs w:val="21"/>
        </w:rPr>
        <w:t xml:space="preserve"> </w:t>
      </w:r>
      <w:r>
        <w:rPr>
          <w:rFonts w:ascii="Times New Roman" w:hAnsi="Times New Roman" w:cs="Times New Roman"/>
          <w:szCs w:val="21"/>
        </w:rPr>
        <w:t>G.</w:t>
      </w:r>
      <w:r>
        <w:rPr>
          <w:rFonts w:ascii="Times New Roman" w:hAnsi="Times New Roman" w:cs="Times New Roman"/>
          <w:spacing w:val="7"/>
          <w:szCs w:val="21"/>
        </w:rPr>
        <w:t xml:space="preserve"> </w:t>
      </w:r>
      <w:r>
        <w:rPr>
          <w:rFonts w:ascii="Times New Roman" w:hAnsi="Times New Roman" w:cs="Times New Roman"/>
          <w:szCs w:val="21"/>
        </w:rPr>
        <w:t>Di</w:t>
      </w:r>
      <w:r>
        <w:rPr>
          <w:rFonts w:ascii="Times New Roman" w:hAnsi="Times New Roman" w:cs="Times New Roman"/>
          <w:spacing w:val="8"/>
          <w:szCs w:val="21"/>
        </w:rPr>
        <w:t xml:space="preserve"> </w:t>
      </w:r>
      <w:r>
        <w:rPr>
          <w:rFonts w:ascii="Times New Roman" w:hAnsi="Times New Roman" w:cs="Times New Roman"/>
          <w:spacing w:val="-14"/>
          <w:szCs w:val="21"/>
        </w:rPr>
        <w:t>F</w:t>
      </w:r>
      <w:r>
        <w:rPr>
          <w:rFonts w:ascii="Times New Roman" w:hAnsi="Times New Roman" w:cs="Times New Roman"/>
          <w:szCs w:val="21"/>
        </w:rPr>
        <w:t>abbrizio,</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7"/>
          <w:szCs w:val="21"/>
        </w:rPr>
        <w:t xml:space="preserve"> </w:t>
      </w:r>
      <w:r>
        <w:rPr>
          <w:rFonts w:ascii="Times New Roman" w:hAnsi="Times New Roman" w:cs="Times New Roman"/>
          <w:szCs w:val="21"/>
        </w:rPr>
        <w:t>Stent.</w:t>
      </w:r>
      <w:r>
        <w:rPr>
          <w:rFonts w:ascii="Times New Roman" w:hAnsi="Times New Roman" w:cs="Times New Roman"/>
          <w:spacing w:val="9"/>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zCs w:val="21"/>
        </w:rPr>
        <w:t>task-dr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w:t>
      </w:r>
      <w:r>
        <w:rPr>
          <w:rFonts w:ascii="Times New Roman" w:hAnsi="Times New Roman" w:cs="Times New Roman"/>
          <w:spacing w:val="7"/>
          <w:szCs w:val="21"/>
        </w:rPr>
        <w:t xml:space="preserve"> </w:t>
      </w:r>
      <w:r>
        <w:rPr>
          <w:rFonts w:ascii="Times New Roman" w:hAnsi="Times New Roman" w:cs="Times New Roman"/>
          <w:szCs w:val="21"/>
        </w:rPr>
        <w:t>human-human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gs[C].</w:t>
      </w:r>
      <w:r>
        <w:rPr>
          <w:rFonts w:ascii="Times New Roman" w:hAnsi="Times New Roman" w:cs="Times New Roman"/>
          <w:spacing w:val="1"/>
          <w:szCs w:val="21"/>
        </w:rPr>
        <w:t xml:space="preserve"> </w:t>
      </w:r>
      <w:r>
        <w:rPr>
          <w:rFonts w:ascii="Times New Roman" w:hAnsi="Times New Roman" w:cs="Times New Roman"/>
          <w:szCs w:val="21"/>
        </w:rPr>
        <w:t>in</w:t>
      </w:r>
      <w:r>
        <w:rPr>
          <w:rFonts w:ascii="Times New Roman" w:hAnsi="Times New Roman" w:cs="Times New Roman"/>
          <w:spacing w:val="5"/>
          <w:szCs w:val="21"/>
        </w:rPr>
        <w:t xml:space="preserve"> </w:t>
      </w:r>
      <w:r>
        <w:rPr>
          <w:rFonts w:ascii="Times New Roman" w:hAnsi="Times New Roman" w:cs="Times New Roman"/>
          <w:szCs w:val="21"/>
        </w:rPr>
        <w:t>Proceedings</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zCs w:val="21"/>
        </w:rPr>
        <w:t>Association</w:t>
      </w:r>
      <w:r>
        <w:rPr>
          <w:rFonts w:ascii="Times New Roman" w:hAnsi="Times New Roman" w:cs="Times New Roman"/>
          <w:spacing w:val="5"/>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Computational</w:t>
      </w:r>
      <w:r>
        <w:rPr>
          <w:rFonts w:ascii="Times New Roman" w:hAnsi="Times New Roman" w:cs="Times New Roman"/>
          <w:spacing w:val="4"/>
          <w:szCs w:val="21"/>
        </w:rPr>
        <w:t xml:space="preserve"> </w:t>
      </w:r>
      <w:r>
        <w:rPr>
          <w:rFonts w:ascii="Times New Roman" w:hAnsi="Times New Roman" w:cs="Times New Roman"/>
          <w:szCs w:val="21"/>
        </w:rPr>
        <w:t>Linguistics.</w:t>
      </w:r>
      <w:r>
        <w:rPr>
          <w:rFonts w:ascii="Times New Roman" w:hAnsi="Times New Roman" w:cs="Times New Roman"/>
          <w:spacing w:val="5"/>
          <w:szCs w:val="21"/>
        </w:rPr>
        <w:t xml:space="preserve"> </w:t>
      </w:r>
      <w:r>
        <w:rPr>
          <w:rFonts w:ascii="Times New Roman" w:hAnsi="Times New Roman" w:cs="Times New Roman"/>
          <w:szCs w:val="21"/>
        </w:rPr>
        <w:t>Association</w:t>
      </w:r>
      <w:r>
        <w:rPr>
          <w:rFonts w:ascii="Times New Roman" w:hAnsi="Times New Roman" w:cs="Times New Roman"/>
          <w:spacing w:val="5"/>
          <w:szCs w:val="21"/>
        </w:rPr>
        <w:t xml:space="preserve"> </w:t>
      </w:r>
      <w:r>
        <w:rPr>
          <w:rFonts w:ascii="Times New Roman" w:hAnsi="Times New Roman" w:cs="Times New Roman"/>
          <w:szCs w:val="21"/>
        </w:rPr>
        <w:t>for</w:t>
      </w:r>
      <w:r>
        <w:rPr>
          <w:rFonts w:ascii="Times New Roman" w:hAnsi="Times New Roman" w:cs="Times New Roman"/>
          <w:w w:val="99"/>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Association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2006,</w:t>
      </w:r>
      <w:r>
        <w:rPr>
          <w:rFonts w:ascii="Times New Roman" w:hAnsi="Times New Roman" w:cs="Times New Roman"/>
          <w:spacing w:val="-11"/>
          <w:szCs w:val="21"/>
        </w:rPr>
        <w:t xml:space="preserve"> </w:t>
      </w:r>
      <w:r>
        <w:rPr>
          <w:rFonts w:ascii="Times New Roman" w:hAnsi="Times New Roman" w:cs="Times New Roman"/>
          <w:szCs w:val="21"/>
        </w:rPr>
        <w:t>201–208</w:t>
      </w:r>
    </w:p>
    <w:p w:rsidR="000A3AD4" w:rsidRDefault="000A3AD4" w:rsidP="000A3AD4">
      <w:pPr>
        <w:spacing w:before="6"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11" w:name="_bookmark156"/>
      <w:bookmarkEnd w:id="411"/>
      <w:r>
        <w:rPr>
          <w:rFonts w:ascii="Times New Roman" w:hAnsi="Times New Roman" w:cs="Times New Roman"/>
          <w:szCs w:val="21"/>
        </w:rPr>
        <w:t>[37]</w:t>
      </w:r>
      <w:r>
        <w:rPr>
          <w:rFonts w:ascii="Times New Roman" w:hAnsi="Times New Roman" w:cs="Times New Roman"/>
          <w:spacing w:val="51"/>
          <w:szCs w:val="21"/>
        </w:rPr>
        <w:t xml:space="preserve"> </w:t>
      </w:r>
      <w:r>
        <w:rPr>
          <w:rFonts w:ascii="Times New Roman" w:hAnsi="Times New Roman" w:cs="Times New Roman"/>
          <w:szCs w:val="21"/>
        </w:rPr>
        <w:t>C.</w:t>
      </w:r>
      <w:r>
        <w:rPr>
          <w:rFonts w:ascii="Times New Roman" w:hAnsi="Times New Roman" w:cs="Times New Roman"/>
          <w:spacing w:val="-22"/>
          <w:szCs w:val="21"/>
        </w:rPr>
        <w:t xml:space="preserve"> </w:t>
      </w:r>
      <w:r>
        <w:rPr>
          <w:rFonts w:ascii="Times New Roman" w:hAnsi="Times New Roman" w:cs="Times New Roman"/>
          <w:szCs w:val="21"/>
        </w:rPr>
        <w:t>Lee,</w:t>
      </w:r>
      <w:r>
        <w:rPr>
          <w:rFonts w:ascii="Times New Roman" w:hAnsi="Times New Roman" w:cs="Times New Roman"/>
          <w:spacing w:val="-19"/>
          <w:szCs w:val="21"/>
        </w:rPr>
        <w:t xml:space="preserve"> </w:t>
      </w:r>
      <w:r>
        <w:rPr>
          <w:rFonts w:ascii="Times New Roman" w:hAnsi="Times New Roman" w:cs="Times New Roman"/>
          <w:szCs w:val="21"/>
        </w:rPr>
        <w:t>S.</w:t>
      </w:r>
      <w:r>
        <w:rPr>
          <w:rFonts w:ascii="Times New Roman" w:hAnsi="Times New Roman" w:cs="Times New Roman"/>
          <w:spacing w:val="-22"/>
          <w:szCs w:val="21"/>
        </w:rPr>
        <w:t xml:space="preserve"> </w:t>
      </w:r>
      <w:r>
        <w:rPr>
          <w:rFonts w:ascii="Times New Roman" w:hAnsi="Times New Roman" w:cs="Times New Roman"/>
          <w:szCs w:val="21"/>
        </w:rPr>
        <w:t>Jung,</w:t>
      </w:r>
      <w:r>
        <w:rPr>
          <w:rFonts w:ascii="Times New Roman" w:hAnsi="Times New Roman" w:cs="Times New Roman"/>
          <w:spacing w:val="-18"/>
          <w:szCs w:val="21"/>
        </w:rPr>
        <w:t xml:space="preserve"> </w:t>
      </w:r>
      <w:r>
        <w:rPr>
          <w:rFonts w:ascii="Times New Roman" w:hAnsi="Times New Roman" w:cs="Times New Roman"/>
          <w:szCs w:val="21"/>
        </w:rPr>
        <w:t>K.</w:t>
      </w:r>
      <w:r>
        <w:rPr>
          <w:rFonts w:ascii="Times New Roman" w:hAnsi="Times New Roman" w:cs="Times New Roman"/>
          <w:spacing w:val="-22"/>
          <w:szCs w:val="21"/>
        </w:rPr>
        <w:t xml:space="preserve"> </w:t>
      </w:r>
      <w:r>
        <w:rPr>
          <w:rFonts w:ascii="Times New Roman" w:hAnsi="Times New Roman" w:cs="Times New Roman"/>
          <w:szCs w:val="21"/>
        </w:rPr>
        <w:t>Kim,</w:t>
      </w:r>
      <w:r>
        <w:rPr>
          <w:rFonts w:ascii="Times New Roman" w:hAnsi="Times New Roman" w:cs="Times New Roman"/>
          <w:spacing w:val="-19"/>
          <w:szCs w:val="21"/>
        </w:rPr>
        <w:t xml:space="preserve"> </w:t>
      </w:r>
      <w:r>
        <w:rPr>
          <w:rFonts w:ascii="Times New Roman" w:hAnsi="Times New Roman" w:cs="Times New Roman"/>
          <w:szCs w:val="21"/>
        </w:rPr>
        <w:t>G.</w:t>
      </w:r>
      <w:r>
        <w:rPr>
          <w:rFonts w:ascii="Times New Roman" w:hAnsi="Times New Roman" w:cs="Times New Roman"/>
          <w:spacing w:val="-22"/>
          <w:szCs w:val="21"/>
        </w:rPr>
        <w:t xml:space="preserve"> </w:t>
      </w:r>
      <w:r>
        <w:rPr>
          <w:rFonts w:ascii="Times New Roman" w:hAnsi="Times New Roman" w:cs="Times New Roman"/>
          <w:szCs w:val="21"/>
        </w:rPr>
        <w:t>G.</w:t>
      </w:r>
      <w:r>
        <w:rPr>
          <w:rFonts w:ascii="Times New Roman" w:hAnsi="Times New Roman" w:cs="Times New Roman"/>
          <w:spacing w:val="-22"/>
          <w:szCs w:val="21"/>
        </w:rPr>
        <w:t xml:space="preserve"> </w:t>
      </w:r>
      <w:r>
        <w:rPr>
          <w:rFonts w:ascii="Times New Roman" w:hAnsi="Times New Roman" w:cs="Times New Roman"/>
          <w:szCs w:val="21"/>
        </w:rPr>
        <w:t>Lee.</w:t>
      </w:r>
      <w:r>
        <w:rPr>
          <w:rFonts w:ascii="Times New Roman" w:hAnsi="Times New Roman" w:cs="Times New Roman"/>
          <w:spacing w:val="-14"/>
          <w:szCs w:val="21"/>
        </w:rPr>
        <w:t xml:space="preserve"> </w:t>
      </w:r>
      <w:r>
        <w:rPr>
          <w:rFonts w:ascii="Times New Roman" w:hAnsi="Times New Roman" w:cs="Times New Roman"/>
          <w:szCs w:val="21"/>
        </w:rPr>
        <w:t>Automatic</w:t>
      </w:r>
      <w:r>
        <w:rPr>
          <w:rFonts w:ascii="Times New Roman" w:hAnsi="Times New Roman" w:cs="Times New Roman"/>
          <w:spacing w:val="-22"/>
          <w:szCs w:val="21"/>
        </w:rPr>
        <w:t xml:space="preserve"> </w:t>
      </w:r>
      <w:r>
        <w:rPr>
          <w:rFonts w:ascii="Times New Roman" w:hAnsi="Times New Roman" w:cs="Times New Roman"/>
          <w:szCs w:val="21"/>
        </w:rPr>
        <w:t>Agenda</w:t>
      </w:r>
      <w:r>
        <w:rPr>
          <w:rFonts w:ascii="Times New Roman" w:hAnsi="Times New Roman" w:cs="Times New Roman"/>
          <w:spacing w:val="-22"/>
          <w:szCs w:val="21"/>
        </w:rPr>
        <w:t xml:space="preserve"> </w:t>
      </w:r>
      <w:r>
        <w:rPr>
          <w:rFonts w:ascii="Times New Roman" w:hAnsi="Times New Roman" w:cs="Times New Roman"/>
          <w:szCs w:val="21"/>
        </w:rPr>
        <w:t>Graph</w:t>
      </w:r>
      <w:r>
        <w:rPr>
          <w:rFonts w:ascii="Times New Roman" w:hAnsi="Times New Roman" w:cs="Times New Roman"/>
          <w:spacing w:val="-22"/>
          <w:szCs w:val="21"/>
        </w:rPr>
        <w:t xml:space="preserve"> </w:t>
      </w:r>
      <w:r>
        <w:rPr>
          <w:rFonts w:ascii="Times New Roman" w:hAnsi="Times New Roman" w:cs="Times New Roman"/>
          <w:szCs w:val="21"/>
        </w:rPr>
        <w:t>Const</w:t>
      </w:r>
      <w:r>
        <w:rPr>
          <w:rFonts w:ascii="Times New Roman" w:hAnsi="Times New Roman" w:cs="Times New Roman"/>
          <w:spacing w:val="4"/>
          <w:szCs w:val="21"/>
        </w:rPr>
        <w:t>r</w:t>
      </w:r>
      <w:r>
        <w:rPr>
          <w:rFonts w:ascii="Times New Roman" w:hAnsi="Times New Roman" w:cs="Times New Roman"/>
          <w:szCs w:val="21"/>
        </w:rPr>
        <w:t>uction</w:t>
      </w:r>
      <w:r>
        <w:rPr>
          <w:rFonts w:ascii="Times New Roman" w:hAnsi="Times New Roman" w:cs="Times New Roman"/>
          <w:spacing w:val="-22"/>
          <w:szCs w:val="21"/>
        </w:rPr>
        <w:t xml:space="preserve"> </w:t>
      </w:r>
      <w:r>
        <w:rPr>
          <w:rFonts w:ascii="Times New Roman" w:hAnsi="Times New Roman" w:cs="Times New Roman"/>
          <w:szCs w:val="21"/>
        </w:rPr>
        <w:t>from</w:t>
      </w:r>
      <w:r>
        <w:rPr>
          <w:rFonts w:ascii="Times New Roman" w:hAnsi="Times New Roman" w:cs="Times New Roman"/>
          <w:spacing w:val="-22"/>
          <w:szCs w:val="21"/>
        </w:rPr>
        <w:t xml:space="preserve"> </w:t>
      </w:r>
      <w:r>
        <w:rPr>
          <w:rFonts w:ascii="Times New Roman" w:hAnsi="Times New Roman" w:cs="Times New Roman"/>
          <w:szCs w:val="21"/>
        </w:rPr>
        <w:t>Human-Human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gs</w:t>
      </w:r>
      <w:r>
        <w:rPr>
          <w:rFonts w:ascii="Times New Roman" w:hAnsi="Times New Roman" w:cs="Times New Roman"/>
          <w:spacing w:val="-14"/>
          <w:szCs w:val="21"/>
        </w:rPr>
        <w:t xml:space="preserve"> </w:t>
      </w:r>
      <w:r>
        <w:rPr>
          <w:rFonts w:ascii="Times New Roman" w:hAnsi="Times New Roman" w:cs="Times New Roman"/>
          <w:szCs w:val="21"/>
        </w:rPr>
        <w:t>using</w:t>
      </w:r>
      <w:r>
        <w:rPr>
          <w:rFonts w:ascii="Times New Roman" w:hAnsi="Times New Roman" w:cs="Times New Roman"/>
          <w:spacing w:val="-13"/>
          <w:szCs w:val="21"/>
        </w:rPr>
        <w:t xml:space="preserve"> </w:t>
      </w:r>
      <w:r>
        <w:rPr>
          <w:rFonts w:ascii="Times New Roman" w:hAnsi="Times New Roman" w:cs="Times New Roman"/>
          <w:szCs w:val="21"/>
        </w:rPr>
        <w:t>Clustering</w:t>
      </w:r>
      <w:r>
        <w:rPr>
          <w:rFonts w:ascii="Times New Roman" w:hAnsi="Times New Roman" w:cs="Times New Roman"/>
          <w:spacing w:val="-13"/>
          <w:szCs w:val="21"/>
        </w:rPr>
        <w:t xml:space="preserve"> </w:t>
      </w:r>
      <w:r>
        <w:rPr>
          <w:rFonts w:ascii="Times New Roman" w:hAnsi="Times New Roman" w:cs="Times New Roman"/>
          <w:szCs w:val="21"/>
        </w:rPr>
        <w:t>Method[C].</w:t>
      </w:r>
      <w:r>
        <w:rPr>
          <w:rFonts w:ascii="Times New Roman" w:hAnsi="Times New Roman" w:cs="Times New Roman"/>
          <w:spacing w:val="1"/>
          <w:szCs w:val="21"/>
        </w:rPr>
        <w:t xml:space="preserve"> </w:t>
      </w:r>
      <w:r>
        <w:rPr>
          <w:rFonts w:ascii="Times New Roman" w:hAnsi="Times New Roman" w:cs="Times New Roman"/>
          <w:szCs w:val="21"/>
        </w:rPr>
        <w:t>Human</w:t>
      </w:r>
      <w:r>
        <w:rPr>
          <w:rFonts w:ascii="Times New Roman" w:hAnsi="Times New Roman" w:cs="Times New Roman"/>
          <w:spacing w:val="-13"/>
          <w:szCs w:val="21"/>
        </w:rPr>
        <w:t xml:space="preserve"> </w:t>
      </w:r>
      <w:r>
        <w:rPr>
          <w:rFonts w:ascii="Times New Roman" w:hAnsi="Times New Roman" w:cs="Times New Roman"/>
          <w:szCs w:val="21"/>
        </w:rPr>
        <w:t>Language</w:t>
      </w:r>
      <w:r>
        <w:rPr>
          <w:rFonts w:ascii="Times New Roman" w:hAnsi="Times New Roman" w:cs="Times New Roman"/>
          <w:spacing w:val="-13"/>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eastAsia="宋体" w:hAnsi="Times New Roman" w:cs="Times New Roman"/>
          <w:szCs w:val="21"/>
          <w:lang w:eastAsia="zh-CN"/>
        </w:rPr>
        <w:t>：</w:t>
      </w:r>
      <w:r>
        <w:rPr>
          <w:rFonts w:ascii="Times New Roman" w:hAnsi="Times New Roman" w:cs="Times New Roman"/>
          <w:spacing w:val="5"/>
          <w:szCs w:val="21"/>
        </w:rPr>
        <w:t xml:space="preserve"> </w:t>
      </w:r>
      <w:r>
        <w:rPr>
          <w:rFonts w:ascii="Times New Roman" w:hAnsi="Times New Roman" w:cs="Times New Roman"/>
          <w:szCs w:val="21"/>
        </w:rPr>
        <w:t>Conference</w:t>
      </w:r>
      <w:r>
        <w:rPr>
          <w:rFonts w:ascii="Times New Roman" w:hAnsi="Times New Roman" w:cs="Times New Roman"/>
          <w:spacing w:val="-13"/>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No</w:t>
      </w:r>
      <w:r>
        <w:rPr>
          <w:rFonts w:ascii="Times New Roman" w:hAnsi="Times New Roman" w:cs="Times New Roman"/>
          <w:spacing w:val="4"/>
          <w:szCs w:val="21"/>
        </w:rPr>
        <w:t>r</w:t>
      </w:r>
      <w:r>
        <w:rPr>
          <w:rFonts w:ascii="Times New Roman" w:hAnsi="Times New Roman" w:cs="Times New Roman"/>
          <w:szCs w:val="21"/>
        </w:rPr>
        <w:t>th</w:t>
      </w:r>
      <w:r>
        <w:rPr>
          <w:rFonts w:ascii="Times New Roman" w:hAnsi="Times New Roman" w:cs="Times New Roman"/>
          <w:w w:val="99"/>
          <w:szCs w:val="21"/>
        </w:rPr>
        <w:t xml:space="preserve"> </w:t>
      </w:r>
      <w:r>
        <w:rPr>
          <w:rFonts w:ascii="Times New Roman" w:hAnsi="Times New Roman" w:cs="Times New Roman"/>
          <w:szCs w:val="21"/>
        </w:rPr>
        <w:t>American</w:t>
      </w:r>
      <w:r>
        <w:rPr>
          <w:rFonts w:ascii="Times New Roman" w:hAnsi="Times New Roman" w:cs="Times New Roman"/>
          <w:spacing w:val="-17"/>
          <w:szCs w:val="21"/>
        </w:rPr>
        <w:t xml:space="preserve"> </w:t>
      </w:r>
      <w:r>
        <w:rPr>
          <w:rFonts w:ascii="Times New Roman" w:hAnsi="Times New Roman" w:cs="Times New Roman"/>
          <w:szCs w:val="21"/>
        </w:rPr>
        <w:t>Chapter</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7"/>
          <w:szCs w:val="21"/>
        </w:rPr>
        <w:t xml:space="preserve"> </w:t>
      </w:r>
      <w:r>
        <w:rPr>
          <w:rFonts w:ascii="Times New Roman" w:hAnsi="Times New Roman" w:cs="Times New Roman"/>
          <w:szCs w:val="21"/>
        </w:rPr>
        <w:t>the</w:t>
      </w:r>
      <w:r>
        <w:rPr>
          <w:rFonts w:ascii="Times New Roman" w:hAnsi="Times New Roman" w:cs="Times New Roman"/>
          <w:spacing w:val="-15"/>
          <w:szCs w:val="21"/>
        </w:rPr>
        <w:t xml:space="preserve"> </w:t>
      </w:r>
      <w:r>
        <w:rPr>
          <w:rFonts w:ascii="Times New Roman" w:hAnsi="Times New Roman" w:cs="Times New Roman"/>
          <w:szCs w:val="21"/>
        </w:rPr>
        <w:t>Association</w:t>
      </w:r>
      <w:r>
        <w:rPr>
          <w:rFonts w:ascii="Times New Roman" w:hAnsi="Times New Roman" w:cs="Times New Roman"/>
          <w:spacing w:val="-17"/>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Computational</w:t>
      </w:r>
      <w:r>
        <w:rPr>
          <w:rFonts w:ascii="Times New Roman" w:hAnsi="Times New Roman" w:cs="Times New Roman"/>
          <w:spacing w:val="-17"/>
          <w:szCs w:val="21"/>
        </w:rPr>
        <w:t xml:space="preserve"> </w:t>
      </w:r>
      <w:r>
        <w:rPr>
          <w:rFonts w:ascii="Times New Roman" w:hAnsi="Times New Roman" w:cs="Times New Roman"/>
          <w:szCs w:val="21"/>
        </w:rPr>
        <w:t>Linguistics,</w:t>
      </w:r>
      <w:r>
        <w:rPr>
          <w:rFonts w:ascii="Times New Roman" w:hAnsi="Times New Roman" w:cs="Times New Roman"/>
          <w:spacing w:val="-14"/>
          <w:szCs w:val="21"/>
        </w:rPr>
        <w:t xml:space="preserve"> </w:t>
      </w:r>
      <w:r>
        <w:rPr>
          <w:rFonts w:ascii="Times New Roman" w:hAnsi="Times New Roman" w:cs="Times New Roman"/>
          <w:szCs w:val="21"/>
        </w:rPr>
        <w:t>Proceedings,</w:t>
      </w:r>
      <w:r>
        <w:rPr>
          <w:rFonts w:ascii="Times New Roman" w:hAnsi="Times New Roman" w:cs="Times New Roman"/>
          <w:spacing w:val="-13"/>
          <w:szCs w:val="21"/>
        </w:rPr>
        <w:t xml:space="preserve"> </w:t>
      </w:r>
      <w:r>
        <w:rPr>
          <w:rFonts w:ascii="Times New Roman" w:hAnsi="Times New Roman" w:cs="Times New Roman"/>
          <w:szCs w:val="21"/>
        </w:rPr>
        <w:t>M</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17"/>
          <w:szCs w:val="21"/>
        </w:rPr>
        <w:t xml:space="preserve"> </w:t>
      </w:r>
      <w:r>
        <w:rPr>
          <w:rFonts w:ascii="Times New Roman" w:hAnsi="Times New Roman" w:cs="Times New Roman"/>
          <w:szCs w:val="21"/>
        </w:rPr>
        <w:t>31</w:t>
      </w:r>
      <w:r>
        <w:rPr>
          <w:rFonts w:ascii="Times New Roman" w:hAnsi="Times New Roman" w:cs="Times New Roman"/>
          <w:spacing w:val="-15"/>
          <w:szCs w:val="21"/>
        </w:rPr>
        <w:t xml:space="preserve"> </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June</w:t>
      </w:r>
      <w:r>
        <w:rPr>
          <w:rFonts w:ascii="Times New Roman" w:hAnsi="Times New Roman" w:cs="Times New Roman"/>
          <w:w w:val="99"/>
          <w:szCs w:val="21"/>
        </w:rPr>
        <w:t xml:space="preserve"> </w:t>
      </w:r>
      <w:r>
        <w:rPr>
          <w:rFonts w:ascii="Times New Roman" w:hAnsi="Times New Roman" w:cs="Times New Roman"/>
          <w:szCs w:val="21"/>
        </w:rPr>
        <w:t>5,</w:t>
      </w:r>
      <w:r>
        <w:rPr>
          <w:rFonts w:ascii="Times New Roman" w:hAnsi="Times New Roman" w:cs="Times New Roman"/>
          <w:spacing w:val="2"/>
          <w:szCs w:val="21"/>
        </w:rPr>
        <w:t xml:space="preserve"> </w:t>
      </w:r>
      <w:r>
        <w:rPr>
          <w:rFonts w:ascii="Times New Roman" w:hAnsi="Times New Roman" w:cs="Times New Roman"/>
          <w:szCs w:val="21"/>
        </w:rPr>
        <w:t>2009,</w:t>
      </w:r>
      <w:r>
        <w:rPr>
          <w:rFonts w:ascii="Times New Roman" w:hAnsi="Times New Roman" w:cs="Times New Roman"/>
          <w:spacing w:val="1"/>
          <w:szCs w:val="21"/>
        </w:rPr>
        <w:t xml:space="preserve"> </w:t>
      </w:r>
      <w:r>
        <w:rPr>
          <w:rFonts w:ascii="Times New Roman" w:hAnsi="Times New Roman" w:cs="Times New Roman"/>
          <w:szCs w:val="21"/>
        </w:rPr>
        <w:t>Boulde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Colorado,</w:t>
      </w:r>
      <w:r>
        <w:rPr>
          <w:rFonts w:ascii="Times New Roman" w:hAnsi="Times New Roman" w:cs="Times New Roman"/>
          <w:spacing w:val="2"/>
          <w:szCs w:val="21"/>
        </w:rPr>
        <w:t xml:space="preserve"> </w:t>
      </w:r>
      <w:r>
        <w:rPr>
          <w:rFonts w:ascii="Times New Roman" w:hAnsi="Times New Roman" w:cs="Times New Roman"/>
          <w:szCs w:val="21"/>
        </w:rPr>
        <w:t>USA,</w:t>
      </w:r>
      <w:r>
        <w:rPr>
          <w:rFonts w:ascii="Times New Roman" w:hAnsi="Times New Roman" w:cs="Times New Roman"/>
          <w:spacing w:val="2"/>
          <w:szCs w:val="21"/>
        </w:rPr>
        <w:t xml:space="preserve"> </w:t>
      </w:r>
      <w:r>
        <w:rPr>
          <w:rFonts w:ascii="Times New Roman" w:hAnsi="Times New Roman" w:cs="Times New Roman"/>
          <w:szCs w:val="21"/>
        </w:rPr>
        <w:t>Sho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apers.</w:t>
      </w:r>
      <w:r>
        <w:rPr>
          <w:rFonts w:ascii="Times New Roman" w:hAnsi="Times New Roman" w:cs="Times New Roman"/>
          <w:spacing w:val="2"/>
          <w:szCs w:val="21"/>
        </w:rPr>
        <w:t xml:space="preserve"> </w:t>
      </w:r>
      <w:r>
        <w:rPr>
          <w:rFonts w:ascii="Times New Roman" w:hAnsi="Times New Roman" w:cs="Times New Roman"/>
          <w:szCs w:val="21"/>
        </w:rPr>
        <w:t>2009,</w:t>
      </w:r>
      <w:r>
        <w:rPr>
          <w:rFonts w:ascii="Times New Roman" w:hAnsi="Times New Roman" w:cs="Times New Roman"/>
          <w:spacing w:val="2"/>
          <w:szCs w:val="21"/>
        </w:rPr>
        <w:t xml:space="preserve"> </w:t>
      </w:r>
      <w:r>
        <w:rPr>
          <w:rFonts w:ascii="Times New Roman" w:hAnsi="Times New Roman" w:cs="Times New Roman"/>
          <w:szCs w:val="21"/>
        </w:rPr>
        <w:t>89–92.</w:t>
      </w:r>
      <w:r>
        <w:rPr>
          <w:rFonts w:ascii="Times New Roman" w:hAnsi="Times New Roman" w:cs="Times New Roman"/>
          <w:spacing w:val="26"/>
          <w:szCs w:val="21"/>
        </w:rPr>
        <w:t xml:space="preserve"> </w:t>
      </w:r>
      <w:r>
        <w:rPr>
          <w:rFonts w:ascii="Times New Roman" w:hAnsi="Times New Roman" w:cs="Times New Roman"/>
          <w:szCs w:val="21"/>
        </w:rPr>
        <w:t>URL</w:t>
      </w:r>
      <w:r>
        <w:rPr>
          <w:rFonts w:ascii="Times New Roman" w:hAnsi="Times New Roman" w:cs="Times New Roman"/>
          <w:spacing w:val="2"/>
          <w:szCs w:val="21"/>
        </w:rPr>
        <w:t xml:space="preserve"> </w:t>
      </w:r>
      <w:hyperlink r:id="rId11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w:t>
        </w:r>
      </w:hyperlink>
      <w:r>
        <w:rPr>
          <w:rFonts w:ascii="Times New Roman" w:eastAsia="Lucida Console" w:hAnsi="Times New Roman" w:cs="Times New Roman"/>
          <w:w w:val="104"/>
          <w:szCs w:val="21"/>
        </w:rPr>
        <w:t xml:space="preserve"> </w:t>
      </w:r>
      <w:hyperlink r:id="rId115">
        <w:r>
          <w:rPr>
            <w:rFonts w:ascii="Times New Roman" w:eastAsia="Lucida Console" w:hAnsi="Times New Roman" w:cs="Times New Roman"/>
            <w:szCs w:val="21"/>
          </w:rPr>
          <w:t>anthology/N09</w:t>
        </w:r>
        <w:r>
          <w:rPr>
            <w:rFonts w:ascii="Times New Roman" w:eastAsia="Lucida Console" w:hAnsi="Times New Roman" w:cs="Times New Roman"/>
            <w:spacing w:val="8"/>
            <w:szCs w:val="21"/>
          </w:rPr>
          <w:t>-</w:t>
        </w:r>
        <w:r>
          <w:rPr>
            <w:rFonts w:ascii="Times New Roman" w:eastAsia="Lucida Console" w:hAnsi="Times New Roman" w:cs="Times New Roman"/>
            <w:szCs w:val="21"/>
          </w:rPr>
          <w:t>2023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2" w:name="_bookmark157"/>
      <w:bookmarkEnd w:id="412"/>
      <w:r>
        <w:rPr>
          <w:rFonts w:ascii="Times New Roman" w:hAnsi="Times New Roman" w:cs="Times New Roman"/>
          <w:szCs w:val="21"/>
        </w:rPr>
        <w:t>[38]</w:t>
      </w:r>
      <w:r>
        <w:rPr>
          <w:rFonts w:ascii="Times New Roman" w:hAnsi="Times New Roman" w:cs="Times New Roman"/>
          <w:spacing w:val="51"/>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Griol,</w:t>
      </w:r>
      <w:r>
        <w:rPr>
          <w:rFonts w:ascii="Times New Roman" w:hAnsi="Times New Roman" w:cs="Times New Roman"/>
          <w:spacing w:val="-13"/>
          <w:szCs w:val="21"/>
        </w:rPr>
        <w:t xml:space="preserve"> </w:t>
      </w:r>
      <w:r>
        <w:rPr>
          <w:rFonts w:ascii="Times New Roman" w:hAnsi="Times New Roman" w:cs="Times New Roman"/>
          <w:szCs w:val="21"/>
        </w:rPr>
        <w:t>G.</w:t>
      </w:r>
      <w:r>
        <w:rPr>
          <w:rFonts w:ascii="Times New Roman" w:hAnsi="Times New Roman" w:cs="Times New Roman"/>
          <w:spacing w:val="-15"/>
          <w:szCs w:val="21"/>
        </w:rPr>
        <w:t xml:space="preserve"> </w:t>
      </w:r>
      <w:r>
        <w:rPr>
          <w:rFonts w:ascii="Times New Roman" w:hAnsi="Times New Roman" w:cs="Times New Roman"/>
          <w:szCs w:val="21"/>
        </w:rPr>
        <w:t>Riccardi,</w:t>
      </w:r>
      <w:r>
        <w:rPr>
          <w:rFonts w:ascii="Times New Roman" w:hAnsi="Times New Roman" w:cs="Times New Roman"/>
          <w:spacing w:val="-13"/>
          <w:szCs w:val="21"/>
        </w:rPr>
        <w:t xml:space="preserve"> </w:t>
      </w:r>
      <w:r>
        <w:rPr>
          <w:rFonts w:ascii="Times New Roman" w:hAnsi="Times New Roman" w:cs="Times New Roman"/>
          <w:szCs w:val="21"/>
        </w:rPr>
        <w:t>E.</w:t>
      </w:r>
      <w:r>
        <w:rPr>
          <w:rFonts w:ascii="Times New Roman" w:hAnsi="Times New Roman" w:cs="Times New Roman"/>
          <w:spacing w:val="-14"/>
          <w:szCs w:val="21"/>
        </w:rPr>
        <w:t xml:space="preserve"> </w:t>
      </w:r>
      <w:r>
        <w:rPr>
          <w:rFonts w:ascii="Times New Roman" w:hAnsi="Times New Roman" w:cs="Times New Roman"/>
          <w:szCs w:val="21"/>
        </w:rPr>
        <w:t>Sanchis.</w:t>
      </w:r>
      <w:r>
        <w:rPr>
          <w:rFonts w:ascii="Times New Roman" w:hAnsi="Times New Roman" w:cs="Times New Roman"/>
          <w:spacing w:val="-2"/>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4"/>
          <w:szCs w:val="21"/>
        </w:rPr>
        <w:t xml:space="preserve"> </w:t>
      </w:r>
      <w:r>
        <w:rPr>
          <w:rFonts w:ascii="Times New Roman" w:hAnsi="Times New Roman" w:cs="Times New Roman"/>
          <w:szCs w:val="21"/>
        </w:rPr>
        <w:t>the</w:t>
      </w:r>
      <w:r>
        <w:rPr>
          <w:rFonts w:ascii="Times New Roman" w:hAnsi="Times New Roman" w:cs="Times New Roman"/>
          <w:spacing w:val="-15"/>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human-computer</w:t>
      </w:r>
      <w:r>
        <w:rPr>
          <w:rFonts w:ascii="Times New Roman" w:hAnsi="Times New Roman" w:cs="Times New Roman"/>
          <w:spacing w:val="-15"/>
          <w:szCs w:val="21"/>
        </w:rPr>
        <w:t xml:space="preserve"> </w:t>
      </w:r>
      <w:r>
        <w:rPr>
          <w:rFonts w:ascii="Times New Roman" w:hAnsi="Times New Roman" w:cs="Times New Roman"/>
          <w:szCs w:val="21"/>
        </w:rPr>
        <w:t>and</w:t>
      </w:r>
      <w:r>
        <w:rPr>
          <w:rFonts w:ascii="Times New Roman" w:hAnsi="Times New Roman" w:cs="Times New Roman"/>
          <w:spacing w:val="-14"/>
          <w:szCs w:val="21"/>
        </w:rPr>
        <w:t xml:space="preserve"> </w:t>
      </w:r>
      <w:r>
        <w:rPr>
          <w:rFonts w:ascii="Times New Roman" w:hAnsi="Times New Roman" w:cs="Times New Roman"/>
          <w:szCs w:val="21"/>
        </w:rPr>
        <w:t>human-human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gs.[C].</w:t>
      </w:r>
      <w:r>
        <w:rPr>
          <w:rFonts w:ascii="Times New Roman" w:hAnsi="Times New Roman" w:cs="Times New Roman"/>
          <w:spacing w:val="6"/>
          <w:szCs w:val="21"/>
        </w:rPr>
        <w:t xml:space="preserve"> </w:t>
      </w:r>
      <w:r>
        <w:rPr>
          <w:rFonts w:ascii="Times New Roman" w:hAnsi="Times New Roman" w:cs="Times New Roman"/>
          <w:szCs w:val="21"/>
        </w:rPr>
        <w:t>INTERSPEECH.</w:t>
      </w:r>
      <w:r>
        <w:rPr>
          <w:rFonts w:ascii="Times New Roman" w:hAnsi="Times New Roman" w:cs="Times New Roman"/>
          <w:spacing w:val="-12"/>
          <w:szCs w:val="21"/>
        </w:rPr>
        <w:t xml:space="preserve"> </w:t>
      </w:r>
      <w:r>
        <w:rPr>
          <w:rFonts w:ascii="Times New Roman" w:hAnsi="Times New Roman" w:cs="Times New Roman"/>
          <w:szCs w:val="21"/>
        </w:rPr>
        <w:t>2009,</w:t>
      </w:r>
      <w:r>
        <w:rPr>
          <w:rFonts w:ascii="Times New Roman" w:hAnsi="Times New Roman" w:cs="Times New Roman"/>
          <w:spacing w:val="-12"/>
          <w:szCs w:val="21"/>
        </w:rPr>
        <w:t xml:space="preserve"> </w:t>
      </w:r>
      <w:r>
        <w:rPr>
          <w:rFonts w:ascii="Times New Roman" w:hAnsi="Times New Roman" w:cs="Times New Roman"/>
          <w:szCs w:val="21"/>
        </w:rPr>
        <w:t>2775–2778</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3" w:name="_bookmark158"/>
      <w:bookmarkEnd w:id="413"/>
      <w:r>
        <w:rPr>
          <w:rFonts w:ascii="Times New Roman" w:hAnsi="Times New Roman" w:cs="Times New Roman"/>
          <w:szCs w:val="21"/>
        </w:rPr>
        <w:t>[39]</w:t>
      </w:r>
      <w:r>
        <w:rPr>
          <w:rFonts w:ascii="Times New Roman" w:hAnsi="Times New Roman" w:cs="Times New Roman"/>
          <w:spacing w:val="5"/>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20"/>
          <w:szCs w:val="21"/>
        </w:rPr>
        <w:t xml:space="preserve"> </w:t>
      </w:r>
      <w:r>
        <w:rPr>
          <w:rFonts w:ascii="Times New Roman" w:hAnsi="Times New Roman" w:cs="Times New Roman"/>
          <w:szCs w:val="21"/>
        </w:rPr>
        <w:t>S.</w:t>
      </w:r>
      <w:r>
        <w:rPr>
          <w:rFonts w:ascii="Times New Roman" w:hAnsi="Times New Roman" w:cs="Times New Roman"/>
          <w:spacing w:val="15"/>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32"/>
          <w:szCs w:val="21"/>
        </w:rPr>
        <w:t xml:space="preserve"> </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tial</w:t>
      </w:r>
      <w:r>
        <w:rPr>
          <w:rFonts w:ascii="Times New Roman" w:hAnsi="Times New Roman" w:cs="Times New Roman"/>
          <w:spacing w:val="-7"/>
          <w:szCs w:val="21"/>
        </w:rPr>
        <w:t>l</w:t>
      </w:r>
      <w:r>
        <w:rPr>
          <w:rFonts w:ascii="Times New Roman" w:hAnsi="Times New Roman" w:cs="Times New Roman"/>
          <w:szCs w:val="21"/>
        </w:rPr>
        <w:t>y</w:t>
      </w:r>
      <w:r>
        <w:rPr>
          <w:rFonts w:ascii="Times New Roman" w:hAnsi="Times New Roman" w:cs="Times New Roman"/>
          <w:spacing w:val="15"/>
          <w:szCs w:val="21"/>
        </w:rPr>
        <w:t xml:space="preserve"> </w:t>
      </w:r>
      <w:r>
        <w:rPr>
          <w:rFonts w:ascii="Times New Roman" w:hAnsi="Times New Roman" w:cs="Times New Roman"/>
          <w:szCs w:val="21"/>
        </w:rPr>
        <w:t>obse</w:t>
      </w:r>
      <w:r>
        <w:rPr>
          <w:rFonts w:ascii="Times New Roman" w:hAnsi="Times New Roman" w:cs="Times New Roman"/>
          <w:spacing w:val="4"/>
          <w:szCs w:val="21"/>
        </w:rPr>
        <w:t>r</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6"/>
          <w:szCs w:val="21"/>
        </w:rPr>
        <w:t>b</w:t>
      </w:r>
      <w:r>
        <w:rPr>
          <w:rFonts w:ascii="Times New Roman" w:hAnsi="Times New Roman" w:cs="Times New Roman"/>
          <w:szCs w:val="21"/>
        </w:rPr>
        <w:t>le</w:t>
      </w:r>
      <w:r>
        <w:rPr>
          <w:rFonts w:ascii="Times New Roman" w:hAnsi="Times New Roman" w:cs="Times New Roman"/>
          <w:spacing w:val="15"/>
          <w:szCs w:val="21"/>
        </w:rPr>
        <w:t xml:space="preserve"> </w:t>
      </w:r>
      <w:r>
        <w:rPr>
          <w:rFonts w:ascii="Times New Roman" w:hAnsi="Times New Roman" w:cs="Times New Roman"/>
          <w:szCs w:val="21"/>
        </w:rPr>
        <w:t>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w:t>
      </w:r>
      <w:r>
        <w:rPr>
          <w:rFonts w:ascii="Times New Roman" w:hAnsi="Times New Roman" w:cs="Times New Roman"/>
          <w:spacing w:val="15"/>
          <w:szCs w:val="21"/>
        </w:rPr>
        <w:t xml:space="preserve"> </w:t>
      </w:r>
      <w:r>
        <w:rPr>
          <w:rFonts w:ascii="Times New Roman" w:hAnsi="Times New Roman" w:cs="Times New Roman"/>
          <w:szCs w:val="21"/>
        </w:rPr>
        <w:t>decision</w:t>
      </w:r>
      <w:r>
        <w:rPr>
          <w:rFonts w:ascii="Times New Roman" w:hAnsi="Times New Roman" w:cs="Times New Roman"/>
          <w:spacing w:val="15"/>
          <w:szCs w:val="21"/>
        </w:rPr>
        <w:t xml:space="preserve"> </w:t>
      </w:r>
      <w:r>
        <w:rPr>
          <w:rFonts w:ascii="Times New Roman" w:hAnsi="Times New Roman" w:cs="Times New Roman"/>
          <w:szCs w:val="21"/>
        </w:rPr>
        <w:t>processes</w:t>
      </w:r>
      <w:r>
        <w:rPr>
          <w:rFonts w:ascii="Times New Roman" w:hAnsi="Times New Roman" w:cs="Times New Roman"/>
          <w:spacing w:val="14"/>
          <w:szCs w:val="21"/>
        </w:rPr>
        <w:t xml:space="preserve"> </w:t>
      </w:r>
      <w:r>
        <w:rPr>
          <w:rFonts w:ascii="Times New Roman" w:hAnsi="Times New Roman" w:cs="Times New Roman"/>
          <w:szCs w:val="21"/>
        </w:rPr>
        <w:t>for</w:t>
      </w:r>
      <w:r>
        <w:rPr>
          <w:rFonts w:ascii="Times New Roman" w:hAnsi="Times New Roman" w:cs="Times New Roman"/>
          <w:spacing w:val="15"/>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5"/>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w w:val="99"/>
          <w:szCs w:val="21"/>
        </w:rPr>
        <w:t xml:space="preserve"> </w:t>
      </w:r>
      <w:r>
        <w:rPr>
          <w:rFonts w:ascii="Times New Roman" w:hAnsi="Times New Roman" w:cs="Times New Roman"/>
          <w:szCs w:val="21"/>
        </w:rPr>
        <w:t>systems[J].</w:t>
      </w:r>
      <w:r>
        <w:rPr>
          <w:rFonts w:ascii="Times New Roman" w:hAnsi="Times New Roman" w:cs="Times New Roman"/>
          <w:spacing w:val="11"/>
          <w:szCs w:val="21"/>
        </w:rPr>
        <w:t xml:space="preserve"> </w:t>
      </w:r>
      <w:r>
        <w:rPr>
          <w:rFonts w:ascii="Times New Roman" w:hAnsi="Times New Roman" w:cs="Times New Roman"/>
          <w:szCs w:val="21"/>
        </w:rPr>
        <w:t>Computer</w:t>
      </w:r>
      <w:r>
        <w:rPr>
          <w:rFonts w:ascii="Times New Roman" w:hAnsi="Times New Roman" w:cs="Times New Roman"/>
          <w:spacing w:val="-9"/>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2007.</w:t>
      </w:r>
      <w:r>
        <w:rPr>
          <w:rFonts w:ascii="Times New Roman" w:hAnsi="Times New Roman" w:cs="Times New Roman"/>
          <w:spacing w:val="11"/>
          <w:szCs w:val="21"/>
        </w:rPr>
        <w:t xml:space="preserve"> </w:t>
      </w:r>
      <w:r>
        <w:rPr>
          <w:rFonts w:ascii="Times New Roman" w:hAnsi="Times New Roman" w:cs="Times New Roman"/>
          <w:b/>
          <w:bCs/>
          <w:szCs w:val="21"/>
        </w:rPr>
        <w:t>2</w:t>
      </w:r>
      <w:r>
        <w:rPr>
          <w:rFonts w:ascii="Times New Roman" w:hAnsi="Times New Roman" w:cs="Times New Roman"/>
          <w:b/>
          <w:bCs/>
          <w:spacing w:val="-1"/>
          <w:szCs w:val="21"/>
        </w:rPr>
        <w:t>1</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393–422</w:t>
      </w:r>
    </w:p>
    <w:p w:rsidR="000A3AD4" w:rsidRDefault="000A3AD4" w:rsidP="000A3AD4">
      <w:pPr>
        <w:spacing w:before="7"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4" w:name="_bookmark159"/>
      <w:bookmarkEnd w:id="414"/>
      <w:r>
        <w:rPr>
          <w:rFonts w:ascii="Times New Roman" w:hAnsi="Times New Roman" w:cs="Times New Roman"/>
          <w:szCs w:val="21"/>
        </w:rPr>
        <w:t>[40]</w:t>
      </w:r>
      <w:r>
        <w:rPr>
          <w:rFonts w:ascii="Times New Roman" w:hAnsi="Times New Roman" w:cs="Times New Roman"/>
          <w:spacing w:val="52"/>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7"/>
          <w:szCs w:val="21"/>
        </w:rPr>
        <w:t xml:space="preserve"> </w:t>
      </w:r>
      <w:r>
        <w:rPr>
          <w:rFonts w:ascii="Times New Roman" w:hAnsi="Times New Roman" w:cs="Times New Roman"/>
          <w:szCs w:val="21"/>
        </w:rPr>
        <w:t>M.</w:t>
      </w:r>
      <w:r>
        <w:rPr>
          <w:rFonts w:ascii="Times New Roman" w:hAnsi="Times New Roman" w:cs="Times New Roman"/>
          <w:spacing w:val="-19"/>
          <w:szCs w:val="21"/>
        </w:rPr>
        <w:t xml:space="preserve"> </w:t>
      </w:r>
      <w:r>
        <w:rPr>
          <w:rFonts w:ascii="Times New Roman" w:hAnsi="Times New Roman" w:cs="Times New Roman"/>
          <w:szCs w:val="21"/>
        </w:rPr>
        <w:t>Gasic,</w:t>
      </w:r>
      <w:r>
        <w:rPr>
          <w:rFonts w:ascii="Times New Roman" w:hAnsi="Times New Roman" w:cs="Times New Roman"/>
          <w:spacing w:val="-17"/>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Thomson,</w:t>
      </w:r>
      <w:r>
        <w:rPr>
          <w:rFonts w:ascii="Times New Roman" w:hAnsi="Times New Roman" w:cs="Times New Roman"/>
          <w:spacing w:val="-16"/>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10"/>
          <w:szCs w:val="21"/>
        </w:rPr>
        <w:t xml:space="preserve"> P</w:t>
      </w:r>
      <w:r>
        <w:rPr>
          <w:rFonts w:ascii="Times New Roman" w:hAnsi="Times New Roman" w:cs="Times New Roman"/>
          <w:szCs w:val="21"/>
        </w:rPr>
        <w:t>omdp-based</w:t>
      </w:r>
      <w:r>
        <w:rPr>
          <w:rFonts w:ascii="Times New Roman" w:hAnsi="Times New Roman" w:cs="Times New Roman"/>
          <w:spacing w:val="-19"/>
          <w:szCs w:val="21"/>
        </w:rPr>
        <w:t xml:space="preserve"> </w:t>
      </w:r>
      <w:r>
        <w:rPr>
          <w:rFonts w:ascii="Times New Roman" w:hAnsi="Times New Roman" w:cs="Times New Roman"/>
          <w:szCs w:val="21"/>
        </w:rPr>
        <w:t>statistical</w:t>
      </w:r>
      <w:r>
        <w:rPr>
          <w:rFonts w:ascii="Times New Roman" w:hAnsi="Times New Roman" w:cs="Times New Roman"/>
          <w:spacing w:val="-19"/>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20"/>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0"/>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w:t>
      </w:r>
      <w:r>
        <w:rPr>
          <w:rFonts w:ascii="Times New Roman" w:hAnsi="Times New Roman" w:cs="Times New Roman"/>
          <w:spacing w:val="14"/>
          <w:szCs w:val="21"/>
        </w:rPr>
        <w:t xml:space="preserve"> </w:t>
      </w:r>
      <w:r>
        <w:rPr>
          <w:rFonts w:ascii="Times New Roman" w:hAnsi="Times New Roman" w:cs="Times New Roman"/>
          <w:szCs w:val="21"/>
        </w:rPr>
        <w:t>Proceedings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2013.</w:t>
      </w:r>
      <w:r>
        <w:rPr>
          <w:rFonts w:ascii="Times New Roman" w:hAnsi="Times New Roman" w:cs="Times New Roman"/>
          <w:spacing w:val="14"/>
          <w:szCs w:val="21"/>
        </w:rPr>
        <w:t xml:space="preserve"> </w:t>
      </w:r>
      <w:r>
        <w:rPr>
          <w:rFonts w:ascii="Times New Roman" w:hAnsi="Times New Roman" w:cs="Times New Roman"/>
          <w:b/>
          <w:bCs/>
          <w:szCs w:val="21"/>
        </w:rPr>
        <w:t>10</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1160–1179</w:t>
      </w: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5" w:name="_bookmark160"/>
      <w:bookmarkEnd w:id="415"/>
      <w:r>
        <w:rPr>
          <w:rFonts w:ascii="Times New Roman" w:hAnsi="Times New Roman" w:cs="Times New Roman"/>
          <w:szCs w:val="21"/>
        </w:rPr>
        <w:t xml:space="preserve">[41] </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zCs w:val="21"/>
        </w:rPr>
        <w:t>Williams,</w:t>
      </w:r>
      <w:r>
        <w:rPr>
          <w:rFonts w:ascii="Times New Roman" w:hAnsi="Times New Roman" w:cs="Times New Roman"/>
          <w:spacing w:val="23"/>
          <w:szCs w:val="21"/>
        </w:rPr>
        <w:t xml:space="preserve"> </w:t>
      </w:r>
      <w:r>
        <w:rPr>
          <w:rFonts w:ascii="Times New Roman" w:hAnsi="Times New Roman" w:cs="Times New Roman"/>
          <w:szCs w:val="21"/>
        </w:rPr>
        <w:t>A.</w:t>
      </w:r>
      <w:r>
        <w:rPr>
          <w:rFonts w:ascii="Times New Roman" w:hAnsi="Times New Roman" w:cs="Times New Roman"/>
          <w:spacing w:val="19"/>
          <w:szCs w:val="21"/>
        </w:rPr>
        <w:t xml:space="preserve"> </w:t>
      </w:r>
      <w:r>
        <w:rPr>
          <w:rFonts w:ascii="Times New Roman" w:hAnsi="Times New Roman" w:cs="Times New Roman"/>
          <w:szCs w:val="21"/>
        </w:rPr>
        <w:t>Raux,</w:t>
      </w:r>
      <w:r>
        <w:rPr>
          <w:rFonts w:ascii="Times New Roman" w:hAnsi="Times New Roman" w:cs="Times New Roman"/>
          <w:spacing w:val="2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Ramachandran,</w:t>
      </w:r>
      <w:r>
        <w:rPr>
          <w:rFonts w:ascii="Times New Roman" w:hAnsi="Times New Roman" w:cs="Times New Roman"/>
          <w:spacing w:val="25"/>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 xml:space="preserve">Black. </w:t>
      </w:r>
      <w:r>
        <w:rPr>
          <w:rFonts w:ascii="Times New Roman" w:hAnsi="Times New Roman" w:cs="Times New Roman"/>
          <w:spacing w:val="47"/>
          <w:szCs w:val="21"/>
        </w:rPr>
        <w:t xml:space="preserve"> </w:t>
      </w:r>
      <w:r>
        <w:rPr>
          <w:rFonts w:ascii="Times New Roman" w:hAnsi="Times New Roman" w:cs="Times New Roman"/>
          <w:szCs w:val="21"/>
        </w:rPr>
        <w:t>The</w:t>
      </w:r>
      <w:r>
        <w:rPr>
          <w:rFonts w:ascii="Times New Roman" w:hAnsi="Times New Roman" w:cs="Times New Roman"/>
          <w:spacing w:val="1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8"/>
          <w:szCs w:val="21"/>
        </w:rPr>
        <w:t xml:space="preserve"> </w:t>
      </w:r>
      <w:r>
        <w:rPr>
          <w:rFonts w:ascii="Times New Roman" w:hAnsi="Times New Roman" w:cs="Times New Roman"/>
          <w:szCs w:val="21"/>
        </w:rPr>
        <w:t>state</w:t>
      </w:r>
      <w:r>
        <w:rPr>
          <w:rFonts w:ascii="Times New Roman" w:hAnsi="Times New Roman" w:cs="Times New Roman"/>
          <w:spacing w:val="19"/>
          <w:szCs w:val="21"/>
        </w:rPr>
        <w:t xml:space="preserve"> </w:t>
      </w:r>
      <w:r>
        <w:rPr>
          <w:rFonts w:ascii="Times New Roman" w:hAnsi="Times New Roman" w:cs="Times New Roman"/>
          <w:szCs w:val="21"/>
        </w:rPr>
        <w:t>tracking</w:t>
      </w:r>
      <w:r>
        <w:rPr>
          <w:rFonts w:ascii="Times New Roman" w:hAnsi="Times New Roman" w:cs="Times New Roman"/>
          <w:spacing w:val="18"/>
          <w:szCs w:val="21"/>
        </w:rPr>
        <w:t xml:space="preserve"> </w:t>
      </w:r>
      <w:r>
        <w:rPr>
          <w:rFonts w:ascii="Times New Roman" w:hAnsi="Times New Roman" w:cs="Times New Roman"/>
          <w:szCs w:val="21"/>
        </w:rPr>
        <w:t>challenge[C].</w:t>
      </w:r>
    </w:p>
    <w:p w:rsidR="000A3AD4" w:rsidRDefault="000A3AD4" w:rsidP="000A3AD4">
      <w:pPr>
        <w:spacing w:before="18"/>
        <w:ind w:left="687"/>
        <w:rPr>
          <w:rFonts w:ascii="Times New Roman" w:hAnsi="Times New Roman" w:cs="Times New Roman"/>
          <w:szCs w:val="21"/>
        </w:rPr>
      </w:pPr>
      <w:r>
        <w:rPr>
          <w:rFonts w:ascii="Times New Roman" w:hAnsi="Times New Roman" w:cs="Times New Roman"/>
          <w:szCs w:val="21"/>
        </w:rPr>
        <w:t>Proceedings of</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SIGDIAL</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Conference.</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404–413</w:t>
      </w:r>
    </w:p>
    <w:p w:rsidR="000A3AD4" w:rsidRDefault="000A3AD4" w:rsidP="000A3AD4">
      <w:pPr>
        <w:spacing w:before="5" w:line="1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6" w:name="_bookmark161"/>
      <w:bookmarkEnd w:id="416"/>
      <w:r>
        <w:rPr>
          <w:rFonts w:ascii="Times New Roman" w:hAnsi="Times New Roman" w:cs="Times New Roman"/>
          <w:szCs w:val="21"/>
        </w:rPr>
        <w:t>[42]</w:t>
      </w:r>
      <w:r>
        <w:rPr>
          <w:rFonts w:ascii="Times New Roman" w:hAnsi="Times New Roman" w:cs="Times New Roman"/>
          <w:spacing w:val="21"/>
          <w:szCs w:val="21"/>
        </w:rPr>
        <w:t xml:space="preserve"> </w:t>
      </w:r>
      <w:r>
        <w:rPr>
          <w:rFonts w:ascii="Times New Roman" w:hAnsi="Times New Roman" w:cs="Times New Roman"/>
          <w:szCs w:val="21"/>
        </w:rPr>
        <w:t>S.</w:t>
      </w:r>
      <w:r>
        <w:rPr>
          <w:rFonts w:ascii="Times New Roman" w:hAnsi="Times New Roman" w:cs="Times New Roman"/>
          <w:spacing w:val="15"/>
          <w:szCs w:val="21"/>
        </w:rPr>
        <w:t xml:space="preserve"> </w:t>
      </w:r>
      <w:r>
        <w:rPr>
          <w:rFonts w:ascii="Times New Roman" w:hAnsi="Times New Roman" w:cs="Times New Roman"/>
          <w:szCs w:val="21"/>
        </w:rPr>
        <w:t>Kim,</w:t>
      </w:r>
      <w:r>
        <w:rPr>
          <w:rFonts w:ascii="Times New Roman" w:hAnsi="Times New Roman" w:cs="Times New Roman"/>
          <w:spacing w:val="20"/>
          <w:szCs w:val="21"/>
        </w:rPr>
        <w:t xml:space="preserve"> </w:t>
      </w:r>
      <w:r>
        <w:rPr>
          <w:rFonts w:ascii="Times New Roman" w:hAnsi="Times New Roman" w:cs="Times New Roman"/>
          <w:szCs w:val="21"/>
        </w:rPr>
        <w:t>L.</w:t>
      </w:r>
      <w:r>
        <w:rPr>
          <w:rFonts w:ascii="Times New Roman" w:hAnsi="Times New Roman" w:cs="Times New Roman"/>
          <w:spacing w:val="15"/>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D</w:t>
      </w:r>
      <w:r>
        <w:rPr>
          <w:rFonts w:ascii="Times New Roman" w:eastAsia="Arial Unicode MS" w:hAnsi="Times New Roman" w:cs="Times New Roman"/>
          <w:spacing w:val="-1"/>
          <w:szCs w:val="21"/>
        </w:rPr>
        <w:t>’</w:t>
      </w:r>
      <w:r>
        <w:rPr>
          <w:rFonts w:ascii="Times New Roman" w:hAnsi="Times New Roman" w:cs="Times New Roman"/>
          <w:szCs w:val="21"/>
        </w:rPr>
        <w:t>Haro,</w:t>
      </w:r>
      <w:r>
        <w:rPr>
          <w:rFonts w:ascii="Times New Roman" w:hAnsi="Times New Roman" w:cs="Times New Roman"/>
          <w:spacing w:val="19"/>
          <w:szCs w:val="21"/>
        </w:rPr>
        <w:t xml:space="preserve"> </w:t>
      </w:r>
      <w:r>
        <w:rPr>
          <w:rFonts w:ascii="Times New Roman" w:hAnsi="Times New Roman" w:cs="Times New Roman"/>
          <w:szCs w:val="21"/>
        </w:rPr>
        <w:t>R.</w:t>
      </w:r>
      <w:r>
        <w:rPr>
          <w:rFonts w:ascii="Times New Roman" w:hAnsi="Times New Roman" w:cs="Times New Roman"/>
          <w:spacing w:val="16"/>
          <w:szCs w:val="21"/>
        </w:rPr>
        <w:t xml:space="preserve"> </w:t>
      </w:r>
      <w:r>
        <w:rPr>
          <w:rFonts w:ascii="Times New Roman" w:hAnsi="Times New Roman" w:cs="Times New Roman"/>
          <w:szCs w:val="21"/>
        </w:rPr>
        <w:t>E.</w:t>
      </w:r>
      <w:r>
        <w:rPr>
          <w:rFonts w:ascii="Times New Roman" w:hAnsi="Times New Roman" w:cs="Times New Roman"/>
          <w:spacing w:val="16"/>
          <w:szCs w:val="21"/>
        </w:rPr>
        <w:t xml:space="preserve"> </w:t>
      </w:r>
      <w:r>
        <w:rPr>
          <w:rFonts w:ascii="Times New Roman" w:hAnsi="Times New Roman" w:cs="Times New Roman"/>
          <w:szCs w:val="21"/>
        </w:rPr>
        <w:t>Banchs,</w:t>
      </w:r>
      <w:r>
        <w:rPr>
          <w:rFonts w:ascii="Times New Roman" w:hAnsi="Times New Roman" w:cs="Times New Roman"/>
          <w:spacing w:val="1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18"/>
          <w:szCs w:val="21"/>
        </w:rPr>
        <w:t xml:space="preserve"> </w:t>
      </w:r>
      <w:r>
        <w:rPr>
          <w:rFonts w:ascii="Times New Roman" w:hAnsi="Times New Roman" w:cs="Times New Roman"/>
          <w:szCs w:val="21"/>
        </w:rPr>
        <w:t>M.</w:t>
      </w:r>
      <w:r>
        <w:rPr>
          <w:rFonts w:ascii="Times New Roman" w:hAnsi="Times New Roman" w:cs="Times New Roman"/>
          <w:spacing w:val="16"/>
          <w:szCs w:val="21"/>
        </w:rPr>
        <w:t xml:space="preserve"> </w:t>
      </w:r>
      <w:r>
        <w:rPr>
          <w:rFonts w:ascii="Times New Roman" w:hAnsi="Times New Roman" w:cs="Times New Roman"/>
          <w:szCs w:val="21"/>
        </w:rPr>
        <w:t>Henderson.</w:t>
      </w:r>
      <w:r>
        <w:rPr>
          <w:rFonts w:ascii="Times New Roman" w:hAnsi="Times New Roman" w:cs="Times New Roman"/>
          <w:spacing w:val="21"/>
          <w:szCs w:val="21"/>
        </w:rPr>
        <w:t xml:space="preserve"> </w:t>
      </w:r>
      <w:r>
        <w:rPr>
          <w:rFonts w:ascii="Times New Roman" w:hAnsi="Times New Roman" w:cs="Times New Roman"/>
          <w:szCs w:val="21"/>
        </w:rPr>
        <w:t>The</w:t>
      </w:r>
      <w:r>
        <w:rPr>
          <w:rFonts w:ascii="Times New Roman" w:hAnsi="Times New Roman" w:cs="Times New Roman"/>
          <w:spacing w:val="16"/>
          <w:szCs w:val="21"/>
        </w:rPr>
        <w:t xml:space="preserve"> </w:t>
      </w:r>
      <w:r>
        <w:rPr>
          <w:rFonts w:ascii="Times New Roman" w:hAnsi="Times New Roman" w:cs="Times New Roman"/>
          <w:szCs w:val="21"/>
        </w:rPr>
        <w:t>fou</w:t>
      </w:r>
      <w:r>
        <w:rPr>
          <w:rFonts w:ascii="Times New Roman" w:hAnsi="Times New Roman" w:cs="Times New Roman"/>
          <w:spacing w:val="4"/>
          <w:szCs w:val="21"/>
        </w:rPr>
        <w:t>r</w:t>
      </w:r>
      <w:r>
        <w:rPr>
          <w:rFonts w:ascii="Times New Roman" w:hAnsi="Times New Roman" w:cs="Times New Roman"/>
          <w:szCs w:val="21"/>
        </w:rPr>
        <w:t>th</w:t>
      </w:r>
      <w:r>
        <w:rPr>
          <w:rFonts w:ascii="Times New Roman" w:hAnsi="Times New Roman" w:cs="Times New Roman"/>
          <w:spacing w:val="1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6"/>
          <w:szCs w:val="21"/>
        </w:rPr>
        <w:t xml:space="preserve"> </w:t>
      </w:r>
      <w:r>
        <w:rPr>
          <w:rFonts w:ascii="Times New Roman" w:hAnsi="Times New Roman" w:cs="Times New Roman"/>
          <w:szCs w:val="21"/>
        </w:rPr>
        <w:t>state</w:t>
      </w:r>
      <w:r>
        <w:rPr>
          <w:rFonts w:ascii="Times New Roman" w:hAnsi="Times New Roman" w:cs="Times New Roman"/>
          <w:w w:val="99"/>
          <w:szCs w:val="21"/>
        </w:rPr>
        <w:t xml:space="preserve"> </w:t>
      </w:r>
      <w:r>
        <w:rPr>
          <w:rFonts w:ascii="Times New Roman" w:hAnsi="Times New Roman" w:cs="Times New Roman"/>
          <w:szCs w:val="21"/>
        </w:rPr>
        <w:t>tracking</w:t>
      </w:r>
      <w:r>
        <w:rPr>
          <w:rFonts w:ascii="Times New Roman" w:hAnsi="Times New Roman" w:cs="Times New Roman"/>
          <w:spacing w:val="19"/>
          <w:szCs w:val="21"/>
        </w:rPr>
        <w:t xml:space="preserve"> </w:t>
      </w:r>
      <w:r>
        <w:rPr>
          <w:rFonts w:ascii="Times New Roman" w:hAnsi="Times New Roman" w:cs="Times New Roman"/>
          <w:szCs w:val="21"/>
        </w:rPr>
        <w:t>challenge[C].</w:t>
      </w:r>
      <w:r>
        <w:rPr>
          <w:rFonts w:ascii="Times New Roman" w:hAnsi="Times New Roman" w:cs="Times New Roman"/>
          <w:spacing w:val="51"/>
          <w:szCs w:val="21"/>
        </w:rPr>
        <w:t xml:space="preserve"> </w:t>
      </w:r>
      <w:r>
        <w:rPr>
          <w:rFonts w:ascii="Times New Roman" w:hAnsi="Times New Roman" w:cs="Times New Roman"/>
          <w:szCs w:val="21"/>
        </w:rPr>
        <w:t>Proceedings</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19"/>
          <w:szCs w:val="21"/>
        </w:rPr>
        <w:t xml:space="preserve"> </w:t>
      </w:r>
      <w:r>
        <w:rPr>
          <w:rFonts w:ascii="Times New Roman" w:hAnsi="Times New Roman" w:cs="Times New Roman"/>
          <w:szCs w:val="21"/>
        </w:rPr>
        <w:t>the</w:t>
      </w:r>
      <w:r>
        <w:rPr>
          <w:rFonts w:ascii="Times New Roman" w:hAnsi="Times New Roman" w:cs="Times New Roman"/>
          <w:spacing w:val="19"/>
          <w:szCs w:val="21"/>
        </w:rPr>
        <w:t xml:space="preserve"> </w:t>
      </w:r>
      <w:r>
        <w:rPr>
          <w:rFonts w:ascii="Times New Roman" w:hAnsi="Times New Roman" w:cs="Times New Roman"/>
          <w:szCs w:val="21"/>
        </w:rPr>
        <w:t>7th</w:t>
      </w:r>
      <w:r>
        <w:rPr>
          <w:rFonts w:ascii="Times New Roman" w:hAnsi="Times New Roman" w:cs="Times New Roman"/>
          <w:spacing w:val="19"/>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9"/>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20"/>
          <w:szCs w:val="21"/>
        </w:rPr>
        <w:t xml:space="preserve"> </w:t>
      </w:r>
      <w:r>
        <w:rPr>
          <w:rFonts w:ascii="Times New Roman" w:hAnsi="Times New Roman" w:cs="Times New Roman"/>
          <w:szCs w:val="21"/>
        </w:rPr>
        <w:t>on</w:t>
      </w:r>
      <w:r>
        <w:rPr>
          <w:rFonts w:ascii="Times New Roman" w:hAnsi="Times New Roman" w:cs="Times New Roman"/>
          <w:spacing w:val="19"/>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Systems</w:t>
      </w:r>
      <w:r>
        <w:rPr>
          <w:rFonts w:ascii="Times New Roman" w:hAnsi="Times New Roman" w:cs="Times New Roman"/>
          <w:spacing w:val="-11"/>
          <w:szCs w:val="21"/>
        </w:rPr>
        <w:t xml:space="preserve"> </w:t>
      </w:r>
      <w:r>
        <w:rPr>
          <w:rFonts w:ascii="Times New Roman" w:hAnsi="Times New Roman" w:cs="Times New Roman"/>
          <w:szCs w:val="21"/>
        </w:rPr>
        <w:t>(IWSDS).</w:t>
      </w:r>
      <w:r>
        <w:rPr>
          <w:rFonts w:ascii="Times New Roman" w:hAnsi="Times New Roman" w:cs="Times New Roman"/>
          <w:spacing w:val="-11"/>
          <w:szCs w:val="21"/>
        </w:rPr>
        <w:t xml:space="preserve"> </w:t>
      </w:r>
      <w:r>
        <w:rPr>
          <w:rFonts w:ascii="Times New Roman" w:hAnsi="Times New Roman" w:cs="Times New Roman"/>
          <w:szCs w:val="21"/>
        </w:rPr>
        <w:t>2016</w:t>
      </w:r>
    </w:p>
    <w:p w:rsidR="000A3AD4" w:rsidRDefault="000A3AD4" w:rsidP="000A3AD4">
      <w:pPr>
        <w:spacing w:before="5"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7" w:name="_bookmark162"/>
      <w:bookmarkEnd w:id="417"/>
      <w:r>
        <w:rPr>
          <w:rFonts w:ascii="Times New Roman" w:hAnsi="Times New Roman" w:cs="Times New Roman"/>
          <w:szCs w:val="21"/>
        </w:rPr>
        <w:t>[43]</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2"/>
          <w:szCs w:val="21"/>
        </w:rPr>
        <w:t xml:space="preserve"> </w:t>
      </w:r>
      <w:r>
        <w:rPr>
          <w:rFonts w:ascii="Times New Roman" w:hAnsi="Times New Roman" w:cs="Times New Roman"/>
          <w:szCs w:val="21"/>
        </w:rPr>
        <w:t>Henderson,</w:t>
      </w:r>
      <w:r>
        <w:rPr>
          <w:rFonts w:ascii="Times New Roman" w:hAnsi="Times New Roman" w:cs="Times New Roman"/>
          <w:spacing w:val="-10"/>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Thomson,</w:t>
      </w:r>
      <w:r>
        <w:rPr>
          <w:rFonts w:ascii="Times New Roman" w:hAnsi="Times New Roman" w:cs="Times New Roman"/>
          <w:spacing w:val="-10"/>
          <w:szCs w:val="21"/>
        </w:rPr>
        <w:t xml:space="preserve"> </w:t>
      </w:r>
      <w:r>
        <w:rPr>
          <w:rFonts w:ascii="Times New Roman" w:hAnsi="Times New Roman" w:cs="Times New Roman"/>
          <w:szCs w:val="21"/>
        </w:rPr>
        <w:t>S.</w:t>
      </w:r>
      <w:r>
        <w:rPr>
          <w:rFonts w:ascii="Times New Roman" w:hAnsi="Times New Roman" w:cs="Times New Roman"/>
          <w:spacing w:val="-12"/>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4"/>
          <w:szCs w:val="21"/>
        </w:rPr>
        <w:t xml:space="preserve"> </w:t>
      </w:r>
      <w:r>
        <w:rPr>
          <w:rFonts w:ascii="Times New Roman" w:hAnsi="Times New Roman" w:cs="Times New Roman"/>
          <w:szCs w:val="21"/>
        </w:rPr>
        <w:t>Deep</w:t>
      </w:r>
      <w:r>
        <w:rPr>
          <w:rFonts w:ascii="Times New Roman" w:hAnsi="Times New Roman" w:cs="Times New Roman"/>
          <w:spacing w:val="-12"/>
          <w:szCs w:val="21"/>
        </w:rPr>
        <w:t xml:space="preserve"> </w:t>
      </w:r>
      <w:r>
        <w:rPr>
          <w:rFonts w:ascii="Times New Roman" w:hAnsi="Times New Roman" w:cs="Times New Roman"/>
          <w:szCs w:val="21"/>
        </w:rPr>
        <w:t>neural</w:t>
      </w:r>
      <w:r>
        <w:rPr>
          <w:rFonts w:ascii="Times New Roman" w:hAnsi="Times New Roman" w:cs="Times New Roman"/>
          <w:spacing w:val="-12"/>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12"/>
          <w:szCs w:val="21"/>
        </w:rPr>
        <w:t xml:space="preserve"> </w:t>
      </w:r>
      <w:r>
        <w:rPr>
          <w:rFonts w:ascii="Times New Roman" w:hAnsi="Times New Roman" w:cs="Times New Roman"/>
          <w:szCs w:val="21"/>
        </w:rPr>
        <w:t>approach</w:t>
      </w:r>
      <w:r>
        <w:rPr>
          <w:rFonts w:ascii="Times New Roman" w:hAnsi="Times New Roman" w:cs="Times New Roman"/>
          <w:spacing w:val="-12"/>
          <w:szCs w:val="21"/>
        </w:rPr>
        <w:t xml:space="preserve"> </w:t>
      </w:r>
      <w:r>
        <w:rPr>
          <w:rFonts w:ascii="Times New Roman" w:hAnsi="Times New Roman" w:cs="Times New Roman"/>
          <w:szCs w:val="21"/>
        </w:rPr>
        <w:t>for</w:t>
      </w:r>
      <w:r>
        <w:rPr>
          <w:rFonts w:ascii="Times New Roman" w:hAnsi="Times New Roman" w:cs="Times New Roman"/>
          <w:spacing w:val="-12"/>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2"/>
          <w:szCs w:val="21"/>
        </w:rPr>
        <w:t xml:space="preserve"> </w:t>
      </w:r>
      <w:r>
        <w:rPr>
          <w:rFonts w:ascii="Times New Roman" w:hAnsi="Times New Roman" w:cs="Times New Roman"/>
          <w:szCs w:val="21"/>
        </w:rPr>
        <w:t>state</w:t>
      </w:r>
      <w:r>
        <w:rPr>
          <w:rFonts w:ascii="Times New Roman" w:hAnsi="Times New Roman" w:cs="Times New Roman"/>
          <w:spacing w:val="-12"/>
          <w:szCs w:val="21"/>
        </w:rPr>
        <w:t xml:space="preserve"> </w:t>
      </w:r>
      <w:r>
        <w:rPr>
          <w:rFonts w:ascii="Times New Roman" w:hAnsi="Times New Roman" w:cs="Times New Roman"/>
          <w:szCs w:val="21"/>
        </w:rPr>
        <w:t>track-</w:t>
      </w:r>
      <w:r>
        <w:rPr>
          <w:rFonts w:ascii="Times New Roman" w:hAnsi="Times New Roman" w:cs="Times New Roman"/>
          <w:w w:val="99"/>
          <w:szCs w:val="21"/>
        </w:rPr>
        <w:t xml:space="preserve"> </w:t>
      </w:r>
      <w:r>
        <w:rPr>
          <w:rFonts w:ascii="Times New Roman" w:hAnsi="Times New Roman" w:cs="Times New Roman"/>
          <w:szCs w:val="21"/>
        </w:rPr>
        <w:t>ing</w:t>
      </w:r>
      <w:r>
        <w:rPr>
          <w:rFonts w:ascii="Times New Roman" w:hAnsi="Times New Roman" w:cs="Times New Roman"/>
          <w:spacing w:val="-8"/>
          <w:szCs w:val="21"/>
        </w:rPr>
        <w:t xml:space="preserve"> </w:t>
      </w:r>
      <w:r>
        <w:rPr>
          <w:rFonts w:ascii="Times New Roman" w:hAnsi="Times New Roman" w:cs="Times New Roman"/>
          <w:szCs w:val="21"/>
        </w:rPr>
        <w:t>challenge[C].</w:t>
      </w:r>
      <w:r>
        <w:rPr>
          <w:rFonts w:ascii="Times New Roman" w:hAnsi="Times New Roman" w:cs="Times New Roman"/>
          <w:spacing w:val="12"/>
          <w:szCs w:val="21"/>
        </w:rPr>
        <w:t xml:space="preserve"> </w:t>
      </w:r>
      <w:r>
        <w:rPr>
          <w:rFonts w:ascii="Times New Roman" w:hAnsi="Times New Roman" w:cs="Times New Roman"/>
          <w:szCs w:val="21"/>
        </w:rPr>
        <w:t>Proceedings</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SIGDIAL</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Conference.</w:t>
      </w:r>
      <w:r>
        <w:rPr>
          <w:rFonts w:ascii="Times New Roman" w:hAnsi="Times New Roman" w:cs="Times New Roman"/>
          <w:spacing w:val="-7"/>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467–471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18" w:name="_bookmark163"/>
      <w:bookmarkEnd w:id="418"/>
      <w:r>
        <w:rPr>
          <w:rFonts w:ascii="Times New Roman" w:hAnsi="Times New Roman" w:cs="Times New Roman"/>
          <w:szCs w:val="21"/>
        </w:rPr>
        <w:t xml:space="preserve">[44]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pacing w:val="-3"/>
          <w:szCs w:val="21"/>
        </w:rPr>
        <w:t>P</w:t>
      </w:r>
      <w:r>
        <w:rPr>
          <w:rFonts w:ascii="Times New Roman" w:hAnsi="Times New Roman" w:cs="Times New Roman"/>
          <w:szCs w:val="21"/>
        </w:rPr>
        <w:t>aek.</w:t>
      </w:r>
      <w:r>
        <w:rPr>
          <w:rFonts w:ascii="Times New Roman" w:hAnsi="Times New Roman" w:cs="Times New Roman"/>
          <w:spacing w:val="15"/>
          <w:szCs w:val="21"/>
        </w:rPr>
        <w:t xml:space="preserve"> </w:t>
      </w:r>
      <w:r>
        <w:rPr>
          <w:rFonts w:ascii="Times New Roman" w:hAnsi="Times New Roman" w:cs="Times New Roman"/>
          <w:szCs w:val="21"/>
        </w:rPr>
        <w:t>Reinforcement</w:t>
      </w:r>
      <w:r>
        <w:rPr>
          <w:rFonts w:ascii="Times New Roman" w:hAnsi="Times New Roman" w:cs="Times New Roman"/>
          <w:spacing w:val="-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5"/>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6"/>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Comparing</w:t>
      </w:r>
      <w:r>
        <w:rPr>
          <w:rFonts w:ascii="Times New Roman" w:hAnsi="Times New Roman" w:cs="Times New Roman"/>
          <w:spacing w:val="-6"/>
          <w:szCs w:val="21"/>
        </w:rPr>
        <w:t xml:space="preserve"> </w:t>
      </w:r>
      <w:r>
        <w:rPr>
          <w:rFonts w:ascii="Times New Roman" w:hAnsi="Times New Roman" w:cs="Times New Roman"/>
          <w:szCs w:val="21"/>
        </w:rPr>
        <w:t>strengths</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5"/>
          <w:szCs w:val="21"/>
        </w:rPr>
        <w:t xml:space="preserve"> </w:t>
      </w:r>
      <w:r>
        <w:rPr>
          <w:rFonts w:ascii="Times New Roman" w:hAnsi="Times New Roman" w:cs="Times New Roman"/>
          <w:spacing w:val="-9"/>
          <w:szCs w:val="21"/>
        </w:rPr>
        <w:t>w</w:t>
      </w:r>
      <w:r>
        <w:rPr>
          <w:rFonts w:ascii="Times New Roman" w:hAnsi="Times New Roman" w:cs="Times New Roman"/>
          <w:szCs w:val="21"/>
        </w:rPr>
        <w:t>eak-</w:t>
      </w:r>
      <w:r>
        <w:rPr>
          <w:rFonts w:ascii="Times New Roman" w:hAnsi="Times New Roman" w:cs="Times New Roman"/>
          <w:w w:val="99"/>
          <w:szCs w:val="21"/>
        </w:rPr>
        <w:t xml:space="preserve"> </w:t>
      </w:r>
      <w:r>
        <w:rPr>
          <w:rFonts w:ascii="Times New Roman" w:hAnsi="Times New Roman" w:cs="Times New Roman"/>
          <w:szCs w:val="21"/>
        </w:rPr>
        <w:t>nesses</w:t>
      </w:r>
      <w:r>
        <w:rPr>
          <w:rFonts w:ascii="Times New Roman" w:hAnsi="Times New Roman" w:cs="Times New Roman"/>
          <w:spacing w:val="-9"/>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practical</w:t>
      </w:r>
      <w:r>
        <w:rPr>
          <w:rFonts w:ascii="Times New Roman" w:hAnsi="Times New Roman" w:cs="Times New Roman"/>
          <w:spacing w:val="-9"/>
          <w:szCs w:val="21"/>
        </w:rPr>
        <w:t xml:space="preserve"> </w:t>
      </w:r>
      <w:r>
        <w:rPr>
          <w:rFonts w:ascii="Times New Roman" w:hAnsi="Times New Roman" w:cs="Times New Roman"/>
          <w:szCs w:val="21"/>
        </w:rPr>
        <w:t>depl</w:t>
      </w:r>
      <w:r>
        <w:rPr>
          <w:rFonts w:ascii="Times New Roman" w:hAnsi="Times New Roman" w:cs="Times New Roman"/>
          <w:spacing w:val="-11"/>
          <w:szCs w:val="21"/>
        </w:rPr>
        <w:t>o</w:t>
      </w:r>
      <w:r>
        <w:rPr>
          <w:rFonts w:ascii="Times New Roman" w:hAnsi="Times New Roman" w:cs="Times New Roman"/>
          <w:szCs w:val="21"/>
        </w:rPr>
        <w:t>yment[C].</w:t>
      </w:r>
      <w:r>
        <w:rPr>
          <w:rFonts w:ascii="Times New Roman" w:hAnsi="Times New Roman" w:cs="Times New Roman"/>
          <w:spacing w:val="10"/>
          <w:szCs w:val="21"/>
        </w:rPr>
        <w:t xml:space="preserve"> </w:t>
      </w:r>
      <w:r>
        <w:rPr>
          <w:rFonts w:ascii="Times New Roman" w:hAnsi="Times New Roman" w:cs="Times New Roman"/>
          <w:szCs w:val="21"/>
        </w:rPr>
        <w:t>Proc.</w:t>
      </w:r>
      <w:r>
        <w:rPr>
          <w:rFonts w:ascii="Times New Roman" w:hAnsi="Times New Roman" w:cs="Times New Roman"/>
          <w:spacing w:val="-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g-on-Dial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9"/>
          <w:szCs w:val="21"/>
        </w:rPr>
        <w:t xml:space="preserve"> </w:t>
      </w:r>
      <w:r>
        <w:rPr>
          <w:rFonts w:ascii="Times New Roman" w:hAnsi="Times New Roman" w:cs="Times New Roman"/>
          <w:szCs w:val="21"/>
        </w:rPr>
        <w:t>Interspeech.</w:t>
      </w:r>
      <w:r>
        <w:rPr>
          <w:rFonts w:ascii="Times New Roman" w:hAnsi="Times New Roman" w:cs="Times New Roman"/>
          <w:spacing w:val="-9"/>
          <w:szCs w:val="21"/>
        </w:rPr>
        <w:t xml:space="preserve"> </w:t>
      </w:r>
      <w:r>
        <w:rPr>
          <w:rFonts w:ascii="Times New Roman" w:hAnsi="Times New Roman" w:cs="Times New Roman"/>
          <w:szCs w:val="21"/>
        </w:rPr>
        <w:t>2006</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171" w:lineRule="auto"/>
        <w:ind w:left="687" w:right="304" w:hanging="466"/>
        <w:jc w:val="both"/>
        <w:rPr>
          <w:rFonts w:ascii="Times New Roman" w:hAnsi="Times New Roman" w:cs="Times New Roman"/>
          <w:szCs w:val="21"/>
        </w:rPr>
      </w:pPr>
      <w:bookmarkStart w:id="419" w:name="_bookmark164"/>
      <w:bookmarkEnd w:id="419"/>
      <w:r>
        <w:rPr>
          <w:rFonts w:ascii="Times New Roman" w:hAnsi="Times New Roman" w:cs="Times New Roman"/>
          <w:szCs w:val="21"/>
        </w:rPr>
        <w:t>[45]</w:t>
      </w:r>
      <w:r>
        <w:rPr>
          <w:rFonts w:ascii="Times New Roman" w:hAnsi="Times New Roman" w:cs="Times New Roman"/>
          <w:spacing w:val="47"/>
          <w:szCs w:val="21"/>
        </w:rPr>
        <w:t xml:space="preserve"> </w:t>
      </w:r>
      <w:r>
        <w:rPr>
          <w:rFonts w:ascii="Times New Roman" w:eastAsia="Arial Unicode MS" w:hAnsi="Times New Roman" w:cs="Times New Roman"/>
          <w:spacing w:val="5"/>
          <w:szCs w:val="21"/>
        </w:rPr>
        <w:t>俞</w:t>
      </w:r>
      <w:r>
        <w:rPr>
          <w:rFonts w:ascii="Times New Roman" w:eastAsia="Arial Unicode MS" w:hAnsi="Times New Roman" w:cs="Times New Roman"/>
          <w:szCs w:val="21"/>
        </w:rPr>
        <w:t>凯</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陈</w:t>
      </w:r>
      <w:r>
        <w:rPr>
          <w:rFonts w:ascii="Times New Roman" w:eastAsia="Arial Unicode MS" w:hAnsi="Times New Roman" w:cs="Times New Roman"/>
          <w:szCs w:val="21"/>
        </w:rPr>
        <w:t>露</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陈</w:t>
      </w:r>
      <w:r>
        <w:rPr>
          <w:rFonts w:ascii="Times New Roman" w:eastAsia="Arial Unicode MS" w:hAnsi="Times New Roman" w:cs="Times New Roman"/>
          <w:szCs w:val="21"/>
        </w:rPr>
        <w:t>博</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孙</w:t>
      </w:r>
      <w:r>
        <w:rPr>
          <w:rFonts w:ascii="Times New Roman" w:eastAsia="Arial Unicode MS" w:hAnsi="Times New Roman" w:cs="Times New Roman"/>
          <w:szCs w:val="21"/>
        </w:rPr>
        <w:t>锴</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eastAsia="Arial Unicode MS" w:hAnsi="Times New Roman" w:cs="Times New Roman"/>
          <w:spacing w:val="5"/>
          <w:szCs w:val="21"/>
        </w:rPr>
        <w:t>朱</w:t>
      </w:r>
      <w:r>
        <w:rPr>
          <w:rFonts w:ascii="Times New Roman" w:eastAsia="Arial Unicode MS" w:hAnsi="Times New Roman" w:cs="Times New Roman"/>
          <w:szCs w:val="21"/>
        </w:rPr>
        <w:t>苏</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eastAsia="Arial Unicode MS" w:hAnsi="Times New Roman" w:cs="Times New Roman"/>
          <w:spacing w:val="5"/>
          <w:szCs w:val="21"/>
        </w:rPr>
        <w:t>任务型人机对话系统中的认知技</w:t>
      </w:r>
      <w:r>
        <w:rPr>
          <w:rFonts w:ascii="Times New Roman" w:eastAsia="Arial Unicode MS" w:hAnsi="Times New Roman" w:cs="Times New Roman"/>
          <w:spacing w:val="6"/>
          <w:szCs w:val="21"/>
        </w:rPr>
        <w:t>术</w:t>
      </w:r>
      <w:r>
        <w:rPr>
          <w:rFonts w:ascii="Times New Roman" w:eastAsia="Arial Unicode MS" w:hAnsi="Times New Roman" w:cs="Times New Roman"/>
          <w:szCs w:val="21"/>
        </w:rPr>
        <w:t>—</w:t>
      </w:r>
      <w:r>
        <w:rPr>
          <w:rFonts w:ascii="Times New Roman" w:eastAsia="Arial Unicode MS" w:hAnsi="Times New Roman" w:cs="Times New Roman"/>
          <w:spacing w:val="5"/>
          <w:szCs w:val="21"/>
        </w:rPr>
        <w:t>—</w:t>
      </w:r>
      <w:r>
        <w:rPr>
          <w:rFonts w:ascii="Times New Roman" w:eastAsia="Arial Unicode MS" w:hAnsi="Times New Roman" w:cs="Times New Roman"/>
          <w:spacing w:val="5"/>
          <w:szCs w:val="21"/>
        </w:rPr>
        <w:t>概</w:t>
      </w:r>
      <w:r>
        <w:rPr>
          <w:rFonts w:ascii="Times New Roman" w:eastAsia="Arial Unicode MS" w:hAnsi="Times New Roman" w:cs="Times New Roman"/>
          <w:szCs w:val="21"/>
        </w:rPr>
        <w:t>念</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进展及其</w:t>
      </w:r>
      <w:r>
        <w:rPr>
          <w:rFonts w:ascii="Times New Roman" w:eastAsia="Arial Unicode MS" w:hAnsi="Times New Roman" w:cs="Times New Roman"/>
          <w:szCs w:val="21"/>
        </w:rPr>
        <w:t>未</w:t>
      </w:r>
      <w:r>
        <w:rPr>
          <w:rFonts w:ascii="Times New Roman" w:eastAsia="Arial Unicode MS" w:hAnsi="Times New Roman" w:cs="Times New Roman"/>
          <w:w w:val="99"/>
          <w:szCs w:val="21"/>
        </w:rPr>
        <w:t xml:space="preserve"> </w:t>
      </w:r>
      <w:r>
        <w:rPr>
          <w:rFonts w:ascii="Times New Roman" w:eastAsia="Arial Unicode MS" w:hAnsi="Times New Roman" w:cs="Times New Roman"/>
          <w:spacing w:val="-1"/>
          <w:szCs w:val="21"/>
        </w:rPr>
        <w:t>来</w:t>
      </w:r>
      <w:r>
        <w:rPr>
          <w:rFonts w:ascii="Times New Roman" w:hAnsi="Times New Roman" w:cs="Times New Roman"/>
          <w:szCs w:val="21"/>
        </w:rPr>
        <w:t>[J].</w:t>
      </w:r>
      <w:r>
        <w:rPr>
          <w:rFonts w:ascii="Times New Roman" w:hAnsi="Times New Roman" w:cs="Times New Roman"/>
          <w:spacing w:val="8"/>
          <w:szCs w:val="21"/>
        </w:rPr>
        <w:t xml:space="preserve"> </w:t>
      </w:r>
      <w:r>
        <w:rPr>
          <w:rFonts w:ascii="Times New Roman" w:eastAsia="Arial Unicode MS" w:hAnsi="Times New Roman" w:cs="Times New Roman"/>
          <w:szCs w:val="21"/>
        </w:rPr>
        <w:t>计算机学</w:t>
      </w:r>
      <w:r>
        <w:rPr>
          <w:rFonts w:ascii="Times New Roman" w:eastAsia="Arial Unicode MS" w:hAnsi="Times New Roman" w:cs="Times New Roman"/>
          <w:spacing w:val="-1"/>
          <w:szCs w:val="21"/>
        </w:rPr>
        <w:t>报</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2015.</w:t>
      </w:r>
      <w:r>
        <w:rPr>
          <w:rFonts w:ascii="Times New Roman" w:hAnsi="Times New Roman" w:cs="Times New Roman"/>
          <w:spacing w:val="8"/>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8</w:t>
      </w:r>
      <w:r>
        <w:rPr>
          <w:rFonts w:ascii="Times New Roman" w:hAnsi="Times New Roman" w:cs="Times New Roman"/>
          <w:szCs w:val="21"/>
        </w:rPr>
        <w:t>(12)</w:t>
      </w:r>
      <w:r>
        <w:rPr>
          <w:rFonts w:ascii="Times New Roman" w:eastAsia="宋体" w:hAnsi="Times New Roman" w:cs="Times New Roman"/>
          <w:szCs w:val="21"/>
          <w:lang w:eastAsia="zh-CN"/>
        </w:rPr>
        <w:t>：</w:t>
      </w:r>
      <w:r>
        <w:rPr>
          <w:rFonts w:ascii="Times New Roman" w:hAnsi="Times New Roman" w:cs="Times New Roman"/>
          <w:szCs w:val="21"/>
        </w:rPr>
        <w:t>2333–2348</w:t>
      </w:r>
    </w:p>
    <w:p w:rsidR="000A3AD4" w:rsidRDefault="000A3AD4" w:rsidP="000A3AD4">
      <w:pPr>
        <w:spacing w:before="8" w:line="200" w:lineRule="exact"/>
        <w:rPr>
          <w:rFonts w:ascii="Times New Roman" w:hAnsi="Times New Roman" w:cs="Times New Roman"/>
          <w:szCs w:val="21"/>
        </w:rPr>
      </w:pPr>
    </w:p>
    <w:p w:rsidR="000A3AD4" w:rsidRDefault="000A3AD4" w:rsidP="000A3AD4">
      <w:pPr>
        <w:spacing w:line="260" w:lineRule="exact"/>
        <w:ind w:left="687" w:right="303" w:hanging="466"/>
        <w:jc w:val="both"/>
        <w:rPr>
          <w:rFonts w:ascii="Times New Roman" w:eastAsia="Lucida Console" w:hAnsi="Times New Roman" w:cs="Times New Roman"/>
          <w:szCs w:val="21"/>
        </w:rPr>
      </w:pPr>
      <w:bookmarkStart w:id="420" w:name="_bookmark165"/>
      <w:bookmarkEnd w:id="420"/>
      <w:r>
        <w:rPr>
          <w:rFonts w:ascii="Times New Roman" w:hAnsi="Times New Roman" w:cs="Times New Roman"/>
          <w:szCs w:val="21"/>
        </w:rPr>
        <w:t>[46]</w:t>
      </w:r>
      <w:r>
        <w:rPr>
          <w:rFonts w:ascii="Times New Roman" w:hAnsi="Times New Roman" w:cs="Times New Roman"/>
          <w:spacing w:val="6"/>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6"/>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6"/>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34"/>
          <w:szCs w:val="21"/>
        </w:rPr>
        <w:t xml:space="preserve"> </w:t>
      </w:r>
      <w:r>
        <w:rPr>
          <w:rFonts w:ascii="Times New Roman" w:hAnsi="Times New Roman" w:cs="Times New Roman"/>
          <w:szCs w:val="21"/>
        </w:rPr>
        <w:t>S.</w:t>
      </w:r>
      <w:r>
        <w:rPr>
          <w:rFonts w:ascii="Times New Roman" w:hAnsi="Times New Roman" w:cs="Times New Roman"/>
          <w:spacing w:val="28"/>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24"/>
          <w:szCs w:val="21"/>
        </w:rPr>
        <w:t xml:space="preserve"> </w:t>
      </w:r>
      <w:r>
        <w:rPr>
          <w:rFonts w:ascii="Times New Roman" w:hAnsi="Times New Roman" w:cs="Times New Roman"/>
          <w:szCs w:val="21"/>
        </w:rPr>
        <w:t>Scaling</w:t>
      </w:r>
      <w:r>
        <w:rPr>
          <w:rFonts w:ascii="Times New Roman" w:hAnsi="Times New Roman" w:cs="Times New Roman"/>
          <w:spacing w:val="27"/>
          <w:szCs w:val="21"/>
        </w:rPr>
        <w:t xml:space="preserve"> </w:t>
      </w:r>
      <w:r>
        <w:rPr>
          <w:rFonts w:ascii="Times New Roman" w:hAnsi="Times New Roman" w:cs="Times New Roman"/>
          <w:szCs w:val="21"/>
        </w:rPr>
        <w:t>Up</w:t>
      </w:r>
      <w:r>
        <w:rPr>
          <w:rFonts w:ascii="Times New Roman" w:hAnsi="Times New Roman" w:cs="Times New Roman"/>
          <w:spacing w:val="27"/>
          <w:szCs w:val="21"/>
        </w:rPr>
        <w:t xml:space="preserve"> </w:t>
      </w:r>
      <w:r>
        <w:rPr>
          <w:rFonts w:ascii="Times New Roman" w:hAnsi="Times New Roman" w:cs="Times New Roman"/>
          <w:szCs w:val="21"/>
        </w:rPr>
        <w:t>POMDPs</w:t>
      </w:r>
      <w:r>
        <w:rPr>
          <w:rFonts w:ascii="Times New Roman" w:hAnsi="Times New Roman" w:cs="Times New Roman"/>
          <w:spacing w:val="27"/>
          <w:szCs w:val="21"/>
        </w:rPr>
        <w:t xml:space="preserve"> </w:t>
      </w:r>
      <w:r>
        <w:rPr>
          <w:rFonts w:ascii="Times New Roman" w:hAnsi="Times New Roman" w:cs="Times New Roman"/>
          <w:szCs w:val="21"/>
        </w:rPr>
        <w:t>for</w:t>
      </w:r>
      <w:r>
        <w:rPr>
          <w:rFonts w:ascii="Times New Roman" w:hAnsi="Times New Roman" w:cs="Times New Roman"/>
          <w:spacing w:val="2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6"/>
          <w:szCs w:val="21"/>
        </w:rPr>
        <w:t xml:space="preserve"> </w:t>
      </w:r>
      <w:r>
        <w:rPr>
          <w:rFonts w:ascii="Times New Roman" w:hAnsi="Times New Roman" w:cs="Times New Roman"/>
          <w:szCs w:val="21"/>
        </w:rPr>
        <w:t>Management</w:t>
      </w:r>
      <w:r>
        <w:rPr>
          <w:rFonts w:ascii="Times New Roman" w:eastAsia="宋体" w:hAnsi="Times New Roman" w:cs="Times New Roman"/>
          <w:szCs w:val="21"/>
          <w:lang w:eastAsia="zh-CN"/>
        </w:rPr>
        <w:t>：</w:t>
      </w:r>
      <w:r>
        <w:rPr>
          <w:rFonts w:ascii="Times New Roman" w:hAnsi="Times New Roman" w:cs="Times New Roman"/>
          <w:spacing w:val="22"/>
          <w:szCs w:val="21"/>
        </w:rPr>
        <w:t xml:space="preserve"> </w:t>
      </w:r>
      <w:r>
        <w:rPr>
          <w:rFonts w:ascii="Times New Roman" w:hAnsi="Times New Roman" w:cs="Times New Roman"/>
          <w:szCs w:val="21"/>
        </w:rPr>
        <w:t>The</w:t>
      </w:r>
      <w:r>
        <w:rPr>
          <w:rFonts w:ascii="Times New Roman" w:hAnsi="Times New Roman" w:cs="Times New Roman"/>
          <w:spacing w:val="27"/>
          <w:szCs w:val="21"/>
        </w:rPr>
        <w:t xml:space="preserve"> </w:t>
      </w:r>
      <w:r>
        <w:rPr>
          <w:rFonts w:ascii="Times New Roman" w:eastAsia="宋体" w:hAnsi="Times New Roman" w:cs="Times New Roman"/>
          <w:szCs w:val="21"/>
          <w:lang w:eastAsia="zh-CN"/>
        </w:rPr>
        <w:t>”</w:t>
      </w:r>
      <w:r>
        <w:rPr>
          <w:rFonts w:ascii="Times New Roman" w:hAnsi="Times New Roman" w:cs="Times New Roman"/>
          <w:szCs w:val="21"/>
        </w:rPr>
        <w:t>Summa</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w w:val="99"/>
          <w:szCs w:val="21"/>
        </w:rPr>
        <w:t xml:space="preserve"> </w:t>
      </w:r>
      <w:r>
        <w:rPr>
          <w:rFonts w:ascii="Times New Roman" w:hAnsi="Times New Roman" w:cs="Times New Roman"/>
          <w:szCs w:val="21"/>
        </w:rPr>
        <w:t>POMDP</w:t>
      </w:r>
      <w:r>
        <w:rPr>
          <w:rFonts w:ascii="Times New Roman" w:eastAsia="宋体" w:hAnsi="Times New Roman" w:cs="Times New Roman"/>
          <w:szCs w:val="21"/>
          <w:lang w:eastAsia="zh-CN"/>
        </w:rPr>
        <w:t>”</w:t>
      </w:r>
      <w:r>
        <w:rPr>
          <w:rFonts w:ascii="Times New Roman" w:hAnsi="Times New Roman" w:cs="Times New Roman"/>
          <w:spacing w:val="17"/>
          <w:szCs w:val="21"/>
        </w:rPr>
        <w:t xml:space="preserve"> </w:t>
      </w:r>
      <w:r>
        <w:rPr>
          <w:rFonts w:ascii="Times New Roman" w:hAnsi="Times New Roman" w:cs="Times New Roman"/>
          <w:szCs w:val="21"/>
        </w:rPr>
        <w:t>Method[C].</w:t>
      </w:r>
      <w:r>
        <w:rPr>
          <w:rFonts w:ascii="Times New Roman" w:hAnsi="Times New Roman" w:cs="Times New Roman"/>
          <w:spacing w:val="44"/>
          <w:szCs w:val="21"/>
        </w:rPr>
        <w:t xml:space="preserve"> </w:t>
      </w:r>
      <w:r>
        <w:rPr>
          <w:rFonts w:ascii="Times New Roman" w:hAnsi="Times New Roman" w:cs="Times New Roman"/>
          <w:szCs w:val="21"/>
        </w:rPr>
        <w:t>Proc</w:t>
      </w:r>
      <w:r>
        <w:rPr>
          <w:rFonts w:ascii="Times New Roman" w:hAnsi="Times New Roman" w:cs="Times New Roman"/>
          <w:spacing w:val="17"/>
          <w:szCs w:val="21"/>
        </w:rPr>
        <w:t xml:space="preserve"> </w:t>
      </w:r>
      <w:r>
        <w:rPr>
          <w:rFonts w:ascii="Times New Roman" w:hAnsi="Times New Roman" w:cs="Times New Roman"/>
          <w:szCs w:val="21"/>
        </w:rPr>
        <w:t>IEEE</w:t>
      </w:r>
      <w:r>
        <w:rPr>
          <w:rFonts w:ascii="Times New Roman" w:hAnsi="Times New Roman" w:cs="Times New Roman"/>
          <w:spacing w:val="17"/>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17"/>
          <w:szCs w:val="21"/>
        </w:rPr>
        <w:t xml:space="preserve"> </w:t>
      </w:r>
      <w:r>
        <w:rPr>
          <w:rFonts w:ascii="Times New Roman" w:hAnsi="Times New Roman" w:cs="Times New Roman"/>
          <w:szCs w:val="21"/>
        </w:rPr>
        <w:t>on</w:t>
      </w:r>
      <w:r>
        <w:rPr>
          <w:rFonts w:ascii="Times New Roman" w:hAnsi="Times New Roman" w:cs="Times New Roman"/>
          <w:spacing w:val="18"/>
          <w:szCs w:val="21"/>
        </w:rPr>
        <w:t xml:space="preserve"> </w:t>
      </w:r>
      <w:r>
        <w:rPr>
          <w:rFonts w:ascii="Times New Roman" w:hAnsi="Times New Roman" w:cs="Times New Roman"/>
          <w:szCs w:val="21"/>
        </w:rPr>
        <w:t>Automatic</w:t>
      </w:r>
      <w:r>
        <w:rPr>
          <w:rFonts w:ascii="Times New Roman" w:hAnsi="Times New Roman" w:cs="Times New Roman"/>
          <w:spacing w:val="17"/>
          <w:szCs w:val="21"/>
        </w:rPr>
        <w:t xml:space="preserve"> </w:t>
      </w:r>
      <w:r>
        <w:rPr>
          <w:rFonts w:ascii="Times New Roman" w:hAnsi="Times New Roman" w:cs="Times New Roman"/>
          <w:szCs w:val="21"/>
        </w:rPr>
        <w:t>Speech</w:t>
      </w:r>
      <w:r>
        <w:rPr>
          <w:rFonts w:ascii="Times New Roman" w:hAnsi="Times New Roman" w:cs="Times New Roman"/>
          <w:spacing w:val="17"/>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17"/>
          <w:szCs w:val="21"/>
        </w:rPr>
        <w:t xml:space="preserve"> </w:t>
      </w:r>
      <w:r>
        <w:rPr>
          <w:rFonts w:ascii="Times New Roman" w:hAnsi="Times New Roman" w:cs="Times New Roman"/>
          <w:szCs w:val="21"/>
        </w:rPr>
        <w:t>and</w:t>
      </w:r>
      <w:r>
        <w:rPr>
          <w:rFonts w:ascii="Times New Roman" w:hAnsi="Times New Roman" w:cs="Times New Roman"/>
          <w:spacing w:val="17"/>
          <w:szCs w:val="21"/>
        </w:rPr>
        <w:t xml:space="preserve"> </w:t>
      </w:r>
      <w:r>
        <w:rPr>
          <w:rFonts w:ascii="Times New Roman" w:hAnsi="Times New Roman" w:cs="Times New Roman"/>
          <w:szCs w:val="21"/>
        </w:rPr>
        <w:t>Unde</w:t>
      </w:r>
      <w:r>
        <w:rPr>
          <w:rFonts w:ascii="Times New Roman" w:hAnsi="Times New Roman" w:cs="Times New Roman"/>
          <w:spacing w:val="-5"/>
          <w:szCs w:val="21"/>
        </w:rPr>
        <w:t>r</w:t>
      </w:r>
      <w:r>
        <w:rPr>
          <w:rFonts w:ascii="Times New Roman" w:hAnsi="Times New Roman" w:cs="Times New Roman"/>
          <w:szCs w:val="21"/>
        </w:rPr>
        <w:t>-</w:t>
      </w:r>
      <w:r>
        <w:rPr>
          <w:rFonts w:ascii="Times New Roman" w:hAnsi="Times New Roman" w:cs="Times New Roman"/>
          <w:w w:val="99"/>
          <w:szCs w:val="21"/>
        </w:rPr>
        <w:t xml:space="preserve"> </w:t>
      </w:r>
      <w:r>
        <w:rPr>
          <w:rFonts w:ascii="Times New Roman" w:hAnsi="Times New Roman" w:cs="Times New Roman"/>
          <w:szCs w:val="21"/>
        </w:rPr>
        <w:t>standing</w:t>
      </w:r>
      <w:r>
        <w:rPr>
          <w:rFonts w:ascii="Times New Roman" w:hAnsi="Times New Roman" w:cs="Times New Roman"/>
          <w:spacing w:val="26"/>
          <w:szCs w:val="21"/>
        </w:rPr>
        <w:t xml:space="preserve"> </w:t>
      </w:r>
      <w:r>
        <w:rPr>
          <w:rFonts w:ascii="Times New Roman" w:hAnsi="Times New Roman" w:cs="Times New Roman"/>
          <w:szCs w:val="21"/>
        </w:rPr>
        <w:t>(AS</w:t>
      </w:r>
      <w:r>
        <w:rPr>
          <w:rFonts w:ascii="Times New Roman" w:hAnsi="Times New Roman" w:cs="Times New Roman"/>
          <w:spacing w:val="-10"/>
          <w:szCs w:val="21"/>
        </w:rPr>
        <w:t>R</w:t>
      </w:r>
      <w:r>
        <w:rPr>
          <w:rFonts w:ascii="Times New Roman" w:hAnsi="Times New Roman" w:cs="Times New Roman"/>
          <w:szCs w:val="21"/>
        </w:rPr>
        <w:t>U),</w:t>
      </w:r>
      <w:r>
        <w:rPr>
          <w:rFonts w:ascii="Times New Roman" w:hAnsi="Times New Roman" w:cs="Times New Roman"/>
          <w:spacing w:val="26"/>
          <w:szCs w:val="21"/>
        </w:rPr>
        <w:t xml:space="preserve"> </w:t>
      </w:r>
      <w:r>
        <w:rPr>
          <w:rFonts w:ascii="Times New Roman" w:hAnsi="Times New Roman" w:cs="Times New Roman"/>
          <w:szCs w:val="21"/>
        </w:rPr>
        <w:t>San</w:t>
      </w:r>
      <w:r>
        <w:rPr>
          <w:rFonts w:ascii="Times New Roman" w:hAnsi="Times New Roman" w:cs="Times New Roman"/>
          <w:spacing w:val="26"/>
          <w:szCs w:val="21"/>
        </w:rPr>
        <w:t xml:space="preserve"> </w:t>
      </w:r>
      <w:r>
        <w:rPr>
          <w:rFonts w:ascii="Times New Roman" w:hAnsi="Times New Roman" w:cs="Times New Roman"/>
          <w:szCs w:val="21"/>
        </w:rPr>
        <w:t>Juan,</w:t>
      </w:r>
      <w:r>
        <w:rPr>
          <w:rFonts w:ascii="Times New Roman" w:hAnsi="Times New Roman" w:cs="Times New Roman"/>
          <w:spacing w:val="32"/>
          <w:szCs w:val="21"/>
        </w:rPr>
        <w:t xml:space="preserve"> </w:t>
      </w:r>
      <w:r>
        <w:rPr>
          <w:rFonts w:ascii="Times New Roman" w:hAnsi="Times New Roman" w:cs="Times New Roman"/>
          <w:szCs w:val="21"/>
        </w:rPr>
        <w:t>Pue</w:t>
      </w:r>
      <w:r>
        <w:rPr>
          <w:rFonts w:ascii="Times New Roman" w:hAnsi="Times New Roman" w:cs="Times New Roman"/>
          <w:spacing w:val="4"/>
          <w:szCs w:val="21"/>
        </w:rPr>
        <w:t>r</w:t>
      </w:r>
      <w:r>
        <w:rPr>
          <w:rFonts w:ascii="Times New Roman" w:hAnsi="Times New Roman" w:cs="Times New Roman"/>
          <w:szCs w:val="21"/>
        </w:rPr>
        <w:t>to</w:t>
      </w:r>
      <w:r>
        <w:rPr>
          <w:rFonts w:ascii="Times New Roman" w:hAnsi="Times New Roman" w:cs="Times New Roman"/>
          <w:spacing w:val="26"/>
          <w:szCs w:val="21"/>
        </w:rPr>
        <w:t xml:space="preserve"> </w:t>
      </w:r>
      <w:r>
        <w:rPr>
          <w:rFonts w:ascii="Times New Roman" w:hAnsi="Times New Roman" w:cs="Times New Roman"/>
          <w:szCs w:val="21"/>
        </w:rPr>
        <w:t>Rico,</w:t>
      </w:r>
      <w:r>
        <w:rPr>
          <w:rFonts w:ascii="Times New Roman" w:hAnsi="Times New Roman" w:cs="Times New Roman"/>
          <w:spacing w:val="32"/>
          <w:szCs w:val="21"/>
        </w:rPr>
        <w:t xml:space="preserve"> </w:t>
      </w:r>
      <w:r>
        <w:rPr>
          <w:rFonts w:ascii="Times New Roman" w:hAnsi="Times New Roman" w:cs="Times New Roman"/>
          <w:szCs w:val="21"/>
        </w:rPr>
        <w:t>USA.</w:t>
      </w:r>
      <w:r>
        <w:rPr>
          <w:rFonts w:ascii="Times New Roman" w:hAnsi="Times New Roman" w:cs="Times New Roman"/>
          <w:spacing w:val="26"/>
          <w:szCs w:val="21"/>
        </w:rPr>
        <w:t xml:space="preserve"> </w:t>
      </w:r>
      <w:r>
        <w:rPr>
          <w:rFonts w:ascii="Times New Roman" w:hAnsi="Times New Roman" w:cs="Times New Roman"/>
          <w:szCs w:val="21"/>
        </w:rPr>
        <w:t>2005.</w:t>
      </w:r>
      <w:r>
        <w:rPr>
          <w:rFonts w:ascii="Times New Roman" w:hAnsi="Times New Roman" w:cs="Times New Roman"/>
          <w:spacing w:val="7"/>
          <w:szCs w:val="21"/>
        </w:rPr>
        <w:t xml:space="preserve"> </w:t>
      </w:r>
      <w:r>
        <w:rPr>
          <w:rFonts w:ascii="Times New Roman" w:hAnsi="Times New Roman" w:cs="Times New Roman"/>
          <w:szCs w:val="21"/>
        </w:rPr>
        <w:t>URL</w:t>
      </w:r>
      <w:r>
        <w:rPr>
          <w:rFonts w:ascii="Times New Roman" w:hAnsi="Times New Roman" w:cs="Times New Roman"/>
          <w:spacing w:val="26"/>
          <w:szCs w:val="21"/>
        </w:rPr>
        <w:t xml:space="preserve"> </w:t>
      </w:r>
      <w:hyperlink r:id="rId11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//research.microsoft.</w:t>
        </w:r>
      </w:hyperlink>
      <w:r>
        <w:rPr>
          <w:rFonts w:ascii="Times New Roman" w:eastAsia="Lucida Console" w:hAnsi="Times New Roman" w:cs="Times New Roman"/>
          <w:w w:val="104"/>
          <w:szCs w:val="21"/>
        </w:rPr>
        <w:t xml:space="preserve"> </w:t>
      </w:r>
      <w:hyperlink r:id="rId117">
        <w:r>
          <w:rPr>
            <w:rFonts w:ascii="Times New Roman" w:eastAsia="Lucida Console" w:hAnsi="Times New Roman" w:cs="Times New Roman"/>
            <w:szCs w:val="21"/>
          </w:rPr>
          <w:t>com/apps/pubs/default.aspx?id=160937</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1" w:name="_bookmark166"/>
      <w:bookmarkEnd w:id="421"/>
      <w:r>
        <w:rPr>
          <w:rFonts w:ascii="Times New Roman" w:hAnsi="Times New Roman" w:cs="Times New Roman"/>
          <w:szCs w:val="21"/>
        </w:rPr>
        <w:t>[47]</w:t>
      </w:r>
      <w:r>
        <w:rPr>
          <w:rFonts w:ascii="Times New Roman" w:hAnsi="Times New Roman" w:cs="Times New Roman"/>
          <w:spacing w:val="3"/>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Lemon,</w:t>
      </w:r>
      <w:r>
        <w:rPr>
          <w:rFonts w:ascii="Times New Roman" w:hAnsi="Times New Roman" w:cs="Times New Roman"/>
          <w:spacing w:val="20"/>
          <w:szCs w:val="21"/>
        </w:rPr>
        <w:t xml:space="preserve"> </w:t>
      </w:r>
      <w:r>
        <w:rPr>
          <w:rFonts w:ascii="Times New Roman" w:hAnsi="Times New Roman" w:cs="Times New Roman"/>
          <w:szCs w:val="21"/>
        </w:rPr>
        <w:t>K.</w:t>
      </w:r>
      <w:r>
        <w:rPr>
          <w:rFonts w:ascii="Times New Roman" w:hAnsi="Times New Roman" w:cs="Times New Roman"/>
          <w:spacing w:val="14"/>
          <w:szCs w:val="21"/>
        </w:rPr>
        <w:t xml:space="preserve"> </w:t>
      </w:r>
      <w:r>
        <w:rPr>
          <w:rFonts w:ascii="Times New Roman" w:hAnsi="Times New Roman" w:cs="Times New Roman"/>
          <w:szCs w:val="21"/>
        </w:rPr>
        <w:t>Geo</w:t>
      </w:r>
      <w:r>
        <w:rPr>
          <w:rFonts w:ascii="Times New Roman" w:hAnsi="Times New Roman" w:cs="Times New Roman"/>
          <w:spacing w:val="-5"/>
          <w:szCs w:val="21"/>
        </w:rPr>
        <w:t>r</w:t>
      </w:r>
      <w:r>
        <w:rPr>
          <w:rFonts w:ascii="Times New Roman" w:hAnsi="Times New Roman" w:cs="Times New Roman"/>
          <w:szCs w:val="21"/>
        </w:rPr>
        <w:t>gila,</w:t>
      </w:r>
      <w:r>
        <w:rPr>
          <w:rFonts w:ascii="Times New Roman" w:hAnsi="Times New Roman" w:cs="Times New Roman"/>
          <w:spacing w:val="1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Henderson.</w:t>
      </w:r>
      <w:r>
        <w:rPr>
          <w:rFonts w:ascii="Times New Roman" w:hAnsi="Times New Roman" w:cs="Times New Roman"/>
          <w:spacing w:val="34"/>
          <w:szCs w:val="21"/>
        </w:rPr>
        <w:t xml:space="preserve"> </w:t>
      </w:r>
      <w:r>
        <w:rPr>
          <w:rFonts w:ascii="Times New Roman" w:hAnsi="Times New Roman" w:cs="Times New Roman"/>
          <w:szCs w:val="21"/>
        </w:rPr>
        <w:t>E</w:t>
      </w:r>
      <w:r>
        <w:rPr>
          <w:rFonts w:ascii="Times New Roman" w:hAnsi="Times New Roman" w:cs="Times New Roman"/>
          <w:spacing w:val="-7"/>
          <w:szCs w:val="21"/>
        </w:rPr>
        <w:t>v</w:t>
      </w:r>
      <w:r>
        <w:rPr>
          <w:rFonts w:ascii="Times New Roman" w:hAnsi="Times New Roman" w:cs="Times New Roman"/>
          <w:szCs w:val="21"/>
        </w:rPr>
        <w:t>aluating</w:t>
      </w:r>
      <w:r>
        <w:rPr>
          <w:rFonts w:ascii="Times New Roman" w:hAnsi="Times New Roman" w:cs="Times New Roman"/>
          <w:spacing w:val="15"/>
          <w:szCs w:val="21"/>
        </w:rPr>
        <w:t xml:space="preserve"> </w:t>
      </w:r>
      <w:r>
        <w:rPr>
          <w:rFonts w:ascii="Times New Roman" w:hAnsi="Times New Roman" w:cs="Times New Roman"/>
          <w:szCs w:val="21"/>
        </w:rPr>
        <w:t>e</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eness</w:t>
      </w:r>
      <w:r>
        <w:rPr>
          <w:rFonts w:ascii="Times New Roman" w:hAnsi="Times New Roman" w:cs="Times New Roman"/>
          <w:spacing w:val="14"/>
          <w:szCs w:val="21"/>
        </w:rPr>
        <w:t xml:space="preserve"> </w:t>
      </w:r>
      <w:r>
        <w:rPr>
          <w:rFonts w:ascii="Times New Roman" w:hAnsi="Times New Roman" w:cs="Times New Roman"/>
          <w:szCs w:val="21"/>
        </w:rPr>
        <w:t>and</w:t>
      </w:r>
      <w:r>
        <w:rPr>
          <w:rFonts w:ascii="Times New Roman" w:hAnsi="Times New Roman" w:cs="Times New Roman"/>
          <w:spacing w:val="15"/>
          <w:szCs w:val="21"/>
        </w:rPr>
        <w:t xml:space="preserve"> </w:t>
      </w:r>
      <w:r>
        <w:rPr>
          <w:rFonts w:ascii="Times New Roman" w:hAnsi="Times New Roman" w:cs="Times New Roman"/>
          <w:szCs w:val="21"/>
        </w:rPr>
        <w:t>po</w:t>
      </w:r>
      <w:r>
        <w:rPr>
          <w:rFonts w:ascii="Times New Roman" w:hAnsi="Times New Roman" w:cs="Times New Roman"/>
          <w:spacing w:val="4"/>
          <w:szCs w:val="21"/>
        </w:rPr>
        <w:t>r</w:t>
      </w:r>
      <w:r>
        <w:rPr>
          <w:rFonts w:ascii="Times New Roman" w:hAnsi="Times New Roman" w:cs="Times New Roman"/>
          <w:szCs w:val="21"/>
        </w:rPr>
        <w:t>tability</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reinforce-</w:t>
      </w:r>
      <w:r>
        <w:rPr>
          <w:rFonts w:ascii="Times New Roman" w:hAnsi="Times New Roman" w:cs="Times New Roman"/>
          <w:w w:val="99"/>
          <w:szCs w:val="21"/>
        </w:rPr>
        <w:t xml:space="preserve"> </w:t>
      </w:r>
      <w:r>
        <w:rPr>
          <w:rFonts w:ascii="Times New Roman" w:hAnsi="Times New Roman" w:cs="Times New Roman"/>
          <w:szCs w:val="21"/>
        </w:rPr>
        <w:t>ment</w:t>
      </w:r>
      <w:r>
        <w:rPr>
          <w:rFonts w:ascii="Times New Roman" w:hAnsi="Times New Roman" w:cs="Times New Roman"/>
          <w:spacing w:val="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ned</w:t>
      </w:r>
      <w:r>
        <w:rPr>
          <w:rFonts w:ascii="Times New Roman" w:hAnsi="Times New Roman" w:cs="Times New Roman"/>
          <w:spacing w:val="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7"/>
          <w:szCs w:val="21"/>
        </w:rPr>
        <w:t xml:space="preserve"> </w:t>
      </w:r>
      <w:r>
        <w:rPr>
          <w:rFonts w:ascii="Times New Roman" w:hAnsi="Times New Roman" w:cs="Times New Roman"/>
          <w:szCs w:val="21"/>
        </w:rPr>
        <w:t>strat</w:t>
      </w:r>
      <w:r>
        <w:rPr>
          <w:rFonts w:ascii="Times New Roman" w:hAnsi="Times New Roman" w:cs="Times New Roman"/>
          <w:spacing w:val="-3"/>
          <w:szCs w:val="21"/>
        </w:rPr>
        <w:t>e</w:t>
      </w:r>
      <w:r>
        <w:rPr>
          <w:rFonts w:ascii="Times New Roman" w:hAnsi="Times New Roman" w:cs="Times New Roman"/>
          <w:szCs w:val="21"/>
        </w:rPr>
        <w:t>gies</w:t>
      </w:r>
      <w:r>
        <w:rPr>
          <w:rFonts w:ascii="Times New Roman" w:hAnsi="Times New Roman" w:cs="Times New Roman"/>
          <w:spacing w:val="6"/>
          <w:szCs w:val="21"/>
        </w:rPr>
        <w:t xml:space="preserve"> </w:t>
      </w:r>
      <w:r>
        <w:rPr>
          <w:rFonts w:ascii="Times New Roman" w:hAnsi="Times New Roman" w:cs="Times New Roman"/>
          <w:szCs w:val="21"/>
        </w:rPr>
        <w:t>with</w:t>
      </w:r>
      <w:r>
        <w:rPr>
          <w:rFonts w:ascii="Times New Roman" w:hAnsi="Times New Roman" w:cs="Times New Roman"/>
          <w:spacing w:val="6"/>
          <w:szCs w:val="21"/>
        </w:rPr>
        <w:t xml:space="preserve"> </w:t>
      </w:r>
      <w:r>
        <w:rPr>
          <w:rFonts w:ascii="Times New Roman" w:hAnsi="Times New Roman" w:cs="Times New Roman"/>
          <w:szCs w:val="21"/>
        </w:rPr>
        <w:t>real</w:t>
      </w:r>
      <w:r>
        <w:rPr>
          <w:rFonts w:ascii="Times New Roman" w:hAnsi="Times New Roman" w:cs="Times New Roman"/>
          <w:spacing w:val="7"/>
          <w:szCs w:val="21"/>
        </w:rPr>
        <w:t xml:space="preserve"> </w:t>
      </w:r>
      <w:r>
        <w:rPr>
          <w:rFonts w:ascii="Times New Roman" w:hAnsi="Times New Roman" w:cs="Times New Roman"/>
          <w:szCs w:val="21"/>
        </w:rPr>
        <w:t>users</w:t>
      </w:r>
      <w:r>
        <w:rPr>
          <w:rFonts w:ascii="Times New Roman" w:eastAsia="宋体" w:hAnsi="Times New Roman" w:cs="Times New Roman"/>
          <w:szCs w:val="21"/>
          <w:lang w:eastAsia="zh-CN"/>
        </w:rPr>
        <w:t>：</w:t>
      </w:r>
      <w:r>
        <w:rPr>
          <w:rFonts w:ascii="Times New Roman" w:hAnsi="Times New Roman" w:cs="Times New Roman"/>
          <w:spacing w:val="34"/>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pacing w:val="-21"/>
          <w:szCs w:val="21"/>
        </w:rPr>
        <w:t>T</w:t>
      </w:r>
      <w:r>
        <w:rPr>
          <w:rFonts w:ascii="Times New Roman" w:hAnsi="Times New Roman" w:cs="Times New Roman"/>
          <w:szCs w:val="21"/>
        </w:rPr>
        <w:t>ALK</w:t>
      </w:r>
      <w:r>
        <w:rPr>
          <w:rFonts w:ascii="Times New Roman" w:hAnsi="Times New Roman" w:cs="Times New Roman"/>
          <w:spacing w:val="6"/>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zCs w:val="21"/>
        </w:rPr>
        <w:t>wnInfo</w:t>
      </w:r>
      <w:r>
        <w:rPr>
          <w:rFonts w:ascii="Times New Roman" w:hAnsi="Times New Roman" w:cs="Times New Roman"/>
          <w:spacing w:val="6"/>
          <w:szCs w:val="21"/>
        </w:rPr>
        <w:t xml:space="preserve"> </w:t>
      </w:r>
      <w:r>
        <w:rPr>
          <w:rFonts w:ascii="Times New Roman" w:hAnsi="Times New Roman" w:cs="Times New Roman"/>
          <w:spacing w:val="-7"/>
          <w:szCs w:val="21"/>
        </w:rPr>
        <w:t>ev</w:t>
      </w:r>
      <w:r>
        <w:rPr>
          <w:rFonts w:ascii="Times New Roman" w:hAnsi="Times New Roman" w:cs="Times New Roman"/>
          <w:szCs w:val="21"/>
        </w:rPr>
        <w:t>aluation[C].</w:t>
      </w:r>
      <w:r>
        <w:rPr>
          <w:rFonts w:ascii="Times New Roman" w:hAnsi="Times New Roman" w:cs="Times New Roman"/>
          <w:spacing w:val="5"/>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w w:val="99"/>
          <w:szCs w:val="21"/>
        </w:rPr>
        <w:t xml:space="preserve"> </w:t>
      </w:r>
      <w:r>
        <w:rPr>
          <w:rFonts w:ascii="Times New Roman" w:hAnsi="Times New Roman" w:cs="Times New Roman"/>
          <w:szCs w:val="21"/>
        </w:rPr>
        <w:t>Language</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9"/>
          <w:szCs w:val="21"/>
        </w:rPr>
        <w:t xml:space="preserve"> </w:t>
      </w:r>
      <w:r>
        <w:rPr>
          <w:rFonts w:ascii="Times New Roman" w:hAnsi="Times New Roman" w:cs="Times New Roman"/>
          <w:szCs w:val="21"/>
        </w:rPr>
        <w:t>2006.</w:t>
      </w:r>
      <w:r>
        <w:rPr>
          <w:rFonts w:ascii="Times New Roman" w:hAnsi="Times New Roman" w:cs="Times New Roman"/>
          <w:spacing w:val="-8"/>
          <w:szCs w:val="21"/>
        </w:rPr>
        <w:t xml:space="preserve"> </w:t>
      </w:r>
      <w:r>
        <w:rPr>
          <w:rFonts w:ascii="Times New Roman" w:hAnsi="Times New Roman" w:cs="Times New Roman"/>
          <w:szCs w:val="21"/>
        </w:rPr>
        <w:t>IEEE.</w:t>
      </w:r>
      <w:r>
        <w:rPr>
          <w:rFonts w:ascii="Times New Roman" w:hAnsi="Times New Roman" w:cs="Times New Roman"/>
          <w:spacing w:val="-8"/>
          <w:szCs w:val="21"/>
        </w:rPr>
        <w:t xml:space="preserve"> </w:t>
      </w:r>
      <w:r>
        <w:rPr>
          <w:rFonts w:ascii="Times New Roman" w:hAnsi="Times New Roman" w:cs="Times New Roman"/>
          <w:szCs w:val="21"/>
        </w:rPr>
        <w:t>IEEE,</w:t>
      </w:r>
      <w:r>
        <w:rPr>
          <w:rFonts w:ascii="Times New Roman" w:hAnsi="Times New Roman" w:cs="Times New Roman"/>
          <w:spacing w:val="-9"/>
          <w:szCs w:val="21"/>
        </w:rPr>
        <w:t xml:space="preserve"> </w:t>
      </w:r>
      <w:r>
        <w:rPr>
          <w:rFonts w:ascii="Times New Roman" w:hAnsi="Times New Roman" w:cs="Times New Roman"/>
          <w:szCs w:val="21"/>
        </w:rPr>
        <w:t>2006,</w:t>
      </w:r>
      <w:r>
        <w:rPr>
          <w:rFonts w:ascii="Times New Roman" w:hAnsi="Times New Roman" w:cs="Times New Roman"/>
          <w:spacing w:val="-8"/>
          <w:szCs w:val="21"/>
        </w:rPr>
        <w:t xml:space="preserve"> </w:t>
      </w:r>
      <w:r>
        <w:rPr>
          <w:rFonts w:ascii="Times New Roman" w:hAnsi="Times New Roman" w:cs="Times New Roman"/>
          <w:szCs w:val="21"/>
        </w:rPr>
        <w:t>178–181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2" w:name="_bookmark167"/>
      <w:bookmarkEnd w:id="422"/>
      <w:r>
        <w:rPr>
          <w:rFonts w:ascii="Times New Roman" w:hAnsi="Times New Roman" w:cs="Times New Roman"/>
          <w:szCs w:val="21"/>
        </w:rPr>
        <w:t>[48]</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12"/>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7"/>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Schatzmann,</w:t>
      </w:r>
      <w:r>
        <w:rPr>
          <w:rFonts w:ascii="Times New Roman" w:hAnsi="Times New Roman" w:cs="Times New Roman"/>
          <w:spacing w:val="17"/>
          <w:szCs w:val="21"/>
        </w:rPr>
        <w:t xml:space="preserve"> </w:t>
      </w:r>
      <w:r>
        <w:rPr>
          <w:rFonts w:ascii="Times New Roman" w:hAnsi="Times New Roman" w:cs="Times New Roman"/>
          <w:szCs w:val="21"/>
        </w:rPr>
        <w:t>K.</w:t>
      </w:r>
      <w:r>
        <w:rPr>
          <w:rFonts w:ascii="Times New Roman" w:hAnsi="Times New Roman" w:cs="Times New Roman"/>
          <w:spacing w:val="13"/>
          <w:szCs w:val="21"/>
        </w:rPr>
        <w:t xml:space="preserve"> </w:t>
      </w:r>
      <w:r>
        <w:rPr>
          <w:rFonts w:ascii="Times New Roman" w:hAnsi="Times New Roman" w:cs="Times New Roman"/>
          <w:spacing w:val="-22"/>
          <w:szCs w:val="21"/>
        </w:rPr>
        <w:t>W</w:t>
      </w:r>
      <w:r>
        <w:rPr>
          <w:rFonts w:ascii="Times New Roman" w:hAnsi="Times New Roman" w:cs="Times New Roman"/>
          <w:szCs w:val="21"/>
        </w:rPr>
        <w:t>eilhamme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H.</w:t>
      </w:r>
      <w:r>
        <w:rPr>
          <w:rFonts w:ascii="Times New Roman" w:hAnsi="Times New Roman" w:cs="Times New Roman"/>
          <w:spacing w:val="13"/>
          <w:szCs w:val="21"/>
        </w:rPr>
        <w:t xml:space="preserve"> </w:t>
      </w:r>
      <w:r>
        <w:rPr>
          <w:rFonts w:ascii="Times New Roman" w:hAnsi="Times New Roman" w:cs="Times New Roman"/>
          <w:spacing w:val="-35"/>
          <w:szCs w:val="21"/>
        </w:rPr>
        <w:t>Y</w:t>
      </w:r>
      <w:r>
        <w:rPr>
          <w:rFonts w:ascii="Times New Roman" w:hAnsi="Times New Roman" w:cs="Times New Roman"/>
          <w:szCs w:val="21"/>
        </w:rPr>
        <w:t>e.</w:t>
      </w:r>
      <w:r>
        <w:rPr>
          <w:rFonts w:ascii="Times New Roman" w:hAnsi="Times New Roman" w:cs="Times New Roman"/>
          <w:spacing w:val="26"/>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hidden</w:t>
      </w:r>
      <w:r>
        <w:rPr>
          <w:rFonts w:ascii="Times New Roman" w:hAnsi="Times New Roman" w:cs="Times New Roman"/>
          <w:spacing w:val="13"/>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w:t>
      </w:r>
      <w:r>
        <w:rPr>
          <w:rFonts w:ascii="Times New Roman" w:hAnsi="Times New Roman" w:cs="Times New Roman"/>
          <w:spacing w:val="13"/>
          <w:szCs w:val="21"/>
        </w:rPr>
        <w:t xml:space="preserve"> </w:t>
      </w:r>
      <w:r>
        <w:rPr>
          <w:rFonts w:ascii="Times New Roman" w:hAnsi="Times New Roman" w:cs="Times New Roman"/>
          <w:szCs w:val="21"/>
        </w:rPr>
        <w:t>state</w:t>
      </w:r>
      <w:r>
        <w:rPr>
          <w:rFonts w:ascii="Times New Roman" w:hAnsi="Times New Roman" w:cs="Times New Roman"/>
          <w:spacing w:val="12"/>
          <w:szCs w:val="21"/>
        </w:rPr>
        <w:t xml:space="preserve"> </w:t>
      </w:r>
      <w:r>
        <w:rPr>
          <w:rFonts w:ascii="Times New Roman" w:hAnsi="Times New Roman" w:cs="Times New Roman"/>
          <w:szCs w:val="21"/>
        </w:rPr>
        <w:t>approach</w:t>
      </w:r>
      <w:r>
        <w:rPr>
          <w:rFonts w:ascii="Times New Roman" w:hAnsi="Times New Roman" w:cs="Times New Roman"/>
          <w:spacing w:val="13"/>
          <w:szCs w:val="21"/>
        </w:rPr>
        <w:t xml:space="preserve"> </w:t>
      </w:r>
      <w:r>
        <w:rPr>
          <w:rFonts w:ascii="Times New Roman" w:hAnsi="Times New Roman" w:cs="Times New Roman"/>
          <w:szCs w:val="21"/>
        </w:rPr>
        <w:t>to</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
          <w:szCs w:val="21"/>
        </w:rPr>
        <w:t xml:space="preserve"> </w:t>
      </w:r>
      <w:r>
        <w:rPr>
          <w:rFonts w:ascii="Times New Roman" w:hAnsi="Times New Roman" w:cs="Times New Roman"/>
          <w:szCs w:val="21"/>
        </w:rPr>
        <w:t>management[C].</w:t>
      </w:r>
      <w:r>
        <w:rPr>
          <w:rFonts w:ascii="Times New Roman" w:hAnsi="Times New Roman" w:cs="Times New Roman"/>
          <w:spacing w:val="36"/>
          <w:szCs w:val="21"/>
        </w:rPr>
        <w:t xml:space="preserve"> </w:t>
      </w:r>
      <w:r>
        <w:rPr>
          <w:rFonts w:ascii="Times New Roman" w:hAnsi="Times New Roman" w:cs="Times New Roman"/>
          <w:szCs w:val="21"/>
        </w:rPr>
        <w:t>Acoustics,</w:t>
      </w:r>
      <w:r>
        <w:rPr>
          <w:rFonts w:ascii="Times New Roman" w:hAnsi="Times New Roman" w:cs="Times New Roman"/>
          <w:spacing w:val="2"/>
          <w:szCs w:val="21"/>
        </w:rPr>
        <w:t xml:space="preserve"> </w:t>
      </w:r>
      <w:r>
        <w:rPr>
          <w:rFonts w:ascii="Times New Roman" w:hAnsi="Times New Roman" w:cs="Times New Roman"/>
          <w:szCs w:val="21"/>
        </w:rPr>
        <w:t>Speech and</w:t>
      </w:r>
      <w:r>
        <w:rPr>
          <w:rFonts w:ascii="Times New Roman" w:hAnsi="Times New Roman" w:cs="Times New Roman"/>
          <w:spacing w:val="-1"/>
          <w:szCs w:val="21"/>
        </w:rPr>
        <w:t xml:space="preserve"> </w:t>
      </w:r>
      <w:r>
        <w:rPr>
          <w:rFonts w:ascii="Times New Roman" w:hAnsi="Times New Roman" w:cs="Times New Roman"/>
          <w:szCs w:val="21"/>
        </w:rPr>
        <w:t>Signal Processing,</w:t>
      </w:r>
      <w:r>
        <w:rPr>
          <w:rFonts w:ascii="Times New Roman" w:hAnsi="Times New Roman" w:cs="Times New Roman"/>
          <w:spacing w:val="2"/>
          <w:szCs w:val="21"/>
        </w:rPr>
        <w:t xml:space="preserve"> </w:t>
      </w:r>
      <w:r>
        <w:rPr>
          <w:rFonts w:ascii="Times New Roman" w:hAnsi="Times New Roman" w:cs="Times New Roman"/>
          <w:szCs w:val="21"/>
        </w:rPr>
        <w:t>2007. ICASSP</w:t>
      </w:r>
      <w:r>
        <w:rPr>
          <w:rFonts w:ascii="Times New Roman" w:hAnsi="Times New Roman" w:cs="Times New Roman"/>
          <w:spacing w:val="-1"/>
          <w:szCs w:val="21"/>
        </w:rPr>
        <w:t xml:space="preserve"> </w:t>
      </w:r>
      <w:r>
        <w:rPr>
          <w:rFonts w:ascii="Times New Roman" w:hAnsi="Times New Roman" w:cs="Times New Roman"/>
          <w:szCs w:val="21"/>
        </w:rPr>
        <w:t>2007. IEEE</w:t>
      </w:r>
      <w:r>
        <w:rPr>
          <w:rFonts w:ascii="Times New Roman" w:hAnsi="Times New Roman" w:cs="Times New Roman"/>
          <w:w w:val="99"/>
          <w:szCs w:val="21"/>
        </w:rPr>
        <w:t xml:space="preserve"> </w:t>
      </w:r>
      <w:r>
        <w:rPr>
          <w:rFonts w:ascii="Times New Roman" w:hAnsi="Times New Roman" w:cs="Times New Roman"/>
          <w:szCs w:val="21"/>
        </w:rPr>
        <w:t>Inte</w:t>
      </w:r>
      <w:r>
        <w:rPr>
          <w:rFonts w:ascii="Times New Roman" w:hAnsi="Times New Roman" w:cs="Times New Roman"/>
          <w:spacing w:val="3"/>
          <w:szCs w:val="21"/>
        </w:rPr>
        <w:t>r</w:t>
      </w:r>
      <w:r>
        <w:rPr>
          <w:rFonts w:ascii="Times New Roman" w:hAnsi="Times New Roman" w:cs="Times New Roman"/>
          <w:szCs w:val="21"/>
        </w:rPr>
        <w:t>national</w:t>
      </w:r>
      <w:r>
        <w:rPr>
          <w:rFonts w:ascii="Times New Roman" w:hAnsi="Times New Roman" w:cs="Times New Roman"/>
          <w:spacing w:val="-8"/>
          <w:szCs w:val="21"/>
        </w:rPr>
        <w:t xml:space="preserve"> </w:t>
      </w:r>
      <w:r>
        <w:rPr>
          <w:rFonts w:ascii="Times New Roman" w:hAnsi="Times New Roman" w:cs="Times New Roman"/>
          <w:szCs w:val="21"/>
        </w:rPr>
        <w:t>Conference</w:t>
      </w:r>
      <w:r>
        <w:rPr>
          <w:rFonts w:ascii="Times New Roman" w:hAnsi="Times New Roman" w:cs="Times New Roman"/>
          <w:spacing w:val="-7"/>
          <w:szCs w:val="21"/>
        </w:rPr>
        <w:t xml:space="preserve"> </w:t>
      </w:r>
      <w:r>
        <w:rPr>
          <w:rFonts w:ascii="Times New Roman" w:hAnsi="Times New Roman" w:cs="Times New Roman"/>
          <w:szCs w:val="21"/>
        </w:rPr>
        <w:t>on,</w:t>
      </w:r>
      <w:r>
        <w:rPr>
          <w:rFonts w:ascii="Times New Roman" w:hAnsi="Times New Roman" w:cs="Times New Roman"/>
          <w:spacing w:val="-7"/>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7"/>
          <w:szCs w:val="21"/>
        </w:rPr>
        <w:t xml:space="preserve"> </w:t>
      </w:r>
      <w:r>
        <w:rPr>
          <w:rFonts w:ascii="Times New Roman" w:hAnsi="Times New Roman" w:cs="Times New Roman"/>
          <w:szCs w:val="21"/>
        </w:rPr>
        <w:t>4.</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2007,</w:t>
      </w:r>
      <w:r>
        <w:rPr>
          <w:rFonts w:ascii="Times New Roman" w:hAnsi="Times New Roman" w:cs="Times New Roman"/>
          <w:spacing w:val="-8"/>
          <w:szCs w:val="21"/>
        </w:rPr>
        <w:t xml:space="preserve"> </w:t>
      </w:r>
      <w:r>
        <w:rPr>
          <w:rFonts w:ascii="Times New Roman" w:hAnsi="Times New Roman" w:cs="Times New Roman"/>
          <w:szCs w:val="21"/>
        </w:rPr>
        <w:t>IV–149</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3" w:name="_bookmark168"/>
      <w:bookmarkEnd w:id="423"/>
      <w:r>
        <w:rPr>
          <w:rFonts w:ascii="Times New Roman" w:hAnsi="Times New Roman" w:cs="Times New Roman"/>
          <w:szCs w:val="21"/>
        </w:rPr>
        <w:t>[49]</w:t>
      </w:r>
      <w:r>
        <w:rPr>
          <w:rFonts w:ascii="Times New Roman" w:hAnsi="Times New Roman" w:cs="Times New Roman"/>
          <w:spacing w:val="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Thomson,</w:t>
      </w:r>
      <w:r>
        <w:rPr>
          <w:rFonts w:ascii="Times New Roman" w:hAnsi="Times New Roman" w:cs="Times New Roman"/>
          <w:spacing w:val="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Schatzmann,</w:t>
      </w:r>
      <w:r>
        <w:rPr>
          <w:rFonts w:ascii="Times New Roman" w:hAnsi="Times New Roman" w:cs="Times New Roman"/>
          <w:spacing w:val="8"/>
          <w:szCs w:val="21"/>
        </w:rPr>
        <w:t xml:space="preserve"> </w:t>
      </w:r>
      <w:r>
        <w:rPr>
          <w:rFonts w:ascii="Times New Roman" w:hAnsi="Times New Roman" w:cs="Times New Roman"/>
          <w:szCs w:val="21"/>
        </w:rPr>
        <w:t>S.</w:t>
      </w:r>
      <w:r>
        <w:rPr>
          <w:rFonts w:ascii="Times New Roman" w:hAnsi="Times New Roman" w:cs="Times New Roman"/>
          <w:spacing w:val="6"/>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3"/>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6"/>
          <w:szCs w:val="21"/>
        </w:rPr>
        <w:t xml:space="preserve"> </w:t>
      </w:r>
      <w:r>
        <w:rPr>
          <w:rFonts w:ascii="Times New Roman" w:hAnsi="Times New Roman" w:cs="Times New Roman"/>
          <w:szCs w:val="21"/>
        </w:rPr>
        <w:t>update</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6"/>
          <w:szCs w:val="21"/>
        </w:rPr>
        <w:t xml:space="preserve"> </w:t>
      </w:r>
      <w:r>
        <w:rPr>
          <w:rFonts w:ascii="Times New Roman" w:hAnsi="Times New Roman" w:cs="Times New Roman"/>
          <w:szCs w:val="21"/>
        </w:rPr>
        <w:t>state</w:t>
      </w:r>
      <w:r>
        <w:rPr>
          <w:rFonts w:ascii="Times New Roman" w:hAnsi="Times New Roman" w:cs="Times New Roman"/>
          <w:spacing w:val="6"/>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ro</w:t>
      </w:r>
      <w:r>
        <w:rPr>
          <w:rFonts w:ascii="Times New Roman" w:hAnsi="Times New Roman" w:cs="Times New Roman"/>
          <w:spacing w:val="1"/>
          <w:szCs w:val="21"/>
        </w:rPr>
        <w:t>b</w:t>
      </w:r>
      <w:r>
        <w:rPr>
          <w:rFonts w:ascii="Times New Roman" w:hAnsi="Times New Roman" w:cs="Times New Roman"/>
          <w:szCs w:val="21"/>
        </w:rPr>
        <w:t>ust</w:t>
      </w:r>
      <w:r>
        <w:rPr>
          <w:rFonts w:ascii="Times New Roman" w:hAnsi="Times New Roman" w:cs="Times New Roman"/>
          <w:spacing w:val="7"/>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systems[C].</w:t>
      </w:r>
      <w:r>
        <w:rPr>
          <w:rFonts w:ascii="Times New Roman" w:hAnsi="Times New Roman" w:cs="Times New Roman"/>
          <w:spacing w:val="2"/>
          <w:szCs w:val="21"/>
        </w:rPr>
        <w:t xml:space="preserve"> </w:t>
      </w:r>
      <w:r>
        <w:rPr>
          <w:rFonts w:ascii="Times New Roman" w:hAnsi="Times New Roman" w:cs="Times New Roman"/>
          <w:szCs w:val="21"/>
        </w:rPr>
        <w:t>Acoustics,</w:t>
      </w:r>
      <w:r>
        <w:rPr>
          <w:rFonts w:ascii="Times New Roman" w:hAnsi="Times New Roman" w:cs="Times New Roman"/>
          <w:spacing w:val="-12"/>
          <w:szCs w:val="21"/>
        </w:rPr>
        <w:t xml:space="preserve"> </w:t>
      </w:r>
      <w:r>
        <w:rPr>
          <w:rFonts w:ascii="Times New Roman" w:hAnsi="Times New Roman" w:cs="Times New Roman"/>
          <w:szCs w:val="21"/>
        </w:rPr>
        <w:t>Speech</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Signal</w:t>
      </w:r>
      <w:r>
        <w:rPr>
          <w:rFonts w:ascii="Times New Roman" w:hAnsi="Times New Roman" w:cs="Times New Roman"/>
          <w:spacing w:val="-13"/>
          <w:szCs w:val="21"/>
        </w:rPr>
        <w:t xml:space="preserve"> </w:t>
      </w:r>
      <w:r>
        <w:rPr>
          <w:rFonts w:ascii="Times New Roman" w:hAnsi="Times New Roman" w:cs="Times New Roman"/>
          <w:szCs w:val="21"/>
        </w:rPr>
        <w:t>Processing,</w:t>
      </w:r>
      <w:r>
        <w:rPr>
          <w:rFonts w:ascii="Times New Roman" w:hAnsi="Times New Roman" w:cs="Times New Roman"/>
          <w:spacing w:val="-12"/>
          <w:szCs w:val="21"/>
        </w:rPr>
        <w:t xml:space="preserve"> </w:t>
      </w:r>
      <w:r>
        <w:rPr>
          <w:rFonts w:ascii="Times New Roman" w:hAnsi="Times New Roman" w:cs="Times New Roman"/>
          <w:szCs w:val="21"/>
        </w:rPr>
        <w:t>2008.</w:t>
      </w:r>
      <w:r>
        <w:rPr>
          <w:rFonts w:ascii="Times New Roman" w:hAnsi="Times New Roman" w:cs="Times New Roman"/>
          <w:spacing w:val="-13"/>
          <w:szCs w:val="21"/>
        </w:rPr>
        <w:t xml:space="preserve"> </w:t>
      </w:r>
      <w:r>
        <w:rPr>
          <w:rFonts w:ascii="Times New Roman" w:hAnsi="Times New Roman" w:cs="Times New Roman"/>
          <w:szCs w:val="21"/>
        </w:rPr>
        <w:t>ICASSP</w:t>
      </w:r>
      <w:r>
        <w:rPr>
          <w:rFonts w:ascii="Times New Roman" w:hAnsi="Times New Roman" w:cs="Times New Roman"/>
          <w:spacing w:val="-14"/>
          <w:szCs w:val="21"/>
        </w:rPr>
        <w:t xml:space="preserve"> </w:t>
      </w:r>
      <w:r>
        <w:rPr>
          <w:rFonts w:ascii="Times New Roman" w:hAnsi="Times New Roman" w:cs="Times New Roman"/>
          <w:szCs w:val="21"/>
        </w:rPr>
        <w:t>2008.</w:t>
      </w:r>
      <w:r>
        <w:rPr>
          <w:rFonts w:ascii="Times New Roman" w:hAnsi="Times New Roman" w:cs="Times New Roman"/>
          <w:spacing w:val="-13"/>
          <w:szCs w:val="21"/>
        </w:rPr>
        <w:t xml:space="preserve"> </w:t>
      </w:r>
      <w:r>
        <w:rPr>
          <w:rFonts w:ascii="Times New Roman" w:hAnsi="Times New Roman" w:cs="Times New Roman"/>
          <w:szCs w:val="21"/>
        </w:rPr>
        <w:t>IEEE</w:t>
      </w:r>
      <w:r>
        <w:rPr>
          <w:rFonts w:ascii="Times New Roman" w:hAnsi="Times New Roman" w:cs="Times New Roman"/>
          <w:spacing w:val="-13"/>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w w:val="99"/>
          <w:szCs w:val="21"/>
        </w:rPr>
        <w:t xml:space="preserve"> </w:t>
      </w:r>
      <w:r>
        <w:rPr>
          <w:rFonts w:ascii="Times New Roman" w:hAnsi="Times New Roman" w:cs="Times New Roman"/>
          <w:szCs w:val="21"/>
        </w:rPr>
        <w:t>Conference</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IEEE,</w:t>
      </w:r>
      <w:r>
        <w:rPr>
          <w:rFonts w:ascii="Times New Roman" w:hAnsi="Times New Roman" w:cs="Times New Roman"/>
          <w:spacing w:val="-9"/>
          <w:szCs w:val="21"/>
        </w:rPr>
        <w:t xml:space="preserve"> </w:t>
      </w:r>
      <w:r>
        <w:rPr>
          <w:rFonts w:ascii="Times New Roman" w:hAnsi="Times New Roman" w:cs="Times New Roman"/>
          <w:szCs w:val="21"/>
        </w:rPr>
        <w:t>2008,</w:t>
      </w:r>
      <w:r>
        <w:rPr>
          <w:rFonts w:ascii="Times New Roman" w:hAnsi="Times New Roman" w:cs="Times New Roman"/>
          <w:spacing w:val="-9"/>
          <w:szCs w:val="21"/>
        </w:rPr>
        <w:t xml:space="preserve"> </w:t>
      </w:r>
      <w:r>
        <w:rPr>
          <w:rFonts w:ascii="Times New Roman" w:hAnsi="Times New Roman" w:cs="Times New Roman"/>
          <w:szCs w:val="21"/>
        </w:rPr>
        <w:t>4937–4940</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4" w:name="_bookmark169"/>
      <w:bookmarkEnd w:id="424"/>
      <w:r>
        <w:rPr>
          <w:rFonts w:ascii="Times New Roman" w:hAnsi="Times New Roman" w:cs="Times New Roman"/>
          <w:szCs w:val="21"/>
        </w:rPr>
        <w:t>[50]</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47"/>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best</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4"/>
          <w:szCs w:val="21"/>
        </w:rPr>
        <w:t xml:space="preserve"> </w:t>
      </w:r>
      <w:r>
        <w:rPr>
          <w:rFonts w:ascii="Times New Roman" w:hAnsi="Times New Roman" w:cs="Times New Roman"/>
          <w:szCs w:val="21"/>
        </w:rPr>
        <w:t>both</w:t>
      </w:r>
      <w:r>
        <w:rPr>
          <w:rFonts w:ascii="Times New Roman" w:hAnsi="Times New Roman" w:cs="Times New Roman"/>
          <w:spacing w:val="5"/>
          <w:szCs w:val="21"/>
        </w:rPr>
        <w:t xml:space="preserve"> </w:t>
      </w:r>
      <w:r>
        <w:rPr>
          <w:rFonts w:ascii="Times New Roman" w:hAnsi="Times New Roman" w:cs="Times New Roman"/>
          <w:spacing w:val="-10"/>
          <w:szCs w:val="21"/>
        </w:rPr>
        <w:t>w</w:t>
      </w:r>
      <w:r>
        <w:rPr>
          <w:rFonts w:ascii="Times New Roman" w:hAnsi="Times New Roman" w:cs="Times New Roman"/>
          <w:szCs w:val="21"/>
        </w:rPr>
        <w:t>orlds</w:t>
      </w:r>
      <w:r>
        <w:rPr>
          <w:rFonts w:ascii="Times New Roman" w:eastAsia="宋体" w:hAnsi="Times New Roman" w:cs="Times New Roman"/>
          <w:szCs w:val="21"/>
          <w:lang w:eastAsia="zh-CN"/>
        </w:rPr>
        <w:t>：</w:t>
      </w:r>
      <w:r>
        <w:rPr>
          <w:rFonts w:ascii="Times New Roman" w:hAnsi="Times New Roman" w:cs="Times New Roman"/>
          <w:spacing w:val="28"/>
          <w:szCs w:val="21"/>
        </w:rPr>
        <w:t xml:space="preserve"> </w:t>
      </w:r>
      <w:r>
        <w:rPr>
          <w:rFonts w:ascii="Times New Roman" w:hAnsi="Times New Roman" w:cs="Times New Roman"/>
          <w:szCs w:val="21"/>
        </w:rPr>
        <w:t>unifying</w:t>
      </w:r>
      <w:r>
        <w:rPr>
          <w:rFonts w:ascii="Times New Roman" w:hAnsi="Times New Roman" w:cs="Times New Roman"/>
          <w:spacing w:val="4"/>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entional</w:t>
      </w:r>
      <w:r>
        <w:rPr>
          <w:rFonts w:ascii="Times New Roman" w:hAnsi="Times New Roman" w:cs="Times New Roman"/>
          <w:spacing w:val="4"/>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4"/>
          <w:szCs w:val="21"/>
        </w:rPr>
        <w:t xml:space="preserve"> </w:t>
      </w:r>
      <w:r>
        <w:rPr>
          <w:rFonts w:ascii="Times New Roman" w:hAnsi="Times New Roman" w:cs="Times New Roman"/>
          <w:szCs w:val="21"/>
        </w:rPr>
        <w:t>systems</w:t>
      </w:r>
      <w:r>
        <w:rPr>
          <w:rFonts w:ascii="Times New Roman" w:hAnsi="Times New Roman" w:cs="Times New Roman"/>
          <w:spacing w:val="4"/>
          <w:szCs w:val="21"/>
        </w:rPr>
        <w:t xml:space="preserve"> </w:t>
      </w:r>
      <w:r>
        <w:rPr>
          <w:rFonts w:ascii="Times New Roman" w:hAnsi="Times New Roman" w:cs="Times New Roman"/>
          <w:szCs w:val="21"/>
        </w:rPr>
        <w:t>and</w:t>
      </w:r>
      <w:r>
        <w:rPr>
          <w:rFonts w:ascii="Times New Roman" w:hAnsi="Times New Roman" w:cs="Times New Roman"/>
          <w:spacing w:val="4"/>
          <w:szCs w:val="21"/>
        </w:rPr>
        <w:t xml:space="preserve"> </w:t>
      </w:r>
      <w:r>
        <w:rPr>
          <w:rFonts w:ascii="Times New Roman" w:hAnsi="Times New Roman" w:cs="Times New Roman"/>
          <w:szCs w:val="21"/>
        </w:rPr>
        <w:t>POMDPs.</w:t>
      </w:r>
      <w:r>
        <w:rPr>
          <w:rFonts w:ascii="Times New Roman" w:hAnsi="Times New Roman" w:cs="Times New Roman"/>
          <w:w w:val="99"/>
          <w:szCs w:val="21"/>
        </w:rPr>
        <w:t xml:space="preserve"> </w:t>
      </w:r>
      <w:r>
        <w:rPr>
          <w:rFonts w:ascii="Times New Roman" w:hAnsi="Times New Roman" w:cs="Times New Roman"/>
          <w:szCs w:val="21"/>
        </w:rPr>
        <w:t>[C].</w:t>
      </w:r>
      <w:r>
        <w:rPr>
          <w:rFonts w:ascii="Times New Roman" w:hAnsi="Times New Roman" w:cs="Times New Roman"/>
          <w:spacing w:val="8"/>
          <w:szCs w:val="21"/>
        </w:rPr>
        <w:t xml:space="preserve"> </w:t>
      </w:r>
      <w:r>
        <w:rPr>
          <w:rFonts w:ascii="Times New Roman" w:hAnsi="Times New Roman" w:cs="Times New Roman"/>
          <w:szCs w:val="21"/>
        </w:rPr>
        <w:t>INTERSPEECH.</w:t>
      </w:r>
      <w:r>
        <w:rPr>
          <w:rFonts w:ascii="Times New Roman" w:hAnsi="Times New Roman" w:cs="Times New Roman"/>
          <w:spacing w:val="-10"/>
          <w:szCs w:val="21"/>
        </w:rPr>
        <w:t xml:space="preserve"> </w:t>
      </w:r>
      <w:r>
        <w:rPr>
          <w:rFonts w:ascii="Times New Roman" w:hAnsi="Times New Roman" w:cs="Times New Roman"/>
          <w:szCs w:val="21"/>
        </w:rPr>
        <w:t>2008,</w:t>
      </w:r>
      <w:r>
        <w:rPr>
          <w:rFonts w:ascii="Times New Roman" w:hAnsi="Times New Roman" w:cs="Times New Roman"/>
          <w:spacing w:val="-11"/>
          <w:szCs w:val="21"/>
        </w:rPr>
        <w:t xml:space="preserve"> </w:t>
      </w:r>
      <w:r>
        <w:rPr>
          <w:rFonts w:ascii="Times New Roman" w:hAnsi="Times New Roman" w:cs="Times New Roman"/>
          <w:szCs w:val="21"/>
        </w:rPr>
        <w:t>1173–1176</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5" w:name="_bookmark170"/>
      <w:bookmarkEnd w:id="425"/>
      <w:r>
        <w:rPr>
          <w:rFonts w:ascii="Times New Roman" w:hAnsi="Times New Roman" w:cs="Times New Roman"/>
          <w:szCs w:val="21"/>
        </w:rPr>
        <w:t>[51]</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12"/>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Hu</w:t>
      </w:r>
      <w:r>
        <w:rPr>
          <w:rFonts w:ascii="Times New Roman" w:hAnsi="Times New Roman" w:cs="Times New Roman"/>
          <w:spacing w:val="4"/>
          <w:szCs w:val="21"/>
        </w:rPr>
        <w:t>r</w:t>
      </w:r>
      <w:r>
        <w:rPr>
          <w:rFonts w:ascii="Times New Roman" w:hAnsi="Times New Roman" w:cs="Times New Roman"/>
          <w:szCs w:val="21"/>
        </w:rPr>
        <w:t>tado,</w:t>
      </w:r>
      <w:r>
        <w:rPr>
          <w:rFonts w:ascii="Times New Roman" w:hAnsi="Times New Roman" w:cs="Times New Roman"/>
          <w:spacing w:val="16"/>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Griol,</w:t>
      </w:r>
      <w:r>
        <w:rPr>
          <w:rFonts w:ascii="Times New Roman" w:hAnsi="Times New Roman" w:cs="Times New Roman"/>
          <w:spacing w:val="15"/>
          <w:szCs w:val="21"/>
        </w:rPr>
        <w:t xml:space="preserve"> </w:t>
      </w:r>
      <w:r>
        <w:rPr>
          <w:rFonts w:ascii="Times New Roman" w:hAnsi="Times New Roman" w:cs="Times New Roman"/>
          <w:szCs w:val="21"/>
        </w:rPr>
        <w:t>E.</w:t>
      </w:r>
      <w:r>
        <w:rPr>
          <w:rFonts w:ascii="Times New Roman" w:hAnsi="Times New Roman" w:cs="Times New Roman"/>
          <w:spacing w:val="12"/>
          <w:szCs w:val="21"/>
        </w:rPr>
        <w:t xml:space="preserve"> </w:t>
      </w:r>
      <w:r>
        <w:rPr>
          <w:rFonts w:ascii="Times New Roman" w:hAnsi="Times New Roman" w:cs="Times New Roman"/>
          <w:szCs w:val="21"/>
        </w:rPr>
        <w:t>S</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w:t>
      </w:r>
      <w:r>
        <w:rPr>
          <w:rFonts w:ascii="Times New Roman" w:hAnsi="Times New Roman" w:cs="Times New Roman"/>
          <w:spacing w:val="6"/>
          <w:szCs w:val="21"/>
        </w:rPr>
        <w:t>r</w:t>
      </w:r>
      <w:r>
        <w:rPr>
          <w:rFonts w:ascii="Times New Roman" w:hAnsi="Times New Roman" w:cs="Times New Roman"/>
          <w:szCs w:val="21"/>
        </w:rPr>
        <w:t>ra,</w:t>
      </w:r>
      <w:r>
        <w:rPr>
          <w:rFonts w:ascii="Times New Roman" w:hAnsi="Times New Roman" w:cs="Times New Roman"/>
          <w:spacing w:val="16"/>
          <w:szCs w:val="21"/>
        </w:rPr>
        <w:t xml:space="preserve"> </w:t>
      </w:r>
      <w:r>
        <w:rPr>
          <w:rFonts w:ascii="Times New Roman" w:hAnsi="Times New Roman" w:cs="Times New Roman"/>
          <w:szCs w:val="21"/>
        </w:rPr>
        <w:t>E.</w:t>
      </w:r>
      <w:r>
        <w:rPr>
          <w:rFonts w:ascii="Times New Roman" w:hAnsi="Times New Roman" w:cs="Times New Roman"/>
          <w:spacing w:val="12"/>
          <w:szCs w:val="21"/>
        </w:rPr>
        <w:t xml:space="preserve"> </w:t>
      </w:r>
      <w:r>
        <w:rPr>
          <w:rFonts w:ascii="Times New Roman" w:hAnsi="Times New Roman" w:cs="Times New Roman"/>
          <w:szCs w:val="21"/>
        </w:rPr>
        <w:t>Sanchis.</w:t>
      </w:r>
      <w:r>
        <w:rPr>
          <w:rFonts w:ascii="Times New Roman" w:hAnsi="Times New Roman" w:cs="Times New Roman"/>
          <w:spacing w:val="22"/>
          <w:szCs w:val="21"/>
        </w:rPr>
        <w:t xml:space="preserve"> </w:t>
      </w:r>
      <w:r>
        <w:rPr>
          <w:rFonts w:ascii="Times New Roman" w:hAnsi="Times New Roman" w:cs="Times New Roman"/>
          <w:szCs w:val="21"/>
        </w:rPr>
        <w:t>A</w:t>
      </w:r>
      <w:r>
        <w:rPr>
          <w:rFonts w:ascii="Times New Roman" w:hAnsi="Times New Roman" w:cs="Times New Roman"/>
          <w:spacing w:val="12"/>
          <w:szCs w:val="21"/>
        </w:rPr>
        <w:t xml:space="preserve"> </w:t>
      </w:r>
      <w:r>
        <w:rPr>
          <w:rFonts w:ascii="Times New Roman" w:hAnsi="Times New Roman" w:cs="Times New Roman"/>
          <w:szCs w:val="21"/>
        </w:rPr>
        <w:t>Stochastic</w:t>
      </w:r>
      <w:r>
        <w:rPr>
          <w:rFonts w:ascii="Times New Roman" w:hAnsi="Times New Roman" w:cs="Times New Roman"/>
          <w:spacing w:val="12"/>
          <w:szCs w:val="21"/>
        </w:rPr>
        <w:t xml:space="preserve"> </w:t>
      </w:r>
      <w:r>
        <w:rPr>
          <w:rFonts w:ascii="Times New Roman" w:hAnsi="Times New Roman" w:cs="Times New Roman"/>
          <w:szCs w:val="21"/>
        </w:rPr>
        <w:t>Approach</w:t>
      </w:r>
      <w:r>
        <w:rPr>
          <w:rFonts w:ascii="Times New Roman" w:hAnsi="Times New Roman" w:cs="Times New Roman"/>
          <w:spacing w:val="12"/>
          <w:szCs w:val="21"/>
        </w:rPr>
        <w:t xml:space="preserve"> </w:t>
      </w:r>
      <w:r>
        <w:rPr>
          <w:rFonts w:ascii="Times New Roman" w:hAnsi="Times New Roman" w:cs="Times New Roman"/>
          <w:szCs w:val="21"/>
        </w:rPr>
        <w:t>for</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2"/>
          <w:szCs w:val="21"/>
        </w:rPr>
        <w:t xml:space="preserve"> </w:t>
      </w:r>
      <w:r>
        <w:rPr>
          <w:rFonts w:ascii="Times New Roman" w:hAnsi="Times New Roman" w:cs="Times New Roman"/>
          <w:szCs w:val="21"/>
        </w:rPr>
        <w:t>Manage-</w:t>
      </w:r>
      <w:r>
        <w:rPr>
          <w:rFonts w:ascii="Times New Roman" w:hAnsi="Times New Roman" w:cs="Times New Roman"/>
          <w:w w:val="99"/>
          <w:szCs w:val="21"/>
        </w:rPr>
        <w:t xml:space="preserve"> </w:t>
      </w:r>
      <w:r>
        <w:rPr>
          <w:rFonts w:ascii="Times New Roman" w:hAnsi="Times New Roman" w:cs="Times New Roman"/>
          <w:szCs w:val="21"/>
        </w:rPr>
        <w:t>ment</w:t>
      </w:r>
      <w:r>
        <w:rPr>
          <w:rFonts w:ascii="Times New Roman" w:hAnsi="Times New Roman" w:cs="Times New Roman"/>
          <w:spacing w:val="8"/>
          <w:szCs w:val="21"/>
        </w:rPr>
        <w:t xml:space="preserve"> </w:t>
      </w:r>
      <w:r>
        <w:rPr>
          <w:rFonts w:ascii="Times New Roman" w:hAnsi="Times New Roman" w:cs="Times New Roman"/>
          <w:szCs w:val="21"/>
        </w:rPr>
        <w:t>based</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zCs w:val="21"/>
        </w:rPr>
        <w:t>Neural</w:t>
      </w:r>
      <w:r>
        <w:rPr>
          <w:rFonts w:ascii="Times New Roman" w:hAnsi="Times New Roman" w:cs="Times New Roman"/>
          <w:spacing w:val="9"/>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orks[C].</w:t>
      </w:r>
      <w:r>
        <w:rPr>
          <w:rFonts w:ascii="Times New Roman" w:hAnsi="Times New Roman" w:cs="Times New Roman"/>
          <w:spacing w:val="14"/>
          <w:szCs w:val="21"/>
        </w:rPr>
        <w:t xml:space="preserve"> </w:t>
      </w:r>
      <w:r>
        <w:rPr>
          <w:rFonts w:ascii="Times New Roman" w:hAnsi="Times New Roman" w:cs="Times New Roman"/>
          <w:szCs w:val="21"/>
        </w:rPr>
        <w:t>IEEE</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zCs w:val="21"/>
        </w:rPr>
        <w:t>Automatic</w:t>
      </w:r>
      <w:r>
        <w:rPr>
          <w:rFonts w:ascii="Times New Roman" w:hAnsi="Times New Roman" w:cs="Times New Roman"/>
          <w:spacing w:val="9"/>
          <w:szCs w:val="21"/>
        </w:rPr>
        <w:t xml:space="preserve"> </w:t>
      </w:r>
      <w:r>
        <w:rPr>
          <w:rFonts w:ascii="Times New Roman" w:hAnsi="Times New Roman" w:cs="Times New Roman"/>
          <w:szCs w:val="21"/>
        </w:rPr>
        <w:t>Speech</w:t>
      </w:r>
      <w:r>
        <w:rPr>
          <w:rFonts w:ascii="Times New Roman" w:hAnsi="Times New Roman" w:cs="Times New Roman"/>
          <w:spacing w:val="9"/>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w w:val="99"/>
          <w:szCs w:val="21"/>
        </w:rPr>
        <w:t xml:space="preserve"> </w:t>
      </w:r>
      <w:r>
        <w:rPr>
          <w:rFonts w:ascii="Times New Roman" w:hAnsi="Times New Roman" w:cs="Times New Roman"/>
          <w:szCs w:val="21"/>
        </w:rPr>
        <w:t>Understanding,</w:t>
      </w:r>
      <w:r>
        <w:rPr>
          <w:rFonts w:ascii="Times New Roman" w:hAnsi="Times New Roman" w:cs="Times New Roman"/>
          <w:spacing w:val="-15"/>
          <w:szCs w:val="21"/>
        </w:rPr>
        <w:t xml:space="preserve"> </w:t>
      </w:r>
      <w:r>
        <w:rPr>
          <w:rFonts w:ascii="Times New Roman" w:hAnsi="Times New Roman" w:cs="Times New Roman"/>
          <w:szCs w:val="21"/>
        </w:rPr>
        <w:t>2005.</w:t>
      </w:r>
      <w:r>
        <w:rPr>
          <w:rFonts w:ascii="Times New Roman" w:hAnsi="Times New Roman" w:cs="Times New Roman"/>
          <w:spacing w:val="-14"/>
          <w:szCs w:val="21"/>
        </w:rPr>
        <w:t xml:space="preserve"> </w:t>
      </w:r>
      <w:r>
        <w:rPr>
          <w:rFonts w:ascii="Times New Roman" w:hAnsi="Times New Roman" w:cs="Times New Roman"/>
          <w:szCs w:val="21"/>
        </w:rPr>
        <w:t>2005,</w:t>
      </w:r>
      <w:r>
        <w:rPr>
          <w:rFonts w:ascii="Times New Roman" w:hAnsi="Times New Roman" w:cs="Times New Roman"/>
          <w:spacing w:val="-14"/>
          <w:szCs w:val="21"/>
        </w:rPr>
        <w:t xml:space="preserve"> </w:t>
      </w:r>
      <w:r>
        <w:rPr>
          <w:rFonts w:ascii="Times New Roman" w:hAnsi="Times New Roman" w:cs="Times New Roman"/>
          <w:szCs w:val="21"/>
        </w:rPr>
        <w:t>226−231.</w:t>
      </w:r>
      <w:r>
        <w:rPr>
          <w:rFonts w:ascii="Times New Roman" w:hAnsi="Times New Roman" w:cs="Times New Roman"/>
          <w:spacing w:val="2"/>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10.1109/ASRU.2005.1566518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6" w:name="_bookmark171"/>
      <w:bookmarkEnd w:id="426"/>
      <w:r>
        <w:rPr>
          <w:rFonts w:ascii="Times New Roman" w:hAnsi="Times New Roman" w:cs="Times New Roman"/>
          <w:szCs w:val="21"/>
        </w:rPr>
        <w:t>[52]</w:t>
      </w:r>
      <w:r>
        <w:rPr>
          <w:rFonts w:ascii="Times New Roman" w:hAnsi="Times New Roman" w:cs="Times New Roman"/>
          <w:spacing w:val="4"/>
          <w:szCs w:val="21"/>
        </w:rPr>
        <w:t xml:space="preserve"> </w:t>
      </w:r>
      <w:r>
        <w:rPr>
          <w:rFonts w:ascii="Times New Roman" w:hAnsi="Times New Roman" w:cs="Times New Roman"/>
          <w:szCs w:val="21"/>
        </w:rPr>
        <w:t>H.</w:t>
      </w:r>
      <w:r>
        <w:rPr>
          <w:rFonts w:ascii="Times New Roman" w:hAnsi="Times New Roman" w:cs="Times New Roman"/>
          <w:spacing w:val="17"/>
          <w:szCs w:val="21"/>
        </w:rPr>
        <w:t xml:space="preserve"> </w:t>
      </w:r>
      <w:r>
        <w:rPr>
          <w:rFonts w:ascii="Times New Roman" w:hAnsi="Times New Roman" w:cs="Times New Roman"/>
          <w:szCs w:val="21"/>
        </w:rPr>
        <w:t>Murao,</w:t>
      </w:r>
      <w:r>
        <w:rPr>
          <w:rFonts w:ascii="Times New Roman" w:hAnsi="Times New Roman" w:cs="Times New Roman"/>
          <w:spacing w:val="23"/>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K</w:t>
      </w:r>
      <w:r>
        <w:rPr>
          <w:rFonts w:ascii="Times New Roman" w:hAnsi="Times New Roman" w:cs="Times New Roman"/>
          <w:spacing w:val="-10"/>
          <w:szCs w:val="21"/>
        </w:rPr>
        <w:t>a</w:t>
      </w:r>
      <w:r>
        <w:rPr>
          <w:rFonts w:ascii="Times New Roman" w:hAnsi="Times New Roman" w:cs="Times New Roman"/>
          <w:spacing w:val="-7"/>
          <w:szCs w:val="21"/>
        </w:rPr>
        <w:t>w</w:t>
      </w:r>
      <w:r>
        <w:rPr>
          <w:rFonts w:ascii="Times New Roman" w:hAnsi="Times New Roman" w:cs="Times New Roman"/>
          <w:szCs w:val="21"/>
        </w:rPr>
        <w:t>aguchi,</w:t>
      </w:r>
      <w:r>
        <w:rPr>
          <w:rFonts w:ascii="Times New Roman" w:hAnsi="Times New Roman" w:cs="Times New Roman"/>
          <w:spacing w:val="23"/>
          <w:szCs w:val="21"/>
        </w:rPr>
        <w:t xml:space="preserve"> </w:t>
      </w:r>
      <w:r>
        <w:rPr>
          <w:rFonts w:ascii="Times New Roman" w:hAnsi="Times New Roman" w:cs="Times New Roman"/>
          <w:szCs w:val="21"/>
        </w:rPr>
        <w:t>S.</w:t>
      </w:r>
      <w:r>
        <w:rPr>
          <w:rFonts w:ascii="Times New Roman" w:hAnsi="Times New Roman" w:cs="Times New Roman"/>
          <w:spacing w:val="17"/>
          <w:szCs w:val="21"/>
        </w:rPr>
        <w:t xml:space="preserve"> </w:t>
      </w:r>
      <w:r>
        <w:rPr>
          <w:rFonts w:ascii="Times New Roman" w:hAnsi="Times New Roman" w:cs="Times New Roman"/>
          <w:szCs w:val="21"/>
        </w:rPr>
        <w:t>Matsubara,</w:t>
      </w:r>
      <w:r>
        <w:rPr>
          <w:rFonts w:ascii="Times New Roman" w:hAnsi="Times New Roman" w:cs="Times New Roman"/>
          <w:spacing w:val="22"/>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pacing w:val="-31"/>
          <w:szCs w:val="21"/>
        </w:rPr>
        <w:t>Y</w:t>
      </w:r>
      <w:r>
        <w:rPr>
          <w:rFonts w:ascii="Times New Roman" w:hAnsi="Times New Roman" w:cs="Times New Roman"/>
          <w:szCs w:val="21"/>
        </w:rPr>
        <w:t>amaguchi,</w:t>
      </w:r>
      <w:r>
        <w:rPr>
          <w:rFonts w:ascii="Times New Roman" w:hAnsi="Times New Roman" w:cs="Times New Roman"/>
          <w:spacing w:val="22"/>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Ina</w:t>
      </w:r>
      <w:r>
        <w:rPr>
          <w:rFonts w:ascii="Times New Roman" w:hAnsi="Times New Roman" w:cs="Times New Roman"/>
          <w:spacing w:val="-1"/>
          <w:szCs w:val="21"/>
        </w:rPr>
        <w:t>g</w:t>
      </w:r>
      <w:r>
        <w:rPr>
          <w:rFonts w:ascii="Times New Roman" w:hAnsi="Times New Roman" w:cs="Times New Roman"/>
          <w:szCs w:val="21"/>
        </w:rPr>
        <w:t>aki.</w:t>
      </w:r>
      <w:r>
        <w:rPr>
          <w:rFonts w:ascii="Times New Roman" w:hAnsi="Times New Roman" w:cs="Times New Roman"/>
          <w:spacing w:val="41"/>
          <w:szCs w:val="21"/>
        </w:rPr>
        <w:t xml:space="preserve"> </w:t>
      </w:r>
      <w:r>
        <w:rPr>
          <w:rFonts w:ascii="Times New Roman" w:hAnsi="Times New Roman" w:cs="Times New Roman"/>
          <w:szCs w:val="21"/>
        </w:rPr>
        <w:t>Example-based</w:t>
      </w:r>
      <w:r>
        <w:rPr>
          <w:rFonts w:ascii="Times New Roman" w:hAnsi="Times New Roman" w:cs="Times New Roman"/>
          <w:spacing w:val="18"/>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7"/>
          <w:szCs w:val="21"/>
        </w:rPr>
        <w:t xml:space="preserve"> </w:t>
      </w:r>
      <w:r>
        <w:rPr>
          <w:rFonts w:ascii="Times New Roman" w:hAnsi="Times New Roman" w:cs="Times New Roman"/>
          <w:szCs w:val="21"/>
        </w:rPr>
        <w:t>system</w:t>
      </w:r>
      <w:r>
        <w:rPr>
          <w:rFonts w:ascii="Times New Roman" w:hAnsi="Times New Roman" w:cs="Times New Roman"/>
          <w:spacing w:val="8"/>
          <w:szCs w:val="21"/>
        </w:rPr>
        <w:t xml:space="preserve"> </w:t>
      </w:r>
      <w:r>
        <w:rPr>
          <w:rFonts w:ascii="Times New Roman" w:hAnsi="Times New Roman" w:cs="Times New Roman"/>
          <w:szCs w:val="21"/>
        </w:rPr>
        <w:t>using</w:t>
      </w:r>
      <w:r>
        <w:rPr>
          <w:rFonts w:ascii="Times New Roman" w:hAnsi="Times New Roman" w:cs="Times New Roman"/>
          <w:spacing w:val="8"/>
          <w:szCs w:val="21"/>
        </w:rPr>
        <w:t xml:space="preserve"> </w:t>
      </w:r>
      <w:r>
        <w:rPr>
          <w:rFonts w:ascii="Times New Roman" w:hAnsi="Times New Roman" w:cs="Times New Roman"/>
          <w:spacing w:val="-12"/>
          <w:szCs w:val="21"/>
        </w:rPr>
        <w:t>W</w:t>
      </w:r>
      <w:r>
        <w:rPr>
          <w:rFonts w:ascii="Times New Roman" w:hAnsi="Times New Roman" w:cs="Times New Roman"/>
          <w:szCs w:val="21"/>
        </w:rPr>
        <w:t>OZ</w:t>
      </w:r>
      <w:r>
        <w:rPr>
          <w:rFonts w:ascii="Times New Roman" w:hAnsi="Times New Roman" w:cs="Times New Roman"/>
          <w:spacing w:val="8"/>
          <w:szCs w:val="21"/>
        </w:rPr>
        <w:t xml:space="preserve"> </w:t>
      </w:r>
      <w:r>
        <w:rPr>
          <w:rFonts w:ascii="Times New Roman" w:hAnsi="Times New Roman" w:cs="Times New Roman"/>
          <w:szCs w:val="21"/>
        </w:rPr>
        <w:t>system</w:t>
      </w:r>
      <w:r>
        <w:rPr>
          <w:rFonts w:ascii="Times New Roman" w:hAnsi="Times New Roman" w:cs="Times New Roman"/>
          <w:spacing w:val="8"/>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g[C].</w:t>
      </w:r>
      <w:r>
        <w:rPr>
          <w:rFonts w:ascii="Times New Roman" w:hAnsi="Times New Roman" w:cs="Times New Roman"/>
          <w:spacing w:val="9"/>
          <w:szCs w:val="21"/>
        </w:rPr>
        <w:t xml:space="preserve"> </w:t>
      </w:r>
      <w:r>
        <w:rPr>
          <w:rFonts w:ascii="Times New Roman" w:hAnsi="Times New Roman" w:cs="Times New Roman"/>
          <w:szCs w:val="21"/>
        </w:rPr>
        <w:t>In</w:t>
      </w:r>
      <w:r>
        <w:rPr>
          <w:rFonts w:ascii="Times New Roman" w:eastAsia="宋体" w:hAnsi="Times New Roman" w:cs="Times New Roman"/>
          <w:szCs w:val="21"/>
          <w:lang w:eastAsia="zh-CN"/>
        </w:rPr>
        <w:t>：</w:t>
      </w:r>
      <w:r>
        <w:rPr>
          <w:rFonts w:ascii="Times New Roman" w:hAnsi="Times New Roman" w:cs="Times New Roman"/>
          <w:spacing w:val="36"/>
          <w:szCs w:val="21"/>
        </w:rPr>
        <w:t xml:space="preserve"> </w:t>
      </w:r>
      <w:r>
        <w:rPr>
          <w:rFonts w:ascii="Times New Roman" w:hAnsi="Times New Roman" w:cs="Times New Roman"/>
          <w:szCs w:val="21"/>
        </w:rPr>
        <w:t>Proc.</w:t>
      </w:r>
      <w:r>
        <w:rPr>
          <w:rFonts w:ascii="Times New Roman" w:hAnsi="Times New Roman" w:cs="Times New Roman"/>
          <w:spacing w:val="9"/>
          <w:szCs w:val="21"/>
        </w:rPr>
        <w:t xml:space="preserve"> </w:t>
      </w:r>
      <w:r>
        <w:rPr>
          <w:rFonts w:ascii="Times New Roman" w:hAnsi="Times New Roman" w:cs="Times New Roman"/>
          <w:szCs w:val="21"/>
        </w:rPr>
        <w:t>4th</w:t>
      </w:r>
      <w:r>
        <w:rPr>
          <w:rFonts w:ascii="Times New Roman" w:hAnsi="Times New Roman" w:cs="Times New Roman"/>
          <w:spacing w:val="8"/>
          <w:szCs w:val="21"/>
        </w:rPr>
        <w:t xml:space="preserve"> </w:t>
      </w:r>
      <w:r>
        <w:rPr>
          <w:rFonts w:ascii="Times New Roman" w:hAnsi="Times New Roman" w:cs="Times New Roman"/>
          <w:szCs w:val="21"/>
        </w:rPr>
        <w:t>SIGDIAL</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7"/>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zCs w:val="21"/>
        </w:rPr>
        <w:t>Discourse</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8"/>
          <w:szCs w:val="21"/>
        </w:rPr>
        <w:t xml:space="preserve"> </w:t>
      </w:r>
      <w:r>
        <w:rPr>
          <w:rFonts w:ascii="Times New Roman" w:hAnsi="Times New Roman" w:cs="Times New Roman"/>
          <w:szCs w:val="21"/>
        </w:rPr>
        <w:t>2003,</w:t>
      </w:r>
      <w:r>
        <w:rPr>
          <w:rFonts w:ascii="Times New Roman" w:hAnsi="Times New Roman" w:cs="Times New Roman"/>
          <w:spacing w:val="-9"/>
          <w:szCs w:val="21"/>
        </w:rPr>
        <w:t xml:space="preserve"> </w:t>
      </w:r>
      <w:r>
        <w:rPr>
          <w:rFonts w:ascii="Times New Roman" w:hAnsi="Times New Roman" w:cs="Times New Roman"/>
          <w:szCs w:val="21"/>
        </w:rPr>
        <w:t>140–148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7" w:name="_bookmark172"/>
      <w:bookmarkEnd w:id="427"/>
      <w:r>
        <w:rPr>
          <w:rFonts w:ascii="Times New Roman" w:hAnsi="Times New Roman" w:cs="Times New Roman"/>
          <w:szCs w:val="21"/>
        </w:rPr>
        <w:t>[53]</w:t>
      </w:r>
      <w:r>
        <w:rPr>
          <w:rFonts w:ascii="Times New Roman" w:hAnsi="Times New Roman" w:cs="Times New Roman"/>
          <w:spacing w:val="3"/>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Inui,</w:t>
      </w:r>
      <w:r>
        <w:rPr>
          <w:rFonts w:ascii="Times New Roman" w:hAnsi="Times New Roman" w:cs="Times New Roman"/>
          <w:spacing w:val="-3"/>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Ebe,</w:t>
      </w:r>
      <w:r>
        <w:rPr>
          <w:rFonts w:ascii="Times New Roman" w:hAnsi="Times New Roman" w:cs="Times New Roman"/>
          <w:spacing w:val="-2"/>
          <w:szCs w:val="21"/>
        </w:rPr>
        <w:t xml:space="preserve"> </w:t>
      </w:r>
      <w:r>
        <w:rPr>
          <w:rFonts w:ascii="Times New Roman" w:hAnsi="Times New Roman" w:cs="Times New Roman"/>
          <w:spacing w:val="-7"/>
          <w:szCs w:val="21"/>
        </w:rPr>
        <w:t>B</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Indurk</w:t>
      </w:r>
      <w:r>
        <w:rPr>
          <w:rFonts w:ascii="Times New Roman" w:hAnsi="Times New Roman" w:cs="Times New Roman"/>
          <w:spacing w:val="-8"/>
          <w:szCs w:val="21"/>
        </w:rPr>
        <w:t>h</w:t>
      </w:r>
      <w:r>
        <w:rPr>
          <w:rFonts w:ascii="Times New Roman" w:hAnsi="Times New Roman" w:cs="Times New Roman"/>
          <w:szCs w:val="21"/>
        </w:rPr>
        <w:t>ya,</w:t>
      </w:r>
      <w:r>
        <w:rPr>
          <w:rFonts w:ascii="Times New Roman" w:hAnsi="Times New Roman" w:cs="Times New Roman"/>
          <w:spacing w:val="-3"/>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pacing w:val="-9"/>
          <w:szCs w:val="21"/>
        </w:rPr>
        <w:t>K</w:t>
      </w:r>
      <w:r>
        <w:rPr>
          <w:rFonts w:ascii="Times New Roman" w:hAnsi="Times New Roman" w:cs="Times New Roman"/>
          <w:szCs w:val="21"/>
        </w:rPr>
        <w:t>otani.</w:t>
      </w:r>
      <w:r>
        <w:rPr>
          <w:rFonts w:ascii="Times New Roman" w:hAnsi="Times New Roman" w:cs="Times New Roman"/>
          <w:spacing w:val="22"/>
          <w:szCs w:val="21"/>
        </w:rPr>
        <w:t xml:space="preserve"> </w:t>
      </w:r>
      <w:r>
        <w:rPr>
          <w:rFonts w:ascii="Times New Roman" w:hAnsi="Times New Roman" w:cs="Times New Roman"/>
          <w:szCs w:val="21"/>
        </w:rPr>
        <w:t>A</w:t>
      </w:r>
      <w:r>
        <w:rPr>
          <w:rFonts w:ascii="Times New Roman" w:hAnsi="Times New Roman" w:cs="Times New Roman"/>
          <w:spacing w:val="-2"/>
          <w:szCs w:val="21"/>
        </w:rPr>
        <w:t xml:space="preserve"> </w:t>
      </w:r>
      <w:r>
        <w:rPr>
          <w:rFonts w:ascii="Times New Roman" w:hAnsi="Times New Roman" w:cs="Times New Roman"/>
          <w:szCs w:val="21"/>
        </w:rPr>
        <w:t>case-based</w:t>
      </w:r>
      <w:r>
        <w:rPr>
          <w:rFonts w:ascii="Times New Roman" w:hAnsi="Times New Roman" w:cs="Times New Roman"/>
          <w:spacing w:val="-3"/>
          <w:szCs w:val="21"/>
        </w:rPr>
        <w:t xml:space="preserve"> </w:t>
      </w:r>
      <w:r>
        <w:rPr>
          <w:rFonts w:ascii="Times New Roman" w:hAnsi="Times New Roman" w:cs="Times New Roman"/>
          <w:szCs w:val="21"/>
        </w:rPr>
        <w:t>natural</w:t>
      </w:r>
      <w:r>
        <w:rPr>
          <w:rFonts w:ascii="Times New Roman" w:hAnsi="Times New Roman" w:cs="Times New Roman"/>
          <w:spacing w:val="-3"/>
          <w:szCs w:val="21"/>
        </w:rPr>
        <w:t xml:space="preserve"> </w:t>
      </w:r>
      <w:r>
        <w:rPr>
          <w:rFonts w:ascii="Times New Roman" w:hAnsi="Times New Roman" w:cs="Times New Roman"/>
          <w:szCs w:val="21"/>
        </w:rPr>
        <w:t>language</w:t>
      </w:r>
      <w:r>
        <w:rPr>
          <w:rFonts w:ascii="Times New Roman" w:hAnsi="Times New Roman" w:cs="Times New Roman"/>
          <w:spacing w:val="-3"/>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3"/>
          <w:szCs w:val="21"/>
        </w:rPr>
        <w:t xml:space="preserve"> </w:t>
      </w:r>
      <w:r>
        <w:rPr>
          <w:rFonts w:ascii="Times New Roman" w:hAnsi="Times New Roman" w:cs="Times New Roman"/>
          <w:szCs w:val="21"/>
        </w:rPr>
        <w:t>system</w:t>
      </w:r>
      <w:r>
        <w:rPr>
          <w:rFonts w:ascii="Times New Roman" w:hAnsi="Times New Roman" w:cs="Times New Roman"/>
          <w:spacing w:val="-3"/>
          <w:szCs w:val="21"/>
        </w:rPr>
        <w:t xml:space="preserve"> </w:t>
      </w:r>
      <w:r>
        <w:rPr>
          <w:rFonts w:ascii="Times New Roman" w:hAnsi="Times New Roman" w:cs="Times New Roman"/>
          <w:szCs w:val="21"/>
        </w:rPr>
        <w:t>using</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3"/>
          <w:szCs w:val="21"/>
        </w:rPr>
        <w:t xml:space="preserve"> </w:t>
      </w:r>
      <w:r>
        <w:rPr>
          <w:rFonts w:ascii="Times New Roman" w:hAnsi="Times New Roman" w:cs="Times New Roman"/>
          <w:szCs w:val="21"/>
        </w:rPr>
        <w:t>act[C].</w:t>
      </w:r>
      <w:r>
        <w:rPr>
          <w:rFonts w:ascii="Times New Roman" w:hAnsi="Times New Roman" w:cs="Times New Roman"/>
          <w:spacing w:val="-15"/>
          <w:szCs w:val="21"/>
        </w:rPr>
        <w:t xml:space="preserve"> </w:t>
      </w:r>
      <w:r>
        <w:rPr>
          <w:rFonts w:ascii="Times New Roman" w:hAnsi="Times New Roman" w:cs="Times New Roman"/>
          <w:szCs w:val="21"/>
        </w:rPr>
        <w:t>Systems,</w:t>
      </w:r>
      <w:r>
        <w:rPr>
          <w:rFonts w:ascii="Times New Roman" w:hAnsi="Times New Roman" w:cs="Times New Roman"/>
          <w:spacing w:val="-19"/>
          <w:szCs w:val="21"/>
        </w:rPr>
        <w:t xml:space="preserve"> </w:t>
      </w:r>
      <w:r>
        <w:rPr>
          <w:rFonts w:ascii="Times New Roman" w:hAnsi="Times New Roman" w:cs="Times New Roman"/>
          <w:szCs w:val="21"/>
        </w:rPr>
        <w:t>Man,</w:t>
      </w:r>
      <w:r>
        <w:rPr>
          <w:rFonts w:ascii="Times New Roman" w:hAnsi="Times New Roman" w:cs="Times New Roman"/>
          <w:spacing w:val="-20"/>
          <w:szCs w:val="21"/>
        </w:rPr>
        <w:t xml:space="preserve"> </w:t>
      </w:r>
      <w:r>
        <w:rPr>
          <w:rFonts w:ascii="Times New Roman" w:hAnsi="Times New Roman" w:cs="Times New Roman"/>
          <w:szCs w:val="21"/>
        </w:rPr>
        <w:t>and</w:t>
      </w:r>
      <w:r>
        <w:rPr>
          <w:rFonts w:ascii="Times New Roman" w:hAnsi="Times New Roman" w:cs="Times New Roman"/>
          <w:spacing w:val="-23"/>
          <w:szCs w:val="21"/>
        </w:rPr>
        <w:t xml:space="preserve"> </w:t>
      </w:r>
      <w:r>
        <w:rPr>
          <w:rFonts w:ascii="Times New Roman" w:hAnsi="Times New Roman" w:cs="Times New Roman"/>
          <w:szCs w:val="21"/>
        </w:rPr>
        <w:t>Cybe</w:t>
      </w:r>
      <w:r>
        <w:rPr>
          <w:rFonts w:ascii="Times New Roman" w:hAnsi="Times New Roman" w:cs="Times New Roman"/>
          <w:spacing w:val="4"/>
          <w:szCs w:val="21"/>
        </w:rPr>
        <w:t>r</w:t>
      </w:r>
      <w:r>
        <w:rPr>
          <w:rFonts w:ascii="Times New Roman" w:hAnsi="Times New Roman" w:cs="Times New Roman"/>
          <w:szCs w:val="21"/>
        </w:rPr>
        <w:t>netics,</w:t>
      </w:r>
      <w:r>
        <w:rPr>
          <w:rFonts w:ascii="Times New Roman" w:hAnsi="Times New Roman" w:cs="Times New Roman"/>
          <w:spacing w:val="-20"/>
          <w:szCs w:val="21"/>
        </w:rPr>
        <w:t xml:space="preserve"> </w:t>
      </w:r>
      <w:r>
        <w:rPr>
          <w:rFonts w:ascii="Times New Roman" w:hAnsi="Times New Roman" w:cs="Times New Roman"/>
          <w:szCs w:val="21"/>
        </w:rPr>
        <w:t>2001</w:t>
      </w:r>
      <w:r>
        <w:rPr>
          <w:rFonts w:ascii="Times New Roman" w:hAnsi="Times New Roman" w:cs="Times New Roman"/>
          <w:spacing w:val="-23"/>
          <w:szCs w:val="21"/>
        </w:rPr>
        <w:t xml:space="preserve"> </w:t>
      </w:r>
      <w:r>
        <w:rPr>
          <w:rFonts w:ascii="Times New Roman" w:hAnsi="Times New Roman" w:cs="Times New Roman"/>
          <w:szCs w:val="21"/>
        </w:rPr>
        <w:t>IEEE</w:t>
      </w:r>
      <w:r>
        <w:rPr>
          <w:rFonts w:ascii="Times New Roman" w:hAnsi="Times New Roman" w:cs="Times New Roman"/>
          <w:spacing w:val="-23"/>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3"/>
          <w:szCs w:val="21"/>
        </w:rPr>
        <w:t xml:space="preserve"> </w:t>
      </w:r>
      <w:r>
        <w:rPr>
          <w:rFonts w:ascii="Times New Roman" w:hAnsi="Times New Roman" w:cs="Times New Roman"/>
          <w:szCs w:val="21"/>
        </w:rPr>
        <w:t>Conference</w:t>
      </w:r>
      <w:r>
        <w:rPr>
          <w:rFonts w:ascii="Times New Roman" w:hAnsi="Times New Roman" w:cs="Times New Roman"/>
          <w:spacing w:val="-22"/>
          <w:szCs w:val="21"/>
        </w:rPr>
        <w:t xml:space="preserve"> </w:t>
      </w:r>
      <w:r>
        <w:rPr>
          <w:rFonts w:ascii="Times New Roman" w:hAnsi="Times New Roman" w:cs="Times New Roman"/>
          <w:szCs w:val="21"/>
        </w:rPr>
        <w:t>on,</w:t>
      </w:r>
      <w:r>
        <w:rPr>
          <w:rFonts w:ascii="Times New Roman" w:hAnsi="Times New Roman" w:cs="Times New Roman"/>
          <w:spacing w:val="-20"/>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23"/>
          <w:szCs w:val="21"/>
        </w:rPr>
        <w:t xml:space="preserve"> </w:t>
      </w:r>
      <w:r>
        <w:rPr>
          <w:rFonts w:ascii="Times New Roman" w:hAnsi="Times New Roman" w:cs="Times New Roman"/>
          <w:szCs w:val="21"/>
        </w:rPr>
        <w:t>1.</w:t>
      </w:r>
    </w:p>
    <w:p w:rsidR="000A3AD4" w:rsidRDefault="000A3AD4" w:rsidP="000C6FE5">
      <w:pPr>
        <w:ind w:left="687"/>
        <w:outlineLvl w:val="0"/>
        <w:rPr>
          <w:rFonts w:ascii="Times New Roman" w:hAnsi="Times New Roman" w:cs="Times New Roman"/>
          <w:szCs w:val="21"/>
        </w:rPr>
      </w:pPr>
      <w:r>
        <w:rPr>
          <w:rFonts w:ascii="Times New Roman" w:hAnsi="Times New Roman" w:cs="Times New Roman"/>
          <w:szCs w:val="21"/>
        </w:rPr>
        <w:t>IEEE,</w:t>
      </w:r>
      <w:r>
        <w:rPr>
          <w:rFonts w:ascii="Times New Roman" w:hAnsi="Times New Roman" w:cs="Times New Roman"/>
          <w:spacing w:val="-10"/>
          <w:szCs w:val="21"/>
        </w:rPr>
        <w:t xml:space="preserve"> </w:t>
      </w:r>
      <w:r>
        <w:rPr>
          <w:rFonts w:ascii="Times New Roman" w:hAnsi="Times New Roman" w:cs="Times New Roman"/>
          <w:szCs w:val="21"/>
        </w:rPr>
        <w:t>2001,</w:t>
      </w:r>
      <w:r>
        <w:rPr>
          <w:rFonts w:ascii="Times New Roman" w:hAnsi="Times New Roman" w:cs="Times New Roman"/>
          <w:spacing w:val="-10"/>
          <w:szCs w:val="21"/>
        </w:rPr>
        <w:t xml:space="preserve"> </w:t>
      </w:r>
      <w:r>
        <w:rPr>
          <w:rFonts w:ascii="Times New Roman" w:hAnsi="Times New Roman" w:cs="Times New Roman"/>
          <w:szCs w:val="21"/>
        </w:rPr>
        <w:t>193–198</w:t>
      </w:r>
    </w:p>
    <w:p w:rsidR="000A3AD4" w:rsidRDefault="000A3AD4" w:rsidP="000A3AD4">
      <w:pPr>
        <w:spacing w:before="16"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8" w:name="_bookmark173"/>
      <w:bookmarkEnd w:id="428"/>
      <w:r>
        <w:rPr>
          <w:rFonts w:ascii="Times New Roman" w:hAnsi="Times New Roman" w:cs="Times New Roman"/>
          <w:szCs w:val="21"/>
        </w:rPr>
        <w:t>[54]</w:t>
      </w:r>
      <w:r>
        <w:rPr>
          <w:rFonts w:ascii="Times New Roman" w:hAnsi="Times New Roman" w:cs="Times New Roman"/>
          <w:spacing w:val="1"/>
          <w:szCs w:val="21"/>
        </w:rPr>
        <w:t xml:space="preserve"> </w:t>
      </w:r>
      <w:r>
        <w:rPr>
          <w:rFonts w:ascii="Times New Roman" w:hAnsi="Times New Roman" w:cs="Times New Roman"/>
          <w:szCs w:val="21"/>
        </w:rPr>
        <w:t>C.</w:t>
      </w:r>
      <w:r>
        <w:rPr>
          <w:rFonts w:ascii="Times New Roman" w:hAnsi="Times New Roman" w:cs="Times New Roman"/>
          <w:spacing w:val="-9"/>
          <w:szCs w:val="21"/>
        </w:rPr>
        <w:t xml:space="preserve"> </w:t>
      </w:r>
      <w:r>
        <w:rPr>
          <w:rFonts w:ascii="Times New Roman" w:hAnsi="Times New Roman" w:cs="Times New Roman"/>
          <w:szCs w:val="21"/>
        </w:rPr>
        <w:t>Lee,</w:t>
      </w:r>
      <w:r>
        <w:rPr>
          <w:rFonts w:ascii="Times New Roman" w:hAnsi="Times New Roman" w:cs="Times New Roman"/>
          <w:spacing w:val="-8"/>
          <w:szCs w:val="21"/>
        </w:rPr>
        <w:t xml:space="preserve"> </w:t>
      </w:r>
      <w:r>
        <w:rPr>
          <w:rFonts w:ascii="Times New Roman" w:hAnsi="Times New Roman" w:cs="Times New Roman"/>
          <w:szCs w:val="21"/>
        </w:rPr>
        <w:t>S.</w:t>
      </w:r>
      <w:r>
        <w:rPr>
          <w:rFonts w:ascii="Times New Roman" w:hAnsi="Times New Roman" w:cs="Times New Roman"/>
          <w:spacing w:val="-9"/>
          <w:szCs w:val="21"/>
        </w:rPr>
        <w:t xml:space="preserve"> </w:t>
      </w:r>
      <w:r>
        <w:rPr>
          <w:rFonts w:ascii="Times New Roman" w:hAnsi="Times New Roman" w:cs="Times New Roman"/>
          <w:szCs w:val="21"/>
        </w:rPr>
        <w:t>Jung,</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9"/>
          <w:szCs w:val="21"/>
        </w:rPr>
        <w:t xml:space="preserve"> </w:t>
      </w:r>
      <w:r>
        <w:rPr>
          <w:rFonts w:ascii="Times New Roman" w:hAnsi="Times New Roman" w:cs="Times New Roman"/>
          <w:szCs w:val="21"/>
        </w:rPr>
        <w:t>Kim,</w:t>
      </w:r>
      <w:r>
        <w:rPr>
          <w:rFonts w:ascii="Times New Roman" w:hAnsi="Times New Roman" w:cs="Times New Roman"/>
          <w:spacing w:val="-8"/>
          <w:szCs w:val="21"/>
        </w:rPr>
        <w:t xml:space="preserve"> </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zCs w:val="21"/>
        </w:rPr>
        <w:t>Lee.</w:t>
      </w:r>
      <w:r>
        <w:rPr>
          <w:rFonts w:ascii="Times New Roman" w:hAnsi="Times New Roman" w:cs="Times New Roman"/>
          <w:spacing w:val="8"/>
          <w:szCs w:val="21"/>
        </w:rPr>
        <w:t xml:space="preserve"> </w:t>
      </w:r>
      <w:r>
        <w:rPr>
          <w:rFonts w:ascii="Times New Roman" w:hAnsi="Times New Roman" w:cs="Times New Roman"/>
          <w:szCs w:val="21"/>
        </w:rPr>
        <w:t>Example-based</w:t>
      </w:r>
      <w:r>
        <w:rPr>
          <w:rFonts w:ascii="Times New Roman" w:hAnsi="Times New Roman" w:cs="Times New Roman"/>
          <w:spacing w:val="-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zCs w:val="21"/>
        </w:rPr>
        <w:t>modeling</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practical</w:t>
      </w:r>
      <w:r>
        <w:rPr>
          <w:rFonts w:ascii="Times New Roman" w:hAnsi="Times New Roman" w:cs="Times New Roman"/>
          <w:spacing w:val="-9"/>
          <w:szCs w:val="21"/>
        </w:rPr>
        <w:t xml:space="preserve"> </w:t>
      </w:r>
      <w:r>
        <w:rPr>
          <w:rFonts w:ascii="Times New Roman" w:hAnsi="Times New Roman" w:cs="Times New Roman"/>
          <w:szCs w:val="21"/>
        </w:rPr>
        <w:t>multi-domain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0"/>
          <w:szCs w:val="21"/>
        </w:rPr>
        <w:t xml:space="preserve"> </w:t>
      </w:r>
      <w:r>
        <w:rPr>
          <w:rFonts w:ascii="Times New Roman" w:hAnsi="Times New Roman" w:cs="Times New Roman"/>
          <w:szCs w:val="21"/>
        </w:rPr>
        <w:t>system[J].</w:t>
      </w:r>
      <w:r>
        <w:rPr>
          <w:rFonts w:ascii="Times New Roman" w:hAnsi="Times New Roman" w:cs="Times New Roman"/>
          <w:spacing w:val="10"/>
          <w:szCs w:val="21"/>
        </w:rPr>
        <w:t xml:space="preserve"> </w:t>
      </w:r>
      <w:r>
        <w:rPr>
          <w:rFonts w:ascii="Times New Roman" w:hAnsi="Times New Roman" w:cs="Times New Roman"/>
          <w:szCs w:val="21"/>
        </w:rPr>
        <w:t>Speech</w:t>
      </w:r>
      <w:r>
        <w:rPr>
          <w:rFonts w:ascii="Times New Roman" w:hAnsi="Times New Roman" w:cs="Times New Roman"/>
          <w:spacing w:val="-10"/>
          <w:szCs w:val="21"/>
        </w:rPr>
        <w:t xml:space="preserve"> </w:t>
      </w:r>
      <w:r>
        <w:rPr>
          <w:rFonts w:ascii="Times New Roman" w:hAnsi="Times New Roman" w:cs="Times New Roman"/>
          <w:szCs w:val="21"/>
        </w:rPr>
        <w:t>Communication.</w:t>
      </w:r>
      <w:r>
        <w:rPr>
          <w:rFonts w:ascii="Times New Roman" w:hAnsi="Times New Roman" w:cs="Times New Roman"/>
          <w:spacing w:val="-9"/>
          <w:szCs w:val="21"/>
        </w:rPr>
        <w:t xml:space="preserve"> </w:t>
      </w:r>
      <w:r>
        <w:rPr>
          <w:rFonts w:ascii="Times New Roman" w:hAnsi="Times New Roman" w:cs="Times New Roman"/>
          <w:szCs w:val="21"/>
        </w:rPr>
        <w:t>2009.</w:t>
      </w:r>
      <w:r>
        <w:rPr>
          <w:rFonts w:ascii="Times New Roman" w:hAnsi="Times New Roman" w:cs="Times New Roman"/>
          <w:spacing w:val="9"/>
          <w:szCs w:val="21"/>
        </w:rPr>
        <w:t xml:space="preserve"> </w:t>
      </w:r>
      <w:r>
        <w:rPr>
          <w:rFonts w:ascii="Times New Roman" w:hAnsi="Times New Roman" w:cs="Times New Roman"/>
          <w:b/>
          <w:bCs/>
          <w:szCs w:val="21"/>
        </w:rPr>
        <w:t>5</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466–484</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9" w:name="_bookmark174"/>
      <w:bookmarkEnd w:id="429"/>
      <w:r>
        <w:rPr>
          <w:rFonts w:ascii="Times New Roman" w:hAnsi="Times New Roman" w:cs="Times New Roman"/>
          <w:szCs w:val="21"/>
        </w:rPr>
        <w:t>[55]</w:t>
      </w:r>
      <w:r>
        <w:rPr>
          <w:rFonts w:ascii="Times New Roman" w:hAnsi="Times New Roman" w:cs="Times New Roman"/>
          <w:spacing w:val="52"/>
          <w:szCs w:val="21"/>
        </w:rPr>
        <w:t xml:space="preserve"> </w:t>
      </w:r>
      <w:r>
        <w:rPr>
          <w:rFonts w:ascii="Times New Roman" w:hAnsi="Times New Roman" w:cs="Times New Roman"/>
          <w:szCs w:val="21"/>
        </w:rPr>
        <w:t>L.</w:t>
      </w:r>
      <w:r>
        <w:rPr>
          <w:rFonts w:ascii="Times New Roman" w:hAnsi="Times New Roman" w:cs="Times New Roman"/>
          <w:spacing w:val="-17"/>
          <w:szCs w:val="21"/>
        </w:rPr>
        <w:t xml:space="preserve"> </w:t>
      </w:r>
      <w:r>
        <w:rPr>
          <w:rFonts w:ascii="Times New Roman" w:hAnsi="Times New Roman" w:cs="Times New Roman"/>
          <w:szCs w:val="21"/>
        </w:rPr>
        <w:t>Shang,</w:t>
      </w:r>
      <w:r>
        <w:rPr>
          <w:rFonts w:ascii="Times New Roman" w:hAnsi="Times New Roman" w:cs="Times New Roman"/>
          <w:spacing w:val="-15"/>
          <w:szCs w:val="21"/>
        </w:rPr>
        <w:t xml:space="preserve"> </w:t>
      </w:r>
      <w:r>
        <w:rPr>
          <w:rFonts w:ascii="Times New Roman" w:hAnsi="Times New Roman" w:cs="Times New Roman"/>
          <w:szCs w:val="21"/>
        </w:rPr>
        <w:t>Z.</w:t>
      </w:r>
      <w:r>
        <w:rPr>
          <w:rFonts w:ascii="Times New Roman" w:hAnsi="Times New Roman" w:cs="Times New Roman"/>
          <w:spacing w:val="-17"/>
          <w:szCs w:val="21"/>
        </w:rPr>
        <w:t xml:space="preserve"> </w:t>
      </w:r>
      <w:r>
        <w:rPr>
          <w:rFonts w:ascii="Times New Roman" w:hAnsi="Times New Roman" w:cs="Times New Roman"/>
          <w:szCs w:val="21"/>
        </w:rPr>
        <w:t>Lu,</w:t>
      </w:r>
      <w:r>
        <w:rPr>
          <w:rFonts w:ascii="Times New Roman" w:hAnsi="Times New Roman" w:cs="Times New Roman"/>
          <w:spacing w:val="-14"/>
          <w:szCs w:val="21"/>
        </w:rPr>
        <w:t xml:space="preserve"> </w:t>
      </w:r>
      <w:r>
        <w:rPr>
          <w:rFonts w:ascii="Times New Roman" w:hAnsi="Times New Roman" w:cs="Times New Roman"/>
          <w:szCs w:val="21"/>
        </w:rPr>
        <w:t>H.</w:t>
      </w:r>
      <w:r>
        <w:rPr>
          <w:rFonts w:ascii="Times New Roman" w:hAnsi="Times New Roman" w:cs="Times New Roman"/>
          <w:spacing w:val="-17"/>
          <w:szCs w:val="21"/>
        </w:rPr>
        <w:t xml:space="preserve"> </w:t>
      </w:r>
      <w:r>
        <w:rPr>
          <w:rFonts w:ascii="Times New Roman" w:hAnsi="Times New Roman" w:cs="Times New Roman"/>
          <w:szCs w:val="21"/>
        </w:rPr>
        <w:t>Li.</w:t>
      </w:r>
      <w:r>
        <w:rPr>
          <w:rFonts w:ascii="Times New Roman" w:hAnsi="Times New Roman" w:cs="Times New Roman"/>
          <w:spacing w:val="-6"/>
          <w:szCs w:val="21"/>
        </w:rPr>
        <w:t xml:space="preserve"> </w:t>
      </w:r>
      <w:r>
        <w:rPr>
          <w:rFonts w:ascii="Times New Roman" w:hAnsi="Times New Roman" w:cs="Times New Roman"/>
          <w:szCs w:val="21"/>
        </w:rPr>
        <w:t>Neural</w:t>
      </w:r>
      <w:r>
        <w:rPr>
          <w:rFonts w:ascii="Times New Roman" w:hAnsi="Times New Roman" w:cs="Times New Roman"/>
          <w:spacing w:val="-17"/>
          <w:szCs w:val="21"/>
        </w:rPr>
        <w:t xml:space="preserve"> </w:t>
      </w:r>
      <w:r>
        <w:rPr>
          <w:rFonts w:ascii="Times New Roman" w:hAnsi="Times New Roman" w:cs="Times New Roman"/>
          <w:szCs w:val="21"/>
        </w:rPr>
        <w:t>responding</w:t>
      </w:r>
      <w:r>
        <w:rPr>
          <w:rFonts w:ascii="Times New Roman" w:hAnsi="Times New Roman" w:cs="Times New Roman"/>
          <w:spacing w:val="-17"/>
          <w:szCs w:val="21"/>
        </w:rPr>
        <w:t xml:space="preserve"> </w:t>
      </w:r>
      <w:r>
        <w:rPr>
          <w:rFonts w:ascii="Times New Roman" w:hAnsi="Times New Roman" w:cs="Times New Roman"/>
          <w:szCs w:val="21"/>
        </w:rPr>
        <w:t>machine</w:t>
      </w:r>
      <w:r>
        <w:rPr>
          <w:rFonts w:ascii="Times New Roman" w:hAnsi="Times New Roman" w:cs="Times New Roman"/>
          <w:spacing w:val="-17"/>
          <w:szCs w:val="21"/>
        </w:rPr>
        <w:t xml:space="preserve"> </w:t>
      </w:r>
      <w:r>
        <w:rPr>
          <w:rFonts w:ascii="Times New Roman" w:hAnsi="Times New Roman" w:cs="Times New Roman"/>
          <w:szCs w:val="21"/>
        </w:rPr>
        <w:t>for</w:t>
      </w:r>
      <w:r>
        <w:rPr>
          <w:rFonts w:ascii="Times New Roman" w:hAnsi="Times New Roman" w:cs="Times New Roman"/>
          <w:spacing w:val="-17"/>
          <w:szCs w:val="21"/>
        </w:rPr>
        <w:t xml:space="preserve"> </w:t>
      </w:r>
      <w:r>
        <w:rPr>
          <w:rFonts w:ascii="Times New Roman" w:hAnsi="Times New Roman" w:cs="Times New Roman"/>
          <w:szCs w:val="21"/>
        </w:rPr>
        <w:t>sho</w:t>
      </w:r>
      <w:r>
        <w:rPr>
          <w:rFonts w:ascii="Times New Roman" w:hAnsi="Times New Roman" w:cs="Times New Roman"/>
          <w:spacing w:val="4"/>
          <w:szCs w:val="21"/>
        </w:rPr>
        <w:t>r</w:t>
      </w:r>
      <w:r>
        <w:rPr>
          <w:rFonts w:ascii="Times New Roman" w:hAnsi="Times New Roman" w:cs="Times New Roman"/>
          <w:szCs w:val="21"/>
        </w:rPr>
        <w:t>t-t</w:t>
      </w:r>
      <w:r>
        <w:rPr>
          <w:rFonts w:ascii="Times New Roman" w:hAnsi="Times New Roman" w:cs="Times New Roman"/>
          <w:spacing w:val="-3"/>
          <w:szCs w:val="21"/>
        </w:rPr>
        <w:t>e</w:t>
      </w:r>
      <w:r>
        <w:rPr>
          <w:rFonts w:ascii="Times New Roman" w:hAnsi="Times New Roman" w:cs="Times New Roman"/>
          <w:szCs w:val="21"/>
        </w:rPr>
        <w:t>xt</w:t>
      </w:r>
      <w:r>
        <w:rPr>
          <w:rFonts w:ascii="Times New Roman" w:hAnsi="Times New Roman" w:cs="Times New Roman"/>
          <w:spacing w:val="-17"/>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ersation[J].</w:t>
      </w:r>
      <w:r>
        <w:rPr>
          <w:rFonts w:ascii="Times New Roman" w:hAnsi="Times New Roman" w:cs="Times New Roman"/>
          <w:spacing w:val="-6"/>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17"/>
          <w:szCs w:val="21"/>
        </w:rPr>
        <w:t xml:space="preserve"> </w:t>
      </w:r>
      <w:r>
        <w:rPr>
          <w:rFonts w:ascii="Times New Roman" w:hAnsi="Times New Roman" w:cs="Times New Roman"/>
          <w:szCs w:val="21"/>
        </w:rPr>
        <w:t>preprint</w:t>
      </w:r>
      <w:r>
        <w:rPr>
          <w:rFonts w:ascii="Times New Roman" w:hAnsi="Times New Roman" w:cs="Times New Roman"/>
          <w:w w:val="9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1503.02364.</w:t>
      </w:r>
      <w:r>
        <w:rPr>
          <w:rFonts w:ascii="Times New Roman" w:hAnsi="Times New Roman" w:cs="Times New Roman"/>
          <w:spacing w:val="-21"/>
          <w:szCs w:val="21"/>
        </w:rPr>
        <w:t xml:space="preserve"> </w:t>
      </w:r>
      <w:r>
        <w:rPr>
          <w:rFonts w:ascii="Times New Roman" w:hAnsi="Times New Roman" w:cs="Times New Roman"/>
          <w:szCs w:val="21"/>
        </w:rPr>
        <w:t>2015</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30" w:name="_bookmark175"/>
      <w:bookmarkEnd w:id="430"/>
      <w:r>
        <w:rPr>
          <w:rFonts w:ascii="Times New Roman" w:hAnsi="Times New Roman" w:cs="Times New Roman"/>
          <w:szCs w:val="21"/>
        </w:rPr>
        <w:t>[56]</w:t>
      </w:r>
      <w:r>
        <w:rPr>
          <w:rFonts w:ascii="Times New Roman" w:hAnsi="Times New Roman" w:cs="Times New Roman"/>
          <w:spacing w:val="5"/>
          <w:szCs w:val="21"/>
        </w:rPr>
        <w:t xml:space="preserve"> </w:t>
      </w:r>
      <w:r>
        <w:rPr>
          <w:rFonts w:ascii="Times New Roman" w:hAnsi="Times New Roman" w:cs="Times New Roman"/>
          <w:szCs w:val="21"/>
        </w:rPr>
        <w:t>A. Sordoni,</w:t>
      </w:r>
      <w:r>
        <w:rPr>
          <w:rFonts w:ascii="Times New Roman" w:hAnsi="Times New Roman" w:cs="Times New Roman"/>
          <w:spacing w:val="1"/>
          <w:szCs w:val="21"/>
        </w:rPr>
        <w:t xml:space="preserve"> </w:t>
      </w:r>
      <w:r>
        <w:rPr>
          <w:rFonts w:ascii="Times New Roman" w:hAnsi="Times New Roman" w:cs="Times New Roman"/>
          <w:szCs w:val="21"/>
        </w:rPr>
        <w:t>M. Gall</w:t>
      </w:r>
      <w:r>
        <w:rPr>
          <w:rFonts w:ascii="Times New Roman" w:hAnsi="Times New Roman" w:cs="Times New Roman"/>
          <w:spacing w:val="-3"/>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Auli,</w:t>
      </w:r>
      <w:r>
        <w:rPr>
          <w:rFonts w:ascii="Times New Roman" w:hAnsi="Times New Roman" w:cs="Times New Roman"/>
          <w:spacing w:val="1"/>
          <w:szCs w:val="21"/>
        </w:rPr>
        <w:t xml:space="preserve"> </w:t>
      </w:r>
      <w:r>
        <w:rPr>
          <w:rFonts w:ascii="Times New Roman" w:hAnsi="Times New Roman" w:cs="Times New Roman"/>
          <w:szCs w:val="21"/>
        </w:rPr>
        <w:t>C. Broc</w:t>
      </w:r>
      <w:r>
        <w:rPr>
          <w:rFonts w:ascii="Times New Roman" w:hAnsi="Times New Roman" w:cs="Times New Roman"/>
          <w:spacing w:val="-2"/>
          <w:szCs w:val="21"/>
        </w:rPr>
        <w:t>k</w:t>
      </w:r>
      <w:r>
        <w:rPr>
          <w:rFonts w:ascii="Times New Roman" w:hAnsi="Times New Roman" w:cs="Times New Roman"/>
          <w:szCs w:val="21"/>
        </w:rPr>
        <w:t>ett,</w:t>
      </w:r>
      <w:r>
        <w:rPr>
          <w:rFonts w:ascii="Times New Roman" w:hAnsi="Times New Roman" w:cs="Times New Roman"/>
          <w:spacing w:val="1"/>
          <w:szCs w:val="21"/>
        </w:rPr>
        <w:t xml:space="preserve"> </w:t>
      </w:r>
      <w:r>
        <w:rPr>
          <w:rFonts w:ascii="Times New Roman" w:hAnsi="Times New Roman" w:cs="Times New Roman"/>
          <w:spacing w:val="-28"/>
          <w:szCs w:val="21"/>
        </w:rPr>
        <w:t>Y</w:t>
      </w:r>
      <w:r>
        <w:rPr>
          <w:rFonts w:ascii="Times New Roman" w:hAnsi="Times New Roman" w:cs="Times New Roman"/>
          <w:szCs w:val="21"/>
        </w:rPr>
        <w:t>. Ji,</w:t>
      </w:r>
      <w:r>
        <w:rPr>
          <w:rFonts w:ascii="Times New Roman" w:hAnsi="Times New Roman" w:cs="Times New Roman"/>
          <w:spacing w:val="1"/>
          <w:szCs w:val="21"/>
        </w:rPr>
        <w:t xml:space="preserve"> </w:t>
      </w:r>
      <w:r>
        <w:rPr>
          <w:rFonts w:ascii="Times New Roman" w:hAnsi="Times New Roman" w:cs="Times New Roman"/>
          <w:szCs w:val="21"/>
        </w:rPr>
        <w:t>M. Mitchell,</w:t>
      </w:r>
      <w:r>
        <w:rPr>
          <w:rFonts w:ascii="Times New Roman" w:hAnsi="Times New Roman" w:cs="Times New Roman"/>
          <w:spacing w:val="1"/>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8"/>
          <w:szCs w:val="21"/>
        </w:rPr>
        <w:t>Y</w:t>
      </w:r>
      <w:r>
        <w:rPr>
          <w:rFonts w:ascii="Times New Roman" w:hAnsi="Times New Roman" w:cs="Times New Roman"/>
          <w:szCs w:val="21"/>
        </w:rPr>
        <w:t xml:space="preserve">. Nie, </w:t>
      </w:r>
      <w:r>
        <w:rPr>
          <w:rFonts w:ascii="Times New Roman" w:hAnsi="Times New Roman" w:cs="Times New Roman"/>
          <w:spacing w:val="-14"/>
          <w:szCs w:val="21"/>
        </w:rPr>
        <w:t>J</w:t>
      </w:r>
      <w:r>
        <w:rPr>
          <w:rFonts w:ascii="Times New Roman" w:hAnsi="Times New Roman" w:cs="Times New Roman"/>
          <w:szCs w:val="21"/>
        </w:rPr>
        <w:t>. Gao,</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 Dolan.</w:t>
      </w:r>
      <w:r>
        <w:rPr>
          <w:rFonts w:ascii="Times New Roman" w:hAnsi="Times New Roman" w:cs="Times New Roman"/>
          <w:spacing w:val="32"/>
          <w:szCs w:val="21"/>
        </w:rPr>
        <w:t xml:space="preserve"> </w:t>
      </w:r>
      <w:r>
        <w:rPr>
          <w:rFonts w:ascii="Times New Roman" w:hAnsi="Times New Roman" w:cs="Times New Roman"/>
          <w:szCs w:val="21"/>
        </w:rPr>
        <w:t>A</w:t>
      </w:r>
      <w:r>
        <w:rPr>
          <w:rFonts w:ascii="Times New Roman" w:hAnsi="Times New Roman" w:cs="Times New Roman"/>
          <w:w w:val="99"/>
          <w:szCs w:val="21"/>
        </w:rPr>
        <w:t xml:space="preserve"> </w:t>
      </w:r>
      <w:r>
        <w:rPr>
          <w:rFonts w:ascii="Times New Roman" w:hAnsi="Times New Roman" w:cs="Times New Roman"/>
          <w:szCs w:val="21"/>
        </w:rPr>
        <w:t>neural</w:t>
      </w:r>
      <w:r>
        <w:rPr>
          <w:rFonts w:ascii="Times New Roman" w:hAnsi="Times New Roman" w:cs="Times New Roman"/>
          <w:spacing w:val="-1"/>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 approach</w:t>
      </w:r>
      <w:r>
        <w:rPr>
          <w:rFonts w:ascii="Times New Roman" w:hAnsi="Times New Roman" w:cs="Times New Roman"/>
          <w:spacing w:val="-1"/>
          <w:szCs w:val="21"/>
        </w:rPr>
        <w:t xml:space="preserve"> </w:t>
      </w:r>
      <w:r>
        <w:rPr>
          <w:rFonts w:ascii="Times New Roman" w:hAnsi="Times New Roman" w:cs="Times New Roman"/>
          <w:szCs w:val="21"/>
        </w:rPr>
        <w:t>to cont</w:t>
      </w:r>
      <w:r>
        <w:rPr>
          <w:rFonts w:ascii="Times New Roman" w:hAnsi="Times New Roman" w:cs="Times New Roman"/>
          <w:spacing w:val="-3"/>
          <w:szCs w:val="21"/>
        </w:rPr>
        <w:t>e</w:t>
      </w:r>
      <w:r>
        <w:rPr>
          <w:rFonts w:ascii="Times New Roman" w:hAnsi="Times New Roman" w:cs="Times New Roman"/>
          <w:szCs w:val="21"/>
        </w:rPr>
        <w:t>xt-sensit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generation</w:t>
      </w:r>
      <w:r>
        <w:rPr>
          <w:rFonts w:ascii="Times New Roman" w:hAnsi="Times New Roman" w:cs="Times New Roman"/>
          <w:spacing w:val="-1"/>
          <w:szCs w:val="21"/>
        </w:rPr>
        <w:t xml:space="preserve"> </w:t>
      </w:r>
      <w:r>
        <w:rPr>
          <w:rFonts w:ascii="Times New Roman" w:hAnsi="Times New Roman" w:cs="Times New Roman"/>
          <w:szCs w:val="21"/>
        </w:rPr>
        <w:t>of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 responses[J].</w:t>
      </w:r>
      <w:r>
        <w:rPr>
          <w:rFonts w:ascii="Times New Roman" w:hAnsi="Times New Roman" w:cs="Times New Roman"/>
          <w:spacing w:val="36"/>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w w:val="99"/>
          <w:szCs w:val="21"/>
        </w:rPr>
        <w:t xml:space="preserve"> </w:t>
      </w:r>
      <w:r>
        <w:rPr>
          <w:rFonts w:ascii="Times New Roman" w:hAnsi="Times New Roman" w:cs="Times New Roman"/>
          <w:szCs w:val="21"/>
        </w:rPr>
        <w:t>preprint</w:t>
      </w:r>
      <w:r>
        <w:rPr>
          <w:rFonts w:ascii="Times New Roman" w:hAnsi="Times New Roman" w:cs="Times New Roman"/>
          <w:spacing w:val="-14"/>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1506.06714.</w:t>
      </w:r>
      <w:r>
        <w:rPr>
          <w:rFonts w:ascii="Times New Roman" w:hAnsi="Times New Roman" w:cs="Times New Roman"/>
          <w:spacing w:val="-14"/>
          <w:szCs w:val="21"/>
        </w:rPr>
        <w:t xml:space="preserve"> </w:t>
      </w:r>
      <w:r>
        <w:rPr>
          <w:rFonts w:ascii="Times New Roman" w:hAnsi="Times New Roman" w:cs="Times New Roman"/>
          <w:szCs w:val="21"/>
        </w:rPr>
        <w:t>2015</w:t>
      </w:r>
    </w:p>
    <w:p w:rsidR="000A3AD4" w:rsidRDefault="000A3AD4" w:rsidP="000A3AD4">
      <w:pPr>
        <w:spacing w:before="28" w:line="462" w:lineRule="exact"/>
        <w:ind w:left="408" w:right="5"/>
        <w:rPr>
          <w:rFonts w:ascii="Times New Roman" w:hAnsi="Times New Roman" w:cs="Times New Roman"/>
          <w:szCs w:val="21"/>
        </w:rPr>
      </w:pPr>
      <w:bookmarkStart w:id="431" w:name="_bookmark176"/>
      <w:bookmarkEnd w:id="431"/>
      <w:r>
        <w:rPr>
          <w:rFonts w:ascii="Times New Roman" w:hAnsi="Times New Roman" w:cs="Times New Roman"/>
          <w:szCs w:val="21"/>
        </w:rPr>
        <w:t xml:space="preserve">[57] </w:t>
      </w:r>
      <w:r>
        <w:rPr>
          <w:rFonts w:ascii="Times New Roman" w:hAnsi="Times New Roman" w:cs="Times New Roman"/>
          <w:spacing w:val="1"/>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7"/>
          <w:szCs w:val="21"/>
        </w:rPr>
        <w:t>n</w:t>
      </w:r>
      <w:r>
        <w:rPr>
          <w:rFonts w:ascii="Times New Roman" w:hAnsi="Times New Roman" w:cs="Times New Roman"/>
          <w:szCs w:val="21"/>
        </w:rPr>
        <w:t>yals,</w:t>
      </w:r>
      <w:r>
        <w:rPr>
          <w:rFonts w:ascii="Times New Roman" w:hAnsi="Times New Roman" w:cs="Times New Roman"/>
          <w:spacing w:val="-6"/>
          <w:szCs w:val="21"/>
        </w:rPr>
        <w:t xml:space="preserve"> </w:t>
      </w:r>
      <w:r>
        <w:rPr>
          <w:rFonts w:ascii="Times New Roman" w:hAnsi="Times New Roman" w:cs="Times New Roman"/>
          <w:spacing w:val="-10"/>
          <w:szCs w:val="21"/>
        </w:rPr>
        <w:t>Q</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Le.</w:t>
      </w:r>
      <w:r>
        <w:rPr>
          <w:rFonts w:ascii="Times New Roman" w:hAnsi="Times New Roman" w:cs="Times New Roman"/>
          <w:spacing w:val="15"/>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neural</w:t>
      </w:r>
      <w:r>
        <w:rPr>
          <w:rFonts w:ascii="Times New Roman" w:hAnsi="Times New Roman" w:cs="Times New Roman"/>
          <w:spacing w:val="-6"/>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w:t>
      </w:r>
      <w:r>
        <w:rPr>
          <w:rFonts w:ascii="Times New Roman" w:hAnsi="Times New Roman" w:cs="Times New Roman"/>
          <w:spacing w:val="-6"/>
          <w:szCs w:val="21"/>
        </w:rPr>
        <w:t xml:space="preserve"> </w:t>
      </w:r>
      <w:r>
        <w:rPr>
          <w:rFonts w:ascii="Times New Roman" w:hAnsi="Times New Roman" w:cs="Times New Roman"/>
          <w:szCs w:val="21"/>
        </w:rPr>
        <w:t>model[J].</w:t>
      </w:r>
      <w:r>
        <w:rPr>
          <w:rFonts w:ascii="Times New Roman" w:hAnsi="Times New Roman" w:cs="Times New Roman"/>
          <w:spacing w:val="15"/>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6"/>
          <w:szCs w:val="21"/>
        </w:rPr>
        <w:t xml:space="preserve"> </w:t>
      </w:r>
      <w:r>
        <w:rPr>
          <w:rFonts w:ascii="Times New Roman" w:hAnsi="Times New Roman" w:cs="Times New Roman"/>
          <w:szCs w:val="21"/>
        </w:rPr>
        <w:t>preprint</w:t>
      </w:r>
      <w:r>
        <w:rPr>
          <w:rFonts w:ascii="Times New Roman" w:hAnsi="Times New Roman" w:cs="Times New Roman"/>
          <w:spacing w:val="-6"/>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1506.05869.</w:t>
      </w:r>
      <w:r>
        <w:rPr>
          <w:rFonts w:ascii="Times New Roman" w:hAnsi="Times New Roman" w:cs="Times New Roman"/>
          <w:spacing w:val="-5"/>
          <w:szCs w:val="21"/>
        </w:rPr>
        <w:t xml:space="preserve"> </w:t>
      </w:r>
      <w:r>
        <w:rPr>
          <w:rFonts w:ascii="Times New Roman" w:hAnsi="Times New Roman" w:cs="Times New Roman"/>
          <w:szCs w:val="21"/>
        </w:rPr>
        <w:t>2015</w:t>
      </w:r>
      <w:r>
        <w:rPr>
          <w:rFonts w:ascii="Times New Roman" w:hAnsi="Times New Roman" w:cs="Times New Roman"/>
          <w:w w:val="99"/>
          <w:szCs w:val="21"/>
        </w:rPr>
        <w:t xml:space="preserve"> </w:t>
      </w:r>
      <w:bookmarkStart w:id="432" w:name="_bookmark177"/>
      <w:bookmarkEnd w:id="432"/>
      <w:r>
        <w:rPr>
          <w:rFonts w:ascii="Times New Roman" w:hAnsi="Times New Roman" w:cs="Times New Roman"/>
          <w:szCs w:val="21"/>
        </w:rPr>
        <w:t xml:space="preserve">[58] </w:t>
      </w:r>
      <w:r>
        <w:rPr>
          <w:rFonts w:ascii="Times New Roman" w:hAnsi="Times New Roman" w:cs="Times New Roman"/>
          <w:spacing w:val="5"/>
          <w:szCs w:val="21"/>
        </w:rPr>
        <w:t xml:space="preserve"> </w:t>
      </w:r>
      <w:r>
        <w:rPr>
          <w:rFonts w:ascii="Times New Roman" w:hAnsi="Times New Roman" w:cs="Times New Roman"/>
          <w:szCs w:val="21"/>
        </w:rPr>
        <w:t>I.</w:t>
      </w:r>
      <w:r>
        <w:rPr>
          <w:rFonts w:ascii="Times New Roman" w:hAnsi="Times New Roman" w:cs="Times New Roman"/>
          <w:spacing w:val="18"/>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Serban,</w:t>
      </w:r>
      <w:r>
        <w:rPr>
          <w:rFonts w:ascii="Times New Roman" w:hAnsi="Times New Roman" w:cs="Times New Roman"/>
          <w:spacing w:val="23"/>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Sordoni,</w:t>
      </w:r>
      <w:r>
        <w:rPr>
          <w:rFonts w:ascii="Times New Roman" w:hAnsi="Times New Roman" w:cs="Times New Roman"/>
          <w:spacing w:val="23"/>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Bengio,</w:t>
      </w:r>
      <w:r>
        <w:rPr>
          <w:rFonts w:ascii="Times New Roman" w:hAnsi="Times New Roman" w:cs="Times New Roman"/>
          <w:spacing w:val="23"/>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C.</w:t>
      </w:r>
      <w:r>
        <w:rPr>
          <w:rFonts w:ascii="Times New Roman" w:hAnsi="Times New Roman" w:cs="Times New Roman"/>
          <w:spacing w:val="18"/>
          <w:szCs w:val="21"/>
        </w:rPr>
        <w:t xml:space="preserve"> </w:t>
      </w:r>
      <w:r>
        <w:rPr>
          <w:rFonts w:ascii="Times New Roman" w:hAnsi="Times New Roman" w:cs="Times New Roman"/>
          <w:szCs w:val="21"/>
        </w:rPr>
        <w:t>Cou</w:t>
      </w:r>
      <w:r>
        <w:rPr>
          <w:rFonts w:ascii="Times New Roman" w:hAnsi="Times New Roman" w:cs="Times New Roman"/>
          <w:spacing w:val="4"/>
          <w:szCs w:val="21"/>
        </w:rPr>
        <w:t>r</w:t>
      </w:r>
      <w:r>
        <w:rPr>
          <w:rFonts w:ascii="Times New Roman" w:hAnsi="Times New Roman" w:cs="Times New Roman"/>
          <w:szCs w:val="21"/>
        </w:rPr>
        <w:t>ville,</w:t>
      </w:r>
      <w:r>
        <w:rPr>
          <w:rFonts w:ascii="Times New Roman" w:hAnsi="Times New Roman" w:cs="Times New Roman"/>
          <w:spacing w:val="2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 xml:space="preserve">Pineau. </w:t>
      </w:r>
      <w:r>
        <w:rPr>
          <w:rFonts w:ascii="Times New Roman" w:hAnsi="Times New Roman" w:cs="Times New Roman"/>
          <w:spacing w:val="43"/>
          <w:szCs w:val="21"/>
        </w:rPr>
        <w:t xml:space="preserve"> </w:t>
      </w:r>
      <w:r>
        <w:rPr>
          <w:rFonts w:ascii="Times New Roman" w:hAnsi="Times New Roman" w:cs="Times New Roman"/>
          <w:szCs w:val="21"/>
        </w:rPr>
        <w:t>Building</w:t>
      </w:r>
      <w:r>
        <w:rPr>
          <w:rFonts w:ascii="Times New Roman" w:hAnsi="Times New Roman" w:cs="Times New Roman"/>
          <w:spacing w:val="17"/>
          <w:szCs w:val="21"/>
        </w:rPr>
        <w:t xml:space="preserve"> </w:t>
      </w:r>
      <w:r>
        <w:rPr>
          <w:rFonts w:ascii="Times New Roman" w:hAnsi="Times New Roman" w:cs="Times New Roman"/>
          <w:szCs w:val="21"/>
        </w:rPr>
        <w:t>End-</w:t>
      </w:r>
      <w:r>
        <w:rPr>
          <w:rFonts w:ascii="Times New Roman" w:hAnsi="Times New Roman" w:cs="Times New Roman"/>
          <w:spacing w:val="-18"/>
          <w:szCs w:val="21"/>
        </w:rPr>
        <w:t>T</w:t>
      </w:r>
      <w:r>
        <w:rPr>
          <w:rFonts w:ascii="Times New Roman" w:hAnsi="Times New Roman" w:cs="Times New Roman"/>
          <w:szCs w:val="21"/>
        </w:rPr>
        <w:t>o-End</w:t>
      </w:r>
      <w:r>
        <w:rPr>
          <w:rFonts w:ascii="Times New Roman" w:hAnsi="Times New Roman" w:cs="Times New Roman"/>
          <w:spacing w:val="17"/>
          <w:szCs w:val="21"/>
        </w:rPr>
        <w:t xml:space="preserve"> </w:t>
      </w:r>
      <w:r>
        <w:rPr>
          <w:rFonts w:ascii="Times New Roman" w:hAnsi="Times New Roman" w:cs="Times New Roman"/>
          <w:szCs w:val="21"/>
        </w:rPr>
        <w:t>Dia-</w:t>
      </w:r>
    </w:p>
    <w:p w:rsidR="000A3AD4" w:rsidRDefault="000A3AD4" w:rsidP="000A3AD4">
      <w:pPr>
        <w:spacing w:line="213" w:lineRule="exact"/>
        <w:ind w:left="874" w:right="117"/>
        <w:jc w:val="both"/>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
          <w:szCs w:val="21"/>
        </w:rPr>
        <w:t xml:space="preserve"> </w:t>
      </w:r>
      <w:r>
        <w:rPr>
          <w:rFonts w:ascii="Times New Roman" w:hAnsi="Times New Roman" w:cs="Times New Roman"/>
          <w:szCs w:val="21"/>
        </w:rPr>
        <w:t>Systems Using</w:t>
      </w:r>
      <w:r>
        <w:rPr>
          <w:rFonts w:ascii="Times New Roman" w:hAnsi="Times New Roman" w:cs="Times New Roman"/>
          <w:spacing w:val="-1"/>
          <w:szCs w:val="21"/>
        </w:rPr>
        <w:t xml:space="preserve"> </w:t>
      </w:r>
      <w:r>
        <w:rPr>
          <w:rFonts w:ascii="Times New Roman" w:hAnsi="Times New Roman" w:cs="Times New Roman"/>
          <w:szCs w:val="21"/>
        </w:rPr>
        <w:t>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Hierarchical</w:t>
      </w:r>
      <w:r>
        <w:rPr>
          <w:rFonts w:ascii="Times New Roman" w:hAnsi="Times New Roman" w:cs="Times New Roman"/>
          <w:spacing w:val="-1"/>
          <w:szCs w:val="21"/>
        </w:rPr>
        <w:t xml:space="preserve"> </w:t>
      </w:r>
      <w:r>
        <w:rPr>
          <w:rFonts w:ascii="Times New Roman" w:hAnsi="Times New Roman" w:cs="Times New Roman"/>
          <w:szCs w:val="21"/>
        </w:rPr>
        <w:t>Neural</w:t>
      </w:r>
      <w:r>
        <w:rPr>
          <w:rFonts w:ascii="Times New Roman" w:hAnsi="Times New Roman" w:cs="Times New Roman"/>
          <w:spacing w:val="-1"/>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 Models[C].</w:t>
      </w:r>
      <w:r>
        <w:rPr>
          <w:rFonts w:ascii="Times New Roman" w:hAnsi="Times New Roman" w:cs="Times New Roman"/>
          <w:spacing w:val="35"/>
          <w:szCs w:val="21"/>
        </w:rPr>
        <w:t xml:space="preserve"> </w:t>
      </w:r>
      <w:r>
        <w:rPr>
          <w:rFonts w:ascii="Times New Roman" w:hAnsi="Times New Roman" w:cs="Times New Roman"/>
          <w:szCs w:val="21"/>
        </w:rPr>
        <w:t>Proceedings of</w:t>
      </w:r>
      <w:r>
        <w:rPr>
          <w:rFonts w:ascii="Times New Roman" w:hAnsi="Times New Roman" w:cs="Times New Roman"/>
          <w:spacing w:val="-1"/>
          <w:szCs w:val="21"/>
        </w:rPr>
        <w:t xml:space="preserve"> </w:t>
      </w:r>
      <w:r>
        <w:rPr>
          <w:rFonts w:ascii="Times New Roman" w:hAnsi="Times New Roman" w:cs="Times New Roman"/>
          <w:szCs w:val="21"/>
        </w:rPr>
        <w:t>the</w:t>
      </w:r>
    </w:p>
    <w:p w:rsidR="000A3AD4" w:rsidRDefault="000A3AD4" w:rsidP="000A3AD4">
      <w:pPr>
        <w:spacing w:before="6" w:line="260" w:lineRule="exact"/>
        <w:ind w:left="874" w:right="117"/>
        <w:jc w:val="both"/>
        <w:rPr>
          <w:rFonts w:ascii="Times New Roman" w:eastAsia="Lucida Console" w:hAnsi="Times New Roman" w:cs="Times New Roman"/>
          <w:szCs w:val="21"/>
        </w:rPr>
      </w:pPr>
      <w:r>
        <w:rPr>
          <w:rFonts w:ascii="Times New Roman" w:hAnsi="Times New Roman" w:cs="Times New Roman"/>
          <w:szCs w:val="21"/>
        </w:rPr>
        <w:t>Thi</w:t>
      </w:r>
      <w:r>
        <w:rPr>
          <w:rFonts w:ascii="Times New Roman" w:hAnsi="Times New Roman" w:cs="Times New Roman"/>
          <w:spacing w:val="4"/>
          <w:szCs w:val="21"/>
        </w:rPr>
        <w:t>r</w:t>
      </w:r>
      <w:r>
        <w:rPr>
          <w:rFonts w:ascii="Times New Roman" w:hAnsi="Times New Roman" w:cs="Times New Roman"/>
          <w:szCs w:val="21"/>
        </w:rPr>
        <w:t>tieth</w:t>
      </w:r>
      <w:r>
        <w:rPr>
          <w:rFonts w:ascii="Times New Roman" w:hAnsi="Times New Roman" w:cs="Times New Roman"/>
          <w:spacing w:val="-13"/>
          <w:szCs w:val="21"/>
        </w:rPr>
        <w:t xml:space="preserve"> </w:t>
      </w:r>
      <w:r>
        <w:rPr>
          <w:rFonts w:ascii="Times New Roman" w:hAnsi="Times New Roman" w:cs="Times New Roman"/>
          <w:szCs w:val="21"/>
        </w:rPr>
        <w:t>AAAI</w:t>
      </w:r>
      <w:r>
        <w:rPr>
          <w:rFonts w:ascii="Times New Roman" w:hAnsi="Times New Roman" w:cs="Times New Roman"/>
          <w:spacing w:val="-13"/>
          <w:szCs w:val="21"/>
        </w:rPr>
        <w:t xml:space="preserve"> </w:t>
      </w:r>
      <w:r>
        <w:rPr>
          <w:rFonts w:ascii="Times New Roman" w:hAnsi="Times New Roman" w:cs="Times New Roman"/>
          <w:szCs w:val="21"/>
        </w:rPr>
        <w:t>Conference</w:t>
      </w:r>
      <w:r>
        <w:rPr>
          <w:rFonts w:ascii="Times New Roman" w:hAnsi="Times New Roman" w:cs="Times New Roman"/>
          <w:spacing w:val="-12"/>
          <w:szCs w:val="21"/>
        </w:rPr>
        <w:t xml:space="preserve"> </w:t>
      </w:r>
      <w:r>
        <w:rPr>
          <w:rFonts w:ascii="Times New Roman" w:hAnsi="Times New Roman" w:cs="Times New Roman"/>
          <w:szCs w:val="21"/>
        </w:rPr>
        <w:t>on</w:t>
      </w:r>
      <w:r>
        <w:rPr>
          <w:rFonts w:ascii="Times New Roman" w:hAnsi="Times New Roman" w:cs="Times New Roman"/>
          <w:spacing w:val="-13"/>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12"/>
          <w:szCs w:val="21"/>
        </w:rPr>
        <w:t xml:space="preserve"> </w:t>
      </w:r>
      <w:r>
        <w:rPr>
          <w:rFonts w:ascii="Times New Roman" w:hAnsi="Times New Roman" w:cs="Times New Roman"/>
          <w:szCs w:val="21"/>
        </w:rPr>
        <w:t>Intelligence,</w:t>
      </w:r>
      <w:r>
        <w:rPr>
          <w:rFonts w:ascii="Times New Roman" w:hAnsi="Times New Roman" w:cs="Times New Roman"/>
          <w:spacing w:val="-12"/>
          <w:szCs w:val="21"/>
        </w:rPr>
        <w:t xml:space="preserve"> F</w:t>
      </w:r>
      <w:r>
        <w:rPr>
          <w:rFonts w:ascii="Times New Roman" w:hAnsi="Times New Roman" w:cs="Times New Roman"/>
          <w:szCs w:val="21"/>
        </w:rPr>
        <w:t>eb</w:t>
      </w:r>
      <w:r>
        <w:rPr>
          <w:rFonts w:ascii="Times New Roman" w:hAnsi="Times New Roman" w:cs="Times New Roman"/>
          <w:spacing w:val="3"/>
          <w:szCs w:val="21"/>
        </w:rPr>
        <w:t>r</w:t>
      </w:r>
      <w:r>
        <w:rPr>
          <w:rFonts w:ascii="Times New Roman" w:hAnsi="Times New Roman" w:cs="Times New Roman"/>
          <w:szCs w:val="21"/>
        </w:rPr>
        <w:t>ua</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13"/>
          <w:szCs w:val="21"/>
        </w:rPr>
        <w:t xml:space="preserve"> </w:t>
      </w:r>
      <w:r>
        <w:rPr>
          <w:rFonts w:ascii="Times New Roman" w:hAnsi="Times New Roman" w:cs="Times New Roman"/>
          <w:szCs w:val="21"/>
        </w:rPr>
        <w:t>12-17,</w:t>
      </w:r>
      <w:r>
        <w:rPr>
          <w:rFonts w:ascii="Times New Roman" w:hAnsi="Times New Roman" w:cs="Times New Roman"/>
          <w:spacing w:val="-11"/>
          <w:szCs w:val="21"/>
        </w:rPr>
        <w:t xml:space="preserve"> </w:t>
      </w:r>
      <w:r>
        <w:rPr>
          <w:rFonts w:ascii="Times New Roman" w:hAnsi="Times New Roman" w:cs="Times New Roman"/>
          <w:szCs w:val="21"/>
        </w:rPr>
        <w:t>2016,</w:t>
      </w:r>
      <w:r>
        <w:rPr>
          <w:rFonts w:ascii="Times New Roman" w:hAnsi="Times New Roman" w:cs="Times New Roman"/>
          <w:spacing w:val="-12"/>
          <w:szCs w:val="21"/>
        </w:rPr>
        <w:t xml:space="preserve"> </w:t>
      </w:r>
      <w:r>
        <w:rPr>
          <w:rFonts w:ascii="Times New Roman" w:hAnsi="Times New Roman" w:cs="Times New Roman"/>
          <w:szCs w:val="21"/>
        </w:rPr>
        <w:t>Phoenix,</w:t>
      </w:r>
      <w:r>
        <w:rPr>
          <w:rFonts w:ascii="Times New Roman" w:hAnsi="Times New Roman" w:cs="Times New Roman"/>
          <w:spacing w:val="-12"/>
          <w:szCs w:val="21"/>
        </w:rPr>
        <w:t xml:space="preserve"> </w:t>
      </w:r>
      <w:r>
        <w:rPr>
          <w:rFonts w:ascii="Times New Roman" w:hAnsi="Times New Roman" w:cs="Times New Roman"/>
          <w:szCs w:val="21"/>
        </w:rPr>
        <w:t>Arizona,</w:t>
      </w:r>
      <w:r>
        <w:rPr>
          <w:rFonts w:ascii="Times New Roman" w:hAnsi="Times New Roman" w:cs="Times New Roman"/>
          <w:w w:val="99"/>
          <w:szCs w:val="21"/>
        </w:rPr>
        <w:t xml:space="preserve"> </w:t>
      </w:r>
      <w:r>
        <w:rPr>
          <w:rFonts w:ascii="Times New Roman" w:hAnsi="Times New Roman" w:cs="Times New Roman"/>
          <w:szCs w:val="21"/>
        </w:rPr>
        <w:t>USA.</w:t>
      </w:r>
      <w:r>
        <w:rPr>
          <w:rFonts w:ascii="Times New Roman" w:hAnsi="Times New Roman" w:cs="Times New Roman"/>
          <w:spacing w:val="46"/>
          <w:szCs w:val="21"/>
        </w:rPr>
        <w:t xml:space="preserve"> </w:t>
      </w:r>
      <w:r>
        <w:rPr>
          <w:rFonts w:ascii="Times New Roman" w:hAnsi="Times New Roman" w:cs="Times New Roman"/>
          <w:szCs w:val="21"/>
        </w:rPr>
        <w:t>2016,  3776–3784.</w:t>
      </w:r>
      <w:r>
        <w:rPr>
          <w:rFonts w:ascii="Times New Roman" w:hAnsi="Times New Roman" w:cs="Times New Roman"/>
          <w:spacing w:val="37"/>
          <w:szCs w:val="21"/>
        </w:rPr>
        <w:t xml:space="preserve"> </w:t>
      </w:r>
      <w:r>
        <w:rPr>
          <w:rFonts w:ascii="Times New Roman" w:hAnsi="Times New Roman" w:cs="Times New Roman"/>
          <w:szCs w:val="21"/>
        </w:rPr>
        <w:t>URL</w:t>
      </w:r>
      <w:r>
        <w:rPr>
          <w:rFonts w:ascii="Times New Roman" w:hAnsi="Times New Roman" w:cs="Times New Roman"/>
          <w:spacing w:val="47"/>
          <w:szCs w:val="21"/>
        </w:rPr>
        <w:t xml:space="preserve"> </w:t>
      </w:r>
      <w:hyperlink r:id="rId11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//www.aaai.org/ocs/index.php/AAAI/AAAI16/paper/</w:t>
        </w:r>
      </w:hyperlink>
      <w:r>
        <w:rPr>
          <w:rFonts w:ascii="Times New Roman" w:eastAsia="Lucida Console" w:hAnsi="Times New Roman" w:cs="Times New Roman"/>
          <w:w w:val="104"/>
          <w:szCs w:val="21"/>
        </w:rPr>
        <w:t xml:space="preserve"> </w:t>
      </w:r>
      <w:hyperlink r:id="rId119">
        <w:r>
          <w:rPr>
            <w:rFonts w:ascii="Times New Roman" w:eastAsia="Lucida Console" w:hAnsi="Times New Roman" w:cs="Times New Roman"/>
            <w:szCs w:val="21"/>
          </w:rPr>
          <w:t>view/11957</w:t>
        </w:r>
      </w:hyperlink>
    </w:p>
    <w:p w:rsidR="000A3AD4" w:rsidRDefault="000A3AD4" w:rsidP="000A3AD4">
      <w:pPr>
        <w:spacing w:before="13"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3" w:name="_bookmark178"/>
      <w:bookmarkEnd w:id="433"/>
      <w:r>
        <w:rPr>
          <w:rFonts w:ascii="Times New Roman" w:hAnsi="Times New Roman" w:cs="Times New Roman"/>
          <w:szCs w:val="21"/>
        </w:rPr>
        <w:t>[59]</w:t>
      </w:r>
      <w:r>
        <w:rPr>
          <w:rFonts w:ascii="Times New Roman" w:hAnsi="Times New Roman" w:cs="Times New Roman"/>
          <w:spacing w:val="4"/>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Pietquin,</w:t>
      </w:r>
      <w:r>
        <w:rPr>
          <w:rFonts w:ascii="Times New Roman" w:hAnsi="Times New Roman" w:cs="Times New Roman"/>
          <w:spacing w:val="16"/>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Dutoit.</w:t>
      </w:r>
      <w:r>
        <w:rPr>
          <w:rFonts w:ascii="Times New Roman" w:hAnsi="Times New Roman" w:cs="Times New Roman"/>
          <w:spacing w:val="21"/>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probabilistic</w:t>
      </w:r>
      <w:r>
        <w:rPr>
          <w:rFonts w:ascii="Times New Roman" w:hAnsi="Times New Roman" w:cs="Times New Roman"/>
          <w:spacing w:val="12"/>
          <w:szCs w:val="21"/>
        </w:rPr>
        <w:t xml:space="preserve"> </w:t>
      </w:r>
      <w:r>
        <w:rPr>
          <w:rFonts w:ascii="Times New Roman" w:hAnsi="Times New Roman" w:cs="Times New Roman"/>
          <w:szCs w:val="21"/>
        </w:rPr>
        <w:t>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2"/>
          <w:szCs w:val="21"/>
        </w:rPr>
        <w:t xml:space="preserve"> </w:t>
      </w:r>
      <w:r>
        <w:rPr>
          <w:rFonts w:ascii="Times New Roman" w:hAnsi="Times New Roman" w:cs="Times New Roman"/>
          <w:szCs w:val="21"/>
        </w:rPr>
        <w:t>simulation</w:t>
      </w:r>
      <w:r>
        <w:rPr>
          <w:rFonts w:ascii="Times New Roman" w:hAnsi="Times New Roman" w:cs="Times New Roman"/>
          <w:spacing w:val="11"/>
          <w:szCs w:val="21"/>
        </w:rPr>
        <w:t xml:space="preserve"> </w:t>
      </w:r>
      <w:r>
        <w:rPr>
          <w:rFonts w:ascii="Times New Roman" w:hAnsi="Times New Roman" w:cs="Times New Roman"/>
          <w:szCs w:val="21"/>
        </w:rPr>
        <w:t>and</w:t>
      </w:r>
      <w:r>
        <w:rPr>
          <w:rFonts w:ascii="Times New Roman" w:hAnsi="Times New Roman" w:cs="Times New Roman"/>
          <w:spacing w:val="12"/>
          <w:szCs w:val="21"/>
        </w:rPr>
        <w:t xml:space="preserve"> </w:t>
      </w:r>
      <w:r>
        <w:rPr>
          <w:rFonts w:ascii="Times New Roman" w:hAnsi="Times New Roman" w:cs="Times New Roman"/>
          <w:szCs w:val="21"/>
        </w:rPr>
        <w:t>optimal</w:t>
      </w:r>
      <w:r>
        <w:rPr>
          <w:rFonts w:ascii="Times New Roman" w:hAnsi="Times New Roman" w:cs="Times New Roman"/>
          <w:spacing w:val="11"/>
          <w:szCs w:val="21"/>
        </w:rPr>
        <w:t xml:space="preserve"> </w:t>
      </w:r>
      <w:r>
        <w:rPr>
          <w:rFonts w:ascii="Times New Roman" w:hAnsi="Times New Roman" w:cs="Times New Roman"/>
          <w:szCs w:val="21"/>
        </w:rPr>
        <w:t>strat</w:t>
      </w:r>
      <w:r>
        <w:rPr>
          <w:rFonts w:ascii="Times New Roman" w:hAnsi="Times New Roman" w:cs="Times New Roman"/>
          <w:spacing w:val="-3"/>
          <w:szCs w:val="21"/>
        </w:rPr>
        <w:t>e</w:t>
      </w:r>
      <w:r>
        <w:rPr>
          <w:rFonts w:ascii="Times New Roman" w:hAnsi="Times New Roman" w:cs="Times New Roman"/>
          <w:szCs w:val="21"/>
        </w:rPr>
        <w:t>gy</w:t>
      </w:r>
      <w:r>
        <w:rPr>
          <w:rFonts w:ascii="Times New Roman" w:hAnsi="Times New Roman" w:cs="Times New Roman"/>
          <w:w w:val="99"/>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ning[J].</w:t>
      </w:r>
      <w:r>
        <w:rPr>
          <w:rFonts w:ascii="Times New Roman" w:hAnsi="Times New Roman" w:cs="Times New Roman"/>
          <w:spacing w:val="32"/>
          <w:szCs w:val="21"/>
        </w:rPr>
        <w:t xml:space="preserve"> </w:t>
      </w:r>
      <w:r>
        <w:rPr>
          <w:rFonts w:ascii="Times New Roman" w:hAnsi="Times New Roman" w:cs="Times New Roman"/>
          <w:szCs w:val="21"/>
        </w:rPr>
        <w:t>Audio,</w:t>
      </w:r>
      <w:r>
        <w:rPr>
          <w:rFonts w:ascii="Times New Roman" w:hAnsi="Times New Roman" w:cs="Times New Roman"/>
          <w:spacing w:val="19"/>
          <w:szCs w:val="21"/>
        </w:rPr>
        <w:t xml:space="preserve"> </w:t>
      </w:r>
      <w:r>
        <w:rPr>
          <w:rFonts w:ascii="Times New Roman" w:hAnsi="Times New Roman" w:cs="Times New Roman"/>
          <w:szCs w:val="21"/>
        </w:rPr>
        <w:t>Speech,</w:t>
      </w:r>
      <w:r>
        <w:rPr>
          <w:rFonts w:ascii="Times New Roman" w:hAnsi="Times New Roman" w:cs="Times New Roman"/>
          <w:spacing w:val="20"/>
          <w:szCs w:val="21"/>
        </w:rPr>
        <w:t xml:space="preserve"> </w:t>
      </w:r>
      <w:r>
        <w:rPr>
          <w:rFonts w:ascii="Times New Roman" w:hAnsi="Times New Roman" w:cs="Times New Roman"/>
          <w:szCs w:val="21"/>
        </w:rPr>
        <w:t>and</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15"/>
          <w:szCs w:val="21"/>
        </w:rPr>
        <w:t xml:space="preserve"> </w:t>
      </w:r>
      <w:r>
        <w:rPr>
          <w:rFonts w:ascii="Times New Roman" w:hAnsi="Times New Roman" w:cs="Times New Roman"/>
          <w:szCs w:val="21"/>
        </w:rPr>
        <w:t>Processing,</w:t>
      </w:r>
      <w:r>
        <w:rPr>
          <w:rFonts w:ascii="Times New Roman" w:hAnsi="Times New Roman" w:cs="Times New Roman"/>
          <w:spacing w:val="19"/>
          <w:szCs w:val="21"/>
        </w:rPr>
        <w:t xml:space="preserve"> </w:t>
      </w:r>
      <w:r>
        <w:rPr>
          <w:rFonts w:ascii="Times New Roman" w:hAnsi="Times New Roman" w:cs="Times New Roman"/>
          <w:szCs w:val="21"/>
        </w:rPr>
        <w:t>IEEE</w:t>
      </w:r>
      <w:r>
        <w:rPr>
          <w:rFonts w:ascii="Times New Roman" w:hAnsi="Times New Roman" w:cs="Times New Roman"/>
          <w:spacing w:val="15"/>
          <w:szCs w:val="21"/>
        </w:rPr>
        <w:t xml:space="preserve"> </w:t>
      </w:r>
      <w:r>
        <w:rPr>
          <w:rFonts w:ascii="Times New Roman" w:hAnsi="Times New Roman" w:cs="Times New Roman"/>
          <w:spacing w:val="-9"/>
          <w:szCs w:val="21"/>
        </w:rPr>
        <w:t>T</w:t>
      </w:r>
      <w:r>
        <w:rPr>
          <w:rFonts w:ascii="Times New Roman" w:hAnsi="Times New Roman" w:cs="Times New Roman"/>
          <w:szCs w:val="21"/>
        </w:rPr>
        <w:t>ransactions</w:t>
      </w:r>
      <w:r>
        <w:rPr>
          <w:rFonts w:ascii="Times New Roman" w:hAnsi="Times New Roman" w:cs="Times New Roman"/>
          <w:spacing w:val="13"/>
          <w:szCs w:val="21"/>
        </w:rPr>
        <w:t xml:space="preserve"> </w:t>
      </w:r>
      <w:r>
        <w:rPr>
          <w:rFonts w:ascii="Times New Roman" w:hAnsi="Times New Roman" w:cs="Times New Roman"/>
          <w:szCs w:val="21"/>
        </w:rPr>
        <w:t>on.</w:t>
      </w:r>
      <w:r>
        <w:rPr>
          <w:rFonts w:ascii="Times New Roman" w:hAnsi="Times New Roman" w:cs="Times New Roman"/>
          <w:spacing w:val="15"/>
          <w:szCs w:val="21"/>
        </w:rPr>
        <w:t xml:space="preserve"> </w:t>
      </w:r>
      <w:r>
        <w:rPr>
          <w:rFonts w:ascii="Times New Roman" w:hAnsi="Times New Roman" w:cs="Times New Roman"/>
          <w:szCs w:val="21"/>
        </w:rPr>
        <w:t>2006.</w:t>
      </w:r>
      <w:r>
        <w:rPr>
          <w:rFonts w:ascii="Times New Roman" w:hAnsi="Times New Roman" w:cs="Times New Roman"/>
          <w:spacing w:val="33"/>
          <w:szCs w:val="21"/>
        </w:rPr>
        <w:t xml:space="preserve"> </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589–599</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4" w:name="_bookmark179"/>
      <w:bookmarkEnd w:id="434"/>
      <w:r>
        <w:rPr>
          <w:rFonts w:ascii="Times New Roman" w:hAnsi="Times New Roman" w:cs="Times New Roman"/>
          <w:szCs w:val="21"/>
        </w:rPr>
        <w:t>[60]</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Schatzmann,</w:t>
      </w:r>
      <w:r>
        <w:rPr>
          <w:rFonts w:ascii="Times New Roman" w:hAnsi="Times New Roman" w:cs="Times New Roman"/>
          <w:spacing w:val="1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Thomson,</w:t>
      </w:r>
      <w:r>
        <w:rPr>
          <w:rFonts w:ascii="Times New Roman" w:hAnsi="Times New Roman" w:cs="Times New Roman"/>
          <w:spacing w:val="14"/>
          <w:szCs w:val="21"/>
        </w:rPr>
        <w:t xml:space="preserve"> </w:t>
      </w:r>
      <w:r>
        <w:rPr>
          <w:rFonts w:ascii="Times New Roman" w:hAnsi="Times New Roman" w:cs="Times New Roman"/>
          <w:szCs w:val="21"/>
        </w:rPr>
        <w:t>S.</w:t>
      </w:r>
      <w:r>
        <w:rPr>
          <w:rFonts w:ascii="Times New Roman" w:hAnsi="Times New Roman" w:cs="Times New Roman"/>
          <w:spacing w:val="10"/>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8"/>
          <w:szCs w:val="21"/>
        </w:rPr>
        <w:t xml:space="preserve"> </w:t>
      </w:r>
      <w:r>
        <w:rPr>
          <w:rFonts w:ascii="Times New Roman" w:hAnsi="Times New Roman" w:cs="Times New Roman"/>
          <w:szCs w:val="21"/>
        </w:rPr>
        <w:t>E</w:t>
      </w:r>
      <w:r>
        <w:rPr>
          <w:rFonts w:ascii="Times New Roman" w:hAnsi="Times New Roman" w:cs="Times New Roman"/>
          <w:spacing w:val="6"/>
          <w:szCs w:val="21"/>
        </w:rPr>
        <w:t>r</w:t>
      </w:r>
      <w:r>
        <w:rPr>
          <w:rFonts w:ascii="Times New Roman" w:hAnsi="Times New Roman" w:cs="Times New Roman"/>
          <w:szCs w:val="21"/>
        </w:rPr>
        <w:t>ror</w:t>
      </w:r>
      <w:r>
        <w:rPr>
          <w:rFonts w:ascii="Times New Roman" w:hAnsi="Times New Roman" w:cs="Times New Roman"/>
          <w:spacing w:val="10"/>
          <w:szCs w:val="21"/>
        </w:rPr>
        <w:t xml:space="preserve"> </w:t>
      </w:r>
      <w:r>
        <w:rPr>
          <w:rFonts w:ascii="Times New Roman" w:hAnsi="Times New Roman" w:cs="Times New Roman"/>
          <w:szCs w:val="21"/>
        </w:rPr>
        <w:t>simulation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training</w:t>
      </w:r>
      <w:r>
        <w:rPr>
          <w:rFonts w:ascii="Times New Roman" w:hAnsi="Times New Roman" w:cs="Times New Roman"/>
          <w:spacing w:val="10"/>
          <w:szCs w:val="21"/>
        </w:rPr>
        <w:t xml:space="preserve"> </w:t>
      </w:r>
      <w:r>
        <w:rPr>
          <w:rFonts w:ascii="Times New Roman" w:hAnsi="Times New Roman" w:cs="Times New Roman"/>
          <w:szCs w:val="21"/>
        </w:rPr>
        <w:t>statistical</w:t>
      </w:r>
      <w:r>
        <w:rPr>
          <w:rFonts w:ascii="Times New Roman" w:hAnsi="Times New Roman" w:cs="Times New Roman"/>
          <w:spacing w:val="11"/>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9"/>
          <w:szCs w:val="21"/>
        </w:rPr>
        <w:t xml:space="preserve"> </w:t>
      </w:r>
      <w:r>
        <w:rPr>
          <w:rFonts w:ascii="Times New Roman" w:hAnsi="Times New Roman" w:cs="Times New Roman"/>
          <w:szCs w:val="21"/>
        </w:rPr>
        <w:t>sys-</w:t>
      </w:r>
      <w:r>
        <w:rPr>
          <w:rFonts w:ascii="Times New Roman" w:hAnsi="Times New Roman" w:cs="Times New Roman"/>
          <w:w w:val="99"/>
          <w:szCs w:val="21"/>
        </w:rPr>
        <w:t xml:space="preserve"> </w:t>
      </w:r>
      <w:r>
        <w:rPr>
          <w:rFonts w:ascii="Times New Roman" w:hAnsi="Times New Roman" w:cs="Times New Roman"/>
          <w:szCs w:val="21"/>
        </w:rPr>
        <w:t>tems[C].</w:t>
      </w:r>
      <w:r>
        <w:rPr>
          <w:rFonts w:ascii="Times New Roman" w:hAnsi="Times New Roman" w:cs="Times New Roman"/>
          <w:spacing w:val="36"/>
          <w:szCs w:val="21"/>
        </w:rPr>
        <w:t xml:space="preserve"> </w:t>
      </w:r>
      <w:r>
        <w:rPr>
          <w:rFonts w:ascii="Times New Roman" w:hAnsi="Times New Roman" w:cs="Times New Roman"/>
          <w:szCs w:val="21"/>
        </w:rPr>
        <w:t>Automatic</w:t>
      </w:r>
      <w:r>
        <w:rPr>
          <w:rFonts w:ascii="Times New Roman" w:hAnsi="Times New Roman" w:cs="Times New Roman"/>
          <w:spacing w:val="-1"/>
          <w:szCs w:val="21"/>
        </w:rPr>
        <w:t xml:space="preserve"> </w:t>
      </w:r>
      <w:r>
        <w:rPr>
          <w:rFonts w:ascii="Times New Roman" w:hAnsi="Times New Roman" w:cs="Times New Roman"/>
          <w:szCs w:val="21"/>
        </w:rPr>
        <w:t>Speech 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1"/>
          <w:szCs w:val="21"/>
        </w:rPr>
        <w:t xml:space="preserve"> </w:t>
      </w:r>
      <w:r>
        <w:rPr>
          <w:rFonts w:ascii="Times New Roman" w:hAnsi="Times New Roman" w:cs="Times New Roman"/>
          <w:szCs w:val="21"/>
        </w:rPr>
        <w:t>&amp; Understanding,</w:t>
      </w:r>
      <w:r>
        <w:rPr>
          <w:rFonts w:ascii="Times New Roman" w:hAnsi="Times New Roman" w:cs="Times New Roman"/>
          <w:spacing w:val="1"/>
          <w:szCs w:val="21"/>
        </w:rPr>
        <w:t xml:space="preserve"> </w:t>
      </w:r>
      <w:r>
        <w:rPr>
          <w:rFonts w:ascii="Times New Roman" w:hAnsi="Times New Roman" w:cs="Times New Roman"/>
          <w:szCs w:val="21"/>
        </w:rPr>
        <w:t>2007. AS</w:t>
      </w:r>
      <w:r>
        <w:rPr>
          <w:rFonts w:ascii="Times New Roman" w:hAnsi="Times New Roman" w:cs="Times New Roman"/>
          <w:spacing w:val="-10"/>
          <w:szCs w:val="21"/>
        </w:rPr>
        <w:t>R</w:t>
      </w:r>
      <w:r>
        <w:rPr>
          <w:rFonts w:ascii="Times New Roman" w:hAnsi="Times New Roman" w:cs="Times New Roman"/>
          <w:spacing w:val="-18"/>
          <w:szCs w:val="21"/>
        </w:rPr>
        <w:t>U</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 xml:space="preserve">IEEE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1"/>
          <w:szCs w:val="21"/>
        </w:rPr>
        <w:t xml:space="preserve"> </w:t>
      </w:r>
      <w:r>
        <w:rPr>
          <w:rFonts w:ascii="Times New Roman" w:hAnsi="Times New Roman" w:cs="Times New Roman"/>
          <w:szCs w:val="21"/>
        </w:rPr>
        <w:t>on.</w:t>
      </w:r>
    </w:p>
    <w:p w:rsidR="000A3AD4" w:rsidRDefault="000A3AD4" w:rsidP="000C6FE5">
      <w:pPr>
        <w:ind w:left="874" w:right="6238"/>
        <w:jc w:val="both"/>
        <w:outlineLvl w:val="0"/>
        <w:rPr>
          <w:rFonts w:ascii="Times New Roman" w:hAnsi="Times New Roman" w:cs="Times New Roman"/>
          <w:szCs w:val="21"/>
        </w:rPr>
      </w:pPr>
      <w:r>
        <w:rPr>
          <w:rFonts w:ascii="Times New Roman" w:hAnsi="Times New Roman" w:cs="Times New Roman"/>
          <w:szCs w:val="21"/>
        </w:rPr>
        <w:t>IEEE,</w:t>
      </w:r>
      <w:r>
        <w:rPr>
          <w:rFonts w:ascii="Times New Roman" w:hAnsi="Times New Roman" w:cs="Times New Roman"/>
          <w:spacing w:val="-10"/>
          <w:szCs w:val="21"/>
        </w:rPr>
        <w:t xml:space="preserve"> </w:t>
      </w:r>
      <w:r>
        <w:rPr>
          <w:rFonts w:ascii="Times New Roman" w:hAnsi="Times New Roman" w:cs="Times New Roman"/>
          <w:szCs w:val="21"/>
        </w:rPr>
        <w:t>2007,</w:t>
      </w:r>
      <w:r>
        <w:rPr>
          <w:rFonts w:ascii="Times New Roman" w:hAnsi="Times New Roman" w:cs="Times New Roman"/>
          <w:spacing w:val="-10"/>
          <w:szCs w:val="21"/>
        </w:rPr>
        <w:t xml:space="preserve"> </w:t>
      </w:r>
      <w:r>
        <w:rPr>
          <w:rFonts w:ascii="Times New Roman" w:hAnsi="Times New Roman" w:cs="Times New Roman"/>
          <w:szCs w:val="21"/>
        </w:rPr>
        <w:t>526–531</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5" w:name="_bookmark180"/>
      <w:bookmarkEnd w:id="435"/>
      <w:r>
        <w:rPr>
          <w:rFonts w:ascii="Times New Roman" w:hAnsi="Times New Roman" w:cs="Times New Roman"/>
          <w:szCs w:val="21"/>
        </w:rPr>
        <w:t>[61]</w:t>
      </w:r>
      <w:r>
        <w:rPr>
          <w:rFonts w:ascii="Times New Roman" w:hAnsi="Times New Roman" w:cs="Times New Roman"/>
          <w:spacing w:val="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Henderson,</w:t>
      </w:r>
      <w:r>
        <w:rPr>
          <w:rFonts w:ascii="Times New Roman" w:hAnsi="Times New Roman" w:cs="Times New Roman"/>
          <w:spacing w:val="9"/>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Lemon,</w:t>
      </w:r>
      <w:r>
        <w:rPr>
          <w:rFonts w:ascii="Times New Roman" w:hAnsi="Times New Roman" w:cs="Times New Roman"/>
          <w:spacing w:val="8"/>
          <w:szCs w:val="21"/>
        </w:rPr>
        <w:t xml:space="preserve"> </w:t>
      </w:r>
      <w:r>
        <w:rPr>
          <w:rFonts w:ascii="Times New Roman" w:hAnsi="Times New Roman" w:cs="Times New Roman"/>
          <w:szCs w:val="21"/>
        </w:rPr>
        <w:t>K.</w:t>
      </w:r>
      <w:r>
        <w:rPr>
          <w:rFonts w:ascii="Times New Roman" w:hAnsi="Times New Roman" w:cs="Times New Roman"/>
          <w:spacing w:val="6"/>
          <w:szCs w:val="21"/>
        </w:rPr>
        <w:t xml:space="preserve"> </w:t>
      </w:r>
      <w:r>
        <w:rPr>
          <w:rFonts w:ascii="Times New Roman" w:hAnsi="Times New Roman" w:cs="Times New Roman"/>
          <w:szCs w:val="21"/>
        </w:rPr>
        <w:t>Geo</w:t>
      </w:r>
      <w:r>
        <w:rPr>
          <w:rFonts w:ascii="Times New Roman" w:hAnsi="Times New Roman" w:cs="Times New Roman"/>
          <w:spacing w:val="-5"/>
          <w:szCs w:val="21"/>
        </w:rPr>
        <w:t>r</w:t>
      </w:r>
      <w:r>
        <w:rPr>
          <w:rFonts w:ascii="Times New Roman" w:hAnsi="Times New Roman" w:cs="Times New Roman"/>
          <w:szCs w:val="21"/>
        </w:rPr>
        <w:t>gila.</w:t>
      </w:r>
      <w:r>
        <w:rPr>
          <w:rFonts w:ascii="Times New Roman" w:hAnsi="Times New Roman" w:cs="Times New Roman"/>
          <w:spacing w:val="5"/>
          <w:szCs w:val="21"/>
        </w:rPr>
        <w:t xml:space="preserve"> </w:t>
      </w:r>
      <w:r>
        <w:rPr>
          <w:rFonts w:ascii="Times New Roman" w:hAnsi="Times New Roman" w:cs="Times New Roman"/>
          <w:szCs w:val="21"/>
        </w:rPr>
        <w:t>Hybrid</w:t>
      </w:r>
      <w:r>
        <w:rPr>
          <w:rFonts w:ascii="Times New Roman" w:hAnsi="Times New Roman" w:cs="Times New Roman"/>
          <w:spacing w:val="5"/>
          <w:szCs w:val="21"/>
        </w:rPr>
        <w:t xml:space="preserve"> </w:t>
      </w:r>
      <w:r>
        <w:rPr>
          <w:rFonts w:ascii="Times New Roman" w:hAnsi="Times New Roman" w:cs="Times New Roman"/>
          <w:szCs w:val="21"/>
        </w:rPr>
        <w:t>reinforcement/</w:t>
      </w:r>
      <w:r>
        <w:rPr>
          <w:rFonts w:ascii="Times New Roman" w:hAnsi="Times New Roman" w:cs="Times New Roman"/>
          <w:spacing w:val="-32"/>
          <w:szCs w:val="21"/>
        </w:rPr>
        <w:t xml:space="preserve"> </w:t>
      </w:r>
      <w:r>
        <w:rPr>
          <w:rFonts w:ascii="Times New Roman" w:hAnsi="Times New Roman" w:cs="Times New Roman"/>
          <w:szCs w:val="21"/>
        </w:rPr>
        <w:t>supe</w:t>
      </w:r>
      <w:r>
        <w:rPr>
          <w:rFonts w:ascii="Times New Roman" w:hAnsi="Times New Roman" w:cs="Times New Roman"/>
          <w:spacing w:val="4"/>
          <w:szCs w:val="21"/>
        </w:rPr>
        <w:t>r</w:t>
      </w:r>
      <w:r>
        <w:rPr>
          <w:rFonts w:ascii="Times New Roman" w:hAnsi="Times New Roman" w:cs="Times New Roman"/>
          <w:szCs w:val="21"/>
        </w:rPr>
        <w:t>vised</w:t>
      </w:r>
      <w:r>
        <w:rPr>
          <w:rFonts w:ascii="Times New Roman" w:hAnsi="Times New Roman" w:cs="Times New Roman"/>
          <w:spacing w:val="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policies</w:t>
      </w:r>
      <w:r>
        <w:rPr>
          <w:rFonts w:ascii="Times New Roman" w:hAnsi="Times New Roman" w:cs="Times New Roman"/>
          <w:spacing w:val="-9"/>
          <w:szCs w:val="21"/>
        </w:rPr>
        <w:t xml:space="preserve"> </w:t>
      </w:r>
      <w:r>
        <w:rPr>
          <w:rFonts w:ascii="Times New Roman" w:hAnsi="Times New Roman" w:cs="Times New Roman"/>
          <w:szCs w:val="21"/>
        </w:rPr>
        <w:t>from</w:t>
      </w:r>
      <w:r>
        <w:rPr>
          <w:rFonts w:ascii="Times New Roman" w:hAnsi="Times New Roman" w:cs="Times New Roman"/>
          <w:spacing w:val="-8"/>
          <w:szCs w:val="21"/>
        </w:rPr>
        <w:t xml:space="preserve"> </w:t>
      </w:r>
      <w:r>
        <w:rPr>
          <w:rFonts w:ascii="Times New Roman" w:hAnsi="Times New Roman" w:cs="Times New Roman"/>
          <w:szCs w:val="21"/>
        </w:rPr>
        <w:t>ﬁ</w:t>
      </w:r>
      <w:r>
        <w:rPr>
          <w:rFonts w:ascii="Times New Roman" w:hAnsi="Times New Roman" w:cs="Times New Roman"/>
          <w:spacing w:val="-8"/>
          <w:szCs w:val="21"/>
        </w:rPr>
        <w:t>x</w:t>
      </w:r>
      <w:r>
        <w:rPr>
          <w:rFonts w:ascii="Times New Roman" w:hAnsi="Times New Roman" w:cs="Times New Roman"/>
          <w:szCs w:val="21"/>
        </w:rPr>
        <w:t>ed</w:t>
      </w:r>
      <w:r>
        <w:rPr>
          <w:rFonts w:ascii="Times New Roman" w:hAnsi="Times New Roman" w:cs="Times New Roman"/>
          <w:spacing w:val="-8"/>
          <w:szCs w:val="21"/>
        </w:rPr>
        <w:t xml:space="preserve"> </w:t>
      </w:r>
      <w:r>
        <w:rPr>
          <w:rFonts w:ascii="Times New Roman" w:hAnsi="Times New Roman" w:cs="Times New Roman"/>
          <w:szCs w:val="21"/>
        </w:rPr>
        <w:t>data</w:t>
      </w:r>
      <w:r>
        <w:rPr>
          <w:rFonts w:ascii="Times New Roman" w:hAnsi="Times New Roman" w:cs="Times New Roman"/>
          <w:spacing w:val="-8"/>
          <w:szCs w:val="21"/>
        </w:rPr>
        <w:t xml:space="preserve"> </w:t>
      </w:r>
      <w:r>
        <w:rPr>
          <w:rFonts w:ascii="Times New Roman" w:hAnsi="Times New Roman" w:cs="Times New Roman"/>
          <w:szCs w:val="21"/>
        </w:rPr>
        <w:t>sets[J].</w:t>
      </w:r>
      <w:r>
        <w:rPr>
          <w:rFonts w:ascii="Times New Roman" w:hAnsi="Times New Roman" w:cs="Times New Roman"/>
          <w:spacing w:val="12"/>
          <w:szCs w:val="21"/>
        </w:rPr>
        <w:t xml:space="preserve"> </w:t>
      </w:r>
      <w:r>
        <w:rPr>
          <w:rFonts w:ascii="Times New Roman" w:hAnsi="Times New Roman" w:cs="Times New Roman"/>
          <w:szCs w:val="21"/>
        </w:rPr>
        <w:t>Computational</w:t>
      </w:r>
      <w:r>
        <w:rPr>
          <w:rFonts w:ascii="Times New Roman" w:hAnsi="Times New Roman" w:cs="Times New Roman"/>
          <w:spacing w:val="-8"/>
          <w:szCs w:val="21"/>
        </w:rPr>
        <w:t xml:space="preserve"> </w:t>
      </w:r>
      <w:r>
        <w:rPr>
          <w:rFonts w:ascii="Times New Roman" w:hAnsi="Times New Roman" w:cs="Times New Roman"/>
          <w:szCs w:val="21"/>
        </w:rPr>
        <w:t>Linguistics.</w:t>
      </w:r>
      <w:r>
        <w:rPr>
          <w:rFonts w:ascii="Times New Roman" w:hAnsi="Times New Roman" w:cs="Times New Roman"/>
          <w:spacing w:val="-8"/>
          <w:szCs w:val="21"/>
        </w:rPr>
        <w:t xml:space="preserve"> </w:t>
      </w:r>
      <w:r>
        <w:rPr>
          <w:rFonts w:ascii="Times New Roman" w:hAnsi="Times New Roman" w:cs="Times New Roman"/>
          <w:szCs w:val="21"/>
        </w:rPr>
        <w:t>2008.</w:t>
      </w:r>
      <w:r>
        <w:rPr>
          <w:rFonts w:ascii="Times New Roman" w:hAnsi="Times New Roman" w:cs="Times New Roman"/>
          <w:spacing w:val="12"/>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487–511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6" w:name="_bookmark181"/>
      <w:bookmarkEnd w:id="436"/>
      <w:r>
        <w:rPr>
          <w:rFonts w:ascii="Times New Roman" w:hAnsi="Times New Roman" w:cs="Times New Roman"/>
          <w:szCs w:val="21"/>
        </w:rPr>
        <w:t>[62]</w:t>
      </w:r>
      <w:r>
        <w:rPr>
          <w:rFonts w:ascii="Times New Roman" w:hAnsi="Times New Roman" w:cs="Times New Roman"/>
          <w:spacing w:val="1"/>
          <w:szCs w:val="21"/>
        </w:rPr>
        <w:t xml:space="preserve"> </w:t>
      </w:r>
      <w:r>
        <w:rPr>
          <w:rFonts w:ascii="Times New Roman" w:hAnsi="Times New Roman" w:cs="Times New Roman"/>
          <w:szCs w:val="21"/>
        </w:rPr>
        <w:t>C.</w:t>
      </w:r>
      <w:r>
        <w:rPr>
          <w:rFonts w:ascii="Times New Roman" w:hAnsi="Times New Roman" w:cs="Times New Roman"/>
          <w:spacing w:val="-15"/>
          <w:szCs w:val="21"/>
        </w:rPr>
        <w:t xml:space="preserve"> </w:t>
      </w:r>
      <w:r>
        <w:rPr>
          <w:rFonts w:ascii="Times New Roman" w:hAnsi="Times New Roman" w:cs="Times New Roman"/>
          <w:szCs w:val="21"/>
        </w:rPr>
        <w:t>Lee,</w:t>
      </w:r>
      <w:r>
        <w:rPr>
          <w:rFonts w:ascii="Times New Roman" w:hAnsi="Times New Roman" w:cs="Times New Roman"/>
          <w:spacing w:val="-13"/>
          <w:szCs w:val="21"/>
        </w:rPr>
        <w:t xml:space="preserve"> </w:t>
      </w:r>
      <w:r>
        <w:rPr>
          <w:rFonts w:ascii="Times New Roman" w:hAnsi="Times New Roman" w:cs="Times New Roman"/>
          <w:szCs w:val="21"/>
        </w:rPr>
        <w:t>S.</w:t>
      </w:r>
      <w:r>
        <w:rPr>
          <w:rFonts w:ascii="Times New Roman" w:hAnsi="Times New Roman" w:cs="Times New Roman"/>
          <w:spacing w:val="-16"/>
          <w:szCs w:val="21"/>
        </w:rPr>
        <w:t xml:space="preserve"> </w:t>
      </w:r>
      <w:r>
        <w:rPr>
          <w:rFonts w:ascii="Times New Roman" w:hAnsi="Times New Roman" w:cs="Times New Roman"/>
          <w:szCs w:val="21"/>
        </w:rPr>
        <w:t>Jung,</w:t>
      </w:r>
      <w:r>
        <w:rPr>
          <w:rFonts w:ascii="Times New Roman" w:hAnsi="Times New Roman" w:cs="Times New Roman"/>
          <w:spacing w:val="-13"/>
          <w:szCs w:val="21"/>
        </w:rPr>
        <w:t xml:space="preserve"> </w:t>
      </w:r>
      <w:r>
        <w:rPr>
          <w:rFonts w:ascii="Times New Roman" w:hAnsi="Times New Roman" w:cs="Times New Roman"/>
          <w:szCs w:val="21"/>
        </w:rPr>
        <w:t>K.</w:t>
      </w:r>
      <w:r>
        <w:rPr>
          <w:rFonts w:ascii="Times New Roman" w:hAnsi="Times New Roman" w:cs="Times New Roman"/>
          <w:spacing w:val="-15"/>
          <w:szCs w:val="21"/>
        </w:rPr>
        <w:t xml:space="preserve"> </w:t>
      </w:r>
      <w:r>
        <w:rPr>
          <w:rFonts w:ascii="Times New Roman" w:hAnsi="Times New Roman" w:cs="Times New Roman"/>
          <w:szCs w:val="21"/>
        </w:rPr>
        <w:t>Kim,</w:t>
      </w:r>
      <w:r>
        <w:rPr>
          <w:rFonts w:ascii="Times New Roman" w:hAnsi="Times New Roman" w:cs="Times New Roman"/>
          <w:spacing w:val="-13"/>
          <w:szCs w:val="21"/>
        </w:rPr>
        <w:t xml:space="preserve"> </w:t>
      </w:r>
      <w:r>
        <w:rPr>
          <w:rFonts w:ascii="Times New Roman" w:hAnsi="Times New Roman" w:cs="Times New Roman"/>
          <w:szCs w:val="21"/>
        </w:rPr>
        <w:t>G.</w:t>
      </w:r>
      <w:r>
        <w:rPr>
          <w:rFonts w:ascii="Times New Roman" w:hAnsi="Times New Roman" w:cs="Times New Roman"/>
          <w:spacing w:val="-16"/>
          <w:szCs w:val="21"/>
        </w:rPr>
        <w:t xml:space="preserve"> </w:t>
      </w:r>
      <w:r>
        <w:rPr>
          <w:rFonts w:ascii="Times New Roman" w:hAnsi="Times New Roman" w:cs="Times New Roman"/>
          <w:szCs w:val="21"/>
        </w:rPr>
        <w:t>G.</w:t>
      </w:r>
      <w:r>
        <w:rPr>
          <w:rFonts w:ascii="Times New Roman" w:hAnsi="Times New Roman" w:cs="Times New Roman"/>
          <w:spacing w:val="-15"/>
          <w:szCs w:val="21"/>
        </w:rPr>
        <w:t xml:space="preserve"> </w:t>
      </w:r>
      <w:r>
        <w:rPr>
          <w:rFonts w:ascii="Times New Roman" w:hAnsi="Times New Roman" w:cs="Times New Roman"/>
          <w:szCs w:val="21"/>
        </w:rPr>
        <w:t>Lee.</w:t>
      </w:r>
      <w:r>
        <w:rPr>
          <w:rFonts w:ascii="Times New Roman" w:hAnsi="Times New Roman" w:cs="Times New Roman"/>
          <w:spacing w:val="-3"/>
          <w:szCs w:val="21"/>
        </w:rPr>
        <w:t xml:space="preserve"> </w:t>
      </w:r>
      <w:r>
        <w:rPr>
          <w:rFonts w:ascii="Times New Roman" w:hAnsi="Times New Roman" w:cs="Times New Roman"/>
          <w:szCs w:val="21"/>
        </w:rPr>
        <w:t>Hybrid</w:t>
      </w:r>
      <w:r>
        <w:rPr>
          <w:rFonts w:ascii="Times New Roman" w:hAnsi="Times New Roman" w:cs="Times New Roman"/>
          <w:spacing w:val="-16"/>
          <w:szCs w:val="21"/>
        </w:rPr>
        <w:t xml:space="preserve"> </w:t>
      </w:r>
      <w:r>
        <w:rPr>
          <w:rFonts w:ascii="Times New Roman" w:hAnsi="Times New Roman" w:cs="Times New Roman"/>
          <w:szCs w:val="21"/>
        </w:rPr>
        <w:t>approach</w:t>
      </w:r>
      <w:r>
        <w:rPr>
          <w:rFonts w:ascii="Times New Roman" w:hAnsi="Times New Roman" w:cs="Times New Roman"/>
          <w:spacing w:val="-16"/>
          <w:szCs w:val="21"/>
        </w:rPr>
        <w:t xml:space="preserve"> </w:t>
      </w:r>
      <w:r>
        <w:rPr>
          <w:rFonts w:ascii="Times New Roman" w:hAnsi="Times New Roman" w:cs="Times New Roman"/>
          <w:szCs w:val="21"/>
        </w:rPr>
        <w:t>to</w:t>
      </w:r>
      <w:r>
        <w:rPr>
          <w:rFonts w:ascii="Times New Roman" w:hAnsi="Times New Roman" w:cs="Times New Roman"/>
          <w:spacing w:val="-15"/>
          <w:szCs w:val="21"/>
        </w:rPr>
        <w:t xml:space="preserve"> </w:t>
      </w:r>
      <w:r>
        <w:rPr>
          <w:rFonts w:ascii="Times New Roman" w:hAnsi="Times New Roman" w:cs="Times New Roman"/>
          <w:szCs w:val="21"/>
        </w:rPr>
        <w:t>ro</w:t>
      </w:r>
      <w:r>
        <w:rPr>
          <w:rFonts w:ascii="Times New Roman" w:hAnsi="Times New Roman" w:cs="Times New Roman"/>
          <w:spacing w:val="1"/>
          <w:szCs w:val="21"/>
        </w:rPr>
        <w:t>b</w:t>
      </w:r>
      <w:r>
        <w:rPr>
          <w:rFonts w:ascii="Times New Roman" w:hAnsi="Times New Roman" w:cs="Times New Roman"/>
          <w:szCs w:val="21"/>
        </w:rPr>
        <w:t>ust</w:t>
      </w:r>
      <w:r>
        <w:rPr>
          <w:rFonts w:ascii="Times New Roman" w:hAnsi="Times New Roman" w:cs="Times New Roman"/>
          <w:spacing w:val="-1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5"/>
          <w:szCs w:val="21"/>
        </w:rPr>
        <w:t xml:space="preserve"> </w:t>
      </w:r>
      <w:r>
        <w:rPr>
          <w:rFonts w:ascii="Times New Roman" w:hAnsi="Times New Roman" w:cs="Times New Roman"/>
          <w:szCs w:val="21"/>
        </w:rPr>
        <w:t>management</w:t>
      </w:r>
      <w:r>
        <w:rPr>
          <w:rFonts w:ascii="Times New Roman" w:hAnsi="Times New Roman" w:cs="Times New Roman"/>
          <w:spacing w:val="-16"/>
          <w:szCs w:val="21"/>
        </w:rPr>
        <w:t xml:space="preserve"> </w:t>
      </w:r>
      <w:r>
        <w:rPr>
          <w:rFonts w:ascii="Times New Roman" w:hAnsi="Times New Roman" w:cs="Times New Roman"/>
          <w:szCs w:val="21"/>
        </w:rPr>
        <w:t>using</w:t>
      </w:r>
      <w:r>
        <w:rPr>
          <w:rFonts w:ascii="Times New Roman" w:hAnsi="Times New Roman" w:cs="Times New Roman"/>
          <w:spacing w:val="-16"/>
          <w:szCs w:val="21"/>
        </w:rPr>
        <w:t xml:space="preserve"> </w:t>
      </w:r>
      <w:r>
        <w:rPr>
          <w:rFonts w:ascii="Times New Roman" w:hAnsi="Times New Roman" w:cs="Times New Roman"/>
          <w:szCs w:val="21"/>
        </w:rPr>
        <w:t>agenda</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8"/>
          <w:szCs w:val="21"/>
        </w:rPr>
        <w:t xml:space="preserve"> </w:t>
      </w:r>
      <w:r>
        <w:rPr>
          <w:rFonts w:ascii="Times New Roman" w:hAnsi="Times New Roman" w:cs="Times New Roman"/>
          <w:spacing w:val="-3"/>
          <w:szCs w:val="21"/>
        </w:rPr>
        <w:t>e</w:t>
      </w:r>
      <w:r>
        <w:rPr>
          <w:rFonts w:ascii="Times New Roman" w:hAnsi="Times New Roman" w:cs="Times New Roman"/>
          <w:szCs w:val="21"/>
        </w:rPr>
        <w:t>xamples[J].</w:t>
      </w:r>
      <w:r>
        <w:rPr>
          <w:rFonts w:ascii="Times New Roman" w:hAnsi="Times New Roman" w:cs="Times New Roman"/>
          <w:spacing w:val="13"/>
          <w:szCs w:val="21"/>
        </w:rPr>
        <w:t xml:space="preserve"> </w:t>
      </w:r>
      <w:r>
        <w:rPr>
          <w:rFonts w:ascii="Times New Roman" w:hAnsi="Times New Roman" w:cs="Times New Roman"/>
          <w:szCs w:val="21"/>
        </w:rPr>
        <w:t>Computer</w:t>
      </w:r>
      <w:r>
        <w:rPr>
          <w:rFonts w:ascii="Times New Roman" w:hAnsi="Times New Roman" w:cs="Times New Roman"/>
          <w:spacing w:val="-8"/>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7"/>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2010.</w:t>
      </w:r>
      <w:r>
        <w:rPr>
          <w:rFonts w:ascii="Times New Roman" w:hAnsi="Times New Roman" w:cs="Times New Roman"/>
          <w:spacing w:val="13"/>
          <w:szCs w:val="21"/>
        </w:rPr>
        <w:t xml:space="preserve"> </w:t>
      </w:r>
      <w:r>
        <w:rPr>
          <w:rFonts w:ascii="Times New Roman" w:hAnsi="Times New Roman" w:cs="Times New Roman"/>
          <w:b/>
          <w:bCs/>
          <w:szCs w:val="21"/>
        </w:rPr>
        <w:t>2</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609–631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7" w:name="_bookmark182"/>
      <w:bookmarkEnd w:id="437"/>
      <w:r>
        <w:rPr>
          <w:rFonts w:ascii="Times New Roman" w:hAnsi="Times New Roman" w:cs="Times New Roman"/>
          <w:szCs w:val="21"/>
        </w:rPr>
        <w:t xml:space="preserve">[63]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Lison.</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10"/>
          <w:szCs w:val="21"/>
        </w:rPr>
        <w:t xml:space="preserve"> </w:t>
      </w:r>
      <w:r>
        <w:rPr>
          <w:rFonts w:ascii="Times New Roman" w:hAnsi="Times New Roman" w:cs="Times New Roman"/>
          <w:spacing w:val="-8"/>
          <w:szCs w:val="21"/>
        </w:rPr>
        <w:t>h</w:t>
      </w:r>
      <w:r>
        <w:rPr>
          <w:rFonts w:ascii="Times New Roman" w:hAnsi="Times New Roman" w:cs="Times New Roman"/>
          <w:szCs w:val="21"/>
        </w:rPr>
        <w:t>ybrid</w:t>
      </w:r>
      <w:r>
        <w:rPr>
          <w:rFonts w:ascii="Times New Roman" w:hAnsi="Times New Roman" w:cs="Times New Roman"/>
          <w:spacing w:val="-10"/>
          <w:szCs w:val="21"/>
        </w:rPr>
        <w:t xml:space="preserve"> </w:t>
      </w:r>
      <w:r>
        <w:rPr>
          <w:rFonts w:ascii="Times New Roman" w:hAnsi="Times New Roman" w:cs="Times New Roman"/>
          <w:szCs w:val="21"/>
        </w:rPr>
        <w:t>approach</w:t>
      </w:r>
      <w:r>
        <w:rPr>
          <w:rFonts w:ascii="Times New Roman" w:hAnsi="Times New Roman" w:cs="Times New Roman"/>
          <w:spacing w:val="-9"/>
          <w:szCs w:val="21"/>
        </w:rPr>
        <w:t xml:space="preserve"> </w:t>
      </w:r>
      <w:r>
        <w:rPr>
          <w:rFonts w:ascii="Times New Roman" w:hAnsi="Times New Roman" w:cs="Times New Roman"/>
          <w:szCs w:val="21"/>
        </w:rPr>
        <w:t>to</w:t>
      </w:r>
      <w:r>
        <w:rPr>
          <w:rFonts w:ascii="Times New Roman" w:hAnsi="Times New Roman" w:cs="Times New Roman"/>
          <w:spacing w:val="-10"/>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9"/>
          <w:szCs w:val="21"/>
        </w:rPr>
        <w:t xml:space="preserve"> </w:t>
      </w:r>
      <w:r>
        <w:rPr>
          <w:rFonts w:ascii="Times New Roman" w:hAnsi="Times New Roman" w:cs="Times New Roman"/>
          <w:szCs w:val="21"/>
        </w:rPr>
        <w:t>management</w:t>
      </w:r>
      <w:r>
        <w:rPr>
          <w:rFonts w:ascii="Times New Roman" w:hAnsi="Times New Roman" w:cs="Times New Roman"/>
          <w:spacing w:val="-10"/>
          <w:szCs w:val="21"/>
        </w:rPr>
        <w:t xml:space="preserve"> </w:t>
      </w:r>
      <w:r>
        <w:rPr>
          <w:rFonts w:ascii="Times New Roman" w:hAnsi="Times New Roman" w:cs="Times New Roman"/>
          <w:szCs w:val="21"/>
        </w:rPr>
        <w:t>based</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10"/>
          <w:szCs w:val="21"/>
        </w:rPr>
        <w:t xml:space="preserve"> </w:t>
      </w:r>
      <w:r>
        <w:rPr>
          <w:rFonts w:ascii="Times New Roman" w:hAnsi="Times New Roman" w:cs="Times New Roman"/>
          <w:szCs w:val="21"/>
        </w:rPr>
        <w:t>probabilistic</w:t>
      </w:r>
      <w:r>
        <w:rPr>
          <w:rFonts w:ascii="Times New Roman" w:hAnsi="Times New Roman" w:cs="Times New Roman"/>
          <w:spacing w:val="-9"/>
          <w:szCs w:val="21"/>
        </w:rPr>
        <w:t xml:space="preserve"> </w:t>
      </w:r>
      <w:r>
        <w:rPr>
          <w:rFonts w:ascii="Times New Roman" w:hAnsi="Times New Roman" w:cs="Times New Roman"/>
          <w:spacing w:val="4"/>
          <w:szCs w:val="21"/>
        </w:rPr>
        <w:t>r</w:t>
      </w:r>
      <w:r>
        <w:rPr>
          <w:rFonts w:ascii="Times New Roman" w:hAnsi="Times New Roman" w:cs="Times New Roman"/>
          <w:szCs w:val="21"/>
        </w:rPr>
        <w:t>ules[J].</w:t>
      </w:r>
      <w:r>
        <w:rPr>
          <w:rFonts w:ascii="Times New Roman" w:hAnsi="Times New Roman" w:cs="Times New Roman"/>
          <w:spacing w:val="8"/>
          <w:szCs w:val="21"/>
        </w:rPr>
        <w:t xml:space="preserve"> </w:t>
      </w:r>
      <w:r>
        <w:rPr>
          <w:rFonts w:ascii="Times New Roman" w:hAnsi="Times New Roman" w:cs="Times New Roman"/>
          <w:szCs w:val="21"/>
        </w:rPr>
        <w:t>Computer</w:t>
      </w:r>
      <w:r>
        <w:rPr>
          <w:rFonts w:ascii="Times New Roman" w:hAnsi="Times New Roman" w:cs="Times New Roman"/>
          <w:w w:val="99"/>
          <w:szCs w:val="21"/>
        </w:rPr>
        <w:t xml:space="preserve"> </w:t>
      </w:r>
      <w:r>
        <w:rPr>
          <w:rFonts w:ascii="Times New Roman" w:hAnsi="Times New Roman" w:cs="Times New Roman"/>
          <w:szCs w:val="21"/>
        </w:rPr>
        <w:t>Speech</w:t>
      </w:r>
      <w:r>
        <w:rPr>
          <w:rFonts w:ascii="Times New Roman" w:hAnsi="Times New Roman" w:cs="Times New Roman"/>
          <w:spacing w:val="-9"/>
          <w:szCs w:val="21"/>
        </w:rPr>
        <w:t xml:space="preserve"> </w:t>
      </w:r>
      <w:r>
        <w:rPr>
          <w:rFonts w:ascii="Times New Roman" w:hAnsi="Times New Roman" w:cs="Times New Roman"/>
          <w:szCs w:val="21"/>
        </w:rPr>
        <w:t>&amp;</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2015.</w:t>
      </w:r>
      <w:r>
        <w:rPr>
          <w:rFonts w:ascii="Times New Roman" w:hAnsi="Times New Roman" w:cs="Times New Roman"/>
          <w:spacing w:val="11"/>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232–255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8" w:name="_bookmark183"/>
      <w:bookmarkEnd w:id="438"/>
      <w:r>
        <w:rPr>
          <w:rFonts w:ascii="Times New Roman" w:hAnsi="Times New Roman" w:cs="Times New Roman"/>
          <w:szCs w:val="21"/>
        </w:rPr>
        <w:t>[64]</w:t>
      </w:r>
      <w:r>
        <w:rPr>
          <w:rFonts w:ascii="Times New Roman" w:hAnsi="Times New Roman" w:cs="Times New Roman"/>
          <w:spacing w:val="3"/>
          <w:szCs w:val="21"/>
        </w:rPr>
        <w:t xml:space="preserve"> </w:t>
      </w:r>
      <w:r>
        <w:rPr>
          <w:rFonts w:ascii="Times New Roman" w:hAnsi="Times New Roman" w:cs="Times New Roman"/>
          <w:szCs w:val="21"/>
        </w:rPr>
        <w:t>C.-p.</w:t>
      </w:r>
      <w:r>
        <w:rPr>
          <w:rFonts w:ascii="Times New Roman" w:hAnsi="Times New Roman" w:cs="Times New Roman"/>
          <w:spacing w:val="-4"/>
          <w:szCs w:val="21"/>
        </w:rPr>
        <w:t xml:space="preserve"> </w:t>
      </w:r>
      <w:r>
        <w:rPr>
          <w:rFonts w:ascii="Times New Roman" w:hAnsi="Times New Roman" w:cs="Times New Roman"/>
          <w:spacing w:val="-12"/>
          <w:szCs w:val="21"/>
        </w:rPr>
        <w:t>W</w:t>
      </w:r>
      <w:r>
        <w:rPr>
          <w:rFonts w:ascii="Times New Roman" w:hAnsi="Times New Roman" w:cs="Times New Roman"/>
          <w:szCs w:val="21"/>
        </w:rPr>
        <w:t>u,</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4"/>
          <w:szCs w:val="21"/>
        </w:rPr>
        <w:t xml:space="preserve"> </w:t>
      </w:r>
      <w:r>
        <w:rPr>
          <w:rFonts w:ascii="Times New Roman" w:hAnsi="Times New Roman" w:cs="Times New Roman"/>
          <w:szCs w:val="21"/>
        </w:rPr>
        <w:t>Hsu,</w:t>
      </w:r>
      <w:r>
        <w:rPr>
          <w:rFonts w:ascii="Times New Roman" w:hAnsi="Times New Roman" w:cs="Times New Roman"/>
          <w:spacing w:val="-5"/>
          <w:szCs w:val="21"/>
        </w:rPr>
        <w:t xml:space="preserve"> </w:t>
      </w:r>
      <w:r>
        <w:rPr>
          <w:rFonts w:ascii="Times New Roman" w:hAnsi="Times New Roman" w:cs="Times New Roman"/>
          <w:szCs w:val="21"/>
        </w:rPr>
        <w:t>C.</w:t>
      </w:r>
      <w:r>
        <w:rPr>
          <w:rFonts w:ascii="Times New Roman" w:hAnsi="Times New Roman" w:cs="Times New Roman"/>
          <w:spacing w:val="-4"/>
          <w:szCs w:val="21"/>
        </w:rPr>
        <w:t xml:space="preserve"> </w:t>
      </w:r>
      <w:r>
        <w:rPr>
          <w:rFonts w:ascii="Times New Roman" w:hAnsi="Times New Roman" w:cs="Times New Roman"/>
          <w:szCs w:val="21"/>
        </w:rPr>
        <w:t>L.</w:t>
      </w:r>
      <w:r>
        <w:rPr>
          <w:rFonts w:ascii="Times New Roman" w:hAnsi="Times New Roman" w:cs="Times New Roman"/>
          <w:spacing w:val="-5"/>
          <w:szCs w:val="21"/>
        </w:rPr>
        <w:t xml:space="preserve"> </w:t>
      </w:r>
      <w:r>
        <w:rPr>
          <w:rFonts w:ascii="Times New Roman" w:hAnsi="Times New Roman" w:cs="Times New Roman"/>
          <w:spacing w:val="-18"/>
          <w:szCs w:val="21"/>
        </w:rPr>
        <w:t>T</w:t>
      </w:r>
      <w:r>
        <w:rPr>
          <w:rFonts w:ascii="Times New Roman" w:hAnsi="Times New Roman" w:cs="Times New Roman"/>
          <w:szCs w:val="21"/>
        </w:rPr>
        <w:t>an.</w:t>
      </w:r>
      <w:r>
        <w:rPr>
          <w:rFonts w:ascii="Times New Roman" w:hAnsi="Times New Roman" w:cs="Times New Roman"/>
          <w:spacing w:val="17"/>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w:t>
      </w:r>
      <w:r>
        <w:rPr>
          <w:rFonts w:ascii="Times New Roman" w:hAnsi="Times New Roman" w:cs="Times New Roman"/>
          <w:spacing w:val="-4"/>
          <w:szCs w:val="21"/>
        </w:rPr>
        <w:t xml:space="preserve"> </w:t>
      </w:r>
      <w:r>
        <w:rPr>
          <w:rFonts w:ascii="Times New Roman" w:hAnsi="Times New Roman" w:cs="Times New Roman"/>
          <w:szCs w:val="21"/>
        </w:rPr>
        <w:t>on</w:t>
      </w:r>
      <w:r>
        <w:rPr>
          <w:rFonts w:ascii="Times New Roman" w:hAnsi="Times New Roman" w:cs="Times New Roman"/>
          <w:spacing w:val="-5"/>
          <w:szCs w:val="21"/>
        </w:rPr>
        <w:t xml:space="preserve"> </w:t>
      </w:r>
      <w:r>
        <w:rPr>
          <w:rFonts w:ascii="Times New Roman" w:hAnsi="Times New Roman" w:cs="Times New Roman"/>
          <w:szCs w:val="21"/>
        </w:rPr>
        <w:t>statistical</w:t>
      </w:r>
      <w:r>
        <w:rPr>
          <w:rFonts w:ascii="Times New Roman" w:hAnsi="Times New Roman" w:cs="Times New Roman"/>
          <w:spacing w:val="-5"/>
          <w:szCs w:val="21"/>
        </w:rPr>
        <w:t xml:space="preserve"> </w:t>
      </w:r>
      <w:r>
        <w:rPr>
          <w:rFonts w:ascii="Times New Roman" w:hAnsi="Times New Roman" w:cs="Times New Roman"/>
          <w:szCs w:val="21"/>
        </w:rPr>
        <w:t>approaches</w:t>
      </w:r>
      <w:r>
        <w:rPr>
          <w:rFonts w:ascii="Times New Roman" w:hAnsi="Times New Roman" w:cs="Times New Roman"/>
          <w:spacing w:val="-4"/>
          <w:szCs w:val="21"/>
        </w:rPr>
        <w:t xml:space="preserve"> </w:t>
      </w:r>
      <w:r>
        <w:rPr>
          <w:rFonts w:ascii="Times New Roman" w:hAnsi="Times New Roman" w:cs="Times New Roman"/>
          <w:szCs w:val="21"/>
        </w:rPr>
        <w:t>to</w:t>
      </w:r>
      <w:r>
        <w:rPr>
          <w:rFonts w:ascii="Times New Roman" w:hAnsi="Times New Roman" w:cs="Times New Roman"/>
          <w:spacing w:val="-5"/>
          <w:szCs w:val="21"/>
        </w:rPr>
        <w:t xml:space="preserve"> </w:t>
      </w:r>
      <w:r>
        <w:rPr>
          <w:rFonts w:ascii="Times New Roman" w:hAnsi="Times New Roman" w:cs="Times New Roman"/>
          <w:szCs w:val="21"/>
        </w:rPr>
        <w:t>natural</w:t>
      </w:r>
      <w:r>
        <w:rPr>
          <w:rFonts w:ascii="Times New Roman" w:hAnsi="Times New Roman" w:cs="Times New Roman"/>
          <w:spacing w:val="-4"/>
          <w:szCs w:val="21"/>
        </w:rPr>
        <w:t xml:space="preserve"> </w:t>
      </w:r>
      <w:r>
        <w:rPr>
          <w:rFonts w:ascii="Times New Roman" w:hAnsi="Times New Roman" w:cs="Times New Roman"/>
          <w:szCs w:val="21"/>
        </w:rPr>
        <w:t>language</w:t>
      </w:r>
      <w:r>
        <w:rPr>
          <w:rFonts w:ascii="Times New Roman" w:hAnsi="Times New Roman" w:cs="Times New Roman"/>
          <w:spacing w:val="-5"/>
          <w:szCs w:val="21"/>
        </w:rPr>
        <w:t xml:space="preserve"> </w:t>
      </w:r>
      <w:r>
        <w:rPr>
          <w:rFonts w:ascii="Times New Roman" w:hAnsi="Times New Roman" w:cs="Times New Roman"/>
          <w:szCs w:val="21"/>
        </w:rPr>
        <w:t>process-</w:t>
      </w:r>
      <w:r>
        <w:rPr>
          <w:rFonts w:ascii="Times New Roman" w:hAnsi="Times New Roman" w:cs="Times New Roman"/>
          <w:w w:val="99"/>
          <w:szCs w:val="21"/>
        </w:rPr>
        <w:t xml:space="preserve"> </w:t>
      </w:r>
      <w:r>
        <w:rPr>
          <w:rFonts w:ascii="Times New Roman" w:hAnsi="Times New Roman" w:cs="Times New Roman"/>
          <w:szCs w:val="21"/>
        </w:rPr>
        <w:t>ing[M].</w:t>
      </w:r>
      <w:r>
        <w:rPr>
          <w:rFonts w:ascii="Times New Roman" w:hAnsi="Times New Roman" w:cs="Times New Roman"/>
          <w:spacing w:val="11"/>
          <w:szCs w:val="21"/>
        </w:rPr>
        <w:t xml:space="preserve"> </w:t>
      </w:r>
      <w:r>
        <w:rPr>
          <w:rFonts w:ascii="Times New Roman" w:hAnsi="Times New Roman" w:cs="Times New Roman"/>
          <w:szCs w:val="21"/>
        </w:rPr>
        <w:t>Citesee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1992</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9" w:name="_bookmark184"/>
      <w:bookmarkEnd w:id="439"/>
      <w:r>
        <w:rPr>
          <w:rFonts w:ascii="Times New Roman" w:hAnsi="Times New Roman" w:cs="Times New Roman"/>
          <w:szCs w:val="21"/>
        </w:rPr>
        <w:t>[65]</w:t>
      </w:r>
      <w:r>
        <w:rPr>
          <w:rFonts w:ascii="Times New Roman" w:hAnsi="Times New Roman" w:cs="Times New Roman"/>
          <w:spacing w:val="3"/>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Gupta.</w:t>
      </w:r>
      <w:r>
        <w:rPr>
          <w:rFonts w:ascii="Times New Roman" w:hAnsi="Times New Roman" w:cs="Times New Roman"/>
          <w:spacing w:val="12"/>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Natural</w:t>
      </w:r>
      <w:r>
        <w:rPr>
          <w:rFonts w:ascii="Times New Roman" w:hAnsi="Times New Roman" w:cs="Times New Roman"/>
          <w:spacing w:val="8"/>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Processing</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echniques[J].</w:t>
      </w:r>
      <w:r>
        <w:rPr>
          <w:rFonts w:ascii="Times New Roman" w:hAnsi="Times New Roman" w:cs="Times New Roman"/>
          <w:spacing w:val="1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8"/>
          <w:szCs w:val="21"/>
        </w:rPr>
        <w:t xml:space="preserve"> </w:t>
      </w:r>
      <w:r>
        <w:rPr>
          <w:rFonts w:ascii="Times New Roman" w:hAnsi="Times New Roman" w:cs="Times New Roman"/>
          <w:szCs w:val="21"/>
        </w:rPr>
        <w:t>Jou</w:t>
      </w:r>
      <w:r>
        <w:rPr>
          <w:rFonts w:ascii="Times New Roman" w:hAnsi="Times New Roman" w:cs="Times New Roman"/>
          <w:spacing w:val="4"/>
          <w:szCs w:val="21"/>
        </w:rPr>
        <w:t>r</w:t>
      </w:r>
      <w:r>
        <w:rPr>
          <w:rFonts w:ascii="Times New Roman" w:hAnsi="Times New Roman" w:cs="Times New Roman"/>
          <w:szCs w:val="21"/>
        </w:rPr>
        <w:t>nal</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w w:val="99"/>
          <w:szCs w:val="21"/>
        </w:rPr>
        <w:t xml:space="preserve"> </w:t>
      </w:r>
      <w:r>
        <w:rPr>
          <w:rFonts w:ascii="Times New Roman" w:hAnsi="Times New Roman" w:cs="Times New Roman"/>
          <w:szCs w:val="21"/>
        </w:rPr>
        <w:t>Computer</w:t>
      </w:r>
      <w:r>
        <w:rPr>
          <w:rFonts w:ascii="Times New Roman" w:hAnsi="Times New Roman" w:cs="Times New Roman"/>
          <w:spacing w:val="-9"/>
          <w:szCs w:val="21"/>
        </w:rPr>
        <w:t xml:space="preserve"> </w:t>
      </w:r>
      <w:r>
        <w:rPr>
          <w:rFonts w:ascii="Times New Roman" w:hAnsi="Times New Roman" w:cs="Times New Roman"/>
          <w:szCs w:val="21"/>
        </w:rPr>
        <w:t>Science</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8"/>
          <w:szCs w:val="21"/>
        </w:rPr>
        <w:t xml:space="preserve"> </w:t>
      </w:r>
      <w:r>
        <w:rPr>
          <w:rFonts w:ascii="Times New Roman" w:hAnsi="Times New Roman" w:cs="Times New Roman"/>
          <w:szCs w:val="21"/>
        </w:rPr>
        <w:t>Engineering</w:t>
      </w:r>
      <w:r>
        <w:rPr>
          <w:rFonts w:ascii="Times New Roman" w:hAnsi="Times New Roman" w:cs="Times New Roman"/>
          <w:spacing w:val="-8"/>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2014.</w:t>
      </w:r>
      <w:r>
        <w:rPr>
          <w:rFonts w:ascii="Times New Roman" w:hAnsi="Times New Roman" w:cs="Times New Roman"/>
          <w:spacing w:val="12"/>
          <w:szCs w:val="21"/>
        </w:rPr>
        <w:t xml:space="preserve"> </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14–16.</w:t>
      </w:r>
      <w:r>
        <w:rPr>
          <w:rFonts w:ascii="Times New Roman" w:hAnsi="Times New Roman" w:cs="Times New Roman"/>
          <w:spacing w:val="12"/>
          <w:szCs w:val="21"/>
        </w:rPr>
        <w:t xml:space="preserve"> </w:t>
      </w:r>
      <w:r>
        <w:rPr>
          <w:rFonts w:ascii="Times New Roman" w:hAnsi="Times New Roman" w:cs="Times New Roman"/>
          <w:szCs w:val="21"/>
        </w:rPr>
        <w:t>ISSN</w:t>
      </w:r>
      <w:r>
        <w:rPr>
          <w:rFonts w:ascii="Times New Roman" w:hAnsi="Times New Roman" w:cs="Times New Roman"/>
          <w:spacing w:val="-8"/>
          <w:szCs w:val="21"/>
        </w:rPr>
        <w:t xml:space="preserve"> </w:t>
      </w:r>
      <w:r>
        <w:rPr>
          <w:rFonts w:ascii="Times New Roman" w:hAnsi="Times New Roman" w:cs="Times New Roman"/>
          <w:szCs w:val="21"/>
        </w:rPr>
        <w:t>2229-3345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0" w:name="_bookmark185"/>
      <w:bookmarkEnd w:id="440"/>
      <w:r>
        <w:rPr>
          <w:rFonts w:ascii="Times New Roman" w:hAnsi="Times New Roman" w:cs="Times New Roman"/>
          <w:szCs w:val="21"/>
        </w:rPr>
        <w:t>[66]</w:t>
      </w:r>
      <w:r>
        <w:rPr>
          <w:rFonts w:ascii="Times New Roman" w:hAnsi="Times New Roman" w:cs="Times New Roman"/>
          <w:spacing w:val="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w:t>
      </w:r>
      <w:r>
        <w:rPr>
          <w:rFonts w:ascii="Times New Roman" w:hAnsi="Times New Roman" w:cs="Times New Roman"/>
          <w:spacing w:val="-4"/>
          <w:szCs w:val="21"/>
        </w:rPr>
        <w:t xml:space="preserve"> </w:t>
      </w:r>
      <w:r>
        <w:rPr>
          <w:rFonts w:ascii="Times New Roman" w:hAnsi="Times New Roman" w:cs="Times New Roman"/>
          <w:szCs w:val="21"/>
        </w:rPr>
        <w:t>Eisne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Three</w:t>
      </w:r>
      <w:r>
        <w:rPr>
          <w:rFonts w:ascii="Times New Roman" w:hAnsi="Times New Roman" w:cs="Times New Roman"/>
          <w:spacing w:val="-4"/>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4"/>
          <w:szCs w:val="21"/>
        </w:rPr>
        <w:t xml:space="preserve"> </w:t>
      </w:r>
      <w:r>
        <w:rPr>
          <w:rFonts w:ascii="Times New Roman" w:hAnsi="Times New Roman" w:cs="Times New Roman"/>
          <w:szCs w:val="21"/>
        </w:rPr>
        <w:t>probabilistic</w:t>
      </w:r>
      <w:r>
        <w:rPr>
          <w:rFonts w:ascii="Times New Roman" w:hAnsi="Times New Roman" w:cs="Times New Roman"/>
          <w:spacing w:val="-5"/>
          <w:szCs w:val="21"/>
        </w:rPr>
        <w:t xml:space="preserve"> </w:t>
      </w:r>
      <w:r>
        <w:rPr>
          <w:rFonts w:ascii="Times New Roman" w:hAnsi="Times New Roman" w:cs="Times New Roman"/>
          <w:szCs w:val="21"/>
        </w:rPr>
        <w:t>models</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4"/>
          <w:szCs w:val="21"/>
        </w:rPr>
        <w:t xml:space="preserve"> </w:t>
      </w:r>
      <w:r>
        <w:rPr>
          <w:rFonts w:ascii="Times New Roman" w:hAnsi="Times New Roman" w:cs="Times New Roman"/>
          <w:szCs w:val="21"/>
        </w:rPr>
        <w:t>parsing</w:t>
      </w:r>
      <w:r>
        <w:rPr>
          <w:rFonts w:ascii="Times New Roman" w:eastAsia="宋体" w:hAnsi="Times New Roman" w:cs="Times New Roman"/>
          <w:szCs w:val="21"/>
          <w:lang w:eastAsia="zh-CN"/>
        </w:rPr>
        <w:t>：</w:t>
      </w:r>
      <w:r>
        <w:rPr>
          <w:rFonts w:ascii="Times New Roman" w:hAnsi="Times New Roman" w:cs="Times New Roman"/>
          <w:spacing w:val="12"/>
          <w:szCs w:val="21"/>
        </w:rPr>
        <w:t xml:space="preserve"> </w:t>
      </w:r>
      <w:r>
        <w:rPr>
          <w:rFonts w:ascii="Times New Roman" w:hAnsi="Times New Roman" w:cs="Times New Roman"/>
          <w:szCs w:val="21"/>
        </w:rPr>
        <w:t>An</w:t>
      </w:r>
      <w:r>
        <w:rPr>
          <w:rFonts w:ascii="Times New Roman" w:hAnsi="Times New Roman" w:cs="Times New Roman"/>
          <w:spacing w:val="-4"/>
          <w:szCs w:val="21"/>
        </w:rPr>
        <w:t xml:space="preserve"> </w:t>
      </w:r>
      <w:r>
        <w:rPr>
          <w:rFonts w:ascii="Times New Roman" w:hAnsi="Times New Roman" w:cs="Times New Roman"/>
          <w:spacing w:val="-3"/>
          <w:szCs w:val="21"/>
        </w:rPr>
        <w:t>e</w:t>
      </w:r>
      <w:r>
        <w:rPr>
          <w:rFonts w:ascii="Times New Roman" w:hAnsi="Times New Roman" w:cs="Times New Roman"/>
          <w:szCs w:val="21"/>
        </w:rPr>
        <w:t>xploration[C].</w:t>
      </w:r>
      <w:r>
        <w:rPr>
          <w:rFonts w:ascii="Times New Roman" w:hAnsi="Times New Roman" w:cs="Times New Roman"/>
          <w:spacing w:val="18"/>
          <w:szCs w:val="21"/>
        </w:rPr>
        <w:t xml:space="preserve"> </w:t>
      </w:r>
      <w:r>
        <w:rPr>
          <w:rFonts w:ascii="Times New Roman" w:hAnsi="Times New Roman" w:cs="Times New Roman"/>
          <w:szCs w:val="21"/>
        </w:rPr>
        <w:t>Pro-</w:t>
      </w:r>
      <w:r>
        <w:rPr>
          <w:rFonts w:ascii="Times New Roman" w:hAnsi="Times New Roman" w:cs="Times New Roman"/>
          <w:w w:val="99"/>
          <w:szCs w:val="21"/>
        </w:rPr>
        <w:t xml:space="preserve"> </w:t>
      </w:r>
      <w:r>
        <w:rPr>
          <w:rFonts w:ascii="Times New Roman" w:hAnsi="Times New Roman" w:cs="Times New Roman"/>
          <w:szCs w:val="21"/>
        </w:rPr>
        <w:t>ceedings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16th</w:t>
      </w:r>
      <w:r>
        <w:rPr>
          <w:rFonts w:ascii="Times New Roman" w:hAnsi="Times New Roman" w:cs="Times New Roman"/>
          <w:spacing w:val="-6"/>
          <w:szCs w:val="21"/>
        </w:rPr>
        <w:t xml:space="preserve"> </w:t>
      </w:r>
      <w:r>
        <w:rPr>
          <w:rFonts w:ascii="Times New Roman" w:hAnsi="Times New Roman" w:cs="Times New Roman"/>
          <w:szCs w:val="21"/>
        </w:rPr>
        <w:t>conference</w:t>
      </w:r>
      <w:r>
        <w:rPr>
          <w:rFonts w:ascii="Times New Roman" w:hAnsi="Times New Roman" w:cs="Times New Roman"/>
          <w:spacing w:val="-6"/>
          <w:szCs w:val="21"/>
        </w:rPr>
        <w:t xml:space="preserve"> </w:t>
      </w:r>
      <w:r>
        <w:rPr>
          <w:rFonts w:ascii="Times New Roman" w:hAnsi="Times New Roman" w:cs="Times New Roman"/>
          <w:szCs w:val="21"/>
        </w:rPr>
        <w:t>on</w:t>
      </w:r>
      <w:r>
        <w:rPr>
          <w:rFonts w:ascii="Times New Roman" w:hAnsi="Times New Roman" w:cs="Times New Roman"/>
          <w:spacing w:val="-6"/>
          <w:szCs w:val="21"/>
        </w:rPr>
        <w:t xml:space="preserve"> </w:t>
      </w:r>
      <w:r>
        <w:rPr>
          <w:rFonts w:ascii="Times New Roman" w:hAnsi="Times New Roman" w:cs="Times New Roman"/>
          <w:szCs w:val="21"/>
        </w:rPr>
        <w:t>Computational</w:t>
      </w:r>
      <w:r>
        <w:rPr>
          <w:rFonts w:ascii="Times New Roman" w:hAnsi="Times New Roman" w:cs="Times New Roman"/>
          <w:spacing w:val="-6"/>
          <w:szCs w:val="21"/>
        </w:rPr>
        <w:t xml:space="preserve"> </w:t>
      </w:r>
      <w:r>
        <w:rPr>
          <w:rFonts w:ascii="Times New Roman" w:hAnsi="Times New Roman" w:cs="Times New Roman"/>
          <w:szCs w:val="21"/>
        </w:rPr>
        <w:t>linguistics-</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6"/>
          <w:szCs w:val="21"/>
        </w:rPr>
        <w:t xml:space="preserve"> </w:t>
      </w:r>
      <w:r>
        <w:rPr>
          <w:rFonts w:ascii="Times New Roman" w:hAnsi="Times New Roman" w:cs="Times New Roman"/>
          <w:szCs w:val="21"/>
        </w:rPr>
        <w:t>1.</w:t>
      </w:r>
      <w:r>
        <w:rPr>
          <w:rFonts w:ascii="Times New Roman" w:hAnsi="Times New Roman" w:cs="Times New Roman"/>
          <w:spacing w:val="-6"/>
          <w:szCs w:val="21"/>
        </w:rPr>
        <w:t xml:space="preserve"> </w:t>
      </w:r>
      <w:r>
        <w:rPr>
          <w:rFonts w:ascii="Times New Roman" w:hAnsi="Times New Roman" w:cs="Times New Roman"/>
          <w:szCs w:val="21"/>
        </w:rPr>
        <w:t>Association</w:t>
      </w:r>
      <w:r>
        <w:rPr>
          <w:rFonts w:ascii="Times New Roman" w:hAnsi="Times New Roman" w:cs="Times New Roman"/>
          <w:spacing w:val="-6"/>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Com-</w:t>
      </w:r>
      <w:r>
        <w:rPr>
          <w:rFonts w:ascii="Times New Roman" w:hAnsi="Times New Roman" w:cs="Times New Roman"/>
          <w:w w:val="99"/>
          <w:szCs w:val="21"/>
        </w:rPr>
        <w:t xml:space="preserve"> </w:t>
      </w:r>
      <w:r>
        <w:rPr>
          <w:rFonts w:ascii="Times New Roman" w:hAnsi="Times New Roman" w:cs="Times New Roman"/>
          <w:szCs w:val="21"/>
        </w:rPr>
        <w:t>putational</w:t>
      </w:r>
      <w:r>
        <w:rPr>
          <w:rFonts w:ascii="Times New Roman" w:hAnsi="Times New Roman" w:cs="Times New Roman"/>
          <w:spacing w:val="-12"/>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1996,</w:t>
      </w:r>
      <w:r>
        <w:rPr>
          <w:rFonts w:ascii="Times New Roman" w:hAnsi="Times New Roman" w:cs="Times New Roman"/>
          <w:spacing w:val="-11"/>
          <w:szCs w:val="21"/>
        </w:rPr>
        <w:t xml:space="preserve"> </w:t>
      </w:r>
      <w:r>
        <w:rPr>
          <w:rFonts w:ascii="Times New Roman" w:hAnsi="Times New Roman" w:cs="Times New Roman"/>
          <w:szCs w:val="21"/>
        </w:rPr>
        <w:t>340–345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1" w:name="_bookmark186"/>
      <w:bookmarkEnd w:id="441"/>
      <w:r>
        <w:rPr>
          <w:rFonts w:ascii="Times New Roman" w:hAnsi="Times New Roman" w:cs="Times New Roman"/>
          <w:szCs w:val="21"/>
        </w:rPr>
        <w:t>[67]</w:t>
      </w:r>
      <w:r>
        <w:rPr>
          <w:rFonts w:ascii="Times New Roman" w:hAnsi="Times New Roman" w:cs="Times New Roman"/>
          <w:spacing w:val="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Eisne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48"/>
          <w:szCs w:val="21"/>
        </w:rPr>
        <w:t xml:space="preserve"> </w:t>
      </w:r>
      <w:r>
        <w:rPr>
          <w:rFonts w:ascii="Times New Roman" w:hAnsi="Times New Roman" w:cs="Times New Roman"/>
          <w:szCs w:val="21"/>
        </w:rPr>
        <w:t>An</w:t>
      </w:r>
      <w:r>
        <w:rPr>
          <w:rFonts w:ascii="Times New Roman" w:hAnsi="Times New Roman" w:cs="Times New Roman"/>
          <w:spacing w:val="4"/>
          <w:szCs w:val="21"/>
        </w:rPr>
        <w:t xml:space="preserve"> </w:t>
      </w:r>
      <w:r>
        <w:rPr>
          <w:rFonts w:ascii="Times New Roman" w:hAnsi="Times New Roman" w:cs="Times New Roman"/>
          <w:szCs w:val="21"/>
        </w:rPr>
        <w:t>empirical</w:t>
      </w:r>
      <w:r>
        <w:rPr>
          <w:rFonts w:ascii="Times New Roman" w:hAnsi="Times New Roman" w:cs="Times New Roman"/>
          <w:spacing w:val="4"/>
          <w:szCs w:val="21"/>
        </w:rPr>
        <w:t xml:space="preserve"> </w:t>
      </w:r>
      <w:r>
        <w:rPr>
          <w:rFonts w:ascii="Times New Roman" w:hAnsi="Times New Roman" w:cs="Times New Roman"/>
          <w:szCs w:val="21"/>
        </w:rPr>
        <w:t>comparison</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4"/>
          <w:szCs w:val="21"/>
        </w:rPr>
        <w:t xml:space="preserve"> </w:t>
      </w:r>
      <w:r>
        <w:rPr>
          <w:rFonts w:ascii="Times New Roman" w:hAnsi="Times New Roman" w:cs="Times New Roman"/>
          <w:szCs w:val="21"/>
        </w:rPr>
        <w:t>probability</w:t>
      </w:r>
      <w:r>
        <w:rPr>
          <w:rFonts w:ascii="Times New Roman" w:hAnsi="Times New Roman" w:cs="Times New Roman"/>
          <w:spacing w:val="4"/>
          <w:szCs w:val="21"/>
        </w:rPr>
        <w:t xml:space="preserve"> </w:t>
      </w:r>
      <w:r>
        <w:rPr>
          <w:rFonts w:ascii="Times New Roman" w:hAnsi="Times New Roman" w:cs="Times New Roman"/>
          <w:szCs w:val="21"/>
        </w:rPr>
        <w:t>models</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4"/>
          <w:szCs w:val="21"/>
        </w:rPr>
        <w:t xml:space="preserve"> g</w:t>
      </w:r>
      <w:r>
        <w:rPr>
          <w:rFonts w:ascii="Times New Roman" w:hAnsi="Times New Roman" w:cs="Times New Roman"/>
          <w:szCs w:val="21"/>
        </w:rPr>
        <w:t>rammar[J].</w:t>
      </w:r>
      <w:r>
        <w:rPr>
          <w:rFonts w:ascii="Times New Roman" w:hAnsi="Times New Roman" w:cs="Times New Roman"/>
          <w:spacing w:val="48"/>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w w:val="99"/>
          <w:szCs w:val="21"/>
        </w:rPr>
        <w:t xml:space="preserve"> </w:t>
      </w:r>
      <w:r>
        <w:rPr>
          <w:rFonts w:ascii="Times New Roman" w:hAnsi="Times New Roman" w:cs="Times New Roman"/>
          <w:szCs w:val="21"/>
        </w:rPr>
        <w:t>preprint</w:t>
      </w:r>
      <w:r>
        <w:rPr>
          <w:rFonts w:ascii="Times New Roman" w:hAnsi="Times New Roman" w:cs="Times New Roman"/>
          <w:spacing w:val="-14"/>
          <w:szCs w:val="21"/>
        </w:rPr>
        <w:t xml:space="preserve"> </w:t>
      </w:r>
      <w:r>
        <w:rPr>
          <w:rFonts w:ascii="Times New Roman" w:hAnsi="Times New Roman" w:cs="Times New Roman"/>
          <w:szCs w:val="21"/>
        </w:rPr>
        <w:t>cmp-lg/9706004.</w:t>
      </w:r>
      <w:r>
        <w:rPr>
          <w:rFonts w:ascii="Times New Roman" w:hAnsi="Times New Roman" w:cs="Times New Roman"/>
          <w:spacing w:val="-14"/>
          <w:szCs w:val="21"/>
        </w:rPr>
        <w:t xml:space="preserve"> </w:t>
      </w:r>
      <w:r>
        <w:rPr>
          <w:rFonts w:ascii="Times New Roman" w:hAnsi="Times New Roman" w:cs="Times New Roman"/>
          <w:szCs w:val="21"/>
        </w:rPr>
        <w:t>1997</w:t>
      </w:r>
    </w:p>
    <w:p w:rsidR="000A3AD4" w:rsidRDefault="000A3AD4" w:rsidP="000A3AD4">
      <w:pPr>
        <w:spacing w:before="2"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42" w:name="_bookmark187"/>
      <w:bookmarkEnd w:id="442"/>
      <w:r>
        <w:rPr>
          <w:rFonts w:ascii="Times New Roman" w:hAnsi="Times New Roman" w:cs="Times New Roman"/>
          <w:szCs w:val="21"/>
        </w:rPr>
        <w:t xml:space="preserve">[68] </w:t>
      </w:r>
      <w:r>
        <w:rPr>
          <w:rFonts w:ascii="Times New Roman" w:hAnsi="Times New Roman" w:cs="Times New Roman"/>
          <w:spacing w:val="1"/>
          <w:szCs w:val="21"/>
        </w:rPr>
        <w:t xml:space="preserve"> </w:t>
      </w:r>
      <w:r>
        <w:rPr>
          <w:rFonts w:ascii="Times New Roman" w:hAnsi="Times New Roman" w:cs="Times New Roman"/>
          <w:szCs w:val="21"/>
        </w:rPr>
        <w:t>H.</w:t>
      </w:r>
      <w:r>
        <w:rPr>
          <w:rFonts w:ascii="Times New Roman" w:hAnsi="Times New Roman" w:cs="Times New Roman"/>
          <w:spacing w:val="5"/>
          <w:szCs w:val="21"/>
        </w:rPr>
        <w:t xml:space="preserve"> </w:t>
      </w:r>
      <w:r>
        <w:rPr>
          <w:rFonts w:ascii="Times New Roman" w:hAnsi="Times New Roman" w:cs="Times New Roman"/>
          <w:spacing w:val="-31"/>
          <w:szCs w:val="21"/>
        </w:rPr>
        <w:t>Y</w:t>
      </w:r>
      <w:r>
        <w:rPr>
          <w:rFonts w:ascii="Times New Roman" w:hAnsi="Times New Roman" w:cs="Times New Roman"/>
          <w:szCs w:val="21"/>
        </w:rPr>
        <w:t>amada,</w:t>
      </w:r>
      <w:r>
        <w:rPr>
          <w:rFonts w:ascii="Times New Roman" w:hAnsi="Times New Roman" w:cs="Times New Roman"/>
          <w:spacing w:val="8"/>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Matsumoto.  Statistical</w:t>
      </w:r>
      <w:r>
        <w:rPr>
          <w:rFonts w:ascii="Times New Roman" w:hAnsi="Times New Roman" w:cs="Times New Roman"/>
          <w:spacing w:val="6"/>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5"/>
          <w:szCs w:val="21"/>
        </w:rPr>
        <w:t xml:space="preserve"> </w:t>
      </w:r>
      <w:r>
        <w:rPr>
          <w:rFonts w:ascii="Times New Roman" w:hAnsi="Times New Roman" w:cs="Times New Roman"/>
          <w:szCs w:val="21"/>
        </w:rPr>
        <w:t>ana</w:t>
      </w:r>
      <w:r>
        <w:rPr>
          <w:rFonts w:ascii="Times New Roman" w:hAnsi="Times New Roman" w:cs="Times New Roman"/>
          <w:spacing w:val="-7"/>
          <w:szCs w:val="21"/>
        </w:rPr>
        <w:t>l</w:t>
      </w:r>
      <w:r>
        <w:rPr>
          <w:rFonts w:ascii="Times New Roman" w:hAnsi="Times New Roman" w:cs="Times New Roman"/>
          <w:szCs w:val="21"/>
        </w:rPr>
        <w:t>ysis</w:t>
      </w:r>
      <w:r>
        <w:rPr>
          <w:rFonts w:ascii="Times New Roman" w:hAnsi="Times New Roman" w:cs="Times New Roman"/>
          <w:spacing w:val="4"/>
          <w:szCs w:val="21"/>
        </w:rPr>
        <w:t xml:space="preserve"> </w:t>
      </w:r>
      <w:r>
        <w:rPr>
          <w:rFonts w:ascii="Times New Roman" w:hAnsi="Times New Roman" w:cs="Times New Roman"/>
          <w:szCs w:val="21"/>
        </w:rPr>
        <w:t>with</w:t>
      </w:r>
      <w:r>
        <w:rPr>
          <w:rFonts w:ascii="Times New Roman" w:hAnsi="Times New Roman" w:cs="Times New Roman"/>
          <w:spacing w:val="5"/>
          <w:szCs w:val="21"/>
        </w:rPr>
        <w:t xml:space="preserve"> </w:t>
      </w:r>
      <w:r>
        <w:rPr>
          <w:rFonts w:ascii="Times New Roman" w:hAnsi="Times New Roman" w:cs="Times New Roman"/>
          <w:szCs w:val="21"/>
        </w:rPr>
        <w:t>suppo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5"/>
          <w:szCs w:val="21"/>
        </w:rPr>
        <w:t xml:space="preserve"> </w:t>
      </w:r>
      <w:r>
        <w:rPr>
          <w:rFonts w:ascii="Times New Roman" w:hAnsi="Times New Roman" w:cs="Times New Roman"/>
          <w:spacing w:val="-3"/>
          <w:szCs w:val="21"/>
        </w:rPr>
        <w:t>v</w:t>
      </w:r>
      <w:r>
        <w:rPr>
          <w:rFonts w:ascii="Times New Roman" w:hAnsi="Times New Roman" w:cs="Times New Roman"/>
          <w:szCs w:val="21"/>
        </w:rPr>
        <w:t>ector</w:t>
      </w:r>
      <w:r>
        <w:rPr>
          <w:rFonts w:ascii="Times New Roman" w:hAnsi="Times New Roman" w:cs="Times New Roman"/>
          <w:spacing w:val="5"/>
          <w:szCs w:val="21"/>
        </w:rPr>
        <w:t xml:space="preserve"> </w:t>
      </w:r>
      <w:r>
        <w:rPr>
          <w:rFonts w:ascii="Times New Roman" w:hAnsi="Times New Roman" w:cs="Times New Roman"/>
          <w:szCs w:val="21"/>
        </w:rPr>
        <w:t>machines[C].</w:t>
      </w:r>
    </w:p>
    <w:p w:rsidR="000A3AD4" w:rsidRDefault="000A3AD4" w:rsidP="000A3AD4">
      <w:pPr>
        <w:spacing w:before="18"/>
        <w:ind w:left="874" w:right="4322"/>
        <w:jc w:val="both"/>
        <w:rPr>
          <w:rFonts w:ascii="Times New Roman" w:hAnsi="Times New Roman" w:cs="Times New Roman"/>
          <w:szCs w:val="21"/>
        </w:rPr>
      </w:pPr>
      <w:r>
        <w:rPr>
          <w:rFonts w:ascii="Times New Roman" w:hAnsi="Times New Roman" w:cs="Times New Roman"/>
          <w:szCs w:val="21"/>
        </w:rPr>
        <w:t>Proceedings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IWP</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6"/>
          <w:szCs w:val="21"/>
        </w:rPr>
        <w:t xml:space="preserve"> </w:t>
      </w:r>
      <w:r>
        <w:rPr>
          <w:rFonts w:ascii="Times New Roman" w:hAnsi="Times New Roman" w:cs="Times New Roman"/>
          <w:szCs w:val="21"/>
        </w:rPr>
        <w:t>3.</w:t>
      </w:r>
      <w:r>
        <w:rPr>
          <w:rFonts w:ascii="Times New Roman" w:hAnsi="Times New Roman" w:cs="Times New Roman"/>
          <w:spacing w:val="-7"/>
          <w:szCs w:val="21"/>
        </w:rPr>
        <w:t xml:space="preserve"> </w:t>
      </w:r>
      <w:r>
        <w:rPr>
          <w:rFonts w:ascii="Times New Roman" w:hAnsi="Times New Roman" w:cs="Times New Roman"/>
          <w:szCs w:val="21"/>
        </w:rPr>
        <w:t>2003,</w:t>
      </w:r>
      <w:r>
        <w:rPr>
          <w:rFonts w:ascii="Times New Roman" w:hAnsi="Times New Roman" w:cs="Times New Roman"/>
          <w:spacing w:val="-6"/>
          <w:szCs w:val="21"/>
        </w:rPr>
        <w:t xml:space="preserve"> </w:t>
      </w:r>
      <w:r>
        <w:rPr>
          <w:rFonts w:ascii="Times New Roman" w:hAnsi="Times New Roman" w:cs="Times New Roman"/>
          <w:szCs w:val="21"/>
        </w:rPr>
        <w:t>195–206</w:t>
      </w:r>
    </w:p>
    <w:p w:rsidR="000A3AD4" w:rsidRDefault="000A3AD4" w:rsidP="000A3AD4">
      <w:pPr>
        <w:spacing w:before="20"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43" w:name="_bookmark188"/>
      <w:bookmarkEnd w:id="443"/>
      <w:r>
        <w:rPr>
          <w:rFonts w:ascii="Times New Roman" w:hAnsi="Times New Roman" w:cs="Times New Roman"/>
          <w:szCs w:val="21"/>
        </w:rPr>
        <w:t xml:space="preserve">[69]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Choms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Syntactic</w:t>
      </w:r>
      <w:r>
        <w:rPr>
          <w:rFonts w:ascii="Times New Roman" w:hAnsi="Times New Roman" w:cs="Times New Roman"/>
          <w:spacing w:val="-6"/>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uctures[M].</w:t>
      </w:r>
      <w:r>
        <w:rPr>
          <w:rFonts w:ascii="Times New Roman" w:hAnsi="Times New Roman" w:cs="Times New Roman"/>
          <w:spacing w:val="14"/>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Hague</w:t>
      </w:r>
      <w:r>
        <w:rPr>
          <w:rFonts w:ascii="Times New Roman" w:eastAsia="宋体" w:hAnsi="Times New Roman" w:cs="Times New Roman"/>
          <w:szCs w:val="21"/>
          <w:lang w:eastAsia="zh-CN"/>
        </w:rPr>
        <w:t>：</w:t>
      </w:r>
      <w:r>
        <w:rPr>
          <w:rFonts w:ascii="Times New Roman" w:hAnsi="Times New Roman" w:cs="Times New Roman"/>
          <w:spacing w:val="11"/>
          <w:szCs w:val="21"/>
        </w:rPr>
        <w:t xml:space="preserve"> </w:t>
      </w:r>
      <w:r>
        <w:rPr>
          <w:rFonts w:ascii="Times New Roman" w:hAnsi="Times New Roman" w:cs="Times New Roman"/>
          <w:szCs w:val="21"/>
        </w:rPr>
        <w:t>Mouton,</w:t>
      </w:r>
      <w:r>
        <w:rPr>
          <w:rFonts w:ascii="Times New Roman" w:hAnsi="Times New Roman" w:cs="Times New Roman"/>
          <w:spacing w:val="-6"/>
          <w:szCs w:val="21"/>
        </w:rPr>
        <w:t xml:space="preserve"> </w:t>
      </w:r>
      <w:r>
        <w:rPr>
          <w:rFonts w:ascii="Times New Roman" w:hAnsi="Times New Roman" w:cs="Times New Roman"/>
          <w:szCs w:val="21"/>
        </w:rPr>
        <w:t>1957</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4" w:name="_bookmark189"/>
      <w:bookmarkEnd w:id="444"/>
      <w:r>
        <w:rPr>
          <w:rFonts w:ascii="Times New Roman" w:hAnsi="Times New Roman" w:cs="Times New Roman"/>
          <w:szCs w:val="21"/>
        </w:rPr>
        <w:t>[70]</w:t>
      </w:r>
      <w:r>
        <w:rPr>
          <w:rFonts w:ascii="Times New Roman" w:hAnsi="Times New Roman" w:cs="Times New Roman"/>
          <w:spacing w:val="2"/>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pacing w:val="-10"/>
          <w:szCs w:val="21"/>
        </w:rPr>
        <w:t>P</w:t>
      </w:r>
      <w:r>
        <w:rPr>
          <w:rFonts w:ascii="Times New Roman" w:hAnsi="Times New Roman" w:cs="Times New Roman"/>
          <w:szCs w:val="21"/>
        </w:rPr>
        <w:t>ollar</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I.</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2"/>
          <w:szCs w:val="21"/>
        </w:rPr>
        <w:t xml:space="preserve"> </w:t>
      </w:r>
      <w:r>
        <w:rPr>
          <w:rFonts w:ascii="Times New Roman" w:hAnsi="Times New Roman" w:cs="Times New Roman"/>
          <w:szCs w:val="21"/>
        </w:rPr>
        <w:t>Sag.</w:t>
      </w:r>
      <w:r>
        <w:rPr>
          <w:rFonts w:ascii="Times New Roman" w:hAnsi="Times New Roman" w:cs="Times New Roman"/>
          <w:spacing w:val="25"/>
          <w:szCs w:val="21"/>
        </w:rPr>
        <w:t xml:space="preserve"> </w:t>
      </w:r>
      <w:r>
        <w:rPr>
          <w:rFonts w:ascii="Times New Roman" w:hAnsi="Times New Roman" w:cs="Times New Roman"/>
          <w:szCs w:val="21"/>
        </w:rPr>
        <w:t>Head-dr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w:t>
      </w:r>
      <w:r>
        <w:rPr>
          <w:rFonts w:ascii="Times New Roman" w:hAnsi="Times New Roman" w:cs="Times New Roman"/>
          <w:spacing w:val="-2"/>
          <w:szCs w:val="21"/>
        </w:rPr>
        <w:t xml:space="preserve"> </w:t>
      </w:r>
      <w:r>
        <w:rPr>
          <w:rFonts w:ascii="Times New Roman" w:hAnsi="Times New Roman" w:cs="Times New Roman"/>
          <w:szCs w:val="21"/>
        </w:rPr>
        <w:t>phrase</w:t>
      </w:r>
      <w:r>
        <w:rPr>
          <w:rFonts w:ascii="Times New Roman" w:hAnsi="Times New Roman" w:cs="Times New Roman"/>
          <w:spacing w:val="-3"/>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2"/>
          <w:szCs w:val="21"/>
        </w:rPr>
        <w:t xml:space="preserve"> </w:t>
      </w:r>
      <w:r>
        <w:rPr>
          <w:rFonts w:ascii="Times New Roman" w:hAnsi="Times New Roman" w:cs="Times New Roman"/>
          <w:spacing w:val="4"/>
          <w:szCs w:val="21"/>
        </w:rPr>
        <w:t>g</w:t>
      </w:r>
      <w:r>
        <w:rPr>
          <w:rFonts w:ascii="Times New Roman" w:hAnsi="Times New Roman" w:cs="Times New Roman"/>
          <w:szCs w:val="21"/>
        </w:rPr>
        <w:t>rammar[M].</w:t>
      </w:r>
      <w:r>
        <w:rPr>
          <w:rFonts w:ascii="Times New Roman" w:hAnsi="Times New Roman" w:cs="Times New Roman"/>
          <w:spacing w:val="25"/>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2"/>
          <w:szCs w:val="21"/>
        </w:rPr>
        <w:t xml:space="preserve"> </w:t>
      </w:r>
      <w:r>
        <w:rPr>
          <w:rFonts w:ascii="Times New Roman" w:hAnsi="Times New Roman" w:cs="Times New Roman"/>
          <w:szCs w:val="21"/>
        </w:rPr>
        <w:t>of</w:t>
      </w:r>
      <w:r>
        <w:rPr>
          <w:rFonts w:ascii="Times New Roman" w:hAnsi="Times New Roman" w:cs="Times New Roman"/>
          <w:spacing w:val="-3"/>
          <w:szCs w:val="21"/>
        </w:rPr>
        <w:t xml:space="preserve"> </w:t>
      </w:r>
      <w:r>
        <w:rPr>
          <w:rFonts w:ascii="Times New Roman" w:hAnsi="Times New Roman" w:cs="Times New Roman"/>
          <w:szCs w:val="21"/>
        </w:rPr>
        <w:t>Chicago</w:t>
      </w:r>
      <w:r>
        <w:rPr>
          <w:rFonts w:ascii="Times New Roman" w:hAnsi="Times New Roman" w:cs="Times New Roman"/>
          <w:spacing w:val="-2"/>
          <w:szCs w:val="21"/>
        </w:rPr>
        <w:t xml:space="preserve"> </w:t>
      </w:r>
      <w:r>
        <w:rPr>
          <w:rFonts w:ascii="Times New Roman" w:hAnsi="Times New Roman" w:cs="Times New Roman"/>
          <w:szCs w:val="21"/>
        </w:rPr>
        <w:t>Press,</w:t>
      </w:r>
      <w:r>
        <w:rPr>
          <w:rFonts w:ascii="Times New Roman" w:hAnsi="Times New Roman" w:cs="Times New Roman"/>
          <w:w w:val="99"/>
          <w:szCs w:val="21"/>
        </w:rPr>
        <w:t xml:space="preserve"> </w:t>
      </w:r>
      <w:r>
        <w:rPr>
          <w:rFonts w:ascii="Times New Roman" w:hAnsi="Times New Roman" w:cs="Times New Roman"/>
          <w:szCs w:val="21"/>
        </w:rPr>
        <w:t>1994</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5" w:name="_bookmark190"/>
      <w:bookmarkEnd w:id="445"/>
      <w:r>
        <w:rPr>
          <w:rFonts w:ascii="Times New Roman" w:hAnsi="Times New Roman" w:cs="Times New Roman"/>
          <w:szCs w:val="21"/>
        </w:rPr>
        <w:t>[71]</w:t>
      </w:r>
      <w:r>
        <w:rPr>
          <w:rFonts w:ascii="Times New Roman" w:hAnsi="Times New Roman" w:cs="Times New Roman"/>
          <w:spacing w:val="51"/>
          <w:szCs w:val="21"/>
        </w:rPr>
        <w:t xml:space="preserve"> </w:t>
      </w:r>
      <w:r>
        <w:rPr>
          <w:rFonts w:ascii="Times New Roman" w:hAnsi="Times New Roman" w:cs="Times New Roman"/>
          <w:szCs w:val="21"/>
        </w:rPr>
        <w:t>H.</w:t>
      </w:r>
      <w:r>
        <w:rPr>
          <w:rFonts w:ascii="Times New Roman" w:hAnsi="Times New Roman" w:cs="Times New Roman"/>
          <w:spacing w:val="-19"/>
          <w:szCs w:val="21"/>
        </w:rPr>
        <w:t xml:space="preserve"> </w:t>
      </w:r>
      <w:r>
        <w:rPr>
          <w:rFonts w:ascii="Times New Roman" w:hAnsi="Times New Roman" w:cs="Times New Roman"/>
          <w:szCs w:val="21"/>
        </w:rPr>
        <w:t>Thompson.</w:t>
      </w:r>
      <w:r>
        <w:rPr>
          <w:rFonts w:ascii="Times New Roman" w:hAnsi="Times New Roman" w:cs="Times New Roman"/>
          <w:spacing w:val="-9"/>
          <w:szCs w:val="21"/>
        </w:rPr>
        <w:t xml:space="preserve"> </w:t>
      </w:r>
      <w:r>
        <w:rPr>
          <w:rFonts w:ascii="Times New Roman" w:hAnsi="Times New Roman" w:cs="Times New Roman"/>
          <w:szCs w:val="21"/>
        </w:rPr>
        <w:t>Cha</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19"/>
          <w:szCs w:val="21"/>
        </w:rPr>
        <w:t xml:space="preserve"> </w:t>
      </w:r>
      <w:r>
        <w:rPr>
          <w:rFonts w:ascii="Times New Roman" w:hAnsi="Times New Roman" w:cs="Times New Roman"/>
          <w:szCs w:val="21"/>
        </w:rPr>
        <w:t>parsing</w:t>
      </w:r>
      <w:r>
        <w:rPr>
          <w:rFonts w:ascii="Times New Roman" w:hAnsi="Times New Roman" w:cs="Times New Roman"/>
          <w:spacing w:val="-19"/>
          <w:szCs w:val="21"/>
        </w:rPr>
        <w:t xml:space="preserve"> </w:t>
      </w:r>
      <w:r>
        <w:rPr>
          <w:rFonts w:ascii="Times New Roman" w:hAnsi="Times New Roman" w:cs="Times New Roman"/>
          <w:szCs w:val="21"/>
        </w:rPr>
        <w:t>and</w:t>
      </w:r>
      <w:r>
        <w:rPr>
          <w:rFonts w:ascii="Times New Roman" w:hAnsi="Times New Roman" w:cs="Times New Roman"/>
          <w:spacing w:val="-19"/>
          <w:szCs w:val="21"/>
        </w:rPr>
        <w:t xml:space="preserve"> </w:t>
      </w:r>
      <w:r>
        <w:rPr>
          <w:rFonts w:ascii="Times New Roman" w:hAnsi="Times New Roman" w:cs="Times New Roman"/>
          <w:spacing w:val="4"/>
          <w:szCs w:val="21"/>
        </w:rPr>
        <w:t>r</w:t>
      </w:r>
      <w:r>
        <w:rPr>
          <w:rFonts w:ascii="Times New Roman" w:hAnsi="Times New Roman" w:cs="Times New Roman"/>
          <w:szCs w:val="21"/>
        </w:rPr>
        <w:t>ule</w:t>
      </w:r>
      <w:r>
        <w:rPr>
          <w:rFonts w:ascii="Times New Roman" w:hAnsi="Times New Roman" w:cs="Times New Roman"/>
          <w:spacing w:val="-19"/>
          <w:szCs w:val="21"/>
        </w:rPr>
        <w:t xml:space="preserve"> </w:t>
      </w:r>
      <w:r>
        <w:rPr>
          <w:rFonts w:ascii="Times New Roman" w:hAnsi="Times New Roman" w:cs="Times New Roman"/>
          <w:szCs w:val="21"/>
        </w:rPr>
        <w:t>schemata</w:t>
      </w:r>
      <w:r>
        <w:rPr>
          <w:rFonts w:ascii="Times New Roman" w:hAnsi="Times New Roman" w:cs="Times New Roman"/>
          <w:spacing w:val="-19"/>
          <w:szCs w:val="21"/>
        </w:rPr>
        <w:t xml:space="preserve"> </w:t>
      </w:r>
      <w:r>
        <w:rPr>
          <w:rFonts w:ascii="Times New Roman" w:hAnsi="Times New Roman" w:cs="Times New Roman"/>
          <w:szCs w:val="21"/>
        </w:rPr>
        <w:t>in</w:t>
      </w:r>
      <w:r>
        <w:rPr>
          <w:rFonts w:ascii="Times New Roman" w:hAnsi="Times New Roman" w:cs="Times New Roman"/>
          <w:spacing w:val="-19"/>
          <w:szCs w:val="21"/>
        </w:rPr>
        <w:t xml:space="preserve"> </w:t>
      </w:r>
      <w:r>
        <w:rPr>
          <w:rFonts w:ascii="Times New Roman" w:hAnsi="Times New Roman" w:cs="Times New Roman"/>
          <w:szCs w:val="21"/>
        </w:rPr>
        <w:t>PSG[C].</w:t>
      </w:r>
      <w:r>
        <w:rPr>
          <w:rFonts w:ascii="Times New Roman" w:hAnsi="Times New Roman" w:cs="Times New Roman"/>
          <w:spacing w:val="-9"/>
          <w:szCs w:val="21"/>
        </w:rPr>
        <w:t xml:space="preserve"> </w:t>
      </w:r>
      <w:r>
        <w:rPr>
          <w:rFonts w:ascii="Times New Roman" w:hAnsi="Times New Roman" w:cs="Times New Roman"/>
          <w:szCs w:val="21"/>
        </w:rPr>
        <w:t>Proceedings</w:t>
      </w:r>
      <w:r>
        <w:rPr>
          <w:rFonts w:ascii="Times New Roman" w:hAnsi="Times New Roman" w:cs="Times New Roman"/>
          <w:spacing w:val="-19"/>
          <w:szCs w:val="21"/>
        </w:rPr>
        <w:t xml:space="preserve"> </w:t>
      </w:r>
      <w:r>
        <w:rPr>
          <w:rFonts w:ascii="Times New Roman" w:hAnsi="Times New Roman" w:cs="Times New Roman"/>
          <w:szCs w:val="21"/>
        </w:rPr>
        <w:t>of</w:t>
      </w:r>
      <w:r>
        <w:rPr>
          <w:rFonts w:ascii="Times New Roman" w:hAnsi="Times New Roman" w:cs="Times New Roman"/>
          <w:spacing w:val="-19"/>
          <w:szCs w:val="21"/>
        </w:rPr>
        <w:t xml:space="preserve"> </w:t>
      </w:r>
      <w:r>
        <w:rPr>
          <w:rFonts w:ascii="Times New Roman" w:hAnsi="Times New Roman" w:cs="Times New Roman"/>
          <w:szCs w:val="21"/>
        </w:rPr>
        <w:t>the</w:t>
      </w:r>
      <w:r>
        <w:rPr>
          <w:rFonts w:ascii="Times New Roman" w:hAnsi="Times New Roman" w:cs="Times New Roman"/>
          <w:spacing w:val="-19"/>
          <w:szCs w:val="21"/>
        </w:rPr>
        <w:t xml:space="preserve"> </w:t>
      </w:r>
      <w:r>
        <w:rPr>
          <w:rFonts w:ascii="Times New Roman" w:hAnsi="Times New Roman" w:cs="Times New Roman"/>
          <w:szCs w:val="21"/>
        </w:rPr>
        <w:t>19th</w:t>
      </w:r>
      <w:r>
        <w:rPr>
          <w:rFonts w:ascii="Times New Roman" w:hAnsi="Times New Roman" w:cs="Times New Roman"/>
          <w:spacing w:val="-20"/>
          <w:szCs w:val="21"/>
        </w:rPr>
        <w:t xml:space="preserve"> </w:t>
      </w:r>
      <w:r>
        <w:rPr>
          <w:rFonts w:ascii="Times New Roman" w:hAnsi="Times New Roman" w:cs="Times New Roman"/>
          <w:szCs w:val="21"/>
        </w:rPr>
        <w:t>annual</w:t>
      </w:r>
      <w:r>
        <w:rPr>
          <w:rFonts w:ascii="Times New Roman" w:hAnsi="Times New Roman" w:cs="Times New Roman"/>
          <w:spacing w:val="-19"/>
          <w:szCs w:val="21"/>
        </w:rPr>
        <w:t xml:space="preserve"> </w:t>
      </w:r>
      <w:r>
        <w:rPr>
          <w:rFonts w:ascii="Times New Roman" w:hAnsi="Times New Roman" w:cs="Times New Roman"/>
          <w:szCs w:val="21"/>
        </w:rPr>
        <w:t>meet-</w:t>
      </w:r>
      <w:r>
        <w:rPr>
          <w:rFonts w:ascii="Times New Roman" w:hAnsi="Times New Roman" w:cs="Times New Roman"/>
          <w:w w:val="99"/>
          <w:szCs w:val="21"/>
        </w:rPr>
        <w:t xml:space="preserve"> </w:t>
      </w:r>
      <w:r>
        <w:rPr>
          <w:rFonts w:ascii="Times New Roman" w:hAnsi="Times New Roman" w:cs="Times New Roman"/>
          <w:szCs w:val="21"/>
        </w:rPr>
        <w:t>ing</w:t>
      </w:r>
      <w:r>
        <w:rPr>
          <w:rFonts w:ascii="Times New Roman" w:hAnsi="Times New Roman" w:cs="Times New Roman"/>
          <w:spacing w:val="-1"/>
          <w:szCs w:val="21"/>
        </w:rPr>
        <w:t xml:space="preserve"> </w:t>
      </w:r>
      <w:r>
        <w:rPr>
          <w:rFonts w:ascii="Times New Roman" w:hAnsi="Times New Roman" w:cs="Times New Roman"/>
          <w:szCs w:val="21"/>
        </w:rPr>
        <w:t>on Association</w:t>
      </w:r>
      <w:r>
        <w:rPr>
          <w:rFonts w:ascii="Times New Roman" w:hAnsi="Times New Roman" w:cs="Times New Roman"/>
          <w:spacing w:val="-1"/>
          <w:szCs w:val="21"/>
        </w:rPr>
        <w:t xml:space="preserve"> </w:t>
      </w:r>
      <w:r>
        <w:rPr>
          <w:rFonts w:ascii="Times New Roman" w:hAnsi="Times New Roman" w:cs="Times New Roman"/>
          <w:szCs w:val="21"/>
        </w:rPr>
        <w:t>for Computational</w:t>
      </w:r>
      <w:r>
        <w:rPr>
          <w:rFonts w:ascii="Times New Roman" w:hAnsi="Times New Roman" w:cs="Times New Roman"/>
          <w:spacing w:val="-1"/>
          <w:szCs w:val="21"/>
        </w:rPr>
        <w:t xml:space="preserve"> </w:t>
      </w:r>
      <w:r>
        <w:rPr>
          <w:rFonts w:ascii="Times New Roman" w:hAnsi="Times New Roman" w:cs="Times New Roman"/>
          <w:szCs w:val="21"/>
        </w:rPr>
        <w:t>Linguistics. Association</w:t>
      </w:r>
      <w:r>
        <w:rPr>
          <w:rFonts w:ascii="Times New Roman" w:hAnsi="Times New Roman" w:cs="Times New Roman"/>
          <w:spacing w:val="-1"/>
          <w:szCs w:val="21"/>
        </w:rPr>
        <w:t xml:space="preserve"> </w:t>
      </w:r>
      <w:r>
        <w:rPr>
          <w:rFonts w:ascii="Times New Roman" w:hAnsi="Times New Roman" w:cs="Times New Roman"/>
          <w:szCs w:val="21"/>
        </w:rPr>
        <w:t>for Computational</w:t>
      </w:r>
      <w:r>
        <w:rPr>
          <w:rFonts w:ascii="Times New Roman" w:hAnsi="Times New Roman" w:cs="Times New Roman"/>
          <w:spacing w:val="-1"/>
          <w:szCs w:val="21"/>
        </w:rPr>
        <w:t xml:space="preserve"> </w:t>
      </w:r>
      <w:r>
        <w:rPr>
          <w:rFonts w:ascii="Times New Roman" w:hAnsi="Times New Roman" w:cs="Times New Roman"/>
          <w:szCs w:val="21"/>
        </w:rPr>
        <w:t>Linguistics,</w:t>
      </w:r>
      <w:r>
        <w:rPr>
          <w:rFonts w:ascii="Times New Roman" w:hAnsi="Times New Roman" w:cs="Times New Roman"/>
          <w:w w:val="99"/>
          <w:szCs w:val="21"/>
        </w:rPr>
        <w:t xml:space="preserve"> </w:t>
      </w:r>
      <w:r>
        <w:rPr>
          <w:rFonts w:ascii="Times New Roman" w:hAnsi="Times New Roman" w:cs="Times New Roman"/>
          <w:szCs w:val="21"/>
        </w:rPr>
        <w:t>1981,</w:t>
      </w:r>
      <w:r>
        <w:rPr>
          <w:rFonts w:ascii="Times New Roman" w:hAnsi="Times New Roman" w:cs="Times New Roman"/>
          <w:spacing w:val="-14"/>
          <w:szCs w:val="21"/>
        </w:rPr>
        <w:t xml:space="preserve"> </w:t>
      </w:r>
      <w:r>
        <w:rPr>
          <w:rFonts w:ascii="Times New Roman" w:hAnsi="Times New Roman" w:cs="Times New Roman"/>
          <w:szCs w:val="21"/>
        </w:rPr>
        <w:t>167–172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6" w:name="_bookmark191"/>
      <w:bookmarkEnd w:id="446"/>
      <w:r>
        <w:rPr>
          <w:rFonts w:ascii="Times New Roman" w:hAnsi="Times New Roman" w:cs="Times New Roman"/>
          <w:szCs w:val="21"/>
        </w:rPr>
        <w:t>[72] E. Charniak. Statistical parsing with a context-free grammar and word statistics[J]. AAAI/IAAI.1997. 2005(598-603)</w:t>
      </w:r>
      <w:r>
        <w:rPr>
          <w:rFonts w:ascii="Yuanti TC Light" w:hAnsi="Yuanti TC Light" w:cs="Yuanti TC Light"/>
          <w:szCs w:val="21"/>
          <w:lang w:eastAsia="zh-CN"/>
        </w:rPr>
        <w:t>：</w:t>
      </w:r>
      <w:r>
        <w:rPr>
          <w:rFonts w:ascii="Times New Roman" w:hAnsi="Times New Roman" w:cs="Times New Roman"/>
          <w:szCs w:val="21"/>
        </w:rPr>
        <w:t>18</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7" w:name="_bookmark192"/>
      <w:bookmarkEnd w:id="447"/>
      <w:r>
        <w:rPr>
          <w:rFonts w:ascii="Times New Roman" w:hAnsi="Times New Roman" w:cs="Times New Roman"/>
          <w:szCs w:val="21"/>
        </w:rPr>
        <w:t xml:space="preserve">[73] </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7"/>
          <w:szCs w:val="21"/>
        </w:rPr>
        <w:t xml:space="preserve"> </w:t>
      </w:r>
      <w:r>
        <w:rPr>
          <w:rFonts w:ascii="Times New Roman" w:hAnsi="Times New Roman" w:cs="Times New Roman"/>
          <w:spacing w:val="-18"/>
          <w:szCs w:val="21"/>
        </w:rPr>
        <w:t>T</w:t>
      </w:r>
      <w:r>
        <w:rPr>
          <w:rFonts w:ascii="Times New Roman" w:hAnsi="Times New Roman" w:cs="Times New Roman"/>
          <w:szCs w:val="21"/>
        </w:rPr>
        <w:t>akaki,</w:t>
      </w:r>
      <w:r>
        <w:rPr>
          <w:rFonts w:ascii="Times New Roman" w:hAnsi="Times New Roman" w:cs="Times New Roman"/>
          <w:spacing w:val="10"/>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Mino</w:t>
      </w:r>
      <w:r>
        <w:rPr>
          <w:rFonts w:ascii="Times New Roman" w:hAnsi="Times New Roman" w:cs="Times New Roman"/>
          <w:spacing w:val="4"/>
          <w:szCs w:val="21"/>
        </w:rPr>
        <w:t>r</w:t>
      </w:r>
      <w:r>
        <w:rPr>
          <w:rFonts w:ascii="Times New Roman" w:hAnsi="Times New Roman" w:cs="Times New Roman"/>
          <w:szCs w:val="21"/>
        </w:rPr>
        <w:t>u,</w:t>
      </w:r>
      <w:r>
        <w:rPr>
          <w:rFonts w:ascii="Times New Roman" w:hAnsi="Times New Roman" w:cs="Times New Roman"/>
          <w:spacing w:val="10"/>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7"/>
          <w:szCs w:val="21"/>
        </w:rPr>
        <w:t>K</w:t>
      </w:r>
      <w:r>
        <w:rPr>
          <w:rFonts w:ascii="Times New Roman" w:hAnsi="Times New Roman" w:cs="Times New Roman"/>
          <w:szCs w:val="21"/>
        </w:rPr>
        <w:t>entaro,</w:t>
      </w:r>
      <w:r>
        <w:rPr>
          <w:rFonts w:ascii="Times New Roman" w:hAnsi="Times New Roman" w:cs="Times New Roman"/>
          <w:spacing w:val="10"/>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 xml:space="preserve">Jun’ichi. </w:t>
      </w:r>
      <w:r>
        <w:rPr>
          <w:rFonts w:ascii="Times New Roman" w:hAnsi="Times New Roman" w:cs="Times New Roman"/>
          <w:spacing w:val="5"/>
          <w:szCs w:val="21"/>
        </w:rPr>
        <w:t xml:space="preserve"> </w:t>
      </w:r>
      <w:r>
        <w:rPr>
          <w:rFonts w:ascii="Times New Roman" w:hAnsi="Times New Roman" w:cs="Times New Roman"/>
          <w:szCs w:val="21"/>
        </w:rPr>
        <w:t>LiL</w:t>
      </w:r>
      <w:r>
        <w:rPr>
          <w:rFonts w:ascii="Times New Roman" w:hAnsi="Times New Roman" w:cs="Times New Roman"/>
          <w:spacing w:val="-12"/>
          <w:szCs w:val="21"/>
        </w:rPr>
        <w:t>F</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pacing w:val="34"/>
          <w:szCs w:val="21"/>
        </w:rPr>
        <w:t xml:space="preserve"> </w:t>
      </w:r>
      <w:r>
        <w:rPr>
          <w:rFonts w:ascii="Times New Roman" w:hAnsi="Times New Roman" w:cs="Times New Roman"/>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w:t>
      </w:r>
      <w:r>
        <w:rPr>
          <w:rFonts w:ascii="Times New Roman" w:hAnsi="Times New Roman" w:cs="Times New Roman"/>
          <w:spacing w:val="7"/>
          <w:szCs w:val="21"/>
        </w:rPr>
        <w:t xml:space="preserve"> </w:t>
      </w:r>
      <w:r>
        <w:rPr>
          <w:rFonts w:ascii="Times New Roman" w:hAnsi="Times New Roman" w:cs="Times New Roman"/>
          <w:szCs w:val="21"/>
        </w:rPr>
        <w:t>a</w:t>
      </w:r>
      <w:r>
        <w:rPr>
          <w:rFonts w:ascii="Times New Roman" w:hAnsi="Times New Roman" w:cs="Times New Roman"/>
          <w:spacing w:val="7"/>
          <w:szCs w:val="21"/>
        </w:rPr>
        <w:t xml:space="preserve"> </w:t>
      </w:r>
      <w:r>
        <w:rPr>
          <w:rFonts w:ascii="Times New Roman" w:hAnsi="Times New Roman" w:cs="Times New Roman"/>
          <w:szCs w:val="21"/>
        </w:rPr>
        <w:t>practical</w:t>
      </w:r>
      <w:r>
        <w:rPr>
          <w:rFonts w:ascii="Times New Roman" w:hAnsi="Times New Roman" w:cs="Times New Roman"/>
          <w:spacing w:val="7"/>
          <w:szCs w:val="21"/>
        </w:rPr>
        <w:t xml:space="preserve"> </w:t>
      </w:r>
      <w:r>
        <w:rPr>
          <w:rFonts w:ascii="Times New Roman" w:hAnsi="Times New Roman" w:cs="Times New Roman"/>
          <w:szCs w:val="21"/>
        </w:rPr>
        <w:t>HPSG</w:t>
      </w:r>
      <w:r>
        <w:rPr>
          <w:rFonts w:ascii="Times New Roman" w:hAnsi="Times New Roman" w:cs="Times New Roman"/>
          <w:spacing w:val="7"/>
          <w:szCs w:val="21"/>
        </w:rPr>
        <w:t xml:space="preserve"> </w:t>
      </w:r>
      <w:r>
        <w:rPr>
          <w:rFonts w:ascii="Times New Roman" w:hAnsi="Times New Roman" w:cs="Times New Roman"/>
          <w:szCs w:val="21"/>
        </w:rPr>
        <w:t>parser[C].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the</w:t>
      </w:r>
      <w:r>
        <w:rPr>
          <w:rFonts w:ascii="Times New Roman" w:hAnsi="Times New Roman" w:cs="Times New Roman"/>
          <w:spacing w:val="-14"/>
          <w:szCs w:val="21"/>
        </w:rPr>
        <w:t xml:space="preserve"> </w:t>
      </w:r>
      <w:r>
        <w:rPr>
          <w:rFonts w:ascii="Times New Roman" w:hAnsi="Times New Roman" w:cs="Times New Roman"/>
          <w:szCs w:val="21"/>
        </w:rPr>
        <w:t>17th</w:t>
      </w:r>
      <w:r>
        <w:rPr>
          <w:rFonts w:ascii="Times New Roman" w:hAnsi="Times New Roman" w:cs="Times New Roman"/>
          <w:spacing w:val="-14"/>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4"/>
          <w:szCs w:val="21"/>
        </w:rPr>
        <w:t xml:space="preserve"> </w:t>
      </w:r>
      <w:r>
        <w:rPr>
          <w:rFonts w:ascii="Times New Roman" w:hAnsi="Times New Roman" w:cs="Times New Roman"/>
          <w:szCs w:val="21"/>
        </w:rPr>
        <w:t>conference</w:t>
      </w:r>
      <w:r>
        <w:rPr>
          <w:rFonts w:ascii="Times New Roman" w:hAnsi="Times New Roman" w:cs="Times New Roman"/>
          <w:spacing w:val="-15"/>
          <w:szCs w:val="21"/>
        </w:rPr>
        <w:t xml:space="preserve"> </w:t>
      </w:r>
      <w:r>
        <w:rPr>
          <w:rFonts w:ascii="Times New Roman" w:hAnsi="Times New Roman" w:cs="Times New Roman"/>
          <w:szCs w:val="21"/>
        </w:rPr>
        <w:t>on</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4"/>
          <w:szCs w:val="21"/>
        </w:rPr>
        <w:t xml:space="preserve"> </w:t>
      </w:r>
      <w:r>
        <w:rPr>
          <w:rFonts w:ascii="Times New Roman" w:hAnsi="Times New Roman" w:cs="Times New Roman"/>
          <w:szCs w:val="21"/>
        </w:rPr>
        <w:t>linguistics-</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15"/>
          <w:szCs w:val="21"/>
        </w:rPr>
        <w:t xml:space="preserve"> </w:t>
      </w:r>
      <w:r>
        <w:rPr>
          <w:rFonts w:ascii="Times New Roman" w:hAnsi="Times New Roman" w:cs="Times New Roman"/>
          <w:szCs w:val="21"/>
        </w:rPr>
        <w:t>2.</w:t>
      </w:r>
      <w:r>
        <w:rPr>
          <w:rFonts w:ascii="Times New Roman" w:hAnsi="Times New Roman" w:cs="Times New Roman"/>
          <w:spacing w:val="-14"/>
          <w:szCs w:val="21"/>
        </w:rPr>
        <w:t xml:space="preserve"> </w:t>
      </w:r>
      <w:r>
        <w:rPr>
          <w:rFonts w:ascii="Times New Roman" w:hAnsi="Times New Roman" w:cs="Times New Roman"/>
          <w:szCs w:val="21"/>
        </w:rPr>
        <w:t>Asso-</w:t>
      </w:r>
      <w:r>
        <w:rPr>
          <w:rFonts w:ascii="Times New Roman" w:hAnsi="Times New Roman" w:cs="Times New Roman"/>
          <w:w w:val="99"/>
          <w:szCs w:val="21"/>
        </w:rPr>
        <w:t xml:space="preserve"> </w:t>
      </w:r>
      <w:r>
        <w:rPr>
          <w:rFonts w:ascii="Times New Roman" w:hAnsi="Times New Roman" w:cs="Times New Roman"/>
          <w:szCs w:val="21"/>
        </w:rPr>
        <w:t>ciation</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Computational</w:t>
      </w:r>
      <w:r>
        <w:rPr>
          <w:rFonts w:ascii="Times New Roman" w:hAnsi="Times New Roman" w:cs="Times New Roman"/>
          <w:spacing w:val="-9"/>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1998,</w:t>
      </w:r>
      <w:r>
        <w:rPr>
          <w:rFonts w:ascii="Times New Roman" w:hAnsi="Times New Roman" w:cs="Times New Roman"/>
          <w:spacing w:val="-9"/>
          <w:szCs w:val="21"/>
        </w:rPr>
        <w:t xml:space="preserve"> </w:t>
      </w:r>
      <w:r>
        <w:rPr>
          <w:rFonts w:ascii="Times New Roman" w:hAnsi="Times New Roman" w:cs="Times New Roman"/>
          <w:szCs w:val="21"/>
        </w:rPr>
        <w:t>807–811</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48" w:name="_bookmark193"/>
      <w:bookmarkEnd w:id="448"/>
      <w:r>
        <w:rPr>
          <w:rFonts w:ascii="Times New Roman" w:hAnsi="Times New Roman" w:cs="Times New Roman"/>
          <w:szCs w:val="21"/>
        </w:rPr>
        <w:t xml:space="preserve">[74] </w:t>
      </w:r>
      <w:r>
        <w:rPr>
          <w:rFonts w:ascii="Times New Roman" w:hAnsi="Times New Roman" w:cs="Times New Roman"/>
          <w:spacing w:val="5"/>
          <w:szCs w:val="21"/>
        </w:rPr>
        <w:t xml:space="preserve"> </w:t>
      </w:r>
      <w:r>
        <w:rPr>
          <w:rFonts w:ascii="Times New Roman" w:hAnsi="Times New Roman" w:cs="Times New Roman"/>
          <w:szCs w:val="21"/>
        </w:rPr>
        <w:t>E.</w:t>
      </w:r>
      <w:r>
        <w:rPr>
          <w:rFonts w:ascii="Times New Roman" w:hAnsi="Times New Roman" w:cs="Times New Roman"/>
          <w:spacing w:val="11"/>
          <w:szCs w:val="21"/>
        </w:rPr>
        <w:t xml:space="preserve"> </w:t>
      </w:r>
      <w:r>
        <w:rPr>
          <w:rFonts w:ascii="Times New Roman" w:hAnsi="Times New Roman" w:cs="Times New Roman"/>
          <w:szCs w:val="21"/>
        </w:rPr>
        <w:t>Cha</w:t>
      </w:r>
      <w:r>
        <w:rPr>
          <w:rFonts w:ascii="Times New Roman" w:hAnsi="Times New Roman" w:cs="Times New Roman"/>
          <w:spacing w:val="4"/>
          <w:szCs w:val="21"/>
        </w:rPr>
        <w:t>r</w:t>
      </w:r>
      <w:r>
        <w:rPr>
          <w:rFonts w:ascii="Times New Roman" w:hAnsi="Times New Roman" w:cs="Times New Roman"/>
          <w:szCs w:val="21"/>
        </w:rPr>
        <w:t>niak,</w:t>
      </w:r>
      <w:r>
        <w:rPr>
          <w:rFonts w:ascii="Times New Roman" w:hAnsi="Times New Roman" w:cs="Times New Roman"/>
          <w:spacing w:val="14"/>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Johnson,</w:t>
      </w:r>
      <w:r>
        <w:rPr>
          <w:rFonts w:ascii="Times New Roman" w:hAnsi="Times New Roman" w:cs="Times New Roman"/>
          <w:spacing w:val="15"/>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Elsne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Auster</w:t>
      </w:r>
      <w:r>
        <w:rPr>
          <w:rFonts w:ascii="Times New Roman" w:hAnsi="Times New Roman" w:cs="Times New Roman"/>
          <w:spacing w:val="-9"/>
          <w:szCs w:val="21"/>
        </w:rPr>
        <w:t>w</w:t>
      </w:r>
      <w:r>
        <w:rPr>
          <w:rFonts w:ascii="Times New Roman" w:hAnsi="Times New Roman" w:cs="Times New Roman"/>
          <w:szCs w:val="21"/>
        </w:rPr>
        <w:t>eil,</w:t>
      </w:r>
      <w:r>
        <w:rPr>
          <w:rFonts w:ascii="Times New Roman" w:hAnsi="Times New Roman" w:cs="Times New Roman"/>
          <w:spacing w:val="1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Ellis,</w:t>
      </w:r>
      <w:r>
        <w:rPr>
          <w:rFonts w:ascii="Times New Roman" w:hAnsi="Times New Roman" w:cs="Times New Roman"/>
          <w:spacing w:val="14"/>
          <w:szCs w:val="21"/>
        </w:rPr>
        <w:t xml:space="preserve"> </w:t>
      </w:r>
      <w:r>
        <w:rPr>
          <w:rFonts w:ascii="Times New Roman" w:hAnsi="Times New Roman" w:cs="Times New Roman"/>
          <w:szCs w:val="21"/>
        </w:rPr>
        <w:t>I.</w:t>
      </w:r>
      <w:r>
        <w:rPr>
          <w:rFonts w:ascii="Times New Roman" w:hAnsi="Times New Roman" w:cs="Times New Roman"/>
          <w:spacing w:val="12"/>
          <w:szCs w:val="21"/>
        </w:rPr>
        <w:t xml:space="preserve"> </w:t>
      </w:r>
      <w:r>
        <w:rPr>
          <w:rFonts w:ascii="Times New Roman" w:hAnsi="Times New Roman" w:cs="Times New Roman"/>
          <w:szCs w:val="21"/>
        </w:rPr>
        <w:t>Haxton,</w:t>
      </w:r>
      <w:r>
        <w:rPr>
          <w:rFonts w:ascii="Times New Roman" w:hAnsi="Times New Roman" w:cs="Times New Roman"/>
          <w:spacing w:val="14"/>
          <w:szCs w:val="21"/>
        </w:rPr>
        <w:t xml:space="preserve"> </w:t>
      </w:r>
      <w:r>
        <w:rPr>
          <w:rFonts w:ascii="Times New Roman" w:hAnsi="Times New Roman" w:cs="Times New Roman"/>
          <w:szCs w:val="21"/>
        </w:rPr>
        <w:t>C.</w:t>
      </w:r>
      <w:r>
        <w:rPr>
          <w:rFonts w:ascii="Times New Roman" w:hAnsi="Times New Roman" w:cs="Times New Roman"/>
          <w:spacing w:val="11"/>
          <w:szCs w:val="21"/>
        </w:rPr>
        <w:t xml:space="preserve"> </w:t>
      </w:r>
      <w:r>
        <w:rPr>
          <w:rFonts w:ascii="Times New Roman" w:hAnsi="Times New Roman" w:cs="Times New Roman"/>
          <w:szCs w:val="21"/>
        </w:rPr>
        <w:t>Hill,</w:t>
      </w:r>
      <w:r>
        <w:rPr>
          <w:rFonts w:ascii="Times New Roman" w:hAnsi="Times New Roman" w:cs="Times New Roman"/>
          <w:spacing w:val="15"/>
          <w:szCs w:val="21"/>
        </w:rPr>
        <w:t xml:space="preserve"> </w:t>
      </w:r>
      <w:r>
        <w:rPr>
          <w:rFonts w:ascii="Times New Roman" w:hAnsi="Times New Roman" w:cs="Times New Roman"/>
          <w:szCs w:val="21"/>
        </w:rPr>
        <w:t>R.</w:t>
      </w:r>
      <w:r>
        <w:rPr>
          <w:rFonts w:ascii="Times New Roman" w:hAnsi="Times New Roman" w:cs="Times New Roman"/>
          <w:spacing w:val="11"/>
          <w:szCs w:val="21"/>
        </w:rPr>
        <w:t xml:space="preserve"> </w:t>
      </w:r>
      <w:r>
        <w:rPr>
          <w:rFonts w:ascii="Times New Roman" w:hAnsi="Times New Roman" w:cs="Times New Roman"/>
          <w:szCs w:val="21"/>
        </w:rPr>
        <w:t>Shr</w:t>
      </w:r>
      <w:r>
        <w:rPr>
          <w:rFonts w:ascii="Times New Roman" w:hAnsi="Times New Roman" w:cs="Times New Roman"/>
          <w:spacing w:val="-7"/>
          <w:szCs w:val="21"/>
        </w:rPr>
        <w:t>iv</w:t>
      </w:r>
      <w:r>
        <w:rPr>
          <w:rFonts w:ascii="Times New Roman" w:hAnsi="Times New Roman" w:cs="Times New Roman"/>
          <w:szCs w:val="21"/>
        </w:rPr>
        <w:t>aths,</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Moore,</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5"/>
          <w:szCs w:val="21"/>
        </w:rPr>
        <w:t xml:space="preserve"> </w:t>
      </w:r>
      <w:r>
        <w:rPr>
          <w:rFonts w:ascii="Times New Roman" w:hAnsi="Times New Roman" w:cs="Times New Roman"/>
          <w:spacing w:val="-10"/>
          <w:szCs w:val="21"/>
        </w:rPr>
        <w:t>P</w:t>
      </w:r>
      <w:r>
        <w:rPr>
          <w:rFonts w:ascii="Times New Roman" w:hAnsi="Times New Roman" w:cs="Times New Roman"/>
          <w:szCs w:val="21"/>
        </w:rPr>
        <w:t>oza</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et</w:t>
      </w:r>
      <w:r>
        <w:rPr>
          <w:rFonts w:ascii="Times New Roman" w:hAnsi="Times New Roman" w:cs="Times New Roman"/>
          <w:spacing w:val="-5"/>
          <w:szCs w:val="21"/>
        </w:rPr>
        <w:t xml:space="preserve"> </w:t>
      </w:r>
      <w:r>
        <w:rPr>
          <w:rFonts w:ascii="Times New Roman" w:hAnsi="Times New Roman" w:cs="Times New Roman"/>
          <w:szCs w:val="21"/>
        </w:rPr>
        <w:t>al.</w:t>
      </w:r>
      <w:r>
        <w:rPr>
          <w:rFonts w:ascii="Times New Roman" w:hAnsi="Times New Roman" w:cs="Times New Roman"/>
          <w:spacing w:val="19"/>
          <w:szCs w:val="21"/>
        </w:rPr>
        <w:t xml:space="preserve"> </w:t>
      </w:r>
      <w:r>
        <w:rPr>
          <w:rFonts w:ascii="Times New Roman" w:hAnsi="Times New Roman" w:cs="Times New Roman"/>
          <w:szCs w:val="21"/>
        </w:rPr>
        <w:t>Multil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w:t>
      </w:r>
      <w:r>
        <w:rPr>
          <w:rFonts w:ascii="Times New Roman" w:hAnsi="Times New Roman" w:cs="Times New Roman"/>
          <w:spacing w:val="-5"/>
          <w:szCs w:val="21"/>
        </w:rPr>
        <w:t xml:space="preserve"> </w:t>
      </w:r>
      <w:r>
        <w:rPr>
          <w:rFonts w:ascii="Times New Roman" w:hAnsi="Times New Roman" w:cs="Times New Roman"/>
          <w:szCs w:val="21"/>
        </w:rPr>
        <w:t>coarse-to-ﬁne</w:t>
      </w:r>
      <w:r>
        <w:rPr>
          <w:rFonts w:ascii="Times New Roman" w:hAnsi="Times New Roman" w:cs="Times New Roman"/>
          <w:spacing w:val="-4"/>
          <w:szCs w:val="21"/>
        </w:rPr>
        <w:t xml:space="preserve"> </w:t>
      </w:r>
      <w:r>
        <w:rPr>
          <w:rFonts w:ascii="Times New Roman" w:hAnsi="Times New Roman" w:cs="Times New Roman"/>
          <w:szCs w:val="21"/>
        </w:rPr>
        <w:t>PCFG</w:t>
      </w:r>
      <w:r>
        <w:rPr>
          <w:rFonts w:ascii="Times New Roman" w:hAnsi="Times New Roman" w:cs="Times New Roman"/>
          <w:spacing w:val="-5"/>
          <w:szCs w:val="21"/>
        </w:rPr>
        <w:t xml:space="preserve"> </w:t>
      </w:r>
      <w:r>
        <w:rPr>
          <w:rFonts w:ascii="Times New Roman" w:hAnsi="Times New Roman" w:cs="Times New Roman"/>
          <w:szCs w:val="21"/>
        </w:rPr>
        <w:t>parsing[C].</w:t>
      </w:r>
      <w:r>
        <w:rPr>
          <w:rFonts w:ascii="Times New Roman" w:hAnsi="Times New Roman" w:cs="Times New Roman"/>
          <w:spacing w:val="19"/>
          <w:szCs w:val="21"/>
        </w:rPr>
        <w:t xml:space="preserve"> </w:t>
      </w:r>
      <w:r>
        <w:rPr>
          <w:rFonts w:ascii="Times New Roman" w:hAnsi="Times New Roman" w:cs="Times New Roman"/>
          <w:szCs w:val="21"/>
        </w:rPr>
        <w:t>Proceedings</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main</w:t>
      </w:r>
      <w:r>
        <w:rPr>
          <w:rFonts w:ascii="Times New Roman" w:hAnsi="Times New Roman" w:cs="Times New Roman"/>
          <w:w w:val="99"/>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Human</w:t>
      </w:r>
      <w:r>
        <w:rPr>
          <w:rFonts w:ascii="Times New Roman" w:hAnsi="Times New Roman" w:cs="Times New Roman"/>
          <w:spacing w:val="-10"/>
          <w:szCs w:val="21"/>
        </w:rPr>
        <w:t xml:space="preserve"> </w:t>
      </w:r>
      <w:r>
        <w:rPr>
          <w:rFonts w:ascii="Times New Roman" w:hAnsi="Times New Roman" w:cs="Times New Roman"/>
          <w:szCs w:val="21"/>
        </w:rPr>
        <w:t>Language</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9"/>
          <w:szCs w:val="21"/>
        </w:rPr>
        <w:t xml:space="preserve"> </w:t>
      </w:r>
      <w:r>
        <w:rPr>
          <w:rFonts w:ascii="Times New Roman" w:hAnsi="Times New Roman" w:cs="Times New Roman"/>
          <w:szCs w:val="21"/>
        </w:rPr>
        <w:t>of</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9"/>
          <w:szCs w:val="21"/>
        </w:rPr>
        <w:t xml:space="preserve"> </w:t>
      </w:r>
      <w:r>
        <w:rPr>
          <w:rFonts w:ascii="Times New Roman" w:hAnsi="Times New Roman" w:cs="Times New Roman"/>
          <w:szCs w:val="21"/>
        </w:rPr>
        <w:t>No</w:t>
      </w:r>
      <w:r>
        <w:rPr>
          <w:rFonts w:ascii="Times New Roman" w:hAnsi="Times New Roman" w:cs="Times New Roman"/>
          <w:spacing w:val="4"/>
          <w:szCs w:val="21"/>
        </w:rPr>
        <w:t>r</w:t>
      </w:r>
      <w:r>
        <w:rPr>
          <w:rFonts w:ascii="Times New Roman" w:hAnsi="Times New Roman" w:cs="Times New Roman"/>
          <w:szCs w:val="21"/>
        </w:rPr>
        <w:t>th</w:t>
      </w:r>
      <w:r>
        <w:rPr>
          <w:rFonts w:ascii="Times New Roman" w:hAnsi="Times New Roman" w:cs="Times New Roman"/>
          <w:spacing w:val="-10"/>
          <w:szCs w:val="21"/>
        </w:rPr>
        <w:t xml:space="preserve"> </w:t>
      </w:r>
      <w:r>
        <w:rPr>
          <w:rFonts w:ascii="Times New Roman" w:hAnsi="Times New Roman" w:cs="Times New Roman"/>
          <w:szCs w:val="21"/>
        </w:rPr>
        <w:t>American</w:t>
      </w:r>
      <w:r>
        <w:rPr>
          <w:rFonts w:ascii="Times New Roman" w:hAnsi="Times New Roman" w:cs="Times New Roman"/>
          <w:spacing w:val="-9"/>
          <w:szCs w:val="21"/>
        </w:rPr>
        <w:t xml:space="preserve"> </w:t>
      </w:r>
      <w:r>
        <w:rPr>
          <w:rFonts w:ascii="Times New Roman" w:hAnsi="Times New Roman" w:cs="Times New Roman"/>
          <w:szCs w:val="21"/>
        </w:rPr>
        <w:t>Chapter</w:t>
      </w:r>
      <w:r>
        <w:rPr>
          <w:rFonts w:ascii="Times New Roman" w:hAnsi="Times New Roman" w:cs="Times New Roman"/>
          <w:spacing w:val="-10"/>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the</w:t>
      </w:r>
      <w:r>
        <w:rPr>
          <w:rFonts w:ascii="Times New Roman" w:hAnsi="Times New Roman" w:cs="Times New Roman"/>
          <w:w w:val="99"/>
          <w:szCs w:val="21"/>
        </w:rPr>
        <w:t xml:space="preserve"> </w:t>
      </w:r>
      <w:r>
        <w:rPr>
          <w:rFonts w:ascii="Times New Roman" w:hAnsi="Times New Roman" w:cs="Times New Roman"/>
          <w:szCs w:val="21"/>
        </w:rPr>
        <w:t>Association</w:t>
      </w:r>
      <w:r>
        <w:rPr>
          <w:rFonts w:ascii="Times New Roman" w:hAnsi="Times New Roman" w:cs="Times New Roman"/>
          <w:spacing w:val="14"/>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Computational</w:t>
      </w:r>
      <w:r>
        <w:rPr>
          <w:rFonts w:ascii="Times New Roman" w:hAnsi="Times New Roman" w:cs="Times New Roman"/>
          <w:spacing w:val="14"/>
          <w:szCs w:val="21"/>
        </w:rPr>
        <w:t xml:space="preserve"> </w:t>
      </w:r>
      <w:r>
        <w:rPr>
          <w:rFonts w:ascii="Times New Roman" w:hAnsi="Times New Roman" w:cs="Times New Roman"/>
          <w:szCs w:val="21"/>
        </w:rPr>
        <w:t>Linguistics.</w:t>
      </w:r>
      <w:r>
        <w:rPr>
          <w:rFonts w:ascii="Times New Roman" w:hAnsi="Times New Roman" w:cs="Times New Roman"/>
          <w:spacing w:val="15"/>
          <w:szCs w:val="21"/>
        </w:rPr>
        <w:t xml:space="preserve"> </w:t>
      </w:r>
      <w:r>
        <w:rPr>
          <w:rFonts w:ascii="Times New Roman" w:hAnsi="Times New Roman" w:cs="Times New Roman"/>
          <w:szCs w:val="21"/>
        </w:rPr>
        <w:t>Association</w:t>
      </w:r>
      <w:r>
        <w:rPr>
          <w:rFonts w:ascii="Times New Roman" w:hAnsi="Times New Roman" w:cs="Times New Roman"/>
          <w:spacing w:val="15"/>
          <w:szCs w:val="21"/>
        </w:rPr>
        <w:t xml:space="preserve"> </w:t>
      </w:r>
      <w:r>
        <w:rPr>
          <w:rFonts w:ascii="Times New Roman" w:hAnsi="Times New Roman" w:cs="Times New Roman"/>
          <w:szCs w:val="21"/>
        </w:rPr>
        <w:t>for</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5"/>
          <w:szCs w:val="21"/>
        </w:rPr>
        <w:t xml:space="preserve"> </w:t>
      </w:r>
      <w:r>
        <w:rPr>
          <w:rFonts w:ascii="Times New Roman" w:hAnsi="Times New Roman" w:cs="Times New Roman"/>
          <w:szCs w:val="21"/>
        </w:rPr>
        <w:t>Linguistics,</w:t>
      </w:r>
      <w:r>
        <w:rPr>
          <w:rFonts w:ascii="Times New Roman" w:hAnsi="Times New Roman" w:cs="Times New Roman"/>
          <w:spacing w:val="21"/>
          <w:szCs w:val="21"/>
        </w:rPr>
        <w:t xml:space="preserve"> </w:t>
      </w:r>
      <w:r>
        <w:rPr>
          <w:rFonts w:ascii="Times New Roman" w:hAnsi="Times New Roman" w:cs="Times New Roman"/>
          <w:szCs w:val="21"/>
        </w:rPr>
        <w:t>2006,</w:t>
      </w:r>
      <w:r>
        <w:rPr>
          <w:rFonts w:ascii="Times New Roman" w:hAnsi="Times New Roman" w:cs="Times New Roman"/>
          <w:w w:val="99"/>
          <w:szCs w:val="21"/>
        </w:rPr>
        <w:t xml:space="preserve"> </w:t>
      </w:r>
      <w:r>
        <w:rPr>
          <w:rFonts w:ascii="Times New Roman" w:hAnsi="Times New Roman" w:cs="Times New Roman"/>
          <w:szCs w:val="21"/>
        </w:rPr>
        <w:t>168–175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49" w:name="_bookmark194"/>
      <w:bookmarkEnd w:id="449"/>
      <w:r>
        <w:rPr>
          <w:rFonts w:ascii="Times New Roman" w:hAnsi="Times New Roman" w:cs="Times New Roman"/>
          <w:szCs w:val="21"/>
        </w:rPr>
        <w:t>[75]  L.</w:t>
      </w:r>
      <w:r>
        <w:rPr>
          <w:rFonts w:ascii="Times New Roman" w:hAnsi="Times New Roman" w:cs="Times New Roman"/>
          <w:spacing w:val="-7"/>
          <w:szCs w:val="21"/>
        </w:rPr>
        <w:t xml:space="preserve"> </w:t>
      </w:r>
      <w:r>
        <w:rPr>
          <w:rFonts w:ascii="Times New Roman" w:hAnsi="Times New Roman" w:cs="Times New Roman"/>
          <w:spacing w:val="-22"/>
          <w:szCs w:val="21"/>
        </w:rPr>
        <w:t>T</w:t>
      </w:r>
      <w:r>
        <w:rPr>
          <w:rFonts w:ascii="Times New Roman" w:hAnsi="Times New Roman" w:cs="Times New Roman"/>
          <w:szCs w:val="21"/>
        </w:rPr>
        <w:t>esnière.</w:t>
      </w:r>
      <w:r>
        <w:rPr>
          <w:rFonts w:ascii="Times New Roman" w:hAnsi="Times New Roman" w:cs="Times New Roman"/>
          <w:spacing w:val="15"/>
          <w:szCs w:val="21"/>
        </w:rPr>
        <w:t xml:space="preserve"> </w:t>
      </w:r>
      <w:r>
        <w:rPr>
          <w:rFonts w:ascii="Times New Roman" w:hAnsi="Times New Roman" w:cs="Times New Roman"/>
          <w:szCs w:val="21"/>
        </w:rPr>
        <w:t>Eléments</w:t>
      </w:r>
      <w:r>
        <w:rPr>
          <w:rFonts w:ascii="Times New Roman" w:hAnsi="Times New Roman" w:cs="Times New Roman"/>
          <w:spacing w:val="-6"/>
          <w:szCs w:val="21"/>
        </w:rPr>
        <w:t xml:space="preserve"> </w:t>
      </w:r>
      <w:r>
        <w:rPr>
          <w:rFonts w:ascii="Times New Roman" w:hAnsi="Times New Roman" w:cs="Times New Roman"/>
          <w:szCs w:val="21"/>
        </w:rPr>
        <w:t>de</w:t>
      </w:r>
      <w:r>
        <w:rPr>
          <w:rFonts w:ascii="Times New Roman" w:hAnsi="Times New Roman" w:cs="Times New Roman"/>
          <w:spacing w:val="-7"/>
          <w:szCs w:val="21"/>
        </w:rPr>
        <w:t xml:space="preserve"> </w:t>
      </w:r>
      <w:r>
        <w:rPr>
          <w:rFonts w:ascii="Times New Roman" w:hAnsi="Times New Roman" w:cs="Times New Roman"/>
          <w:szCs w:val="21"/>
        </w:rPr>
        <w:t>Synta</w:t>
      </w:r>
      <w:r>
        <w:rPr>
          <w:rFonts w:ascii="Times New Roman" w:hAnsi="Times New Roman" w:cs="Times New Roman"/>
          <w:spacing w:val="-8"/>
          <w:szCs w:val="21"/>
        </w:rPr>
        <w:t>x</w:t>
      </w:r>
      <w:r>
        <w:rPr>
          <w:rFonts w:ascii="Times New Roman" w:hAnsi="Times New Roman" w:cs="Times New Roman"/>
          <w:szCs w:val="21"/>
        </w:rPr>
        <w:t>e</w:t>
      </w:r>
      <w:r>
        <w:rPr>
          <w:rFonts w:ascii="Times New Roman" w:hAnsi="Times New Roman" w:cs="Times New Roman"/>
          <w:spacing w:val="-6"/>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ucturale[M].</w:t>
      </w:r>
      <w:r>
        <w:rPr>
          <w:rFonts w:ascii="Times New Roman" w:hAnsi="Times New Roman" w:cs="Times New Roman"/>
          <w:spacing w:val="15"/>
          <w:szCs w:val="21"/>
        </w:rPr>
        <w:t xml:space="preserve"> </w:t>
      </w:r>
      <w:r>
        <w:rPr>
          <w:rFonts w:ascii="Times New Roman" w:hAnsi="Times New Roman" w:cs="Times New Roman"/>
          <w:spacing w:val="-3"/>
          <w:szCs w:val="21"/>
        </w:rPr>
        <w:t>P</w:t>
      </w:r>
      <w:r>
        <w:rPr>
          <w:rFonts w:ascii="Times New Roman" w:hAnsi="Times New Roman" w:cs="Times New Roman"/>
          <w:szCs w:val="21"/>
        </w:rPr>
        <w:t>aris</w:t>
      </w:r>
      <w:r>
        <w:rPr>
          <w:rFonts w:ascii="Times New Roman" w:eastAsia="宋体" w:hAnsi="Times New Roman" w:cs="Times New Roman"/>
          <w:szCs w:val="21"/>
          <w:lang w:eastAsia="zh-CN"/>
        </w:rPr>
        <w:t>：</w:t>
      </w:r>
      <w:r>
        <w:rPr>
          <w:rFonts w:ascii="Times New Roman" w:hAnsi="Times New Roman" w:cs="Times New Roman"/>
          <w:spacing w:val="10"/>
          <w:szCs w:val="21"/>
        </w:rPr>
        <w:t xml:space="preserve"> </w:t>
      </w:r>
      <w:r>
        <w:rPr>
          <w:rFonts w:ascii="Times New Roman" w:hAnsi="Times New Roman" w:cs="Times New Roman"/>
          <w:szCs w:val="21"/>
        </w:rPr>
        <w:t>Klincksieck,</w:t>
      </w:r>
      <w:r>
        <w:rPr>
          <w:rFonts w:ascii="Times New Roman" w:hAnsi="Times New Roman" w:cs="Times New Roman"/>
          <w:spacing w:val="-7"/>
          <w:szCs w:val="21"/>
        </w:rPr>
        <w:t xml:space="preserve"> </w:t>
      </w:r>
      <w:r>
        <w:rPr>
          <w:rFonts w:ascii="Times New Roman" w:hAnsi="Times New Roman" w:cs="Times New Roman"/>
          <w:szCs w:val="21"/>
        </w:rPr>
        <w:t>1959</w:t>
      </w:r>
    </w:p>
    <w:p w:rsidR="000A3AD4" w:rsidRDefault="000A3AD4" w:rsidP="000A3AD4">
      <w:pPr>
        <w:spacing w:before="18"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50" w:name="_bookmark195"/>
      <w:bookmarkEnd w:id="450"/>
      <w:r>
        <w:rPr>
          <w:rFonts w:ascii="Times New Roman" w:hAnsi="Times New Roman" w:cs="Times New Roman"/>
          <w:szCs w:val="21"/>
        </w:rPr>
        <w:t>[76]</w:t>
      </w:r>
      <w:r>
        <w:rPr>
          <w:rFonts w:ascii="Times New Roman" w:hAnsi="Times New Roman" w:cs="Times New Roman"/>
          <w:spacing w:val="5"/>
          <w:szCs w:val="21"/>
        </w:rPr>
        <w:t xml:space="preserve"> </w:t>
      </w:r>
      <w:r>
        <w:rPr>
          <w:rFonts w:ascii="Times New Roman" w:hAnsi="Times New Roman" w:cs="Times New Roman"/>
          <w:szCs w:val="21"/>
        </w:rPr>
        <w:t>A.</w:t>
      </w:r>
      <w:r>
        <w:rPr>
          <w:rFonts w:ascii="Times New Roman" w:hAnsi="Times New Roman" w:cs="Times New Roman"/>
          <w:spacing w:val="22"/>
          <w:szCs w:val="21"/>
        </w:rPr>
        <w:t xml:space="preserve"> </w:t>
      </w:r>
      <w:r>
        <w:rPr>
          <w:rFonts w:ascii="Times New Roman" w:hAnsi="Times New Roman" w:cs="Times New Roman"/>
          <w:szCs w:val="21"/>
        </w:rPr>
        <w:t>Ch</w:t>
      </w:r>
      <w:r>
        <w:rPr>
          <w:rFonts w:ascii="Times New Roman" w:hAnsi="Times New Roman" w:cs="Times New Roman"/>
          <w:spacing w:val="-3"/>
          <w:szCs w:val="21"/>
        </w:rPr>
        <w:t>e</w:t>
      </w:r>
      <w:r>
        <w:rPr>
          <w:rFonts w:ascii="Times New Roman" w:hAnsi="Times New Roman" w:cs="Times New Roman"/>
          <w:spacing w:val="-6"/>
          <w:szCs w:val="21"/>
        </w:rPr>
        <w:t>y</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28"/>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hAnsi="Times New Roman" w:cs="Times New Roman"/>
          <w:szCs w:val="21"/>
        </w:rPr>
        <w:t>Guzzoni.</w:t>
      </w:r>
      <w:r>
        <w:rPr>
          <w:rFonts w:ascii="Times New Roman" w:hAnsi="Times New Roman" w:cs="Times New Roman"/>
          <w:spacing w:val="7"/>
          <w:szCs w:val="21"/>
        </w:rPr>
        <w:t xml:space="preserve"> </w:t>
      </w:r>
      <w:r>
        <w:rPr>
          <w:rFonts w:ascii="Times New Roman" w:hAnsi="Times New Roman" w:cs="Times New Roman"/>
          <w:szCs w:val="21"/>
        </w:rPr>
        <w:t>Method</w:t>
      </w:r>
      <w:r>
        <w:rPr>
          <w:rFonts w:ascii="Times New Roman" w:hAnsi="Times New Roman" w:cs="Times New Roman"/>
          <w:spacing w:val="22"/>
          <w:szCs w:val="21"/>
        </w:rPr>
        <w:t xml:space="preserve"> </w:t>
      </w:r>
      <w:r>
        <w:rPr>
          <w:rFonts w:ascii="Times New Roman" w:hAnsi="Times New Roman" w:cs="Times New Roman"/>
          <w:szCs w:val="21"/>
        </w:rPr>
        <w:t>and</w:t>
      </w:r>
      <w:r>
        <w:rPr>
          <w:rFonts w:ascii="Times New Roman" w:hAnsi="Times New Roman" w:cs="Times New Roman"/>
          <w:spacing w:val="22"/>
          <w:szCs w:val="21"/>
        </w:rPr>
        <w:t xml:space="preserve"> </w:t>
      </w:r>
      <w:r>
        <w:rPr>
          <w:rFonts w:ascii="Times New Roman" w:hAnsi="Times New Roman" w:cs="Times New Roman"/>
          <w:szCs w:val="21"/>
        </w:rPr>
        <w:t>apparatus</w:t>
      </w:r>
      <w:r>
        <w:rPr>
          <w:rFonts w:ascii="Times New Roman" w:hAnsi="Times New Roman" w:cs="Times New Roman"/>
          <w:spacing w:val="22"/>
          <w:szCs w:val="21"/>
        </w:rPr>
        <w:t xml:space="preserve"> </w:t>
      </w:r>
      <w:r>
        <w:rPr>
          <w:rFonts w:ascii="Times New Roman" w:hAnsi="Times New Roman" w:cs="Times New Roman"/>
          <w:szCs w:val="21"/>
        </w:rPr>
        <w:t>for</w:t>
      </w:r>
      <w:r>
        <w:rPr>
          <w:rFonts w:ascii="Times New Roman" w:hAnsi="Times New Roman" w:cs="Times New Roman"/>
          <w:spacing w:val="22"/>
          <w:szCs w:val="21"/>
        </w:rPr>
        <w:t xml:space="preserve"> </w:t>
      </w:r>
      <w:r>
        <w:rPr>
          <w:rFonts w:ascii="Times New Roman" w:hAnsi="Times New Roman" w:cs="Times New Roman"/>
          <w:spacing w:val="1"/>
          <w:szCs w:val="21"/>
        </w:rPr>
        <w:t>b</w:t>
      </w:r>
      <w:r>
        <w:rPr>
          <w:rFonts w:ascii="Times New Roman" w:hAnsi="Times New Roman" w:cs="Times New Roman"/>
          <w:szCs w:val="21"/>
        </w:rPr>
        <w:t>uilding</w:t>
      </w:r>
      <w:r>
        <w:rPr>
          <w:rFonts w:ascii="Times New Roman" w:hAnsi="Times New Roman" w:cs="Times New Roman"/>
          <w:spacing w:val="22"/>
          <w:szCs w:val="21"/>
        </w:rPr>
        <w:t xml:space="preserve"> </w:t>
      </w:r>
      <w:r>
        <w:rPr>
          <w:rFonts w:ascii="Times New Roman" w:hAnsi="Times New Roman" w:cs="Times New Roman"/>
          <w:szCs w:val="21"/>
        </w:rPr>
        <w:t>an</w:t>
      </w:r>
      <w:r>
        <w:rPr>
          <w:rFonts w:ascii="Times New Roman" w:hAnsi="Times New Roman" w:cs="Times New Roman"/>
          <w:spacing w:val="22"/>
          <w:szCs w:val="21"/>
        </w:rPr>
        <w:t xml:space="preserve"> </w:t>
      </w:r>
      <w:r>
        <w:rPr>
          <w:rFonts w:ascii="Times New Roman" w:hAnsi="Times New Roman" w:cs="Times New Roman"/>
          <w:szCs w:val="21"/>
        </w:rPr>
        <w:t>intelligent</w:t>
      </w:r>
      <w:r>
        <w:rPr>
          <w:rFonts w:ascii="Times New Roman" w:hAnsi="Times New Roman" w:cs="Times New Roman"/>
          <w:spacing w:val="22"/>
          <w:szCs w:val="21"/>
        </w:rPr>
        <w:t xml:space="preserve"> </w:t>
      </w:r>
      <w:r>
        <w:rPr>
          <w:rFonts w:ascii="Times New Roman" w:hAnsi="Times New Roman" w:cs="Times New Roman"/>
          <w:szCs w:val="21"/>
        </w:rPr>
        <w:t>automated</w:t>
      </w:r>
      <w:r>
        <w:rPr>
          <w:rFonts w:ascii="Times New Roman" w:hAnsi="Times New Roman" w:cs="Times New Roman"/>
          <w:spacing w:val="22"/>
          <w:szCs w:val="21"/>
        </w:rPr>
        <w:t xml:space="preserve"> </w:t>
      </w:r>
      <w:r>
        <w:rPr>
          <w:rFonts w:ascii="Times New Roman" w:hAnsi="Times New Roman" w:cs="Times New Roman"/>
          <w:szCs w:val="21"/>
        </w:rPr>
        <w:t>assis-</w:t>
      </w:r>
      <w:r>
        <w:rPr>
          <w:rFonts w:ascii="Times New Roman" w:hAnsi="Times New Roman" w:cs="Times New Roman"/>
          <w:w w:val="99"/>
          <w:szCs w:val="21"/>
        </w:rPr>
        <w:t xml:space="preserve"> </w:t>
      </w:r>
      <w:r>
        <w:rPr>
          <w:rFonts w:ascii="Times New Roman" w:hAnsi="Times New Roman" w:cs="Times New Roman"/>
          <w:szCs w:val="21"/>
        </w:rPr>
        <w:t>tant[Z].</w:t>
      </w:r>
      <w:r>
        <w:rPr>
          <w:rFonts w:ascii="Times New Roman" w:hAnsi="Times New Roman" w:cs="Times New Roman"/>
          <w:spacing w:val="23"/>
          <w:szCs w:val="21"/>
        </w:rPr>
        <w:t xml:space="preserve"> </w:t>
      </w:r>
      <w:r>
        <w:rPr>
          <w:rFonts w:ascii="Times New Roman" w:hAnsi="Times New Roman" w:cs="Times New Roman"/>
          <w:szCs w:val="21"/>
        </w:rPr>
        <w:t>M</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24"/>
          <w:szCs w:val="21"/>
        </w:rPr>
        <w:t xml:space="preserve"> </w:t>
      </w:r>
      <w:r>
        <w:rPr>
          <w:rFonts w:ascii="Times New Roman" w:hAnsi="Times New Roman" w:cs="Times New Roman"/>
          <w:szCs w:val="21"/>
        </w:rPr>
        <w:t>3</w:t>
      </w:r>
      <w:r>
        <w:rPr>
          <w:rFonts w:ascii="Times New Roman" w:hAnsi="Times New Roman" w:cs="Times New Roman"/>
          <w:spacing w:val="24"/>
          <w:szCs w:val="21"/>
        </w:rPr>
        <w:t xml:space="preserve"> </w:t>
      </w:r>
      <w:r>
        <w:rPr>
          <w:rFonts w:ascii="Times New Roman" w:hAnsi="Times New Roman" w:cs="Times New Roman"/>
          <w:szCs w:val="21"/>
        </w:rPr>
        <w:t>2007.</w:t>
      </w:r>
      <w:r>
        <w:rPr>
          <w:rFonts w:ascii="Times New Roman" w:hAnsi="Times New Roman" w:cs="Times New Roman"/>
          <w:spacing w:val="50"/>
          <w:szCs w:val="21"/>
        </w:rPr>
        <w:t xml:space="preserve"> </w:t>
      </w:r>
      <w:r>
        <w:rPr>
          <w:rFonts w:ascii="Times New Roman" w:hAnsi="Times New Roman" w:cs="Times New Roman"/>
          <w:szCs w:val="21"/>
        </w:rPr>
        <w:t>US</w:t>
      </w:r>
      <w:r>
        <w:rPr>
          <w:rFonts w:ascii="Times New Roman" w:hAnsi="Times New Roman" w:cs="Times New Roman"/>
          <w:spacing w:val="24"/>
          <w:szCs w:val="21"/>
        </w:rPr>
        <w:t xml:space="preserve"> </w:t>
      </w:r>
      <w:r>
        <w:rPr>
          <w:rFonts w:ascii="Times New Roman" w:hAnsi="Times New Roman" w:cs="Times New Roman"/>
          <w:spacing w:val="-3"/>
          <w:szCs w:val="21"/>
        </w:rPr>
        <w:t>P</w:t>
      </w:r>
      <w:r>
        <w:rPr>
          <w:rFonts w:ascii="Times New Roman" w:hAnsi="Times New Roman" w:cs="Times New Roman"/>
          <w:szCs w:val="21"/>
        </w:rPr>
        <w:t>atent</w:t>
      </w:r>
      <w:r>
        <w:rPr>
          <w:rFonts w:ascii="Times New Roman" w:hAnsi="Times New Roman" w:cs="Times New Roman"/>
          <w:spacing w:val="24"/>
          <w:szCs w:val="21"/>
        </w:rPr>
        <w:t xml:space="preserve"> </w:t>
      </w:r>
      <w:r>
        <w:rPr>
          <w:rFonts w:ascii="Times New Roman" w:hAnsi="Times New Roman" w:cs="Times New Roman"/>
          <w:szCs w:val="21"/>
        </w:rPr>
        <w:t>App.</w:t>
      </w:r>
      <w:r>
        <w:rPr>
          <w:rFonts w:ascii="Times New Roman" w:hAnsi="Times New Roman" w:cs="Times New Roman"/>
          <w:spacing w:val="25"/>
          <w:szCs w:val="21"/>
        </w:rPr>
        <w:t xml:space="preserve"> </w:t>
      </w:r>
      <w:r>
        <w:rPr>
          <w:rFonts w:ascii="Times New Roman" w:hAnsi="Times New Roman" w:cs="Times New Roman"/>
          <w:szCs w:val="21"/>
        </w:rPr>
        <w:t>11/518,292,</w:t>
      </w:r>
      <w:r>
        <w:rPr>
          <w:rFonts w:ascii="Times New Roman" w:hAnsi="Times New Roman" w:cs="Times New Roman"/>
          <w:spacing w:val="29"/>
          <w:szCs w:val="21"/>
        </w:rPr>
        <w:t xml:space="preserve"> </w:t>
      </w:r>
      <w:r>
        <w:rPr>
          <w:rFonts w:ascii="Times New Roman" w:hAnsi="Times New Roman" w:cs="Times New Roman"/>
          <w:szCs w:val="21"/>
        </w:rPr>
        <w:t>URL</w:t>
      </w:r>
      <w:r>
        <w:rPr>
          <w:rFonts w:ascii="Times New Roman" w:hAnsi="Times New Roman" w:cs="Times New Roman"/>
          <w:spacing w:val="25"/>
          <w:szCs w:val="21"/>
        </w:rPr>
        <w:t xml:space="preserve"> </w:t>
      </w:r>
      <w:hyperlink r:id="rId120">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w:t>
        </w:r>
      </w:hyperlink>
      <w:r>
        <w:rPr>
          <w:rFonts w:ascii="Times New Roman" w:eastAsia="Lucida Console" w:hAnsi="Times New Roman" w:cs="Times New Roman"/>
          <w:w w:val="104"/>
          <w:szCs w:val="21"/>
        </w:rPr>
        <w:t xml:space="preserve"> </w:t>
      </w:r>
      <w:hyperlink r:id="rId121">
        <w:r>
          <w:rPr>
            <w:rFonts w:ascii="Times New Roman" w:eastAsia="Lucida Console" w:hAnsi="Times New Roman" w:cs="Times New Roman"/>
            <w:szCs w:val="21"/>
          </w:rPr>
          <w:t>US20070100790</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eastAsia="Lucida Console" w:hAnsi="Times New Roman" w:cs="Times New Roman"/>
          <w:szCs w:val="21"/>
        </w:rPr>
      </w:pPr>
      <w:bookmarkStart w:id="451" w:name="_bookmark196"/>
      <w:bookmarkEnd w:id="451"/>
      <w:r>
        <w:rPr>
          <w:rFonts w:ascii="Times New Roman" w:hAnsi="Times New Roman" w:cs="Times New Roman"/>
          <w:szCs w:val="21"/>
        </w:rPr>
        <w:t>[77]</w:t>
      </w:r>
      <w:r>
        <w:rPr>
          <w:rFonts w:ascii="Times New Roman" w:hAnsi="Times New Roman" w:cs="Times New Roman"/>
          <w:spacing w:val="5"/>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Mir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vic,</w:t>
      </w:r>
      <w:r>
        <w:rPr>
          <w:rFonts w:ascii="Times New Roman" w:hAnsi="Times New Roman" w:cs="Times New Roman"/>
          <w:spacing w:val="18"/>
          <w:szCs w:val="21"/>
        </w:rPr>
        <w:t xml:space="preserve"> </w:t>
      </w:r>
      <w:r>
        <w:rPr>
          <w:rFonts w:ascii="Times New Roman" w:hAnsi="Times New Roman" w:cs="Times New Roman"/>
          <w:szCs w:val="21"/>
        </w:rPr>
        <w:t>L.</w:t>
      </w:r>
      <w:r>
        <w:rPr>
          <w:rFonts w:ascii="Times New Roman" w:hAnsi="Times New Roman" w:cs="Times New Roman"/>
          <w:spacing w:val="13"/>
          <w:szCs w:val="21"/>
        </w:rPr>
        <w:t xml:space="preserve"> </w:t>
      </w:r>
      <w:r>
        <w:rPr>
          <w:rFonts w:ascii="Times New Roman" w:hAnsi="Times New Roman" w:cs="Times New Roman"/>
          <w:szCs w:val="21"/>
        </w:rPr>
        <w:t>C</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edon.</w:t>
      </w:r>
      <w:r>
        <w:rPr>
          <w:rFonts w:ascii="Times New Roman" w:hAnsi="Times New Roman" w:cs="Times New Roman"/>
          <w:spacing w:val="2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3"/>
          <w:szCs w:val="21"/>
        </w:rPr>
        <w:t xml:space="preserve"> </w:t>
      </w:r>
      <w:r>
        <w:rPr>
          <w:rFonts w:ascii="Times New Roman" w:hAnsi="Times New Roman" w:cs="Times New Roman"/>
          <w:szCs w:val="21"/>
        </w:rPr>
        <w:t>management</w:t>
      </w:r>
      <w:r>
        <w:rPr>
          <w:rFonts w:ascii="Times New Roman" w:hAnsi="Times New Roman" w:cs="Times New Roman"/>
          <w:spacing w:val="13"/>
          <w:szCs w:val="21"/>
        </w:rPr>
        <w:t xml:space="preserve"> </w:t>
      </w:r>
      <w:r>
        <w:rPr>
          <w:rFonts w:ascii="Times New Roman" w:hAnsi="Times New Roman" w:cs="Times New Roman"/>
          <w:szCs w:val="21"/>
        </w:rPr>
        <w:t>using</w:t>
      </w:r>
      <w:r>
        <w:rPr>
          <w:rFonts w:ascii="Times New Roman" w:hAnsi="Times New Roman" w:cs="Times New Roman"/>
          <w:spacing w:val="13"/>
          <w:szCs w:val="21"/>
        </w:rPr>
        <w:t xml:space="preserve"> </w:t>
      </w:r>
      <w:r>
        <w:rPr>
          <w:rFonts w:ascii="Times New Roman" w:hAnsi="Times New Roman" w:cs="Times New Roman"/>
          <w:szCs w:val="21"/>
        </w:rPr>
        <w:t>scripts[Z].</w:t>
      </w:r>
      <w:r>
        <w:rPr>
          <w:rFonts w:ascii="Times New Roman" w:hAnsi="Times New Roman" w:cs="Times New Roman"/>
          <w:spacing w:val="12"/>
          <w:szCs w:val="21"/>
        </w:rPr>
        <w:t xml:space="preserve"> </w:t>
      </w:r>
      <w:r>
        <w:rPr>
          <w:rFonts w:ascii="Times New Roman" w:hAnsi="Times New Roman" w:cs="Times New Roman"/>
          <w:szCs w:val="21"/>
        </w:rPr>
        <w:t>Oct.</w:t>
      </w:r>
      <w:r>
        <w:rPr>
          <w:rFonts w:ascii="Times New Roman" w:hAnsi="Times New Roman" w:cs="Times New Roman"/>
          <w:spacing w:val="13"/>
          <w:szCs w:val="21"/>
        </w:rPr>
        <w:t xml:space="preserve"> </w:t>
      </w:r>
      <w:r>
        <w:rPr>
          <w:rFonts w:ascii="Times New Roman" w:hAnsi="Times New Roman" w:cs="Times New Roman"/>
          <w:szCs w:val="21"/>
        </w:rPr>
        <w:t>18</w:t>
      </w:r>
      <w:r>
        <w:rPr>
          <w:rFonts w:ascii="Times New Roman" w:hAnsi="Times New Roman" w:cs="Times New Roman"/>
          <w:spacing w:val="13"/>
          <w:szCs w:val="21"/>
        </w:rPr>
        <w:t xml:space="preserve"> </w:t>
      </w:r>
      <w:r>
        <w:rPr>
          <w:rFonts w:ascii="Times New Roman" w:hAnsi="Times New Roman" w:cs="Times New Roman"/>
          <w:szCs w:val="21"/>
        </w:rPr>
        <w:t>2011.</w:t>
      </w:r>
      <w:r>
        <w:rPr>
          <w:rFonts w:ascii="Times New Roman" w:hAnsi="Times New Roman" w:cs="Times New Roman"/>
          <w:spacing w:val="26"/>
          <w:szCs w:val="21"/>
        </w:rPr>
        <w:t xml:space="preserve"> </w:t>
      </w:r>
      <w:r>
        <w:rPr>
          <w:rFonts w:ascii="Times New Roman" w:hAnsi="Times New Roman" w:cs="Times New Roman"/>
          <w:szCs w:val="21"/>
        </w:rPr>
        <w:t>US</w:t>
      </w:r>
      <w:r>
        <w:rPr>
          <w:rFonts w:ascii="Times New Roman" w:hAnsi="Times New Roman" w:cs="Times New Roman"/>
          <w:spacing w:val="13"/>
          <w:szCs w:val="21"/>
        </w:rPr>
        <w:t xml:space="preserve"> </w:t>
      </w:r>
      <w:r>
        <w:rPr>
          <w:rFonts w:ascii="Times New Roman" w:hAnsi="Times New Roman" w:cs="Times New Roman"/>
          <w:spacing w:val="-3"/>
          <w:szCs w:val="21"/>
        </w:rPr>
        <w:t>P</w:t>
      </w:r>
      <w:r>
        <w:rPr>
          <w:rFonts w:ascii="Times New Roman" w:hAnsi="Times New Roman" w:cs="Times New Roman"/>
          <w:szCs w:val="21"/>
        </w:rPr>
        <w:t>atent</w:t>
      </w:r>
      <w:r>
        <w:rPr>
          <w:rFonts w:ascii="Times New Roman" w:hAnsi="Times New Roman" w:cs="Times New Roman"/>
          <w:w w:val="99"/>
          <w:szCs w:val="21"/>
        </w:rPr>
        <w:t xml:space="preserve"> </w:t>
      </w:r>
      <w:r>
        <w:rPr>
          <w:rFonts w:ascii="Times New Roman" w:hAnsi="Times New Roman" w:cs="Times New Roman"/>
          <w:szCs w:val="21"/>
        </w:rPr>
        <w:t xml:space="preserve">8,041,570, </w:t>
      </w:r>
      <w:r>
        <w:rPr>
          <w:rFonts w:ascii="Times New Roman" w:hAnsi="Times New Roman" w:cs="Times New Roman"/>
          <w:spacing w:val="17"/>
          <w:szCs w:val="21"/>
        </w:rPr>
        <w:t xml:space="preserve"> </w:t>
      </w:r>
      <w:r>
        <w:rPr>
          <w:rFonts w:ascii="Times New Roman" w:hAnsi="Times New Roman" w:cs="Times New Roman"/>
          <w:szCs w:val="21"/>
        </w:rPr>
        <w:t xml:space="preserve">URL </w:t>
      </w:r>
      <w:r>
        <w:rPr>
          <w:rFonts w:ascii="Times New Roman" w:hAnsi="Times New Roman" w:cs="Times New Roman"/>
          <w:spacing w:val="17"/>
          <w:szCs w:val="21"/>
        </w:rPr>
        <w:t xml:space="preserve"> </w:t>
      </w:r>
      <w:hyperlink r:id="rId122">
        <w:r>
          <w:rPr>
            <w:rFonts w:ascii="Times New Roman" w:eastAsia="Lucida Console" w:hAnsi="Times New Roman" w:cs="Times New Roman"/>
            <w:szCs w:val="21"/>
          </w:rPr>
          <w:t>https</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//www.google.com/patents/US8041570</w:t>
        </w:r>
      </w:hyperlink>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52" w:name="_bookmark197"/>
      <w:bookmarkEnd w:id="452"/>
      <w:r>
        <w:rPr>
          <w:rFonts w:ascii="Times New Roman" w:hAnsi="Times New Roman" w:cs="Times New Roman"/>
          <w:szCs w:val="21"/>
        </w:rPr>
        <w:t>[78]</w:t>
      </w:r>
      <w:r>
        <w:rPr>
          <w:rFonts w:ascii="Times New Roman" w:hAnsi="Times New Roman" w:cs="Times New Roman"/>
          <w:spacing w:val="1"/>
          <w:szCs w:val="21"/>
        </w:rPr>
        <w:t xml:space="preserve"> </w:t>
      </w:r>
      <w:r>
        <w:rPr>
          <w:rFonts w:ascii="Times New Roman" w:hAnsi="Times New Roman" w:cs="Times New Roman"/>
          <w:spacing w:val="-33"/>
          <w:szCs w:val="21"/>
        </w:rPr>
        <w:t>W</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C.</w:t>
      </w:r>
      <w:r>
        <w:rPr>
          <w:rFonts w:ascii="Times New Roman" w:hAnsi="Times New Roman" w:cs="Times New Roman"/>
          <w:spacing w:val="-9"/>
          <w:szCs w:val="21"/>
        </w:rPr>
        <w:t xml:space="preserve"> </w:t>
      </w:r>
      <w:r>
        <w:rPr>
          <w:rFonts w:ascii="Times New Roman" w:hAnsi="Times New Roman" w:cs="Times New Roman"/>
          <w:szCs w:val="21"/>
        </w:rPr>
        <w:t>Mann,</w:t>
      </w:r>
      <w:r>
        <w:rPr>
          <w:rFonts w:ascii="Times New Roman" w:hAnsi="Times New Roman" w:cs="Times New Roman"/>
          <w:spacing w:val="-8"/>
          <w:szCs w:val="21"/>
        </w:rPr>
        <w:t xml:space="preserve"> </w:t>
      </w:r>
      <w:r>
        <w:rPr>
          <w:rFonts w:ascii="Times New Roman" w:hAnsi="Times New Roman" w:cs="Times New Roman"/>
          <w:szCs w:val="21"/>
        </w:rPr>
        <w:t>S.</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9"/>
          <w:szCs w:val="21"/>
        </w:rPr>
        <w:t xml:space="preserve"> </w:t>
      </w:r>
      <w:r>
        <w:rPr>
          <w:rFonts w:ascii="Times New Roman" w:hAnsi="Times New Roman" w:cs="Times New Roman"/>
          <w:szCs w:val="21"/>
        </w:rPr>
        <w:t>Thompson.</w:t>
      </w:r>
      <w:r>
        <w:rPr>
          <w:rFonts w:ascii="Times New Roman" w:hAnsi="Times New Roman" w:cs="Times New Roman"/>
          <w:spacing w:val="8"/>
          <w:szCs w:val="21"/>
        </w:rPr>
        <w:t xml:space="preserve"> </w:t>
      </w:r>
      <w:r>
        <w:rPr>
          <w:rFonts w:ascii="Times New Roman" w:hAnsi="Times New Roman" w:cs="Times New Roman"/>
          <w:szCs w:val="21"/>
        </w:rPr>
        <w:t>Rhetorical</w:t>
      </w:r>
      <w:r>
        <w:rPr>
          <w:rFonts w:ascii="Times New Roman" w:hAnsi="Times New Roman" w:cs="Times New Roman"/>
          <w:spacing w:val="-10"/>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9"/>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pacing w:val="8"/>
          <w:szCs w:val="21"/>
        </w:rPr>
        <w:t xml:space="preserve"> </w:t>
      </w:r>
      <w:r>
        <w:rPr>
          <w:rFonts w:ascii="Times New Roman" w:hAnsi="Times New Roman" w:cs="Times New Roman"/>
          <w:szCs w:val="21"/>
        </w:rPr>
        <w:t>Description</w:t>
      </w:r>
      <w:r>
        <w:rPr>
          <w:rFonts w:ascii="Times New Roman" w:hAnsi="Times New Roman" w:cs="Times New Roman"/>
          <w:spacing w:val="-9"/>
          <w:szCs w:val="21"/>
        </w:rPr>
        <w:t xml:space="preserve"> </w:t>
      </w:r>
      <w:r>
        <w:rPr>
          <w:rFonts w:ascii="Times New Roman" w:hAnsi="Times New Roman" w:cs="Times New Roman"/>
          <w:szCs w:val="21"/>
        </w:rPr>
        <w:t>and</w:t>
      </w:r>
      <w:r>
        <w:rPr>
          <w:rFonts w:ascii="Times New Roman" w:hAnsi="Times New Roman" w:cs="Times New Roman"/>
          <w:spacing w:val="-10"/>
          <w:szCs w:val="21"/>
        </w:rPr>
        <w:t xml:space="preserve"> </w:t>
      </w:r>
      <w:r>
        <w:rPr>
          <w:rFonts w:ascii="Times New Roman" w:hAnsi="Times New Roman" w:cs="Times New Roman"/>
          <w:szCs w:val="21"/>
        </w:rPr>
        <w:t>const</w:t>
      </w:r>
      <w:r>
        <w:rPr>
          <w:rFonts w:ascii="Times New Roman" w:hAnsi="Times New Roman" w:cs="Times New Roman"/>
          <w:spacing w:val="4"/>
          <w:szCs w:val="21"/>
        </w:rPr>
        <w:t>r</w:t>
      </w:r>
      <w:r>
        <w:rPr>
          <w:rFonts w:ascii="Times New Roman" w:hAnsi="Times New Roman" w:cs="Times New Roman"/>
          <w:szCs w:val="21"/>
        </w:rPr>
        <w:t>uction</w:t>
      </w:r>
      <w:r>
        <w:rPr>
          <w:rFonts w:ascii="Times New Roman" w:hAnsi="Times New Roman" w:cs="Times New Roman"/>
          <w:spacing w:val="-9"/>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t</w:t>
      </w:r>
      <w:r>
        <w:rPr>
          <w:rFonts w:ascii="Times New Roman" w:hAnsi="Times New Roman" w:cs="Times New Roman"/>
          <w:spacing w:val="-3"/>
          <w:szCs w:val="21"/>
        </w:rPr>
        <w:t>e</w:t>
      </w:r>
      <w:r>
        <w:rPr>
          <w:rFonts w:ascii="Times New Roman" w:hAnsi="Times New Roman" w:cs="Times New Roman"/>
          <w:szCs w:val="21"/>
        </w:rPr>
        <w:t>xt</w:t>
      </w:r>
      <w:r>
        <w:rPr>
          <w:rFonts w:ascii="Times New Roman" w:hAnsi="Times New Roman" w:cs="Times New Roman"/>
          <w:w w:val="99"/>
          <w:szCs w:val="21"/>
        </w:rPr>
        <w:t xml:space="preserve"> </w:t>
      </w:r>
      <w:r>
        <w:rPr>
          <w:rFonts w:ascii="Times New Roman" w:hAnsi="Times New Roman" w:cs="Times New Roman"/>
          <w:szCs w:val="21"/>
        </w:rPr>
        <w:t>st</w:t>
      </w:r>
      <w:r>
        <w:rPr>
          <w:rFonts w:ascii="Times New Roman" w:hAnsi="Times New Roman" w:cs="Times New Roman"/>
          <w:spacing w:val="3"/>
          <w:szCs w:val="21"/>
        </w:rPr>
        <w:t>r</w:t>
      </w:r>
      <w:r>
        <w:rPr>
          <w:rFonts w:ascii="Times New Roman" w:hAnsi="Times New Roman" w:cs="Times New Roman"/>
          <w:szCs w:val="21"/>
        </w:rPr>
        <w:t>uctures[M].</w:t>
      </w:r>
      <w:r>
        <w:rPr>
          <w:rFonts w:ascii="Times New Roman" w:hAnsi="Times New Roman" w:cs="Times New Roman"/>
          <w:spacing w:val="8"/>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1987</w:t>
      </w:r>
    </w:p>
    <w:p w:rsidR="000A3AD4" w:rsidRDefault="000A3AD4" w:rsidP="000A3AD4">
      <w:pPr>
        <w:spacing w:before="12"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3" w:name="_bookmark198"/>
      <w:bookmarkEnd w:id="453"/>
      <w:r>
        <w:rPr>
          <w:rFonts w:ascii="Times New Roman" w:hAnsi="Times New Roman" w:cs="Times New Roman"/>
          <w:szCs w:val="21"/>
        </w:rPr>
        <w:t>[79]</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2"/>
          <w:szCs w:val="21"/>
        </w:rPr>
        <w:t xml:space="preserve"> </w:t>
      </w:r>
      <w:r>
        <w:rPr>
          <w:rFonts w:ascii="Times New Roman" w:hAnsi="Times New Roman" w:cs="Times New Roman"/>
          <w:szCs w:val="21"/>
        </w:rPr>
        <w:t>Stone,</w:t>
      </w:r>
      <w:r>
        <w:rPr>
          <w:rFonts w:ascii="Times New Roman" w:hAnsi="Times New Roman" w:cs="Times New Roman"/>
          <w:spacing w:val="3"/>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zCs w:val="21"/>
        </w:rPr>
        <w:t>Doran.</w:t>
      </w:r>
      <w:r>
        <w:rPr>
          <w:rFonts w:ascii="Times New Roman" w:hAnsi="Times New Roman" w:cs="Times New Roman"/>
          <w:spacing w:val="40"/>
          <w:szCs w:val="21"/>
        </w:rPr>
        <w:t xml:space="preserve"> </w:t>
      </w:r>
      <w:r>
        <w:rPr>
          <w:rFonts w:ascii="Times New Roman" w:hAnsi="Times New Roman" w:cs="Times New Roman"/>
          <w:szCs w:val="21"/>
        </w:rPr>
        <w:t>Sentence</w:t>
      </w:r>
      <w:r>
        <w:rPr>
          <w:rFonts w:ascii="Times New Roman" w:hAnsi="Times New Roman" w:cs="Times New Roman"/>
          <w:spacing w:val="2"/>
          <w:szCs w:val="21"/>
        </w:rPr>
        <w:t xml:space="preserve"> </w:t>
      </w:r>
      <w:r>
        <w:rPr>
          <w:rFonts w:ascii="Times New Roman" w:hAnsi="Times New Roman" w:cs="Times New Roman"/>
          <w:szCs w:val="21"/>
        </w:rPr>
        <w:t>planning</w:t>
      </w:r>
      <w:r>
        <w:rPr>
          <w:rFonts w:ascii="Times New Roman" w:hAnsi="Times New Roman" w:cs="Times New Roman"/>
          <w:spacing w:val="2"/>
          <w:szCs w:val="21"/>
        </w:rPr>
        <w:t xml:space="preserve"> </w:t>
      </w:r>
      <w:r>
        <w:rPr>
          <w:rFonts w:ascii="Times New Roman" w:hAnsi="Times New Roman" w:cs="Times New Roman"/>
          <w:szCs w:val="21"/>
        </w:rPr>
        <w:t>as</w:t>
      </w:r>
      <w:r>
        <w:rPr>
          <w:rFonts w:ascii="Times New Roman" w:hAnsi="Times New Roman" w:cs="Times New Roman"/>
          <w:spacing w:val="2"/>
          <w:szCs w:val="21"/>
        </w:rPr>
        <w:t xml:space="preserve"> </w:t>
      </w:r>
      <w:r>
        <w:rPr>
          <w:rFonts w:ascii="Times New Roman" w:hAnsi="Times New Roman" w:cs="Times New Roman"/>
          <w:szCs w:val="21"/>
        </w:rPr>
        <w:t>description</w:t>
      </w:r>
      <w:r>
        <w:rPr>
          <w:rFonts w:ascii="Times New Roman" w:hAnsi="Times New Roman" w:cs="Times New Roman"/>
          <w:spacing w:val="1"/>
          <w:szCs w:val="21"/>
        </w:rPr>
        <w:t xml:space="preserve"> </w:t>
      </w:r>
      <w:r>
        <w:rPr>
          <w:rFonts w:ascii="Times New Roman" w:hAnsi="Times New Roman" w:cs="Times New Roman"/>
          <w:szCs w:val="21"/>
        </w:rPr>
        <w:t>using</w:t>
      </w:r>
      <w:r>
        <w:rPr>
          <w:rFonts w:ascii="Times New Roman" w:hAnsi="Times New Roman" w:cs="Times New Roman"/>
          <w:spacing w:val="2"/>
          <w:szCs w:val="21"/>
        </w:rPr>
        <w:t xml:space="preserve"> </w:t>
      </w:r>
      <w:r>
        <w:rPr>
          <w:rFonts w:ascii="Times New Roman" w:hAnsi="Times New Roman" w:cs="Times New Roman"/>
          <w:szCs w:val="21"/>
        </w:rPr>
        <w:t>tree</w:t>
      </w:r>
      <w:r>
        <w:rPr>
          <w:rFonts w:ascii="Times New Roman" w:hAnsi="Times New Roman" w:cs="Times New Roman"/>
          <w:spacing w:val="2"/>
          <w:szCs w:val="21"/>
        </w:rPr>
        <w:t xml:space="preserve"> </w:t>
      </w:r>
      <w:r>
        <w:rPr>
          <w:rFonts w:ascii="Times New Roman" w:hAnsi="Times New Roman" w:cs="Times New Roman"/>
          <w:szCs w:val="21"/>
        </w:rPr>
        <w:t>adjoining</w:t>
      </w:r>
      <w:r>
        <w:rPr>
          <w:rFonts w:ascii="Times New Roman" w:hAnsi="Times New Roman" w:cs="Times New Roman"/>
          <w:spacing w:val="1"/>
          <w:szCs w:val="21"/>
        </w:rPr>
        <w:t xml:space="preserve"> </w:t>
      </w:r>
      <w:r>
        <w:rPr>
          <w:rFonts w:ascii="Times New Roman" w:hAnsi="Times New Roman" w:cs="Times New Roman"/>
          <w:spacing w:val="4"/>
          <w:szCs w:val="21"/>
        </w:rPr>
        <w:t>g</w:t>
      </w:r>
      <w:r>
        <w:rPr>
          <w:rFonts w:ascii="Times New Roman" w:hAnsi="Times New Roman" w:cs="Times New Roman"/>
          <w:szCs w:val="21"/>
        </w:rPr>
        <w:t>rammar[C].</w:t>
      </w:r>
      <w:r>
        <w:rPr>
          <w:rFonts w:ascii="Times New Roman" w:hAnsi="Times New Roman" w:cs="Times New Roman"/>
          <w:spacing w:val="41"/>
          <w:szCs w:val="21"/>
        </w:rPr>
        <w:t xml:space="preserve"> </w:t>
      </w:r>
      <w:r>
        <w:rPr>
          <w:rFonts w:ascii="Times New Roman" w:hAnsi="Times New Roman" w:cs="Times New Roman"/>
          <w:szCs w:val="21"/>
        </w:rPr>
        <w:t>Pro-</w:t>
      </w:r>
      <w:r>
        <w:rPr>
          <w:rFonts w:ascii="Times New Roman" w:hAnsi="Times New Roman" w:cs="Times New Roman"/>
          <w:w w:val="99"/>
          <w:szCs w:val="21"/>
        </w:rPr>
        <w:t xml:space="preserve"> </w:t>
      </w:r>
      <w:r>
        <w:rPr>
          <w:rFonts w:ascii="Times New Roman" w:hAnsi="Times New Roman" w:cs="Times New Roman"/>
          <w:szCs w:val="21"/>
        </w:rPr>
        <w:t>ceedings</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20"/>
          <w:szCs w:val="21"/>
        </w:rPr>
        <w:t xml:space="preserve"> </w:t>
      </w:r>
      <w:r>
        <w:rPr>
          <w:rFonts w:ascii="Times New Roman" w:hAnsi="Times New Roman" w:cs="Times New Roman"/>
          <w:szCs w:val="21"/>
        </w:rPr>
        <w:t>the</w:t>
      </w:r>
      <w:r>
        <w:rPr>
          <w:rFonts w:ascii="Times New Roman" w:hAnsi="Times New Roman" w:cs="Times New Roman"/>
          <w:spacing w:val="21"/>
          <w:szCs w:val="21"/>
        </w:rPr>
        <w:t xml:space="preserve"> </w:t>
      </w:r>
      <w:r>
        <w:rPr>
          <w:rFonts w:ascii="Times New Roman" w:hAnsi="Times New Roman" w:cs="Times New Roman"/>
          <w:szCs w:val="21"/>
        </w:rPr>
        <w:t>35th</w:t>
      </w:r>
      <w:r>
        <w:rPr>
          <w:rFonts w:ascii="Times New Roman" w:hAnsi="Times New Roman" w:cs="Times New Roman"/>
          <w:spacing w:val="21"/>
          <w:szCs w:val="21"/>
        </w:rPr>
        <w:t xml:space="preserve"> </w:t>
      </w:r>
      <w:r>
        <w:rPr>
          <w:rFonts w:ascii="Times New Roman" w:hAnsi="Times New Roman" w:cs="Times New Roman"/>
          <w:szCs w:val="21"/>
        </w:rPr>
        <w:t>Annual</w:t>
      </w:r>
      <w:r>
        <w:rPr>
          <w:rFonts w:ascii="Times New Roman" w:hAnsi="Times New Roman" w:cs="Times New Roman"/>
          <w:spacing w:val="21"/>
          <w:szCs w:val="21"/>
        </w:rPr>
        <w:t xml:space="preserve"> </w:t>
      </w:r>
      <w:r>
        <w:rPr>
          <w:rFonts w:ascii="Times New Roman" w:hAnsi="Times New Roman" w:cs="Times New Roman"/>
          <w:szCs w:val="21"/>
        </w:rPr>
        <w:t>Meeting</w:t>
      </w:r>
      <w:r>
        <w:rPr>
          <w:rFonts w:ascii="Times New Roman" w:hAnsi="Times New Roman" w:cs="Times New Roman"/>
          <w:spacing w:val="21"/>
          <w:szCs w:val="21"/>
        </w:rPr>
        <w:t xml:space="preserve"> </w:t>
      </w:r>
      <w:r>
        <w:rPr>
          <w:rFonts w:ascii="Times New Roman" w:hAnsi="Times New Roman" w:cs="Times New Roman"/>
          <w:szCs w:val="21"/>
        </w:rPr>
        <w:t>of</w:t>
      </w:r>
      <w:r>
        <w:rPr>
          <w:rFonts w:ascii="Times New Roman" w:hAnsi="Times New Roman" w:cs="Times New Roman"/>
          <w:spacing w:val="21"/>
          <w:szCs w:val="21"/>
        </w:rPr>
        <w:t xml:space="preserve"> </w:t>
      </w:r>
      <w:r>
        <w:rPr>
          <w:rFonts w:ascii="Times New Roman" w:hAnsi="Times New Roman" w:cs="Times New Roman"/>
          <w:szCs w:val="21"/>
        </w:rPr>
        <w:t>the</w:t>
      </w:r>
      <w:r>
        <w:rPr>
          <w:rFonts w:ascii="Times New Roman" w:hAnsi="Times New Roman" w:cs="Times New Roman"/>
          <w:spacing w:val="21"/>
          <w:szCs w:val="21"/>
        </w:rPr>
        <w:t xml:space="preserve"> </w:t>
      </w:r>
      <w:r>
        <w:rPr>
          <w:rFonts w:ascii="Times New Roman" w:hAnsi="Times New Roman" w:cs="Times New Roman"/>
          <w:szCs w:val="21"/>
        </w:rPr>
        <w:t>Association</w:t>
      </w:r>
      <w:r>
        <w:rPr>
          <w:rFonts w:ascii="Times New Roman" w:hAnsi="Times New Roman" w:cs="Times New Roman"/>
          <w:spacing w:val="21"/>
          <w:szCs w:val="21"/>
        </w:rPr>
        <w:t xml:space="preserve"> </w:t>
      </w:r>
      <w:r>
        <w:rPr>
          <w:rFonts w:ascii="Times New Roman" w:hAnsi="Times New Roman" w:cs="Times New Roman"/>
          <w:szCs w:val="21"/>
        </w:rPr>
        <w:t>for</w:t>
      </w:r>
      <w:r>
        <w:rPr>
          <w:rFonts w:ascii="Times New Roman" w:hAnsi="Times New Roman" w:cs="Times New Roman"/>
          <w:spacing w:val="21"/>
          <w:szCs w:val="21"/>
        </w:rPr>
        <w:t xml:space="preserve"> </w:t>
      </w:r>
      <w:r>
        <w:rPr>
          <w:rFonts w:ascii="Times New Roman" w:hAnsi="Times New Roman" w:cs="Times New Roman"/>
          <w:szCs w:val="21"/>
        </w:rPr>
        <w:t>Computational</w:t>
      </w:r>
      <w:r>
        <w:rPr>
          <w:rFonts w:ascii="Times New Roman" w:hAnsi="Times New Roman" w:cs="Times New Roman"/>
          <w:spacing w:val="21"/>
          <w:szCs w:val="21"/>
        </w:rPr>
        <w:t xml:space="preserve"> </w:t>
      </w:r>
      <w:r>
        <w:rPr>
          <w:rFonts w:ascii="Times New Roman" w:hAnsi="Times New Roman" w:cs="Times New Roman"/>
          <w:szCs w:val="21"/>
        </w:rPr>
        <w:t>Linguistics</w:t>
      </w:r>
      <w:r>
        <w:rPr>
          <w:rFonts w:ascii="Times New Roman" w:hAnsi="Times New Roman" w:cs="Times New Roman"/>
          <w:spacing w:val="21"/>
          <w:szCs w:val="21"/>
        </w:rPr>
        <w:t xml:space="preserve"> </w:t>
      </w:r>
      <w:r>
        <w:rPr>
          <w:rFonts w:ascii="Times New Roman" w:hAnsi="Times New Roman" w:cs="Times New Roman"/>
          <w:szCs w:val="21"/>
        </w:rPr>
        <w:t>and</w:t>
      </w:r>
      <w:r>
        <w:rPr>
          <w:rFonts w:ascii="Times New Roman" w:hAnsi="Times New Roman" w:cs="Times New Roman"/>
          <w:w w:val="99"/>
          <w:szCs w:val="21"/>
        </w:rPr>
        <w:t xml:space="preserve"> </w:t>
      </w:r>
      <w:r>
        <w:rPr>
          <w:rFonts w:ascii="Times New Roman" w:hAnsi="Times New Roman" w:cs="Times New Roman"/>
          <w:szCs w:val="21"/>
        </w:rPr>
        <w:t>Eighth</w:t>
      </w:r>
      <w:r>
        <w:rPr>
          <w:rFonts w:ascii="Times New Roman" w:hAnsi="Times New Roman" w:cs="Times New Roman"/>
          <w:spacing w:val="-3"/>
          <w:szCs w:val="21"/>
        </w:rPr>
        <w:t xml:space="preserve"> </w:t>
      </w:r>
      <w:r>
        <w:rPr>
          <w:rFonts w:ascii="Times New Roman" w:hAnsi="Times New Roman" w:cs="Times New Roman"/>
          <w:szCs w:val="21"/>
        </w:rPr>
        <w:t>Conference</w:t>
      </w:r>
      <w:r>
        <w:rPr>
          <w:rFonts w:ascii="Times New Roman" w:hAnsi="Times New Roman" w:cs="Times New Roman"/>
          <w:spacing w:val="-3"/>
          <w:szCs w:val="21"/>
        </w:rPr>
        <w:t xml:space="preserve"> </w:t>
      </w:r>
      <w:r>
        <w:rPr>
          <w:rFonts w:ascii="Times New Roman" w:hAnsi="Times New Roman" w:cs="Times New Roman"/>
          <w:szCs w:val="21"/>
        </w:rPr>
        <w:t>of</w:t>
      </w:r>
      <w:r>
        <w:rPr>
          <w:rFonts w:ascii="Times New Roman" w:hAnsi="Times New Roman" w:cs="Times New Roman"/>
          <w:spacing w:val="-2"/>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European</w:t>
      </w:r>
      <w:r>
        <w:rPr>
          <w:rFonts w:ascii="Times New Roman" w:hAnsi="Times New Roman" w:cs="Times New Roman"/>
          <w:spacing w:val="-3"/>
          <w:szCs w:val="21"/>
        </w:rPr>
        <w:t xml:space="preserve"> </w:t>
      </w:r>
      <w:r>
        <w:rPr>
          <w:rFonts w:ascii="Times New Roman" w:hAnsi="Times New Roman" w:cs="Times New Roman"/>
          <w:szCs w:val="21"/>
        </w:rPr>
        <w:t>Chapter</w:t>
      </w:r>
      <w:r>
        <w:rPr>
          <w:rFonts w:ascii="Times New Roman" w:hAnsi="Times New Roman" w:cs="Times New Roman"/>
          <w:spacing w:val="-2"/>
          <w:szCs w:val="21"/>
        </w:rPr>
        <w:t xml:space="preserve"> </w:t>
      </w:r>
      <w:r>
        <w:rPr>
          <w:rFonts w:ascii="Times New Roman" w:hAnsi="Times New Roman" w:cs="Times New Roman"/>
          <w:szCs w:val="21"/>
        </w:rPr>
        <w:t>of</w:t>
      </w:r>
      <w:r>
        <w:rPr>
          <w:rFonts w:ascii="Times New Roman" w:hAnsi="Times New Roman" w:cs="Times New Roman"/>
          <w:spacing w:val="-3"/>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Association</w:t>
      </w:r>
      <w:r>
        <w:rPr>
          <w:rFonts w:ascii="Times New Roman" w:hAnsi="Times New Roman" w:cs="Times New Roman"/>
          <w:spacing w:val="-2"/>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zCs w:val="21"/>
        </w:rPr>
        <w:t>Computational</w:t>
      </w:r>
      <w:r>
        <w:rPr>
          <w:rFonts w:ascii="Times New Roman" w:hAnsi="Times New Roman" w:cs="Times New Roman"/>
          <w:spacing w:val="-3"/>
          <w:szCs w:val="21"/>
        </w:rPr>
        <w:t xml:space="preserve"> </w:t>
      </w:r>
      <w:r>
        <w:rPr>
          <w:rFonts w:ascii="Times New Roman" w:hAnsi="Times New Roman" w:cs="Times New Roman"/>
          <w:szCs w:val="21"/>
        </w:rPr>
        <w:t>Linguistics.</w:t>
      </w:r>
    </w:p>
    <w:p w:rsidR="000A3AD4" w:rsidRDefault="000A3AD4" w:rsidP="000A3AD4">
      <w:pPr>
        <w:ind w:left="687" w:right="3315"/>
        <w:jc w:val="both"/>
        <w:rPr>
          <w:rFonts w:ascii="Times New Roman" w:hAnsi="Times New Roman" w:cs="Times New Roman"/>
          <w:szCs w:val="21"/>
        </w:rPr>
      </w:pPr>
      <w:r>
        <w:rPr>
          <w:rFonts w:ascii="Times New Roman" w:hAnsi="Times New Roman" w:cs="Times New Roman"/>
          <w:szCs w:val="21"/>
        </w:rPr>
        <w:t>Association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1997,</w:t>
      </w:r>
      <w:r>
        <w:rPr>
          <w:rFonts w:ascii="Times New Roman" w:hAnsi="Times New Roman" w:cs="Times New Roman"/>
          <w:spacing w:val="-10"/>
          <w:szCs w:val="21"/>
        </w:rPr>
        <w:t xml:space="preserve"> </w:t>
      </w:r>
      <w:r>
        <w:rPr>
          <w:rFonts w:ascii="Times New Roman" w:hAnsi="Times New Roman" w:cs="Times New Roman"/>
          <w:szCs w:val="21"/>
        </w:rPr>
        <w:t>198–205</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4" w:name="_bookmark199"/>
      <w:bookmarkEnd w:id="454"/>
      <w:r>
        <w:rPr>
          <w:rFonts w:ascii="Times New Roman" w:hAnsi="Times New Roman" w:cs="Times New Roman"/>
          <w:szCs w:val="21"/>
        </w:rPr>
        <w:t>[80]</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25"/>
          <w:szCs w:val="21"/>
        </w:rPr>
        <w:t xml:space="preserve"> </w:t>
      </w:r>
      <w:r>
        <w:rPr>
          <w:rFonts w:ascii="Times New Roman" w:hAnsi="Times New Roman" w:cs="Times New Roman"/>
          <w:szCs w:val="21"/>
        </w:rPr>
        <w:t>Elhada</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3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5"/>
          <w:szCs w:val="21"/>
        </w:rPr>
        <w:t xml:space="preserve"> </w:t>
      </w:r>
      <w:r>
        <w:rPr>
          <w:rFonts w:ascii="Times New Roman" w:hAnsi="Times New Roman" w:cs="Times New Roman"/>
          <w:szCs w:val="21"/>
        </w:rPr>
        <w:t>Robin.</w:t>
      </w:r>
      <w:r>
        <w:rPr>
          <w:rFonts w:ascii="Times New Roman" w:hAnsi="Times New Roman" w:cs="Times New Roman"/>
          <w:spacing w:val="19"/>
          <w:szCs w:val="21"/>
        </w:rPr>
        <w:t xml:space="preserve"> </w:t>
      </w:r>
      <w:r>
        <w:rPr>
          <w:rFonts w:ascii="Times New Roman" w:hAnsi="Times New Roman" w:cs="Times New Roman"/>
          <w:szCs w:val="21"/>
        </w:rPr>
        <w:t>Controlling</w:t>
      </w:r>
      <w:r>
        <w:rPr>
          <w:rFonts w:ascii="Times New Roman" w:hAnsi="Times New Roman" w:cs="Times New Roman"/>
          <w:spacing w:val="25"/>
          <w:szCs w:val="21"/>
        </w:rPr>
        <w:t xml:space="preserve"> </w:t>
      </w:r>
      <w:r>
        <w:rPr>
          <w:rFonts w:ascii="Times New Roman" w:hAnsi="Times New Roman" w:cs="Times New Roman"/>
          <w:szCs w:val="21"/>
        </w:rPr>
        <w:t>Content</w:t>
      </w:r>
      <w:r>
        <w:rPr>
          <w:rFonts w:ascii="Times New Roman" w:hAnsi="Times New Roman" w:cs="Times New Roman"/>
          <w:spacing w:val="26"/>
          <w:szCs w:val="21"/>
        </w:rPr>
        <w:t xml:space="preserve"> </w:t>
      </w:r>
      <w:r>
        <w:rPr>
          <w:rFonts w:ascii="Times New Roman" w:hAnsi="Times New Roman" w:cs="Times New Roman"/>
          <w:szCs w:val="21"/>
        </w:rPr>
        <w:t>Realization</w:t>
      </w:r>
      <w:r>
        <w:rPr>
          <w:rFonts w:ascii="Times New Roman" w:hAnsi="Times New Roman" w:cs="Times New Roman"/>
          <w:spacing w:val="25"/>
          <w:szCs w:val="21"/>
        </w:rPr>
        <w:t xml:space="preserve"> </w:t>
      </w:r>
      <w:r>
        <w:rPr>
          <w:rFonts w:ascii="Times New Roman" w:hAnsi="Times New Roman" w:cs="Times New Roman"/>
          <w:szCs w:val="21"/>
        </w:rPr>
        <w:t>with</w:t>
      </w:r>
      <w:r>
        <w:rPr>
          <w:rFonts w:ascii="Times New Roman" w:hAnsi="Times New Roman" w:cs="Times New Roman"/>
          <w:spacing w:val="25"/>
          <w:szCs w:val="21"/>
        </w:rPr>
        <w:t xml:space="preserve"> </w:t>
      </w:r>
      <w:r>
        <w:rPr>
          <w:rFonts w:ascii="Times New Roman" w:hAnsi="Times New Roman" w:cs="Times New Roman"/>
          <w:szCs w:val="21"/>
        </w:rPr>
        <w:t>Functional</w:t>
      </w:r>
      <w:r>
        <w:rPr>
          <w:rFonts w:ascii="Times New Roman" w:hAnsi="Times New Roman" w:cs="Times New Roman"/>
          <w:spacing w:val="25"/>
          <w:szCs w:val="21"/>
        </w:rPr>
        <w:t xml:space="preserve"> </w:t>
      </w:r>
      <w:r>
        <w:rPr>
          <w:rFonts w:ascii="Times New Roman" w:hAnsi="Times New Roman" w:cs="Times New Roman"/>
          <w:szCs w:val="21"/>
        </w:rPr>
        <w:t>Uniﬁcation</w:t>
      </w:r>
      <w:r>
        <w:rPr>
          <w:rFonts w:ascii="Times New Roman" w:hAnsi="Times New Roman" w:cs="Times New Roman"/>
          <w:spacing w:val="25"/>
          <w:szCs w:val="21"/>
        </w:rPr>
        <w:t xml:space="preserve"> </w:t>
      </w:r>
      <w:r>
        <w:rPr>
          <w:rFonts w:ascii="Times New Roman" w:hAnsi="Times New Roman" w:cs="Times New Roman"/>
          <w:szCs w:val="21"/>
        </w:rPr>
        <w:t>Gram-</w:t>
      </w:r>
      <w:r>
        <w:rPr>
          <w:rFonts w:ascii="Times New Roman" w:hAnsi="Times New Roman" w:cs="Times New Roman"/>
          <w:w w:val="99"/>
          <w:szCs w:val="21"/>
        </w:rPr>
        <w:t xml:space="preserve"> </w:t>
      </w:r>
      <w:r>
        <w:rPr>
          <w:rFonts w:ascii="Times New Roman" w:hAnsi="Times New Roman" w:cs="Times New Roman"/>
          <w:szCs w:val="21"/>
        </w:rPr>
        <w:t>mars[C].</w:t>
      </w:r>
      <w:r>
        <w:rPr>
          <w:rFonts w:ascii="Times New Roman" w:hAnsi="Times New Roman" w:cs="Times New Roman"/>
          <w:spacing w:val="15"/>
          <w:szCs w:val="21"/>
        </w:rPr>
        <w:t xml:space="preserve"> </w:t>
      </w:r>
      <w:r>
        <w:rPr>
          <w:rFonts w:ascii="Times New Roman" w:hAnsi="Times New Roman" w:cs="Times New Roman"/>
          <w:szCs w:val="21"/>
        </w:rPr>
        <w:t>ASPECTS</w:t>
      </w:r>
      <w:r>
        <w:rPr>
          <w:rFonts w:ascii="Times New Roman" w:hAnsi="Times New Roman" w:cs="Times New Roman"/>
          <w:spacing w:val="9"/>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pacing w:val="-13"/>
          <w:szCs w:val="21"/>
        </w:rPr>
        <w:t>A</w:t>
      </w:r>
      <w:r>
        <w:rPr>
          <w:rFonts w:ascii="Times New Roman" w:hAnsi="Times New Roman" w:cs="Times New Roman"/>
          <w:szCs w:val="21"/>
        </w:rPr>
        <w:t>U</w:t>
      </w:r>
      <w:r>
        <w:rPr>
          <w:rFonts w:ascii="Times New Roman" w:hAnsi="Times New Roman" w:cs="Times New Roman"/>
          <w:spacing w:val="-10"/>
          <w:szCs w:val="21"/>
        </w:rPr>
        <w:t>T</w:t>
      </w:r>
      <w:r>
        <w:rPr>
          <w:rFonts w:ascii="Times New Roman" w:hAnsi="Times New Roman" w:cs="Times New Roman"/>
          <w:szCs w:val="21"/>
        </w:rPr>
        <w:t>OM</w:t>
      </w:r>
      <w:r>
        <w:rPr>
          <w:rFonts w:ascii="Times New Roman" w:hAnsi="Times New Roman" w:cs="Times New Roman"/>
          <w:spacing w:val="-25"/>
          <w:szCs w:val="21"/>
        </w:rPr>
        <w:t>A</w:t>
      </w:r>
      <w:r>
        <w:rPr>
          <w:rFonts w:ascii="Times New Roman" w:hAnsi="Times New Roman" w:cs="Times New Roman"/>
          <w:szCs w:val="21"/>
        </w:rPr>
        <w:t>TED</w:t>
      </w:r>
      <w:r>
        <w:rPr>
          <w:rFonts w:ascii="Times New Roman" w:hAnsi="Times New Roman" w:cs="Times New Roman"/>
          <w:spacing w:val="9"/>
          <w:szCs w:val="21"/>
        </w:rPr>
        <w:t xml:space="preserve"> </w:t>
      </w:r>
      <w:r>
        <w:rPr>
          <w:rFonts w:ascii="Times New Roman" w:hAnsi="Times New Roman" w:cs="Times New Roman"/>
          <w:spacing w:val="-9"/>
          <w:szCs w:val="21"/>
        </w:rPr>
        <w:t>N</w:t>
      </w:r>
      <w:r>
        <w:rPr>
          <w:rFonts w:ascii="Times New Roman" w:hAnsi="Times New Roman" w:cs="Times New Roman"/>
          <w:spacing w:val="-25"/>
          <w:szCs w:val="21"/>
        </w:rPr>
        <w:t>A</w:t>
      </w:r>
      <w:r>
        <w:rPr>
          <w:rFonts w:ascii="Times New Roman" w:hAnsi="Times New Roman" w:cs="Times New Roman"/>
          <w:szCs w:val="21"/>
        </w:rPr>
        <w:t>TURAL</w:t>
      </w:r>
      <w:r>
        <w:rPr>
          <w:rFonts w:ascii="Times New Roman" w:hAnsi="Times New Roman" w:cs="Times New Roman"/>
          <w:spacing w:val="8"/>
          <w:szCs w:val="21"/>
        </w:rPr>
        <w:t xml:space="preserve"> </w:t>
      </w:r>
      <w:r>
        <w:rPr>
          <w:rFonts w:ascii="Times New Roman" w:hAnsi="Times New Roman" w:cs="Times New Roman"/>
          <w:szCs w:val="21"/>
        </w:rPr>
        <w:t>LANG</w:t>
      </w:r>
      <w:r>
        <w:rPr>
          <w:rFonts w:ascii="Times New Roman" w:hAnsi="Times New Roman" w:cs="Times New Roman"/>
          <w:spacing w:val="-16"/>
          <w:szCs w:val="21"/>
        </w:rPr>
        <w:t>U</w:t>
      </w:r>
      <w:r>
        <w:rPr>
          <w:rFonts w:ascii="Times New Roman" w:hAnsi="Times New Roman" w:cs="Times New Roman"/>
          <w:spacing w:val="-10"/>
          <w:szCs w:val="21"/>
        </w:rPr>
        <w:t>A</w:t>
      </w:r>
      <w:r>
        <w:rPr>
          <w:rFonts w:ascii="Times New Roman" w:hAnsi="Times New Roman" w:cs="Times New Roman"/>
          <w:szCs w:val="21"/>
        </w:rPr>
        <w:t>GE</w:t>
      </w:r>
      <w:r>
        <w:rPr>
          <w:rFonts w:ascii="Times New Roman" w:hAnsi="Times New Roman" w:cs="Times New Roman"/>
          <w:spacing w:val="9"/>
          <w:szCs w:val="21"/>
        </w:rPr>
        <w:t xml:space="preserve"> </w:t>
      </w:r>
      <w:r>
        <w:rPr>
          <w:rFonts w:ascii="Times New Roman" w:hAnsi="Times New Roman" w:cs="Times New Roman"/>
          <w:szCs w:val="21"/>
        </w:rPr>
        <w:t>GENER</w:t>
      </w:r>
      <w:r>
        <w:rPr>
          <w:rFonts w:ascii="Times New Roman" w:hAnsi="Times New Roman" w:cs="Times New Roman"/>
          <w:spacing w:val="-24"/>
          <w:szCs w:val="21"/>
        </w:rPr>
        <w:t>A</w:t>
      </w:r>
      <w:r>
        <w:rPr>
          <w:rFonts w:ascii="Times New Roman" w:hAnsi="Times New Roman" w:cs="Times New Roman"/>
          <w:szCs w:val="21"/>
        </w:rPr>
        <w:t>TIO</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Springer</w:t>
      </w:r>
      <w:r>
        <w:rPr>
          <w:rFonts w:ascii="Times New Roman" w:hAnsi="Times New Roman" w:cs="Times New Roman"/>
          <w:w w:val="99"/>
          <w:szCs w:val="21"/>
        </w:rPr>
        <w:t xml:space="preserve"> </w:t>
      </w:r>
      <w:r>
        <w:rPr>
          <w:rFonts w:ascii="Times New Roman" w:hAnsi="Times New Roman" w:cs="Times New Roman"/>
          <w:spacing w:val="-25"/>
          <w:szCs w:val="21"/>
        </w:rPr>
        <w:t>V</w:t>
      </w:r>
      <w:r>
        <w:rPr>
          <w:rFonts w:ascii="Times New Roman" w:hAnsi="Times New Roman" w:cs="Times New Roman"/>
          <w:szCs w:val="21"/>
        </w:rPr>
        <w:t>erlag,</w:t>
      </w:r>
      <w:r>
        <w:rPr>
          <w:rFonts w:ascii="Times New Roman" w:hAnsi="Times New Roman" w:cs="Times New Roman"/>
          <w:spacing w:val="-10"/>
          <w:szCs w:val="21"/>
        </w:rPr>
        <w:t xml:space="preserve"> </w:t>
      </w:r>
      <w:r>
        <w:rPr>
          <w:rFonts w:ascii="Times New Roman" w:hAnsi="Times New Roman" w:cs="Times New Roman"/>
          <w:szCs w:val="21"/>
        </w:rPr>
        <w:t>1992,</w:t>
      </w:r>
      <w:r>
        <w:rPr>
          <w:rFonts w:ascii="Times New Roman" w:hAnsi="Times New Roman" w:cs="Times New Roman"/>
          <w:spacing w:val="-9"/>
          <w:szCs w:val="21"/>
        </w:rPr>
        <w:t xml:space="preserve"> </w:t>
      </w:r>
      <w:r>
        <w:rPr>
          <w:rFonts w:ascii="Times New Roman" w:hAnsi="Times New Roman" w:cs="Times New Roman"/>
          <w:szCs w:val="21"/>
        </w:rPr>
        <w:t>89–104</w:t>
      </w:r>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5" w:name="_bookmark200"/>
      <w:bookmarkEnd w:id="455"/>
      <w:r>
        <w:rPr>
          <w:rFonts w:ascii="Times New Roman" w:hAnsi="Times New Roman" w:cs="Times New Roman"/>
          <w:szCs w:val="21"/>
        </w:rPr>
        <w:t>[81]</w:t>
      </w:r>
      <w:r>
        <w:rPr>
          <w:rFonts w:ascii="Times New Roman" w:hAnsi="Times New Roman" w:cs="Times New Roman"/>
          <w:spacing w:val="1"/>
          <w:szCs w:val="21"/>
        </w:rPr>
        <w:t xml:space="preserve"> </w:t>
      </w:r>
      <w:r>
        <w:rPr>
          <w:rFonts w:ascii="Times New Roman" w:hAnsi="Times New Roman" w:cs="Times New Roman"/>
          <w:szCs w:val="21"/>
        </w:rPr>
        <w:t>C.</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 xml:space="preserve">Mathiessen,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Bateman.</w:t>
      </w:r>
      <w:r>
        <w:rPr>
          <w:rFonts w:ascii="Times New Roman" w:hAnsi="Times New Roman" w:cs="Times New Roman"/>
          <w:spacing w:val="32"/>
          <w:szCs w:val="21"/>
        </w:rPr>
        <w:t xml:space="preserve"> </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w:t>
      </w:r>
      <w:r>
        <w:rPr>
          <w:rFonts w:ascii="Times New Roman" w:hAnsi="Times New Roman" w:cs="Times New Roman"/>
          <w:spacing w:val="-1"/>
          <w:szCs w:val="21"/>
        </w:rPr>
        <w:t xml:space="preserve"> </w:t>
      </w:r>
      <w:r>
        <w:rPr>
          <w:rFonts w:ascii="Times New Roman" w:hAnsi="Times New Roman" w:cs="Times New Roman"/>
          <w:szCs w:val="21"/>
        </w:rPr>
        <w:t>Generation and</w:t>
      </w:r>
      <w:r>
        <w:rPr>
          <w:rFonts w:ascii="Times New Roman" w:hAnsi="Times New Roman" w:cs="Times New Roman"/>
          <w:spacing w:val="-1"/>
          <w:szCs w:val="21"/>
        </w:rPr>
        <w:t xml:space="preserve"> </w:t>
      </w:r>
      <w:r>
        <w:rPr>
          <w:rFonts w:ascii="Times New Roman" w:hAnsi="Times New Roman" w:cs="Times New Roman"/>
          <w:szCs w:val="21"/>
        </w:rPr>
        <w:t>Systemic-Functional Linguistics[J].</w:t>
      </w:r>
      <w:r>
        <w:rPr>
          <w:rFonts w:ascii="Times New Roman" w:hAnsi="Times New Roman" w:cs="Times New Roman"/>
          <w:spacing w:val="32"/>
          <w:szCs w:val="21"/>
        </w:rPr>
        <w:t xml:space="preserve"> </w:t>
      </w:r>
      <w:r>
        <w:rPr>
          <w:rFonts w:ascii="Times New Roman" w:hAnsi="Times New Roman" w:cs="Times New Roman"/>
          <w:szCs w:val="21"/>
        </w:rPr>
        <w:t>Lon-</w:t>
      </w:r>
      <w:r>
        <w:rPr>
          <w:rFonts w:ascii="Times New Roman" w:hAnsi="Times New Roman" w:cs="Times New Roman"/>
          <w:w w:val="99"/>
          <w:szCs w:val="21"/>
        </w:rPr>
        <w:t xml:space="preserve"> </w:t>
      </w:r>
      <w:r>
        <w:rPr>
          <w:rFonts w:ascii="Times New Roman" w:hAnsi="Times New Roman" w:cs="Times New Roman"/>
          <w:szCs w:val="21"/>
        </w:rPr>
        <w:t>don</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Pinte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1991</w:t>
      </w:r>
    </w:p>
    <w:p w:rsidR="000A3AD4" w:rsidRDefault="000A3AD4" w:rsidP="000A3AD4">
      <w:pPr>
        <w:spacing w:before="1"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56" w:name="_bookmark201"/>
      <w:bookmarkEnd w:id="456"/>
      <w:r>
        <w:rPr>
          <w:rFonts w:ascii="Times New Roman" w:hAnsi="Times New Roman" w:cs="Times New Roman"/>
          <w:szCs w:val="21"/>
        </w:rPr>
        <w:t>[82]</w:t>
      </w:r>
      <w:r>
        <w:rPr>
          <w:rFonts w:ascii="Times New Roman" w:hAnsi="Times New Roman" w:cs="Times New Roman"/>
          <w:spacing w:val="49"/>
          <w:szCs w:val="21"/>
        </w:rPr>
        <w:t xml:space="preserve"> </w:t>
      </w:r>
      <w:r>
        <w:rPr>
          <w:rFonts w:ascii="Times New Roman" w:hAnsi="Times New Roman" w:cs="Times New Roman"/>
          <w:szCs w:val="21"/>
        </w:rPr>
        <w:t>I.</w:t>
      </w:r>
      <w:r>
        <w:rPr>
          <w:rFonts w:ascii="Times New Roman" w:hAnsi="Times New Roman" w:cs="Times New Roman"/>
          <w:spacing w:val="-16"/>
          <w:szCs w:val="21"/>
        </w:rPr>
        <w:t xml:space="preserve"> </w:t>
      </w:r>
      <w:r>
        <w:rPr>
          <w:rFonts w:ascii="Times New Roman" w:hAnsi="Times New Roman" w:cs="Times New Roman"/>
          <w:szCs w:val="21"/>
        </w:rPr>
        <w:t>Langkilde,</w:t>
      </w:r>
      <w:r>
        <w:rPr>
          <w:rFonts w:ascii="Times New Roman" w:hAnsi="Times New Roman" w:cs="Times New Roman"/>
          <w:spacing w:val="-14"/>
          <w:szCs w:val="21"/>
        </w:rPr>
        <w:t xml:space="preserve"> </w:t>
      </w:r>
      <w:r>
        <w:rPr>
          <w:rFonts w:ascii="Times New Roman" w:hAnsi="Times New Roman" w:cs="Times New Roman"/>
          <w:szCs w:val="21"/>
        </w:rPr>
        <w:t>K.</w:t>
      </w:r>
      <w:r>
        <w:rPr>
          <w:rFonts w:ascii="Times New Roman" w:hAnsi="Times New Roman" w:cs="Times New Roman"/>
          <w:spacing w:val="-15"/>
          <w:szCs w:val="21"/>
        </w:rPr>
        <w:t xml:space="preserve"> </w:t>
      </w:r>
      <w:r>
        <w:rPr>
          <w:rFonts w:ascii="Times New Roman" w:hAnsi="Times New Roman" w:cs="Times New Roman"/>
          <w:szCs w:val="21"/>
        </w:rPr>
        <w:t>Knight.</w:t>
      </w:r>
      <w:r>
        <w:rPr>
          <w:rFonts w:ascii="Times New Roman" w:hAnsi="Times New Roman" w:cs="Times New Roman"/>
          <w:spacing w:val="-3"/>
          <w:szCs w:val="21"/>
        </w:rPr>
        <w:t xml:space="preserve"> </w:t>
      </w:r>
      <w:r>
        <w:rPr>
          <w:rFonts w:ascii="Times New Roman" w:hAnsi="Times New Roman" w:cs="Times New Roman"/>
          <w:szCs w:val="21"/>
        </w:rPr>
        <w:t>Generation</w:t>
      </w:r>
      <w:r>
        <w:rPr>
          <w:rFonts w:ascii="Times New Roman" w:hAnsi="Times New Roman" w:cs="Times New Roman"/>
          <w:spacing w:val="-16"/>
          <w:szCs w:val="21"/>
        </w:rPr>
        <w:t xml:space="preserve"> </w:t>
      </w:r>
      <w:r>
        <w:rPr>
          <w:rFonts w:ascii="Times New Roman" w:hAnsi="Times New Roman" w:cs="Times New Roman"/>
          <w:szCs w:val="21"/>
        </w:rPr>
        <w:t>that</w:t>
      </w:r>
      <w:r>
        <w:rPr>
          <w:rFonts w:ascii="Times New Roman" w:hAnsi="Times New Roman" w:cs="Times New Roman"/>
          <w:spacing w:val="-17"/>
          <w:szCs w:val="21"/>
        </w:rPr>
        <w:t xml:space="preserve"> </w:t>
      </w:r>
      <w:r>
        <w:rPr>
          <w:rFonts w:ascii="Times New Roman" w:hAnsi="Times New Roman" w:cs="Times New Roman"/>
          <w:szCs w:val="21"/>
        </w:rPr>
        <w:t>Exploits</w:t>
      </w:r>
      <w:r>
        <w:rPr>
          <w:rFonts w:ascii="Times New Roman" w:hAnsi="Times New Roman" w:cs="Times New Roman"/>
          <w:spacing w:val="-15"/>
          <w:szCs w:val="21"/>
        </w:rPr>
        <w:t xml:space="preserve"> </w:t>
      </w:r>
      <w:r>
        <w:rPr>
          <w:rFonts w:ascii="Times New Roman" w:hAnsi="Times New Roman" w:cs="Times New Roman"/>
          <w:szCs w:val="21"/>
        </w:rPr>
        <w:t>Co</w:t>
      </w:r>
      <w:r>
        <w:rPr>
          <w:rFonts w:ascii="Times New Roman" w:hAnsi="Times New Roman" w:cs="Times New Roman"/>
          <w:spacing w:val="6"/>
          <w:szCs w:val="21"/>
        </w:rPr>
        <w:t>r</w:t>
      </w:r>
      <w:r>
        <w:rPr>
          <w:rFonts w:ascii="Times New Roman" w:hAnsi="Times New Roman" w:cs="Times New Roman"/>
          <w:szCs w:val="21"/>
        </w:rPr>
        <w:t>pus-Based</w:t>
      </w:r>
      <w:r>
        <w:rPr>
          <w:rFonts w:ascii="Times New Roman" w:hAnsi="Times New Roman" w:cs="Times New Roman"/>
          <w:spacing w:val="-16"/>
          <w:szCs w:val="21"/>
        </w:rPr>
        <w:t xml:space="preserve"> </w:t>
      </w:r>
      <w:r>
        <w:rPr>
          <w:rFonts w:ascii="Times New Roman" w:hAnsi="Times New Roman" w:cs="Times New Roman"/>
          <w:szCs w:val="21"/>
        </w:rPr>
        <w:t>Statistical</w:t>
      </w:r>
      <w:r>
        <w:rPr>
          <w:rFonts w:ascii="Times New Roman" w:hAnsi="Times New Roman" w:cs="Times New Roman"/>
          <w:spacing w:val="-16"/>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wledge[C].</w:t>
      </w:r>
      <w:r>
        <w:rPr>
          <w:rFonts w:ascii="Times New Roman" w:hAnsi="Times New Roman" w:cs="Times New Roman"/>
          <w:spacing w:val="-3"/>
          <w:szCs w:val="21"/>
        </w:rPr>
        <w:t xml:space="preserve"> </w:t>
      </w:r>
      <w:r>
        <w:rPr>
          <w:rFonts w:ascii="Times New Roman" w:hAnsi="Times New Roman" w:cs="Times New Roman"/>
          <w:szCs w:val="21"/>
        </w:rPr>
        <w:t>36th</w:t>
      </w:r>
      <w:r>
        <w:rPr>
          <w:rFonts w:ascii="Times New Roman" w:hAnsi="Times New Roman" w:cs="Times New Roman"/>
          <w:w w:val="99"/>
          <w:szCs w:val="21"/>
        </w:rPr>
        <w:t xml:space="preserve"> </w:t>
      </w:r>
      <w:r>
        <w:rPr>
          <w:rFonts w:ascii="Times New Roman" w:hAnsi="Times New Roman" w:cs="Times New Roman"/>
          <w:szCs w:val="21"/>
        </w:rPr>
        <w:t>Annual</w:t>
      </w:r>
      <w:r>
        <w:rPr>
          <w:rFonts w:ascii="Times New Roman" w:hAnsi="Times New Roman" w:cs="Times New Roman"/>
          <w:spacing w:val="-4"/>
          <w:szCs w:val="21"/>
        </w:rPr>
        <w:t xml:space="preserve"> </w:t>
      </w:r>
      <w:r>
        <w:rPr>
          <w:rFonts w:ascii="Times New Roman" w:hAnsi="Times New Roman" w:cs="Times New Roman"/>
          <w:szCs w:val="21"/>
        </w:rPr>
        <w:t>Meeting</w:t>
      </w:r>
      <w:r>
        <w:rPr>
          <w:rFonts w:ascii="Times New Roman" w:hAnsi="Times New Roman" w:cs="Times New Roman"/>
          <w:spacing w:val="-3"/>
          <w:szCs w:val="21"/>
        </w:rPr>
        <w:t xml:space="preserve"> </w:t>
      </w:r>
      <w:r>
        <w:rPr>
          <w:rFonts w:ascii="Times New Roman" w:hAnsi="Times New Roman" w:cs="Times New Roman"/>
          <w:szCs w:val="21"/>
        </w:rPr>
        <w:t>of</w:t>
      </w:r>
      <w:r>
        <w:rPr>
          <w:rFonts w:ascii="Times New Roman" w:hAnsi="Times New Roman" w:cs="Times New Roman"/>
          <w:spacing w:val="-3"/>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Association</w:t>
      </w:r>
      <w:r>
        <w:rPr>
          <w:rFonts w:ascii="Times New Roman" w:hAnsi="Times New Roman" w:cs="Times New Roman"/>
          <w:spacing w:val="-3"/>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zCs w:val="21"/>
        </w:rPr>
        <w:t>Computational</w:t>
      </w:r>
      <w:r>
        <w:rPr>
          <w:rFonts w:ascii="Times New Roman" w:hAnsi="Times New Roman" w:cs="Times New Roman"/>
          <w:spacing w:val="-3"/>
          <w:szCs w:val="21"/>
        </w:rPr>
        <w:t xml:space="preserve"> </w:t>
      </w:r>
      <w:r>
        <w:rPr>
          <w:rFonts w:ascii="Times New Roman" w:hAnsi="Times New Roman" w:cs="Times New Roman"/>
          <w:szCs w:val="21"/>
        </w:rPr>
        <w:t>Linguistics</w:t>
      </w:r>
      <w:r>
        <w:rPr>
          <w:rFonts w:ascii="Times New Roman" w:hAnsi="Times New Roman" w:cs="Times New Roman"/>
          <w:spacing w:val="-3"/>
          <w:szCs w:val="21"/>
        </w:rPr>
        <w:t xml:space="preserve"> </w:t>
      </w:r>
      <w:r>
        <w:rPr>
          <w:rFonts w:ascii="Times New Roman" w:hAnsi="Times New Roman" w:cs="Times New Roman"/>
          <w:szCs w:val="21"/>
        </w:rPr>
        <w:t>and</w:t>
      </w:r>
      <w:r>
        <w:rPr>
          <w:rFonts w:ascii="Times New Roman" w:hAnsi="Times New Roman" w:cs="Times New Roman"/>
          <w:spacing w:val="-4"/>
          <w:szCs w:val="21"/>
        </w:rPr>
        <w:t xml:space="preserve"> </w:t>
      </w:r>
      <w:r>
        <w:rPr>
          <w:rFonts w:ascii="Times New Roman" w:hAnsi="Times New Roman" w:cs="Times New Roman"/>
          <w:szCs w:val="21"/>
        </w:rPr>
        <w:t>17th</w:t>
      </w:r>
      <w:r>
        <w:rPr>
          <w:rFonts w:ascii="Times New Roman" w:hAnsi="Times New Roman" w:cs="Times New Roman"/>
          <w:spacing w:val="-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3"/>
          <w:szCs w:val="21"/>
        </w:rPr>
        <w:t xml:space="preserve"> </w:t>
      </w:r>
      <w:r>
        <w:rPr>
          <w:rFonts w:ascii="Times New Roman" w:hAnsi="Times New Roman" w:cs="Times New Roman"/>
          <w:szCs w:val="21"/>
        </w:rPr>
        <w:t>Con-</w:t>
      </w:r>
      <w:r>
        <w:rPr>
          <w:rFonts w:ascii="Times New Roman" w:hAnsi="Times New Roman" w:cs="Times New Roman"/>
          <w:w w:val="99"/>
          <w:szCs w:val="21"/>
        </w:rPr>
        <w:t xml:space="preserve"> </w:t>
      </w:r>
      <w:r>
        <w:rPr>
          <w:rFonts w:ascii="Times New Roman" w:hAnsi="Times New Roman" w:cs="Times New Roman"/>
          <w:szCs w:val="21"/>
        </w:rPr>
        <w:t>ference on</w:t>
      </w:r>
      <w:r>
        <w:rPr>
          <w:rFonts w:ascii="Times New Roman" w:hAnsi="Times New Roman" w:cs="Times New Roman"/>
          <w:spacing w:val="1"/>
          <w:szCs w:val="21"/>
        </w:rPr>
        <w:t xml:space="preserve"> </w:t>
      </w:r>
      <w:r>
        <w:rPr>
          <w:rFonts w:ascii="Times New Roman" w:hAnsi="Times New Roman" w:cs="Times New Roman"/>
          <w:szCs w:val="21"/>
        </w:rPr>
        <w:t>Computational Linguistics,</w:t>
      </w:r>
      <w:r>
        <w:rPr>
          <w:rFonts w:ascii="Times New Roman" w:hAnsi="Times New Roman" w:cs="Times New Roman"/>
          <w:spacing w:val="3"/>
          <w:szCs w:val="21"/>
        </w:rPr>
        <w:t xml:space="preserve"> </w:t>
      </w:r>
      <w:r>
        <w:rPr>
          <w:rFonts w:ascii="Times New Roman" w:hAnsi="Times New Roman" w:cs="Times New Roman"/>
          <w:szCs w:val="21"/>
        </w:rPr>
        <w:t>COLING-</w:t>
      </w:r>
      <w:r>
        <w:rPr>
          <w:rFonts w:ascii="Times New Roman" w:hAnsi="Times New Roman" w:cs="Times New Roman"/>
          <w:spacing w:val="-10"/>
          <w:szCs w:val="21"/>
        </w:rPr>
        <w:t>A</w:t>
      </w:r>
      <w:r>
        <w:rPr>
          <w:rFonts w:ascii="Times New Roman" w:hAnsi="Times New Roman" w:cs="Times New Roman"/>
          <w:szCs w:val="21"/>
        </w:rPr>
        <w:t>CL</w:t>
      </w:r>
      <w:r>
        <w:rPr>
          <w:rFonts w:ascii="Times New Roman" w:hAnsi="Times New Roman" w:cs="Times New Roman"/>
          <w:spacing w:val="-1"/>
          <w:szCs w:val="21"/>
        </w:rPr>
        <w:t xml:space="preserve"> </w:t>
      </w:r>
      <w:r>
        <w:rPr>
          <w:rFonts w:ascii="Times New Roman" w:hAnsi="Times New Roman" w:cs="Times New Roman"/>
          <w:szCs w:val="21"/>
        </w:rPr>
        <w:t>’98,</w:t>
      </w:r>
      <w:r>
        <w:rPr>
          <w:rFonts w:ascii="Times New Roman" w:hAnsi="Times New Roman" w:cs="Times New Roman"/>
          <w:spacing w:val="3"/>
          <w:szCs w:val="21"/>
        </w:rPr>
        <w:t xml:space="preserve"> </w:t>
      </w:r>
      <w:r>
        <w:rPr>
          <w:rFonts w:ascii="Times New Roman" w:hAnsi="Times New Roman" w:cs="Times New Roman"/>
          <w:szCs w:val="21"/>
        </w:rPr>
        <w:t>August 10-14,</w:t>
      </w:r>
      <w:r>
        <w:rPr>
          <w:rFonts w:ascii="Times New Roman" w:hAnsi="Times New Roman" w:cs="Times New Roman"/>
          <w:spacing w:val="3"/>
          <w:szCs w:val="21"/>
        </w:rPr>
        <w:t xml:space="preserve"> </w:t>
      </w:r>
      <w:r>
        <w:rPr>
          <w:rFonts w:ascii="Times New Roman" w:hAnsi="Times New Roman" w:cs="Times New Roman"/>
          <w:szCs w:val="21"/>
        </w:rPr>
        <w:t>1998,</w:t>
      </w:r>
      <w:r>
        <w:rPr>
          <w:rFonts w:ascii="Times New Roman" w:hAnsi="Times New Roman" w:cs="Times New Roman"/>
          <w:spacing w:val="2"/>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ersité de</w:t>
      </w:r>
      <w:r>
        <w:rPr>
          <w:rFonts w:ascii="Times New Roman" w:hAnsi="Times New Roman" w:cs="Times New Roman"/>
          <w:w w:val="99"/>
          <w:szCs w:val="21"/>
        </w:rPr>
        <w:t xml:space="preserve"> </w:t>
      </w:r>
      <w:r>
        <w:rPr>
          <w:rFonts w:ascii="Times New Roman" w:hAnsi="Times New Roman" w:cs="Times New Roman"/>
          <w:szCs w:val="21"/>
        </w:rPr>
        <w:t>Montréal,</w:t>
      </w:r>
      <w:r>
        <w:rPr>
          <w:rFonts w:ascii="Times New Roman" w:hAnsi="Times New Roman" w:cs="Times New Roman"/>
          <w:spacing w:val="14"/>
          <w:szCs w:val="21"/>
        </w:rPr>
        <w:t xml:space="preserve"> </w:t>
      </w:r>
      <w:r>
        <w:rPr>
          <w:rFonts w:ascii="Times New Roman" w:hAnsi="Times New Roman" w:cs="Times New Roman"/>
          <w:szCs w:val="21"/>
        </w:rPr>
        <w:t>Montréal,</w:t>
      </w:r>
      <w:r>
        <w:rPr>
          <w:rFonts w:ascii="Times New Roman" w:hAnsi="Times New Roman" w:cs="Times New Roman"/>
          <w:spacing w:val="15"/>
          <w:szCs w:val="21"/>
        </w:rPr>
        <w:t xml:space="preserve"> </w:t>
      </w:r>
      <w:r>
        <w:rPr>
          <w:rFonts w:ascii="Times New Roman" w:hAnsi="Times New Roman" w:cs="Times New Roman"/>
          <w:szCs w:val="21"/>
        </w:rPr>
        <w:t>Quebec,</w:t>
      </w:r>
      <w:r>
        <w:rPr>
          <w:rFonts w:ascii="Times New Roman" w:hAnsi="Times New Roman" w:cs="Times New Roman"/>
          <w:spacing w:val="14"/>
          <w:szCs w:val="21"/>
        </w:rPr>
        <w:t xml:space="preserve"> </w:t>
      </w:r>
      <w:r>
        <w:rPr>
          <w:rFonts w:ascii="Times New Roman" w:hAnsi="Times New Roman" w:cs="Times New Roman"/>
          <w:szCs w:val="21"/>
        </w:rPr>
        <w:t>Canada.</w:t>
      </w:r>
      <w:r>
        <w:rPr>
          <w:rFonts w:ascii="Times New Roman" w:hAnsi="Times New Roman" w:cs="Times New Roman"/>
          <w:spacing w:val="11"/>
          <w:szCs w:val="21"/>
        </w:rPr>
        <w:t xml:space="preserve"> </w:t>
      </w:r>
      <w:r>
        <w:rPr>
          <w:rFonts w:ascii="Times New Roman" w:hAnsi="Times New Roman" w:cs="Times New Roman"/>
          <w:szCs w:val="21"/>
        </w:rPr>
        <w:t>Proceedings</w:t>
      </w:r>
      <w:r>
        <w:rPr>
          <w:rFonts w:ascii="Times New Roman" w:hAnsi="Times New Roman" w:cs="Times New Roman"/>
          <w:spacing w:val="10"/>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1998,</w:t>
      </w:r>
      <w:r>
        <w:rPr>
          <w:rFonts w:ascii="Times New Roman" w:hAnsi="Times New Roman" w:cs="Times New Roman"/>
          <w:spacing w:val="15"/>
          <w:szCs w:val="21"/>
        </w:rPr>
        <w:t xml:space="preserve"> </w:t>
      </w:r>
      <w:r>
        <w:rPr>
          <w:rFonts w:ascii="Times New Roman" w:hAnsi="Times New Roman" w:cs="Times New Roman"/>
          <w:szCs w:val="21"/>
        </w:rPr>
        <w:t>704–710.</w:t>
      </w:r>
      <w:r>
        <w:rPr>
          <w:rFonts w:ascii="Times New Roman" w:hAnsi="Times New Roman" w:cs="Times New Roman"/>
          <w:spacing w:val="21"/>
          <w:szCs w:val="21"/>
        </w:rPr>
        <w:t xml:space="preserve"> </w:t>
      </w:r>
      <w:r>
        <w:rPr>
          <w:rFonts w:ascii="Times New Roman" w:hAnsi="Times New Roman" w:cs="Times New Roman"/>
          <w:szCs w:val="21"/>
        </w:rPr>
        <w:t>URL</w:t>
      </w:r>
      <w:r>
        <w:rPr>
          <w:rFonts w:ascii="Times New Roman" w:hAnsi="Times New Roman" w:cs="Times New Roman"/>
          <w:w w:val="99"/>
          <w:szCs w:val="21"/>
        </w:rPr>
        <w:t xml:space="preserve"> </w:t>
      </w:r>
      <w:hyperlink r:id="rId12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//aclweb.org/anthology/P/P98/P98</w:t>
        </w:r>
        <w:r>
          <w:rPr>
            <w:rFonts w:ascii="Times New Roman" w:eastAsia="Lucida Console" w:hAnsi="Times New Roman" w:cs="Times New Roman"/>
            <w:spacing w:val="8"/>
            <w:szCs w:val="21"/>
          </w:rPr>
          <w:t>-</w:t>
        </w:r>
        <w:r>
          <w:rPr>
            <w:rFonts w:ascii="Times New Roman" w:eastAsia="Lucida Console" w:hAnsi="Times New Roman" w:cs="Times New Roman"/>
            <w:szCs w:val="21"/>
          </w:rPr>
          <w:t>1116.pdf</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7" w:name="_bookmark202"/>
      <w:bookmarkEnd w:id="457"/>
      <w:r>
        <w:rPr>
          <w:rFonts w:ascii="Times New Roman" w:hAnsi="Times New Roman" w:cs="Times New Roman"/>
          <w:szCs w:val="21"/>
        </w:rPr>
        <w:t>[83]</w:t>
      </w:r>
      <w:r>
        <w:rPr>
          <w:rFonts w:ascii="Times New Roman" w:hAnsi="Times New Roman" w:cs="Times New Roman"/>
          <w:spacing w:val="3"/>
          <w:szCs w:val="21"/>
        </w:rPr>
        <w:t xml:space="preserve"> </w:t>
      </w:r>
      <w:r>
        <w:rPr>
          <w:rFonts w:ascii="Times New Roman" w:hAnsi="Times New Roman" w:cs="Times New Roman"/>
          <w:spacing w:val="-22"/>
          <w:szCs w:val="21"/>
        </w:rPr>
        <w:t>T</w:t>
      </w:r>
      <w:r>
        <w:rPr>
          <w:rFonts w:ascii="Times New Roman" w:hAnsi="Times New Roman" w:cs="Times New Roman"/>
          <w:szCs w:val="21"/>
        </w:rPr>
        <w:t>.-H.</w:t>
      </w:r>
      <w:r>
        <w:rPr>
          <w:rFonts w:ascii="Times New Roman" w:hAnsi="Times New Roman" w:cs="Times New Roman"/>
          <w:spacing w:val="-3"/>
          <w:szCs w:val="21"/>
        </w:rPr>
        <w:t xml:space="preserve"> </w:t>
      </w:r>
      <w:r>
        <w:rPr>
          <w:rFonts w:ascii="Times New Roman" w:hAnsi="Times New Roman" w:cs="Times New Roman"/>
          <w:spacing w:val="-22"/>
          <w:szCs w:val="21"/>
        </w:rPr>
        <w:t>W</w:t>
      </w:r>
      <w:r>
        <w:rPr>
          <w:rFonts w:ascii="Times New Roman" w:hAnsi="Times New Roman" w:cs="Times New Roman"/>
          <w:szCs w:val="21"/>
        </w:rPr>
        <w:t>en,</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3"/>
          <w:szCs w:val="21"/>
        </w:rPr>
        <w:t xml:space="preserve"> </w:t>
      </w:r>
      <w:r>
        <w:rPr>
          <w:rFonts w:ascii="Times New Roman" w:hAnsi="Times New Roman" w:cs="Times New Roman"/>
          <w:szCs w:val="21"/>
        </w:rPr>
        <w:t>Gasic,</w:t>
      </w:r>
      <w:r>
        <w:rPr>
          <w:rFonts w:ascii="Times New Roman" w:hAnsi="Times New Roman" w:cs="Times New Roman"/>
          <w:spacing w:val="-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Kim,</w:t>
      </w:r>
      <w:r>
        <w:rPr>
          <w:rFonts w:ascii="Times New Roman" w:hAnsi="Times New Roman" w:cs="Times New Roman"/>
          <w:spacing w:val="-3"/>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Mrksic,</w:t>
      </w:r>
      <w:r>
        <w:rPr>
          <w:rFonts w:ascii="Times New Roman" w:hAnsi="Times New Roman" w:cs="Times New Roman"/>
          <w:spacing w:val="-4"/>
          <w:szCs w:val="21"/>
        </w:rPr>
        <w:t xml:space="preserve"> </w:t>
      </w:r>
      <w:r>
        <w:rPr>
          <w:rFonts w:ascii="Times New Roman" w:hAnsi="Times New Roman" w:cs="Times New Roman"/>
          <w:spacing w:val="-35"/>
          <w:szCs w:val="21"/>
        </w:rPr>
        <w:t>P</w:t>
      </w:r>
      <w:r>
        <w:rPr>
          <w:rFonts w:ascii="Times New Roman" w:hAnsi="Times New Roman" w:cs="Times New Roman"/>
          <w:szCs w:val="21"/>
        </w:rPr>
        <w:t>.-H.</w:t>
      </w:r>
      <w:r>
        <w:rPr>
          <w:rFonts w:ascii="Times New Roman" w:hAnsi="Times New Roman" w:cs="Times New Roman"/>
          <w:spacing w:val="-3"/>
          <w:szCs w:val="21"/>
        </w:rPr>
        <w:t xml:space="preserve"> </w:t>
      </w:r>
      <w:r>
        <w:rPr>
          <w:rFonts w:ascii="Times New Roman" w:hAnsi="Times New Roman" w:cs="Times New Roman"/>
          <w:szCs w:val="21"/>
        </w:rPr>
        <w:t>Su,</w:t>
      </w:r>
      <w:r>
        <w:rPr>
          <w:rFonts w:ascii="Times New Roman" w:hAnsi="Times New Roman" w:cs="Times New Roman"/>
          <w:spacing w:val="-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pacing w:val="-24"/>
          <w:szCs w:val="21"/>
        </w:rPr>
        <w:t>V</w:t>
      </w:r>
      <w:r>
        <w:rPr>
          <w:rFonts w:ascii="Times New Roman" w:hAnsi="Times New Roman" w:cs="Times New Roman"/>
          <w:szCs w:val="21"/>
        </w:rPr>
        <w:t>andy</w:t>
      </w:r>
      <w:r>
        <w:rPr>
          <w:rFonts w:ascii="Times New Roman" w:hAnsi="Times New Roman" w:cs="Times New Roman"/>
          <w:spacing w:val="-3"/>
          <w:szCs w:val="21"/>
        </w:rPr>
        <w:t>k</w:t>
      </w:r>
      <w:r>
        <w:rPr>
          <w:rFonts w:ascii="Times New Roman" w:hAnsi="Times New Roman" w:cs="Times New Roman"/>
          <w:szCs w:val="21"/>
        </w:rPr>
        <w:t>e,</w:t>
      </w:r>
      <w:r>
        <w:rPr>
          <w:rFonts w:ascii="Times New Roman" w:hAnsi="Times New Roman" w:cs="Times New Roman"/>
          <w:spacing w:val="-4"/>
          <w:szCs w:val="21"/>
        </w:rPr>
        <w:t xml:space="preserve"> </w:t>
      </w:r>
      <w:r>
        <w:rPr>
          <w:rFonts w:ascii="Times New Roman" w:hAnsi="Times New Roman" w:cs="Times New Roman"/>
          <w:szCs w:val="21"/>
        </w:rPr>
        <w:t>S.</w:t>
      </w:r>
      <w:r>
        <w:rPr>
          <w:rFonts w:ascii="Times New Roman" w:hAnsi="Times New Roman" w:cs="Times New Roman"/>
          <w:spacing w:val="-4"/>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20"/>
          <w:szCs w:val="21"/>
        </w:rPr>
        <w:t xml:space="preserve"> </w:t>
      </w:r>
      <w:r>
        <w:rPr>
          <w:rFonts w:ascii="Times New Roman" w:hAnsi="Times New Roman" w:cs="Times New Roman"/>
          <w:szCs w:val="21"/>
        </w:rPr>
        <w:t>Stochastic</w:t>
      </w:r>
      <w:r>
        <w:rPr>
          <w:rFonts w:ascii="Times New Roman" w:hAnsi="Times New Roman" w:cs="Times New Roman"/>
          <w:spacing w:val="-4"/>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generation</w:t>
      </w:r>
      <w:r>
        <w:rPr>
          <w:rFonts w:ascii="Times New Roman" w:hAnsi="Times New Roman" w:cs="Times New Roman"/>
          <w:spacing w:val="-23"/>
          <w:szCs w:val="21"/>
        </w:rPr>
        <w:t xml:space="preserve"> </w:t>
      </w:r>
      <w:r>
        <w:rPr>
          <w:rFonts w:ascii="Times New Roman" w:hAnsi="Times New Roman" w:cs="Times New Roman"/>
          <w:szCs w:val="21"/>
        </w:rPr>
        <w:t>in</w:t>
      </w:r>
      <w:r>
        <w:rPr>
          <w:rFonts w:ascii="Times New Roman" w:hAnsi="Times New Roman" w:cs="Times New Roman"/>
          <w:spacing w:val="-2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2"/>
          <w:szCs w:val="21"/>
        </w:rPr>
        <w:t xml:space="preserve"> </w:t>
      </w:r>
      <w:r>
        <w:rPr>
          <w:rFonts w:ascii="Times New Roman" w:hAnsi="Times New Roman" w:cs="Times New Roman"/>
          <w:szCs w:val="21"/>
        </w:rPr>
        <w:t>using</w:t>
      </w:r>
      <w:r>
        <w:rPr>
          <w:rFonts w:ascii="Times New Roman" w:hAnsi="Times New Roman" w:cs="Times New Roman"/>
          <w:spacing w:val="-22"/>
          <w:szCs w:val="21"/>
        </w:rPr>
        <w:t xml:space="preserve"> </w:t>
      </w:r>
      <w:r>
        <w:rPr>
          <w:rFonts w:ascii="Times New Roman" w:hAnsi="Times New Roman" w:cs="Times New Roman"/>
          <w:szCs w:val="21"/>
        </w:rPr>
        <w:t>recu</w:t>
      </w:r>
      <w:r>
        <w:rPr>
          <w:rFonts w:ascii="Times New Roman" w:hAnsi="Times New Roman" w:cs="Times New Roman"/>
          <w:spacing w:val="6"/>
          <w:szCs w:val="21"/>
        </w:rPr>
        <w:t>r</w:t>
      </w:r>
      <w:r>
        <w:rPr>
          <w:rFonts w:ascii="Times New Roman" w:hAnsi="Times New Roman" w:cs="Times New Roman"/>
          <w:szCs w:val="21"/>
        </w:rPr>
        <w:t>rent</w:t>
      </w:r>
      <w:r>
        <w:rPr>
          <w:rFonts w:ascii="Times New Roman" w:hAnsi="Times New Roman" w:cs="Times New Roman"/>
          <w:spacing w:val="-23"/>
          <w:szCs w:val="21"/>
        </w:rPr>
        <w:t xml:space="preserve"> </w:t>
      </w:r>
      <w:r>
        <w:rPr>
          <w:rFonts w:ascii="Times New Roman" w:hAnsi="Times New Roman" w:cs="Times New Roman"/>
          <w:szCs w:val="21"/>
        </w:rPr>
        <w:t>neural</w:t>
      </w:r>
      <w:r>
        <w:rPr>
          <w:rFonts w:ascii="Times New Roman" w:hAnsi="Times New Roman" w:cs="Times New Roman"/>
          <w:spacing w:val="-22"/>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w:t>
      </w:r>
      <w:r>
        <w:rPr>
          <w:rFonts w:ascii="Times New Roman" w:hAnsi="Times New Roman" w:cs="Times New Roman"/>
          <w:spacing w:val="-22"/>
          <w:szCs w:val="21"/>
        </w:rPr>
        <w:t xml:space="preserve"> </w:t>
      </w:r>
      <w:r>
        <w:rPr>
          <w:rFonts w:ascii="Times New Roman" w:hAnsi="Times New Roman" w:cs="Times New Roman"/>
          <w:szCs w:val="21"/>
        </w:rPr>
        <w:t>with</w:t>
      </w:r>
      <w:r>
        <w:rPr>
          <w:rFonts w:ascii="Times New Roman" w:hAnsi="Times New Roman" w:cs="Times New Roman"/>
          <w:spacing w:val="-22"/>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6"/>
          <w:szCs w:val="21"/>
        </w:rPr>
        <w:t>v</w:t>
      </w:r>
      <w:r>
        <w:rPr>
          <w:rFonts w:ascii="Times New Roman" w:hAnsi="Times New Roman" w:cs="Times New Roman"/>
          <w:szCs w:val="21"/>
        </w:rPr>
        <w:t>olutional</w:t>
      </w:r>
      <w:r>
        <w:rPr>
          <w:rFonts w:ascii="Times New Roman" w:hAnsi="Times New Roman" w:cs="Times New Roman"/>
          <w:spacing w:val="-23"/>
          <w:szCs w:val="21"/>
        </w:rPr>
        <w:t xml:space="preserve"> </w:t>
      </w:r>
      <w:r>
        <w:rPr>
          <w:rFonts w:ascii="Times New Roman" w:hAnsi="Times New Roman" w:cs="Times New Roman"/>
          <w:szCs w:val="21"/>
        </w:rPr>
        <w:t>sentence</w:t>
      </w:r>
      <w:r>
        <w:rPr>
          <w:rFonts w:ascii="Times New Roman" w:hAnsi="Times New Roman" w:cs="Times New Roman"/>
          <w:spacing w:val="-22"/>
          <w:szCs w:val="21"/>
        </w:rPr>
        <w:t xml:space="preserve"> </w:t>
      </w:r>
      <w:r>
        <w:rPr>
          <w:rFonts w:ascii="Times New Roman" w:hAnsi="Times New Roman" w:cs="Times New Roman"/>
          <w:szCs w:val="21"/>
        </w:rPr>
        <w:t>reranking[J].</w:t>
      </w:r>
      <w:r>
        <w:rPr>
          <w:rFonts w:ascii="Times New Roman" w:hAnsi="Times New Roman" w:cs="Times New Roman"/>
          <w:w w:val="9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11"/>
          <w:szCs w:val="21"/>
        </w:rPr>
        <w:t xml:space="preserve"> </w:t>
      </w:r>
      <w:r>
        <w:rPr>
          <w:rFonts w:ascii="Times New Roman" w:hAnsi="Times New Roman" w:cs="Times New Roman"/>
          <w:szCs w:val="21"/>
        </w:rPr>
        <w:t>preprint</w:t>
      </w:r>
      <w:r>
        <w:rPr>
          <w:rFonts w:ascii="Times New Roman" w:hAnsi="Times New Roman" w:cs="Times New Roman"/>
          <w:spacing w:val="-11"/>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1508.01755.</w:t>
      </w:r>
      <w:r>
        <w:rPr>
          <w:rFonts w:ascii="Times New Roman" w:hAnsi="Times New Roman" w:cs="Times New Roman"/>
          <w:spacing w:val="-11"/>
          <w:szCs w:val="21"/>
        </w:rPr>
        <w:t xml:space="preserve"> </w:t>
      </w:r>
      <w:r>
        <w:rPr>
          <w:rFonts w:ascii="Times New Roman" w:hAnsi="Times New Roman" w:cs="Times New Roman"/>
          <w:szCs w:val="21"/>
        </w:rPr>
        <w:t>2015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58" w:name="_bookmark203"/>
      <w:bookmarkEnd w:id="458"/>
      <w:r>
        <w:rPr>
          <w:rFonts w:ascii="Times New Roman" w:hAnsi="Times New Roman" w:cs="Times New Roman"/>
          <w:szCs w:val="21"/>
        </w:rPr>
        <w:t xml:space="preserve">[84] </w:t>
      </w:r>
      <w:r>
        <w:rPr>
          <w:rFonts w:ascii="Times New Roman" w:hAnsi="Times New Roman" w:cs="Times New Roman"/>
          <w:spacing w:val="4"/>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H.</w:t>
      </w:r>
      <w:r>
        <w:rPr>
          <w:rFonts w:ascii="Times New Roman" w:hAnsi="Times New Roman" w:cs="Times New Roman"/>
          <w:spacing w:val="18"/>
          <w:szCs w:val="21"/>
        </w:rPr>
        <w:t xml:space="preserve"> </w:t>
      </w:r>
      <w:r>
        <w:rPr>
          <w:rFonts w:ascii="Times New Roman" w:hAnsi="Times New Roman" w:cs="Times New Roman"/>
          <w:szCs w:val="21"/>
        </w:rPr>
        <w:t>Oh,</w:t>
      </w:r>
      <w:r>
        <w:rPr>
          <w:rFonts w:ascii="Times New Roman" w:hAnsi="Times New Roman" w:cs="Times New Roman"/>
          <w:spacing w:val="25"/>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I.</w:t>
      </w:r>
      <w:r>
        <w:rPr>
          <w:rFonts w:ascii="Times New Roman" w:hAnsi="Times New Roman" w:cs="Times New Roman"/>
          <w:spacing w:val="18"/>
          <w:szCs w:val="21"/>
        </w:rPr>
        <w:t xml:space="preserve"> </w:t>
      </w:r>
      <w:r>
        <w:rPr>
          <w:rFonts w:ascii="Times New Roman" w:hAnsi="Times New Roman" w:cs="Times New Roman"/>
          <w:szCs w:val="21"/>
        </w:rPr>
        <w:t>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 xml:space="preserve">. </w:t>
      </w:r>
      <w:r>
        <w:rPr>
          <w:rFonts w:ascii="Times New Roman" w:hAnsi="Times New Roman" w:cs="Times New Roman"/>
          <w:spacing w:val="46"/>
          <w:szCs w:val="21"/>
        </w:rPr>
        <w:t xml:space="preserve"> </w:t>
      </w:r>
      <w:r>
        <w:rPr>
          <w:rFonts w:ascii="Times New Roman" w:hAnsi="Times New Roman" w:cs="Times New Roman"/>
          <w:szCs w:val="21"/>
        </w:rPr>
        <w:t>Stochastic</w:t>
      </w:r>
      <w:r>
        <w:rPr>
          <w:rFonts w:ascii="Times New Roman" w:hAnsi="Times New Roman" w:cs="Times New Roman"/>
          <w:spacing w:val="18"/>
          <w:szCs w:val="21"/>
        </w:rPr>
        <w:t xml:space="preserve"> </w:t>
      </w:r>
      <w:r>
        <w:rPr>
          <w:rFonts w:ascii="Times New Roman" w:hAnsi="Times New Roman" w:cs="Times New Roman"/>
          <w:szCs w:val="21"/>
        </w:rPr>
        <w:t>language</w:t>
      </w:r>
      <w:r>
        <w:rPr>
          <w:rFonts w:ascii="Times New Roman" w:hAnsi="Times New Roman" w:cs="Times New Roman"/>
          <w:spacing w:val="19"/>
          <w:szCs w:val="21"/>
        </w:rPr>
        <w:t xml:space="preserve"> </w:t>
      </w:r>
      <w:r>
        <w:rPr>
          <w:rFonts w:ascii="Times New Roman" w:hAnsi="Times New Roman" w:cs="Times New Roman"/>
          <w:szCs w:val="21"/>
        </w:rPr>
        <w:t>generation</w:t>
      </w:r>
      <w:r>
        <w:rPr>
          <w:rFonts w:ascii="Times New Roman" w:hAnsi="Times New Roman" w:cs="Times New Roman"/>
          <w:spacing w:val="18"/>
          <w:szCs w:val="21"/>
        </w:rPr>
        <w:t xml:space="preserve"> </w:t>
      </w:r>
      <w:r>
        <w:rPr>
          <w:rFonts w:ascii="Times New Roman" w:hAnsi="Times New Roman" w:cs="Times New Roman"/>
          <w:szCs w:val="21"/>
        </w:rPr>
        <w:t>for</w:t>
      </w:r>
      <w:r>
        <w:rPr>
          <w:rFonts w:ascii="Times New Roman" w:hAnsi="Times New Roman" w:cs="Times New Roman"/>
          <w:spacing w:val="18"/>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8"/>
          <w:szCs w:val="21"/>
        </w:rPr>
        <w:t xml:space="preserve"> </w:t>
      </w:r>
      <w:r>
        <w:rPr>
          <w:rFonts w:ascii="Times New Roman" w:hAnsi="Times New Roman" w:cs="Times New Roman"/>
          <w:szCs w:val="21"/>
        </w:rPr>
        <w:t>systems[C].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w:t>
      </w:r>
      <w:r>
        <w:rPr>
          <w:rFonts w:ascii="Times New Roman" w:hAnsi="Times New Roman" w:cs="Times New Roman"/>
          <w:spacing w:val="-1"/>
          <w:szCs w:val="21"/>
        </w:rPr>
        <w:t xml:space="preserve"> </w:t>
      </w:r>
      <w:r>
        <w:rPr>
          <w:rFonts w:ascii="Times New Roman" w:hAnsi="Times New Roman" w:cs="Times New Roman"/>
          <w:szCs w:val="21"/>
        </w:rPr>
        <w:t>of the 2000 ANLP</w:t>
      </w:r>
      <w:r>
        <w:rPr>
          <w:rFonts w:ascii="Times New Roman" w:hAnsi="Times New Roman" w:cs="Times New Roman"/>
          <w:spacing w:val="11"/>
          <w:szCs w:val="21"/>
        </w:rPr>
        <w:t>/</w:t>
      </w:r>
      <w:r>
        <w:rPr>
          <w:rFonts w:ascii="Times New Roman" w:hAnsi="Times New Roman" w:cs="Times New Roman"/>
          <w:spacing w:val="-9"/>
          <w:szCs w:val="21"/>
        </w:rPr>
        <w:t>N</w:t>
      </w:r>
      <w:r>
        <w:rPr>
          <w:rFonts w:ascii="Times New Roman" w:hAnsi="Times New Roman" w:cs="Times New Roman"/>
          <w:szCs w:val="21"/>
        </w:rPr>
        <w:t>A</w:t>
      </w:r>
      <w:r>
        <w:rPr>
          <w:rFonts w:ascii="Times New Roman" w:hAnsi="Times New Roman" w:cs="Times New Roman"/>
          <w:spacing w:val="-10"/>
          <w:szCs w:val="21"/>
        </w:rPr>
        <w:t>A</w:t>
      </w:r>
      <w:r>
        <w:rPr>
          <w:rFonts w:ascii="Times New Roman" w:hAnsi="Times New Roman" w:cs="Times New Roman"/>
          <w:szCs w:val="21"/>
        </w:rPr>
        <w:t>CL</w:t>
      </w:r>
      <w:r>
        <w:rPr>
          <w:rFonts w:ascii="Times New Roman" w:hAnsi="Times New Roman" w:cs="Times New Roman"/>
          <w:spacing w:val="-1"/>
          <w:szCs w:val="21"/>
        </w:rPr>
        <w:t xml:space="preserve"> </w:t>
      </w:r>
      <w:r>
        <w:rPr>
          <w:rFonts w:ascii="Times New Roman" w:hAnsi="Times New Roman" w:cs="Times New Roman"/>
          <w:spacing w:val="-22"/>
          <w:szCs w:val="21"/>
        </w:rPr>
        <w:t>W</w:t>
      </w:r>
      <w:r>
        <w:rPr>
          <w:rFonts w:ascii="Times New Roman" w:hAnsi="Times New Roman" w:cs="Times New Roman"/>
          <w:szCs w:val="21"/>
        </w:rPr>
        <w:t>orkshop on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w:t>
      </w:r>
      <w:r>
        <w:rPr>
          <w:rFonts w:ascii="Times New Roman" w:hAnsi="Times New Roman" w:cs="Times New Roman"/>
          <w:spacing w:val="-1"/>
          <w:szCs w:val="21"/>
        </w:rPr>
        <w:t xml:space="preserve"> </w:t>
      </w:r>
      <w:r>
        <w:rPr>
          <w:rFonts w:ascii="Times New Roman" w:hAnsi="Times New Roman" w:cs="Times New Roman"/>
          <w:szCs w:val="21"/>
        </w:rPr>
        <w:t>systems-</w:t>
      </w:r>
      <w:r>
        <w:rPr>
          <w:rFonts w:ascii="Times New Roman" w:hAnsi="Times New Roman" w:cs="Times New Roman"/>
          <w:spacing w:val="-28"/>
          <w:szCs w:val="21"/>
        </w:rPr>
        <w:t>V</w:t>
      </w:r>
      <w:r>
        <w:rPr>
          <w:rFonts w:ascii="Times New Roman" w:hAnsi="Times New Roman" w:cs="Times New Roman"/>
          <w:szCs w:val="21"/>
        </w:rPr>
        <w:t>olume 3. As-</w:t>
      </w:r>
      <w:r>
        <w:rPr>
          <w:rFonts w:ascii="Times New Roman" w:hAnsi="Times New Roman" w:cs="Times New Roman"/>
          <w:w w:val="99"/>
          <w:szCs w:val="21"/>
        </w:rPr>
        <w:t xml:space="preserve"> </w:t>
      </w:r>
      <w:r>
        <w:rPr>
          <w:rFonts w:ascii="Times New Roman" w:hAnsi="Times New Roman" w:cs="Times New Roman"/>
          <w:szCs w:val="21"/>
        </w:rPr>
        <w:t>sociation</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Computational</w:t>
      </w:r>
      <w:r>
        <w:rPr>
          <w:rFonts w:ascii="Times New Roman" w:hAnsi="Times New Roman" w:cs="Times New Roman"/>
          <w:spacing w:val="-10"/>
          <w:szCs w:val="21"/>
        </w:rPr>
        <w:t xml:space="preserve"> </w:t>
      </w:r>
      <w:r>
        <w:rPr>
          <w:rFonts w:ascii="Times New Roman" w:hAnsi="Times New Roman" w:cs="Times New Roman"/>
          <w:szCs w:val="21"/>
        </w:rPr>
        <w:t>Linguistics,</w:t>
      </w:r>
      <w:r>
        <w:rPr>
          <w:rFonts w:ascii="Times New Roman" w:hAnsi="Times New Roman" w:cs="Times New Roman"/>
          <w:spacing w:val="-9"/>
          <w:szCs w:val="21"/>
        </w:rPr>
        <w:t xml:space="preserve"> </w:t>
      </w:r>
      <w:r>
        <w:rPr>
          <w:rFonts w:ascii="Times New Roman" w:hAnsi="Times New Roman" w:cs="Times New Roman"/>
          <w:szCs w:val="21"/>
        </w:rPr>
        <w:t>2000,</w:t>
      </w:r>
      <w:r>
        <w:rPr>
          <w:rFonts w:ascii="Times New Roman" w:hAnsi="Times New Roman" w:cs="Times New Roman"/>
          <w:spacing w:val="-10"/>
          <w:szCs w:val="21"/>
        </w:rPr>
        <w:t xml:space="preserve"> </w:t>
      </w:r>
      <w:r>
        <w:rPr>
          <w:rFonts w:ascii="Times New Roman" w:hAnsi="Times New Roman" w:cs="Times New Roman"/>
          <w:szCs w:val="21"/>
        </w:rPr>
        <w:t>27–32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before="72" w:line="260" w:lineRule="auto"/>
        <w:ind w:left="688" w:hanging="466"/>
        <w:jc w:val="both"/>
        <w:rPr>
          <w:rFonts w:ascii="Times New Roman" w:hAnsi="Times New Roman" w:cs="Times New Roman"/>
          <w:szCs w:val="21"/>
        </w:rPr>
      </w:pPr>
      <w:bookmarkStart w:id="459" w:name="_bookmark204"/>
      <w:bookmarkEnd w:id="459"/>
      <w:r>
        <w:rPr>
          <w:rFonts w:ascii="Times New Roman" w:hAnsi="Times New Roman" w:cs="Times New Roman"/>
          <w:szCs w:val="21"/>
        </w:rPr>
        <w:t>[85]</w:t>
      </w:r>
      <w:r>
        <w:rPr>
          <w:rFonts w:ascii="Times New Roman" w:hAnsi="Times New Roman" w:cs="Times New Roman"/>
          <w:spacing w:val="6"/>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Mairesse,</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Gaši</w:t>
      </w:r>
      <w:r>
        <w:rPr>
          <w:rFonts w:ascii="Times New Roman" w:hAnsi="Times New Roman" w:cs="Times New Roman"/>
          <w:spacing w:val="46"/>
          <w:szCs w:val="21"/>
        </w:rPr>
        <w:t xml:space="preserve"> </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Jur</w:t>
      </w:r>
      <w:r>
        <w:rPr>
          <w:rFonts w:ascii="Times New Roman" w:hAnsi="Times New Roman" w:cs="Times New Roman"/>
          <w:spacing w:val="46"/>
          <w:szCs w:val="21"/>
        </w:rPr>
        <w:t xml:space="preserve"> </w:t>
      </w:r>
      <w:r>
        <w:rPr>
          <w:rFonts w:ascii="Times New Roman" w:hAnsi="Times New Roman" w:cs="Times New Roman"/>
          <w:szCs w:val="21"/>
        </w:rPr>
        <w:t>í</w:t>
      </w:r>
      <w:r>
        <w:rPr>
          <w:rFonts w:ascii="Times New Roman" w:hAnsi="Times New Roman" w:cs="Times New Roman"/>
          <w:spacing w:val="46"/>
          <w:szCs w:val="21"/>
        </w:rPr>
        <w:t xml:space="preserve"> </w:t>
      </w:r>
      <w:r>
        <w:rPr>
          <w:rFonts w:ascii="Times New Roman" w:hAnsi="Times New Roman" w:cs="Times New Roman"/>
          <w:szCs w:val="21"/>
        </w:rPr>
        <w:t>ek, S.</w:t>
      </w:r>
      <w:r>
        <w:rPr>
          <w:rFonts w:ascii="Times New Roman" w:hAnsi="Times New Roman" w:cs="Times New Roman"/>
          <w:spacing w:val="-2"/>
          <w:szCs w:val="21"/>
        </w:rPr>
        <w:t xml:space="preserve"> </w:t>
      </w:r>
      <w:r>
        <w:rPr>
          <w:rFonts w:ascii="Times New Roman" w:hAnsi="Times New Roman" w:cs="Times New Roman"/>
          <w:spacing w:val="-7"/>
          <w:szCs w:val="21"/>
        </w:rPr>
        <w:t>K</w:t>
      </w:r>
      <w:r>
        <w:rPr>
          <w:rFonts w:ascii="Times New Roman" w:hAnsi="Times New Roman" w:cs="Times New Roman"/>
          <w:szCs w:val="21"/>
        </w:rPr>
        <w:t>eize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Thomson,</w:t>
      </w:r>
      <w:r>
        <w:rPr>
          <w:rFonts w:ascii="Times New Roman" w:hAnsi="Times New Roman" w:cs="Times New Roman"/>
          <w:spacing w:val="-1"/>
          <w:szCs w:val="21"/>
        </w:rPr>
        <w:t xml:space="preserve"> </w:t>
      </w:r>
      <w:r>
        <w:rPr>
          <w:rFonts w:ascii="Times New Roman" w:hAnsi="Times New Roman" w:cs="Times New Roman"/>
          <w:szCs w:val="21"/>
        </w:rPr>
        <w:t>K.</w:t>
      </w:r>
      <w:r>
        <w:rPr>
          <w:rFonts w:ascii="Times New Roman" w:hAnsi="Times New Roman" w:cs="Times New Roman"/>
          <w:spacing w:val="-2"/>
          <w:szCs w:val="21"/>
        </w:rPr>
        <w:t xml:space="preserve"> </w:t>
      </w:r>
      <w:r>
        <w:rPr>
          <w:rFonts w:ascii="Times New Roman" w:hAnsi="Times New Roman" w:cs="Times New Roman"/>
          <w:spacing w:val="-24"/>
          <w:szCs w:val="21"/>
        </w:rPr>
        <w:t>Y</w:t>
      </w:r>
      <w:r>
        <w:rPr>
          <w:rFonts w:ascii="Times New Roman" w:hAnsi="Times New Roman" w:cs="Times New Roman"/>
          <w:szCs w:val="21"/>
        </w:rPr>
        <w:t>u, S.</w:t>
      </w:r>
      <w:r>
        <w:rPr>
          <w:rFonts w:ascii="Times New Roman" w:hAnsi="Times New Roman" w:cs="Times New Roman"/>
          <w:spacing w:val="-2"/>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25"/>
          <w:szCs w:val="21"/>
        </w:rPr>
        <w:t xml:space="preserve"> </w:t>
      </w:r>
      <w:r>
        <w:rPr>
          <w:rFonts w:ascii="Times New Roman" w:hAnsi="Times New Roman" w:cs="Times New Roman"/>
          <w:szCs w:val="21"/>
        </w:rPr>
        <w:t>Phrase-based</w:t>
      </w:r>
      <w:r>
        <w:rPr>
          <w:rFonts w:ascii="Times New Roman" w:hAnsi="Times New Roman" w:cs="Times New Roman"/>
          <w:spacing w:val="-1"/>
          <w:szCs w:val="21"/>
        </w:rPr>
        <w:t xml:space="preserve"> </w:t>
      </w:r>
      <w:r>
        <w:rPr>
          <w:rFonts w:ascii="Times New Roman" w:hAnsi="Times New Roman" w:cs="Times New Roman"/>
          <w:szCs w:val="21"/>
        </w:rPr>
        <w:t>sta-</w:t>
      </w:r>
      <w:r>
        <w:rPr>
          <w:rFonts w:ascii="Times New Roman" w:hAnsi="Times New Roman" w:cs="Times New Roman"/>
          <w:w w:val="99"/>
          <w:szCs w:val="21"/>
        </w:rPr>
        <w:t xml:space="preserve"> </w:t>
      </w:r>
      <w:r>
        <w:rPr>
          <w:rFonts w:ascii="Times New Roman" w:hAnsi="Times New Roman" w:cs="Times New Roman"/>
          <w:szCs w:val="21"/>
        </w:rPr>
        <w:t>tistical</w:t>
      </w:r>
      <w:r>
        <w:rPr>
          <w:rFonts w:ascii="Times New Roman" w:hAnsi="Times New Roman" w:cs="Times New Roman"/>
          <w:spacing w:val="-4"/>
          <w:szCs w:val="21"/>
        </w:rPr>
        <w:t xml:space="preserve"> </w:t>
      </w:r>
      <w:r>
        <w:rPr>
          <w:rFonts w:ascii="Times New Roman" w:hAnsi="Times New Roman" w:cs="Times New Roman"/>
          <w:szCs w:val="21"/>
        </w:rPr>
        <w:t>language</w:t>
      </w:r>
      <w:r>
        <w:rPr>
          <w:rFonts w:ascii="Times New Roman" w:hAnsi="Times New Roman" w:cs="Times New Roman"/>
          <w:spacing w:val="-4"/>
          <w:szCs w:val="21"/>
        </w:rPr>
        <w:t xml:space="preserve"> </w:t>
      </w:r>
      <w:r>
        <w:rPr>
          <w:rFonts w:ascii="Times New Roman" w:hAnsi="Times New Roman" w:cs="Times New Roman"/>
          <w:szCs w:val="21"/>
        </w:rPr>
        <w:t>generation</w:t>
      </w:r>
      <w:r>
        <w:rPr>
          <w:rFonts w:ascii="Times New Roman" w:hAnsi="Times New Roman" w:cs="Times New Roman"/>
          <w:spacing w:val="-4"/>
          <w:szCs w:val="21"/>
        </w:rPr>
        <w:t xml:space="preserve"> </w:t>
      </w:r>
      <w:r>
        <w:rPr>
          <w:rFonts w:ascii="Times New Roman" w:hAnsi="Times New Roman" w:cs="Times New Roman"/>
          <w:szCs w:val="21"/>
        </w:rPr>
        <w:t>using</w:t>
      </w:r>
      <w:r>
        <w:rPr>
          <w:rFonts w:ascii="Times New Roman" w:hAnsi="Times New Roman" w:cs="Times New Roman"/>
          <w:spacing w:val="-3"/>
          <w:szCs w:val="21"/>
        </w:rPr>
        <w:t xml:space="preserve"> </w:t>
      </w:r>
      <w:r>
        <w:rPr>
          <w:rFonts w:ascii="Times New Roman" w:hAnsi="Times New Roman" w:cs="Times New Roman"/>
          <w:spacing w:val="4"/>
          <w:szCs w:val="21"/>
        </w:rPr>
        <w:t>g</w:t>
      </w:r>
      <w:r>
        <w:rPr>
          <w:rFonts w:ascii="Times New Roman" w:hAnsi="Times New Roman" w:cs="Times New Roman"/>
          <w:szCs w:val="21"/>
        </w:rPr>
        <w:t>raphical</w:t>
      </w:r>
      <w:r>
        <w:rPr>
          <w:rFonts w:ascii="Times New Roman" w:hAnsi="Times New Roman" w:cs="Times New Roman"/>
          <w:spacing w:val="-4"/>
          <w:szCs w:val="21"/>
        </w:rPr>
        <w:t xml:space="preserve"> </w:t>
      </w:r>
      <w:r>
        <w:rPr>
          <w:rFonts w:ascii="Times New Roman" w:hAnsi="Times New Roman" w:cs="Times New Roman"/>
          <w:szCs w:val="21"/>
        </w:rPr>
        <w:t>models</w:t>
      </w:r>
      <w:r>
        <w:rPr>
          <w:rFonts w:ascii="Times New Roman" w:hAnsi="Times New Roman" w:cs="Times New Roman"/>
          <w:spacing w:val="-4"/>
          <w:szCs w:val="21"/>
        </w:rPr>
        <w:t xml:space="preserve"> </w:t>
      </w:r>
      <w:r>
        <w:rPr>
          <w:rFonts w:ascii="Times New Roman" w:hAnsi="Times New Roman" w:cs="Times New Roman"/>
          <w:szCs w:val="21"/>
        </w:rPr>
        <w:t>and</w:t>
      </w:r>
      <w:r>
        <w:rPr>
          <w:rFonts w:ascii="Times New Roman" w:hAnsi="Times New Roman" w:cs="Times New Roman"/>
          <w:spacing w:val="-4"/>
          <w:szCs w:val="21"/>
        </w:rPr>
        <w:t xml:space="preserve"> </w:t>
      </w:r>
      <w:r>
        <w:rPr>
          <w:rFonts w:ascii="Times New Roman" w:hAnsi="Times New Roman" w:cs="Times New Roman"/>
          <w:szCs w:val="21"/>
        </w:rPr>
        <w:t>act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4"/>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ning[C].</w:t>
      </w:r>
      <w:r>
        <w:rPr>
          <w:rFonts w:ascii="Times New Roman" w:hAnsi="Times New Roman" w:cs="Times New Roman"/>
          <w:spacing w:val="22"/>
          <w:szCs w:val="21"/>
        </w:rPr>
        <w:t xml:space="preserve"> </w:t>
      </w:r>
      <w:r>
        <w:rPr>
          <w:rFonts w:ascii="Times New Roman" w:hAnsi="Times New Roman" w:cs="Times New Roman"/>
          <w:szCs w:val="21"/>
        </w:rPr>
        <w:t>Proceedings</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4"/>
          <w:szCs w:val="21"/>
        </w:rPr>
        <w:t xml:space="preserve"> </w:t>
      </w:r>
      <w:r>
        <w:rPr>
          <w:rFonts w:ascii="Times New Roman" w:hAnsi="Times New Roman" w:cs="Times New Roman"/>
          <w:szCs w:val="21"/>
        </w:rPr>
        <w:t>the</w:t>
      </w:r>
      <w:r>
        <w:rPr>
          <w:rFonts w:ascii="Times New Roman" w:hAnsi="Times New Roman" w:cs="Times New Roman"/>
          <w:w w:val="99"/>
          <w:szCs w:val="21"/>
        </w:rPr>
        <w:t xml:space="preserve"> </w:t>
      </w:r>
      <w:r>
        <w:rPr>
          <w:rFonts w:ascii="Times New Roman" w:hAnsi="Times New Roman" w:cs="Times New Roman"/>
          <w:szCs w:val="21"/>
        </w:rPr>
        <w:t>48th</w:t>
      </w:r>
      <w:r>
        <w:rPr>
          <w:rFonts w:ascii="Times New Roman" w:hAnsi="Times New Roman" w:cs="Times New Roman"/>
          <w:spacing w:val="-1"/>
          <w:szCs w:val="21"/>
        </w:rPr>
        <w:t xml:space="preserve"> </w:t>
      </w:r>
      <w:r>
        <w:rPr>
          <w:rFonts w:ascii="Times New Roman" w:hAnsi="Times New Roman" w:cs="Times New Roman"/>
          <w:szCs w:val="21"/>
        </w:rPr>
        <w:t>Annual Meeting of the Association for Computational Linguistics. Association</w:t>
      </w:r>
      <w:r>
        <w:rPr>
          <w:rFonts w:ascii="Times New Roman" w:hAnsi="Times New Roman" w:cs="Times New Roman"/>
          <w:spacing w:val="-1"/>
          <w:szCs w:val="21"/>
        </w:rPr>
        <w:t xml:space="preserve"> </w:t>
      </w:r>
      <w:r>
        <w:rPr>
          <w:rFonts w:ascii="Times New Roman" w:hAnsi="Times New Roman" w:cs="Times New Roman"/>
          <w:szCs w:val="21"/>
        </w:rPr>
        <w:t>for Com-</w:t>
      </w:r>
      <w:r>
        <w:rPr>
          <w:rFonts w:ascii="Times New Roman" w:hAnsi="Times New Roman" w:cs="Times New Roman"/>
          <w:w w:val="99"/>
          <w:szCs w:val="21"/>
        </w:rPr>
        <w:t xml:space="preserve"> </w:t>
      </w:r>
      <w:r>
        <w:rPr>
          <w:rFonts w:ascii="Times New Roman" w:hAnsi="Times New Roman" w:cs="Times New Roman"/>
          <w:szCs w:val="21"/>
        </w:rPr>
        <w:t>putational</w:t>
      </w:r>
      <w:r>
        <w:rPr>
          <w:rFonts w:ascii="Times New Roman" w:hAnsi="Times New Roman" w:cs="Times New Roman"/>
          <w:spacing w:val="-12"/>
          <w:szCs w:val="21"/>
        </w:rPr>
        <w:t xml:space="preserve"> </w:t>
      </w:r>
      <w:r>
        <w:rPr>
          <w:rFonts w:ascii="Times New Roman" w:hAnsi="Times New Roman" w:cs="Times New Roman"/>
          <w:szCs w:val="21"/>
        </w:rPr>
        <w:t>Linguistics,</w:t>
      </w:r>
      <w:r>
        <w:rPr>
          <w:rFonts w:ascii="Times New Roman" w:hAnsi="Times New Roman" w:cs="Times New Roman"/>
          <w:spacing w:val="-12"/>
          <w:szCs w:val="21"/>
        </w:rPr>
        <w:t xml:space="preserve"> </w:t>
      </w:r>
      <w:r>
        <w:rPr>
          <w:rFonts w:ascii="Times New Roman" w:hAnsi="Times New Roman" w:cs="Times New Roman"/>
          <w:szCs w:val="21"/>
        </w:rPr>
        <w:t>2010,</w:t>
      </w:r>
      <w:r>
        <w:rPr>
          <w:rFonts w:ascii="Times New Roman" w:hAnsi="Times New Roman" w:cs="Times New Roman"/>
          <w:spacing w:val="-12"/>
          <w:szCs w:val="21"/>
        </w:rPr>
        <w:t xml:space="preserve"> </w:t>
      </w:r>
      <w:r>
        <w:rPr>
          <w:rFonts w:ascii="Times New Roman" w:hAnsi="Times New Roman" w:cs="Times New Roman"/>
          <w:szCs w:val="21"/>
        </w:rPr>
        <w:t>1552–1561</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0" w:name="_bookmark205"/>
      <w:bookmarkEnd w:id="460"/>
      <w:r>
        <w:rPr>
          <w:rFonts w:ascii="Times New Roman" w:hAnsi="Times New Roman" w:cs="Times New Roman"/>
          <w:szCs w:val="21"/>
        </w:rPr>
        <w:t>[86]</w:t>
      </w:r>
      <w:r>
        <w:rPr>
          <w:rFonts w:ascii="Times New Roman" w:hAnsi="Times New Roman" w:cs="Times New Roman"/>
          <w:spacing w:val="4"/>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Mairesse,</w:t>
      </w:r>
      <w:r>
        <w:rPr>
          <w:rFonts w:ascii="Times New Roman" w:hAnsi="Times New Roman" w:cs="Times New Roman"/>
          <w:spacing w:val="26"/>
          <w:szCs w:val="21"/>
        </w:rPr>
        <w:t xml:space="preserve"> </w:t>
      </w:r>
      <w:r>
        <w:rPr>
          <w:rFonts w:ascii="Times New Roman" w:hAnsi="Times New Roman" w:cs="Times New Roman"/>
          <w:szCs w:val="21"/>
        </w:rPr>
        <w:t>S.</w:t>
      </w:r>
      <w:r>
        <w:rPr>
          <w:rFonts w:ascii="Times New Roman" w:hAnsi="Times New Roman" w:cs="Times New Roman"/>
          <w:spacing w:val="20"/>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
          <w:szCs w:val="21"/>
        </w:rPr>
        <w:t xml:space="preserve"> </w:t>
      </w:r>
      <w:r>
        <w:rPr>
          <w:rFonts w:ascii="Times New Roman" w:hAnsi="Times New Roman" w:cs="Times New Roman"/>
          <w:szCs w:val="21"/>
        </w:rPr>
        <w:t>Stochastic</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spacing w:val="20"/>
          <w:szCs w:val="21"/>
        </w:rPr>
        <w:t xml:space="preserve"> </w:t>
      </w:r>
      <w:r>
        <w:rPr>
          <w:rFonts w:ascii="Times New Roman" w:hAnsi="Times New Roman" w:cs="Times New Roman"/>
          <w:szCs w:val="21"/>
        </w:rPr>
        <w:t>generation</w:t>
      </w:r>
      <w:r>
        <w:rPr>
          <w:rFonts w:ascii="Times New Roman" w:hAnsi="Times New Roman" w:cs="Times New Roman"/>
          <w:spacing w:val="20"/>
          <w:szCs w:val="21"/>
        </w:rPr>
        <w:t xml:space="preserve"> </w:t>
      </w:r>
      <w:r>
        <w:rPr>
          <w:rFonts w:ascii="Times New Roman" w:hAnsi="Times New Roman" w:cs="Times New Roman"/>
          <w:szCs w:val="21"/>
        </w:rPr>
        <w:t>in</w:t>
      </w:r>
      <w:r>
        <w:rPr>
          <w:rFonts w:ascii="Times New Roman" w:hAnsi="Times New Roman" w:cs="Times New Roman"/>
          <w:spacing w:val="20"/>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0"/>
          <w:szCs w:val="21"/>
        </w:rPr>
        <w:t xml:space="preserve"> </w:t>
      </w:r>
      <w:r>
        <w:rPr>
          <w:rFonts w:ascii="Times New Roman" w:hAnsi="Times New Roman" w:cs="Times New Roman"/>
          <w:szCs w:val="21"/>
        </w:rPr>
        <w:t>using</w:t>
      </w:r>
      <w:r>
        <w:rPr>
          <w:rFonts w:ascii="Times New Roman" w:hAnsi="Times New Roman" w:cs="Times New Roman"/>
          <w:spacing w:val="20"/>
          <w:szCs w:val="21"/>
        </w:rPr>
        <w:t xml:space="preserve"> </w:t>
      </w:r>
      <w:r>
        <w:rPr>
          <w:rFonts w:ascii="Times New Roman" w:hAnsi="Times New Roman" w:cs="Times New Roman"/>
          <w:spacing w:val="2"/>
          <w:szCs w:val="21"/>
        </w:rPr>
        <w:t>f</w:t>
      </w:r>
      <w:r>
        <w:rPr>
          <w:rFonts w:ascii="Times New Roman" w:hAnsi="Times New Roman" w:cs="Times New Roman"/>
          <w:szCs w:val="21"/>
        </w:rPr>
        <w:t>actored</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models[J].</w:t>
      </w:r>
      <w:r>
        <w:rPr>
          <w:rFonts w:ascii="Times New Roman" w:hAnsi="Times New Roman" w:cs="Times New Roman"/>
          <w:spacing w:val="3"/>
          <w:szCs w:val="21"/>
        </w:rPr>
        <w:t xml:space="preserve"> </w:t>
      </w:r>
      <w:r>
        <w:rPr>
          <w:rFonts w:ascii="Times New Roman" w:hAnsi="Times New Roman" w:cs="Times New Roman"/>
          <w:szCs w:val="21"/>
        </w:rPr>
        <w:t>Computational</w:t>
      </w:r>
      <w:r>
        <w:rPr>
          <w:rFonts w:ascii="Times New Roman" w:hAnsi="Times New Roman" w:cs="Times New Roman"/>
          <w:spacing w:val="-13"/>
          <w:szCs w:val="21"/>
        </w:rPr>
        <w:t xml:space="preserve"> </w:t>
      </w:r>
      <w:r>
        <w:rPr>
          <w:rFonts w:ascii="Times New Roman" w:hAnsi="Times New Roman" w:cs="Times New Roman"/>
          <w:szCs w:val="21"/>
        </w:rPr>
        <w:t>Linguistics.</w:t>
      </w:r>
      <w:r>
        <w:rPr>
          <w:rFonts w:ascii="Times New Roman" w:hAnsi="Times New Roman" w:cs="Times New Roman"/>
          <w:spacing w:val="-14"/>
          <w:szCs w:val="21"/>
        </w:rPr>
        <w:t xml:space="preserve"> </w:t>
      </w:r>
      <w:r>
        <w:rPr>
          <w:rFonts w:ascii="Times New Roman" w:hAnsi="Times New Roman" w:cs="Times New Roman"/>
          <w:szCs w:val="21"/>
        </w:rPr>
        <w:t>2014</w:t>
      </w:r>
      <w:r>
        <w:rPr>
          <w:rFonts w:ascii="Times New Roman" w:eastAsia="宋体" w:hAnsi="Times New Roman" w:cs="Times New Roman"/>
          <w:szCs w:val="21"/>
          <w:lang w:eastAsia="zh-CN"/>
        </w:rPr>
        <w:t>：</w:t>
      </w:r>
      <w:r>
        <w:rPr>
          <w:rFonts w:ascii="Times New Roman" w:hAnsi="Times New Roman" w:cs="Times New Roman"/>
          <w:szCs w:val="21"/>
        </w:rPr>
        <w:t>763–799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1" w:name="_bookmark206"/>
      <w:bookmarkEnd w:id="461"/>
      <w:r>
        <w:rPr>
          <w:rFonts w:ascii="Times New Roman" w:hAnsi="Times New Roman" w:cs="Times New Roman"/>
          <w:szCs w:val="21"/>
        </w:rPr>
        <w:t xml:space="preserve">[87] </w:t>
      </w:r>
      <w:r>
        <w:rPr>
          <w:rFonts w:ascii="Times New Roman" w:hAnsi="Times New Roman" w:cs="Times New Roman"/>
          <w:spacing w:val="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L.</w:t>
      </w:r>
      <w:r>
        <w:rPr>
          <w:rFonts w:ascii="Times New Roman" w:hAnsi="Times New Roman" w:cs="Times New Roman"/>
          <w:spacing w:val="-5"/>
          <w:szCs w:val="21"/>
        </w:rPr>
        <w:t xml:space="preserve"> </w:t>
      </w:r>
      <w:r>
        <w:rPr>
          <w:rFonts w:ascii="Times New Roman" w:hAnsi="Times New Roman" w:cs="Times New Roman"/>
          <w:szCs w:val="21"/>
        </w:rPr>
        <w:t>Austin.</w:t>
      </w:r>
      <w:r>
        <w:rPr>
          <w:rFonts w:ascii="Times New Roman" w:hAnsi="Times New Roman" w:cs="Times New Roman"/>
          <w:spacing w:val="17"/>
          <w:szCs w:val="21"/>
        </w:rPr>
        <w:t xml:space="preserve"> </w:t>
      </w:r>
      <w:r>
        <w:rPr>
          <w:rFonts w:ascii="Times New Roman" w:hAnsi="Times New Roman" w:cs="Times New Roman"/>
          <w:szCs w:val="21"/>
        </w:rPr>
        <w:t>H</w:t>
      </w:r>
      <w:r>
        <w:rPr>
          <w:rFonts w:ascii="Times New Roman" w:hAnsi="Times New Roman" w:cs="Times New Roman"/>
          <w:spacing w:val="-10"/>
          <w:szCs w:val="21"/>
        </w:rPr>
        <w:t>o</w:t>
      </w:r>
      <w:r>
        <w:rPr>
          <w:rFonts w:ascii="Times New Roman" w:hAnsi="Times New Roman" w:cs="Times New Roman"/>
          <w:szCs w:val="21"/>
        </w:rPr>
        <w:t>w</w:t>
      </w:r>
      <w:r>
        <w:rPr>
          <w:rFonts w:ascii="Times New Roman" w:hAnsi="Times New Roman" w:cs="Times New Roman"/>
          <w:spacing w:val="-5"/>
          <w:szCs w:val="21"/>
        </w:rPr>
        <w:t xml:space="preserve"> </w:t>
      </w:r>
      <w:r>
        <w:rPr>
          <w:rFonts w:ascii="Times New Roman" w:hAnsi="Times New Roman" w:cs="Times New Roman"/>
          <w:szCs w:val="21"/>
        </w:rPr>
        <w:t>to</w:t>
      </w:r>
      <w:r>
        <w:rPr>
          <w:rFonts w:ascii="Times New Roman" w:hAnsi="Times New Roman" w:cs="Times New Roman"/>
          <w:spacing w:val="-5"/>
          <w:szCs w:val="21"/>
        </w:rPr>
        <w:t xml:space="preserve"> </w:t>
      </w:r>
      <w:r>
        <w:rPr>
          <w:rFonts w:ascii="Times New Roman" w:hAnsi="Times New Roman" w:cs="Times New Roman"/>
          <w:szCs w:val="21"/>
        </w:rPr>
        <w:t>do</w:t>
      </w:r>
      <w:r>
        <w:rPr>
          <w:rFonts w:ascii="Times New Roman" w:hAnsi="Times New Roman" w:cs="Times New Roman"/>
          <w:spacing w:val="-4"/>
          <w:szCs w:val="21"/>
        </w:rPr>
        <w:t xml:space="preserve"> </w:t>
      </w:r>
      <w:r>
        <w:rPr>
          <w:rFonts w:ascii="Times New Roman" w:hAnsi="Times New Roman" w:cs="Times New Roman"/>
          <w:szCs w:val="21"/>
        </w:rPr>
        <w:t>things</w:t>
      </w:r>
      <w:r>
        <w:rPr>
          <w:rFonts w:ascii="Times New Roman" w:hAnsi="Times New Roman" w:cs="Times New Roman"/>
          <w:spacing w:val="-5"/>
          <w:szCs w:val="21"/>
        </w:rPr>
        <w:t xml:space="preserve"> </w:t>
      </w:r>
      <w:r>
        <w:rPr>
          <w:rFonts w:ascii="Times New Roman" w:hAnsi="Times New Roman" w:cs="Times New Roman"/>
          <w:szCs w:val="21"/>
        </w:rPr>
        <w:t>with</w:t>
      </w:r>
      <w:r>
        <w:rPr>
          <w:rFonts w:ascii="Times New Roman" w:hAnsi="Times New Roman" w:cs="Times New Roman"/>
          <w:spacing w:val="-5"/>
          <w:szCs w:val="21"/>
        </w:rPr>
        <w:t xml:space="preserve"> </w:t>
      </w:r>
      <w:r>
        <w:rPr>
          <w:rFonts w:ascii="Times New Roman" w:hAnsi="Times New Roman" w:cs="Times New Roman"/>
          <w:spacing w:val="-10"/>
          <w:szCs w:val="21"/>
        </w:rPr>
        <w:t>w</w:t>
      </w:r>
      <w:r>
        <w:rPr>
          <w:rFonts w:ascii="Times New Roman" w:hAnsi="Times New Roman" w:cs="Times New Roman"/>
          <w:szCs w:val="21"/>
        </w:rPr>
        <w:t>ords[M],</w:t>
      </w:r>
      <w:r>
        <w:rPr>
          <w:rFonts w:ascii="Times New Roman" w:hAnsi="Times New Roman" w:cs="Times New Roman"/>
          <w:spacing w:val="-4"/>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5"/>
          <w:szCs w:val="21"/>
        </w:rPr>
        <w:t xml:space="preserve"> </w:t>
      </w:r>
      <w:r>
        <w:rPr>
          <w:rFonts w:ascii="Times New Roman" w:hAnsi="Times New Roman" w:cs="Times New Roman"/>
          <w:szCs w:val="21"/>
        </w:rPr>
        <w:t>367.</w:t>
      </w:r>
      <w:r>
        <w:rPr>
          <w:rFonts w:ascii="Times New Roman" w:hAnsi="Times New Roman" w:cs="Times New Roman"/>
          <w:spacing w:val="17"/>
          <w:szCs w:val="21"/>
        </w:rPr>
        <w:t xml:space="preserve"> </w:t>
      </w:r>
      <w:r>
        <w:rPr>
          <w:rFonts w:ascii="Times New Roman" w:hAnsi="Times New Roman" w:cs="Times New Roman"/>
          <w:szCs w:val="21"/>
        </w:rPr>
        <w:t>Oxford</w:t>
      </w:r>
      <w:r>
        <w:rPr>
          <w:rFonts w:ascii="Times New Roman" w:hAnsi="Times New Roman" w:cs="Times New Roman"/>
          <w:spacing w:val="-5"/>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5"/>
          <w:szCs w:val="21"/>
        </w:rPr>
        <w:t xml:space="preserve"> </w:t>
      </w:r>
      <w:r>
        <w:rPr>
          <w:rFonts w:ascii="Times New Roman" w:hAnsi="Times New Roman" w:cs="Times New Roman"/>
          <w:szCs w:val="21"/>
        </w:rPr>
        <w:t>press,</w:t>
      </w:r>
      <w:r>
        <w:rPr>
          <w:rFonts w:ascii="Times New Roman" w:hAnsi="Times New Roman" w:cs="Times New Roman"/>
          <w:spacing w:val="-4"/>
          <w:szCs w:val="21"/>
        </w:rPr>
        <w:t xml:space="preserve"> </w:t>
      </w:r>
      <w:r>
        <w:rPr>
          <w:rFonts w:ascii="Times New Roman" w:hAnsi="Times New Roman" w:cs="Times New Roman"/>
          <w:szCs w:val="21"/>
        </w:rPr>
        <w:t>1975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2" w:name="_bookmark207"/>
      <w:bookmarkEnd w:id="462"/>
      <w:r>
        <w:rPr>
          <w:rFonts w:ascii="Times New Roman" w:hAnsi="Times New Roman" w:cs="Times New Roman"/>
          <w:szCs w:val="21"/>
        </w:rPr>
        <w:t>[88]</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R.</w:t>
      </w:r>
      <w:r>
        <w:rPr>
          <w:rFonts w:ascii="Times New Roman" w:hAnsi="Times New Roman" w:cs="Times New Roman"/>
          <w:spacing w:val="7"/>
          <w:szCs w:val="21"/>
        </w:rPr>
        <w:t xml:space="preserve"> </w:t>
      </w:r>
      <w:r>
        <w:rPr>
          <w:rFonts w:ascii="Times New Roman" w:hAnsi="Times New Roman" w:cs="Times New Roman"/>
          <w:szCs w:val="21"/>
        </w:rPr>
        <w:t>Searle.</w:t>
      </w:r>
      <w:r>
        <w:rPr>
          <w:rFonts w:ascii="Times New Roman" w:hAnsi="Times New Roman" w:cs="Times New Roman"/>
          <w:spacing w:val="2"/>
          <w:szCs w:val="21"/>
        </w:rPr>
        <w:t xml:space="preserve"> </w:t>
      </w:r>
      <w:r>
        <w:rPr>
          <w:rFonts w:ascii="Times New Roman" w:hAnsi="Times New Roman" w:cs="Times New Roman"/>
          <w:szCs w:val="21"/>
        </w:rPr>
        <w:t>Speech</w:t>
      </w:r>
      <w:r>
        <w:rPr>
          <w:rFonts w:ascii="Times New Roman" w:hAnsi="Times New Roman" w:cs="Times New Roman"/>
          <w:spacing w:val="6"/>
          <w:szCs w:val="21"/>
        </w:rPr>
        <w:t xml:space="preserve"> </w:t>
      </w:r>
      <w:r>
        <w:rPr>
          <w:rFonts w:ascii="Times New Roman" w:hAnsi="Times New Roman" w:cs="Times New Roman"/>
          <w:szCs w:val="21"/>
        </w:rPr>
        <w:t>acts</w:t>
      </w:r>
      <w:r>
        <w:rPr>
          <w:rFonts w:ascii="Times New Roman" w:eastAsia="宋体" w:hAnsi="Times New Roman" w:cs="Times New Roman"/>
          <w:szCs w:val="21"/>
          <w:lang w:eastAsia="zh-CN"/>
        </w:rPr>
        <w:t>：</w:t>
      </w:r>
      <w:r>
        <w:rPr>
          <w:rFonts w:ascii="Times New Roman" w:hAnsi="Times New Roman" w:cs="Times New Roman"/>
          <w:spacing w:val="33"/>
          <w:szCs w:val="21"/>
        </w:rPr>
        <w:t xml:space="preserve"> </w:t>
      </w:r>
      <w:r>
        <w:rPr>
          <w:rFonts w:ascii="Times New Roman" w:hAnsi="Times New Roman" w:cs="Times New Roman"/>
          <w:szCs w:val="21"/>
        </w:rPr>
        <w:t>An</w:t>
      </w:r>
      <w:r>
        <w:rPr>
          <w:rFonts w:ascii="Times New Roman" w:hAnsi="Times New Roman" w:cs="Times New Roman"/>
          <w:spacing w:val="6"/>
          <w:szCs w:val="21"/>
        </w:rPr>
        <w:t xml:space="preserve"> </w:t>
      </w:r>
      <w:r>
        <w:rPr>
          <w:rFonts w:ascii="Times New Roman" w:hAnsi="Times New Roman" w:cs="Times New Roman"/>
          <w:szCs w:val="21"/>
        </w:rPr>
        <w:t>ess</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in</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philosop</w:t>
      </w:r>
      <w:r>
        <w:rPr>
          <w:rFonts w:ascii="Times New Roman" w:hAnsi="Times New Roman" w:cs="Times New Roman"/>
          <w:spacing w:val="-8"/>
          <w:szCs w:val="21"/>
        </w:rPr>
        <w:t>h</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language[M].</w:t>
      </w:r>
      <w:r>
        <w:rPr>
          <w:rFonts w:ascii="Times New Roman" w:hAnsi="Times New Roman" w:cs="Times New Roman"/>
          <w:spacing w:val="2"/>
          <w:szCs w:val="21"/>
        </w:rPr>
        <w:t xml:space="preserve"> </w:t>
      </w:r>
      <w:r>
        <w:rPr>
          <w:rFonts w:ascii="Times New Roman" w:hAnsi="Times New Roman" w:cs="Times New Roman"/>
          <w:szCs w:val="21"/>
        </w:rPr>
        <w:t>Cambridge</w:t>
      </w:r>
      <w:r>
        <w:rPr>
          <w:rFonts w:ascii="Times New Roman" w:hAnsi="Times New Roman" w:cs="Times New Roman"/>
          <w:spacing w:val="7"/>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w w:val="99"/>
          <w:szCs w:val="21"/>
        </w:rPr>
        <w:t xml:space="preserve"> </w:t>
      </w:r>
      <w:r>
        <w:rPr>
          <w:rFonts w:ascii="Times New Roman" w:hAnsi="Times New Roman" w:cs="Times New Roman"/>
          <w:szCs w:val="21"/>
        </w:rPr>
        <w:t>press,</w:t>
      </w:r>
      <w:r>
        <w:rPr>
          <w:rFonts w:ascii="Times New Roman" w:hAnsi="Times New Roman" w:cs="Times New Roman"/>
          <w:spacing w:val="-11"/>
          <w:szCs w:val="21"/>
        </w:rPr>
        <w:t xml:space="preserve"> </w:t>
      </w:r>
      <w:r>
        <w:rPr>
          <w:rFonts w:ascii="Times New Roman" w:hAnsi="Times New Roman" w:cs="Times New Roman"/>
          <w:szCs w:val="21"/>
        </w:rPr>
        <w:t>1969</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3" w:name="_bookmark208"/>
      <w:bookmarkEnd w:id="463"/>
      <w:r>
        <w:rPr>
          <w:rFonts w:ascii="Times New Roman" w:hAnsi="Times New Roman" w:cs="Times New Roman"/>
          <w:szCs w:val="21"/>
        </w:rPr>
        <w:t>[89]</w:t>
      </w:r>
      <w:r>
        <w:rPr>
          <w:rFonts w:ascii="Times New Roman" w:hAnsi="Times New Roman" w:cs="Times New Roman"/>
          <w:spacing w:val="5"/>
          <w:szCs w:val="21"/>
        </w:rPr>
        <w:t xml:space="preserve"> </w:t>
      </w:r>
      <w:r>
        <w:rPr>
          <w:rFonts w:ascii="Times New Roman" w:hAnsi="Times New Roman" w:cs="Times New Roman"/>
          <w:spacing w:val="-14"/>
          <w:szCs w:val="21"/>
        </w:rPr>
        <w:t>D</w:t>
      </w:r>
      <w:r>
        <w:rPr>
          <w:rFonts w:ascii="Times New Roman" w:hAnsi="Times New Roman" w:cs="Times New Roman"/>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pacing w:val="-26"/>
          <w:szCs w:val="21"/>
        </w:rPr>
        <w:t>T</w:t>
      </w:r>
      <w:r>
        <w:rPr>
          <w:rFonts w:ascii="Times New Roman" w:hAnsi="Times New Roman" w:cs="Times New Roman"/>
          <w:szCs w:val="21"/>
        </w:rPr>
        <w:t>witchell,</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2"/>
          <w:szCs w:val="21"/>
        </w:rPr>
        <w:t xml:space="preserve"> </w:t>
      </w:r>
      <w:r>
        <w:rPr>
          <w:rFonts w:ascii="Times New Roman" w:hAnsi="Times New Roman" w:cs="Times New Roman"/>
          <w:szCs w:val="21"/>
        </w:rPr>
        <w:t>Adkins,</w:t>
      </w:r>
      <w:r>
        <w:rPr>
          <w:rFonts w:ascii="Times New Roman" w:hAnsi="Times New Roman" w:cs="Times New Roman"/>
          <w:spacing w:val="3"/>
          <w:szCs w:val="21"/>
        </w:rPr>
        <w:t xml:space="preserve"> </w:t>
      </w:r>
      <w:r>
        <w:rPr>
          <w:rFonts w:ascii="Times New Roman" w:hAnsi="Times New Roman" w:cs="Times New Roman"/>
          <w:spacing w:val="-14"/>
          <w:szCs w:val="21"/>
        </w:rPr>
        <w:t>J</w:t>
      </w:r>
      <w:r>
        <w:rPr>
          <w:rFonts w:ascii="Times New Roman" w:hAnsi="Times New Roman" w:cs="Times New Roman"/>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Nunama</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K.</w:t>
      </w:r>
      <w:r>
        <w:rPr>
          <w:rFonts w:ascii="Times New Roman" w:hAnsi="Times New Roman" w:cs="Times New Roman"/>
          <w:spacing w:val="2"/>
          <w:szCs w:val="21"/>
        </w:rPr>
        <w:t xml:space="preserve"> </w:t>
      </w:r>
      <w:r>
        <w:rPr>
          <w:rFonts w:ascii="Times New Roman" w:hAnsi="Times New Roman" w:cs="Times New Roman"/>
          <w:szCs w:val="21"/>
        </w:rPr>
        <w:t>Bu</w:t>
      </w:r>
      <w:r>
        <w:rPr>
          <w:rFonts w:ascii="Times New Roman" w:hAnsi="Times New Roman" w:cs="Times New Roman"/>
          <w:spacing w:val="-5"/>
          <w:szCs w:val="21"/>
        </w:rPr>
        <w:t>r</w:t>
      </w:r>
      <w:r>
        <w:rPr>
          <w:rFonts w:ascii="Times New Roman" w:hAnsi="Times New Roman" w:cs="Times New Roman"/>
          <w:szCs w:val="21"/>
        </w:rPr>
        <w:t>goon.</w:t>
      </w:r>
      <w:r>
        <w:rPr>
          <w:rFonts w:ascii="Times New Roman" w:hAnsi="Times New Roman" w:cs="Times New Roman"/>
          <w:spacing w:val="35"/>
          <w:szCs w:val="21"/>
        </w:rPr>
        <w:t xml:space="preserve"> </w:t>
      </w:r>
      <w:r>
        <w:rPr>
          <w:rFonts w:ascii="Times New Roman" w:hAnsi="Times New Roman" w:cs="Times New Roman"/>
          <w:szCs w:val="21"/>
        </w:rPr>
        <w:t>Using</w:t>
      </w:r>
      <w:r>
        <w:rPr>
          <w:rFonts w:ascii="Times New Roman" w:hAnsi="Times New Roman" w:cs="Times New Roman"/>
          <w:spacing w:val="1"/>
          <w:szCs w:val="21"/>
        </w:rPr>
        <w:t xml:space="preserve"> </w:t>
      </w:r>
      <w:r>
        <w:rPr>
          <w:rFonts w:ascii="Times New Roman" w:hAnsi="Times New Roman" w:cs="Times New Roman"/>
          <w:szCs w:val="21"/>
        </w:rPr>
        <w:t>speech</w:t>
      </w:r>
      <w:r>
        <w:rPr>
          <w:rFonts w:ascii="Times New Roman" w:hAnsi="Times New Roman" w:cs="Times New Roman"/>
          <w:spacing w:val="2"/>
          <w:szCs w:val="21"/>
        </w:rPr>
        <w:t xml:space="preserve"> </w:t>
      </w:r>
      <w:r>
        <w:rPr>
          <w:rFonts w:ascii="Times New Roman" w:hAnsi="Times New Roman" w:cs="Times New Roman"/>
          <w:szCs w:val="21"/>
        </w:rPr>
        <w:t>act</w:t>
      </w:r>
      <w:r>
        <w:rPr>
          <w:rFonts w:ascii="Times New Roman" w:hAnsi="Times New Roman" w:cs="Times New Roman"/>
          <w:spacing w:val="1"/>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1"/>
          <w:szCs w:val="21"/>
        </w:rPr>
        <w:t xml:space="preserve"> </w:t>
      </w:r>
      <w:r>
        <w:rPr>
          <w:rFonts w:ascii="Times New Roman" w:hAnsi="Times New Roman" w:cs="Times New Roman"/>
          <w:szCs w:val="21"/>
        </w:rPr>
        <w:t>to</w:t>
      </w:r>
      <w:r>
        <w:rPr>
          <w:rFonts w:ascii="Times New Roman" w:hAnsi="Times New Roman" w:cs="Times New Roman"/>
          <w:spacing w:val="2"/>
          <w:szCs w:val="21"/>
        </w:rPr>
        <w:t xml:space="preserve"> </w:t>
      </w:r>
      <w:r>
        <w:rPr>
          <w:rFonts w:ascii="Times New Roman" w:hAnsi="Times New Roman" w:cs="Times New Roman"/>
          <w:szCs w:val="21"/>
        </w:rPr>
        <w:t>model</w:t>
      </w:r>
      <w:r>
        <w:rPr>
          <w:rFonts w:ascii="Times New Roman" w:hAnsi="Times New Roman" w:cs="Times New Roman"/>
          <w:w w:val="99"/>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ersations</w:t>
      </w:r>
      <w:r>
        <w:rPr>
          <w:rFonts w:ascii="Times New Roman" w:hAnsi="Times New Roman" w:cs="Times New Roman"/>
          <w:spacing w:val="-14"/>
          <w:szCs w:val="21"/>
        </w:rPr>
        <w:t xml:space="preserve"> </w:t>
      </w:r>
      <w:r>
        <w:rPr>
          <w:rFonts w:ascii="Times New Roman" w:hAnsi="Times New Roman" w:cs="Times New Roman"/>
          <w:szCs w:val="21"/>
        </w:rPr>
        <w:t>for</w:t>
      </w:r>
      <w:r>
        <w:rPr>
          <w:rFonts w:ascii="Times New Roman" w:hAnsi="Times New Roman" w:cs="Times New Roman"/>
          <w:spacing w:val="-14"/>
          <w:szCs w:val="21"/>
        </w:rPr>
        <w:t xml:space="preserve"> </w:t>
      </w:r>
      <w:r>
        <w:rPr>
          <w:rFonts w:ascii="Times New Roman" w:hAnsi="Times New Roman" w:cs="Times New Roman"/>
          <w:szCs w:val="21"/>
        </w:rPr>
        <w:t>automated</w:t>
      </w:r>
      <w:r>
        <w:rPr>
          <w:rFonts w:ascii="Times New Roman" w:hAnsi="Times New Roman" w:cs="Times New Roman"/>
          <w:spacing w:val="-13"/>
          <w:szCs w:val="21"/>
        </w:rPr>
        <w:t xml:space="preserve"> </w:t>
      </w:r>
      <w:r>
        <w:rPr>
          <w:rFonts w:ascii="Times New Roman" w:hAnsi="Times New Roman" w:cs="Times New Roman"/>
          <w:szCs w:val="21"/>
        </w:rPr>
        <w:t>classiﬁcation</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retri</w:t>
      </w:r>
      <w:r>
        <w:rPr>
          <w:rFonts w:ascii="Times New Roman" w:hAnsi="Times New Roman" w:cs="Times New Roman"/>
          <w:spacing w:val="-7"/>
          <w:szCs w:val="21"/>
        </w:rPr>
        <w:t>ev</w:t>
      </w:r>
      <w:r>
        <w:rPr>
          <w:rFonts w:ascii="Times New Roman" w:hAnsi="Times New Roman" w:cs="Times New Roman"/>
          <w:szCs w:val="21"/>
        </w:rPr>
        <w:t>al[C].</w:t>
      </w:r>
      <w:r>
        <w:rPr>
          <w:rFonts w:ascii="Times New Roman" w:hAnsi="Times New Roman" w:cs="Times New Roman"/>
          <w:spacing w:val="1"/>
          <w:szCs w:val="21"/>
        </w:rPr>
        <w:t xml:space="preserve"> </w:t>
      </w:r>
      <w:r>
        <w:rPr>
          <w:rFonts w:ascii="Times New Roman" w:hAnsi="Times New Roman" w:cs="Times New Roman"/>
          <w:szCs w:val="21"/>
        </w:rPr>
        <w:t>Proceedings</w:t>
      </w:r>
      <w:r>
        <w:rPr>
          <w:rFonts w:ascii="Times New Roman" w:hAnsi="Times New Roman" w:cs="Times New Roman"/>
          <w:spacing w:val="-13"/>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9th</w:t>
      </w:r>
      <w:r>
        <w:rPr>
          <w:rFonts w:ascii="Times New Roman" w:hAnsi="Times New Roman" w:cs="Times New Roman"/>
          <w:spacing w:val="-13"/>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w w:val="99"/>
          <w:szCs w:val="21"/>
        </w:rPr>
        <w:t xml:space="preserve"> </w:t>
      </w:r>
      <w:r>
        <w:rPr>
          <w:rFonts w:ascii="Times New Roman" w:hAnsi="Times New Roman" w:cs="Times New Roman"/>
          <w:spacing w:val="-22"/>
          <w:szCs w:val="21"/>
        </w:rPr>
        <w:t>W</w:t>
      </w:r>
      <w:r>
        <w:rPr>
          <w:rFonts w:ascii="Times New Roman" w:hAnsi="Times New Roman" w:cs="Times New Roman"/>
          <w:szCs w:val="21"/>
        </w:rPr>
        <w:t>orking</w:t>
      </w:r>
      <w:r>
        <w:rPr>
          <w:rFonts w:ascii="Times New Roman" w:hAnsi="Times New Roman" w:cs="Times New Roman"/>
          <w:spacing w:val="-14"/>
          <w:szCs w:val="21"/>
        </w:rPr>
        <w:t xml:space="preserve"> </w:t>
      </w:r>
      <w:r>
        <w:rPr>
          <w:rFonts w:ascii="Times New Roman" w:hAnsi="Times New Roman" w:cs="Times New Roman"/>
          <w:szCs w:val="21"/>
        </w:rPr>
        <w:t>Conference</w:t>
      </w:r>
      <w:r>
        <w:rPr>
          <w:rFonts w:ascii="Times New Roman" w:hAnsi="Times New Roman" w:cs="Times New Roman"/>
          <w:spacing w:val="-14"/>
          <w:szCs w:val="21"/>
        </w:rPr>
        <w:t xml:space="preserve"> </w:t>
      </w:r>
      <w:r>
        <w:rPr>
          <w:rFonts w:ascii="Times New Roman" w:hAnsi="Times New Roman" w:cs="Times New Roman"/>
          <w:szCs w:val="21"/>
        </w:rPr>
        <w:t>on</w:t>
      </w:r>
      <w:r>
        <w:rPr>
          <w:rFonts w:ascii="Times New Roman" w:hAnsi="Times New Roman" w:cs="Times New Roman"/>
          <w:spacing w:val="-14"/>
          <w:szCs w:val="21"/>
        </w:rPr>
        <w:t xml:space="preserve"> </w:t>
      </w:r>
      <w:r>
        <w:rPr>
          <w:rFonts w:ascii="Times New Roman" w:hAnsi="Times New Roman" w:cs="Times New Roman"/>
          <w:szCs w:val="21"/>
        </w:rPr>
        <w:t>the</w:t>
      </w:r>
      <w:r>
        <w:rPr>
          <w:rFonts w:ascii="Times New Roman" w:hAnsi="Times New Roman" w:cs="Times New Roman"/>
          <w:spacing w:val="-14"/>
          <w:szCs w:val="21"/>
        </w:rPr>
        <w:t xml:space="preserve"> </w:t>
      </w:r>
      <w:r>
        <w:rPr>
          <w:rFonts w:ascii="Times New Roman" w:hAnsi="Times New Roman" w:cs="Times New Roman"/>
          <w:szCs w:val="21"/>
        </w:rPr>
        <w:t>Language-Action</w:t>
      </w:r>
      <w:r>
        <w:rPr>
          <w:rFonts w:ascii="Times New Roman" w:hAnsi="Times New Roman" w:cs="Times New Roman"/>
          <w:spacing w:val="-14"/>
          <w:szCs w:val="21"/>
        </w:rPr>
        <w:t xml:space="preserve"> </w:t>
      </w:r>
      <w:r>
        <w:rPr>
          <w:rFonts w:ascii="Times New Roman" w:hAnsi="Times New Roman" w:cs="Times New Roman"/>
          <w:spacing w:val="-10"/>
          <w:szCs w:val="21"/>
        </w:rPr>
        <w:t>P</w:t>
      </w:r>
      <w:r>
        <w:rPr>
          <w:rFonts w:ascii="Times New Roman" w:hAnsi="Times New Roman" w:cs="Times New Roman"/>
          <w:szCs w:val="21"/>
        </w:rPr>
        <w:t>erspect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4"/>
          <w:szCs w:val="21"/>
        </w:rPr>
        <w:t xml:space="preserve"> </w:t>
      </w:r>
      <w:r>
        <w:rPr>
          <w:rFonts w:ascii="Times New Roman" w:hAnsi="Times New Roman" w:cs="Times New Roman"/>
          <w:szCs w:val="21"/>
        </w:rPr>
        <w:t>on</w:t>
      </w:r>
      <w:r>
        <w:rPr>
          <w:rFonts w:ascii="Times New Roman" w:hAnsi="Times New Roman" w:cs="Times New Roman"/>
          <w:spacing w:val="-14"/>
          <w:szCs w:val="21"/>
        </w:rPr>
        <w:t xml:space="preserve"> </w:t>
      </w:r>
      <w:r>
        <w:rPr>
          <w:rFonts w:ascii="Times New Roman" w:hAnsi="Times New Roman" w:cs="Times New Roman"/>
          <w:szCs w:val="21"/>
        </w:rPr>
        <w:t>Communication</w:t>
      </w:r>
      <w:r>
        <w:rPr>
          <w:rFonts w:ascii="Times New Roman" w:hAnsi="Times New Roman" w:cs="Times New Roman"/>
          <w:spacing w:val="-14"/>
          <w:szCs w:val="21"/>
        </w:rPr>
        <w:t xml:space="preserve"> </w:t>
      </w:r>
      <w:r>
        <w:rPr>
          <w:rFonts w:ascii="Times New Roman" w:hAnsi="Times New Roman" w:cs="Times New Roman"/>
          <w:szCs w:val="21"/>
        </w:rPr>
        <w:t>Modelling.</w:t>
      </w:r>
      <w:r>
        <w:rPr>
          <w:rFonts w:ascii="Times New Roman" w:hAnsi="Times New Roman" w:cs="Times New Roman"/>
          <w:spacing w:val="-14"/>
          <w:szCs w:val="21"/>
        </w:rPr>
        <w:t xml:space="preserve"> </w:t>
      </w:r>
      <w:r>
        <w:rPr>
          <w:rFonts w:ascii="Times New Roman" w:hAnsi="Times New Roman" w:cs="Times New Roman"/>
          <w:szCs w:val="21"/>
        </w:rPr>
        <w:t>2004,</w:t>
      </w:r>
      <w:r>
        <w:rPr>
          <w:rFonts w:ascii="Times New Roman" w:hAnsi="Times New Roman" w:cs="Times New Roman"/>
          <w:w w:val="99"/>
          <w:szCs w:val="21"/>
        </w:rPr>
        <w:t xml:space="preserve"> </w:t>
      </w:r>
      <w:r>
        <w:rPr>
          <w:rFonts w:ascii="Times New Roman" w:hAnsi="Times New Roman" w:cs="Times New Roman"/>
          <w:szCs w:val="21"/>
        </w:rPr>
        <w:t>121–129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4" w:name="_bookmark209"/>
      <w:bookmarkEnd w:id="464"/>
      <w:r>
        <w:rPr>
          <w:rFonts w:ascii="Times New Roman" w:hAnsi="Times New Roman" w:cs="Times New Roman"/>
          <w:szCs w:val="21"/>
        </w:rPr>
        <w:t xml:space="preserve">[90] </w:t>
      </w:r>
      <w:r>
        <w:rPr>
          <w:rFonts w:ascii="Times New Roman" w:hAnsi="Times New Roman" w:cs="Times New Roman"/>
          <w:spacing w:val="2"/>
          <w:szCs w:val="21"/>
        </w:rPr>
        <w:t xml:space="preserve"> </w:t>
      </w:r>
      <w:r>
        <w:rPr>
          <w:rFonts w:ascii="Times New Roman" w:hAnsi="Times New Roman" w:cs="Times New Roman"/>
          <w:szCs w:val="21"/>
        </w:rPr>
        <w:t>E.</w:t>
      </w:r>
      <w:r>
        <w:rPr>
          <w:rFonts w:ascii="Times New Roman" w:hAnsi="Times New Roman" w:cs="Times New Roman"/>
          <w:spacing w:val="-6"/>
          <w:szCs w:val="21"/>
        </w:rPr>
        <w:t xml:space="preserve"> </w:t>
      </w:r>
      <w:r>
        <w:rPr>
          <w:rFonts w:ascii="Times New Roman" w:hAnsi="Times New Roman" w:cs="Times New Roman"/>
          <w:spacing w:val="-19"/>
          <w:szCs w:val="21"/>
        </w:rPr>
        <w:t>T</w:t>
      </w:r>
      <w:r>
        <w:rPr>
          <w:rFonts w:ascii="Times New Roman" w:hAnsi="Times New Roman" w:cs="Times New Roman"/>
          <w:szCs w:val="21"/>
        </w:rPr>
        <w:t>ulving,</w:t>
      </w:r>
      <w:r>
        <w:rPr>
          <w:rFonts w:ascii="Times New Roman" w:hAnsi="Times New Roman" w:cs="Times New Roman"/>
          <w:spacing w:val="-5"/>
          <w:szCs w:val="21"/>
        </w:rPr>
        <w:t xml:space="preserve"> </w:t>
      </w:r>
      <w:r>
        <w:rPr>
          <w:rFonts w:ascii="Times New Roman" w:hAnsi="Times New Roman" w:cs="Times New Roman"/>
          <w:szCs w:val="21"/>
        </w:rPr>
        <w:t>R.</w:t>
      </w:r>
      <w:r>
        <w:rPr>
          <w:rFonts w:ascii="Times New Roman" w:hAnsi="Times New Roman" w:cs="Times New Roman"/>
          <w:spacing w:val="-5"/>
          <w:szCs w:val="21"/>
        </w:rPr>
        <w:t xml:space="preserve"> </w:t>
      </w:r>
      <w:r>
        <w:rPr>
          <w:rFonts w:ascii="Times New Roman" w:hAnsi="Times New Roman" w:cs="Times New Roman"/>
          <w:szCs w:val="21"/>
        </w:rPr>
        <w:t>Craik.</w:t>
      </w:r>
      <w:r>
        <w:rPr>
          <w:rFonts w:ascii="Times New Roman" w:hAnsi="Times New Roman" w:cs="Times New Roman"/>
          <w:spacing w:val="1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zCs w:val="21"/>
        </w:rPr>
        <w:t>Oxford</w:t>
      </w:r>
      <w:r>
        <w:rPr>
          <w:rFonts w:ascii="Times New Roman" w:hAnsi="Times New Roman" w:cs="Times New Roman"/>
          <w:spacing w:val="-5"/>
          <w:szCs w:val="21"/>
        </w:rPr>
        <w:t xml:space="preserve"> </w:t>
      </w:r>
      <w:r>
        <w:rPr>
          <w:rFonts w:ascii="Times New Roman" w:hAnsi="Times New Roman" w:cs="Times New Roman"/>
          <w:szCs w:val="21"/>
        </w:rPr>
        <w:t>Handbook</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Memo</w:t>
      </w:r>
      <w:r>
        <w:rPr>
          <w:rFonts w:ascii="Times New Roman" w:hAnsi="Times New Roman" w:cs="Times New Roman"/>
          <w:spacing w:val="4"/>
          <w:szCs w:val="21"/>
        </w:rPr>
        <w:t>r</w:t>
      </w:r>
      <w:r>
        <w:rPr>
          <w:rFonts w:ascii="Times New Roman" w:hAnsi="Times New Roman" w:cs="Times New Roman"/>
          <w:szCs w:val="21"/>
        </w:rPr>
        <w:t>y[M].</w:t>
      </w:r>
      <w:r>
        <w:rPr>
          <w:rFonts w:ascii="Times New Roman" w:hAnsi="Times New Roman" w:cs="Times New Roman"/>
          <w:spacing w:val="16"/>
          <w:szCs w:val="21"/>
        </w:rPr>
        <w:t xml:space="preserve"> </w:t>
      </w:r>
      <w:r>
        <w:rPr>
          <w:rFonts w:ascii="Times New Roman" w:hAnsi="Times New Roman" w:cs="Times New Roman"/>
          <w:szCs w:val="21"/>
        </w:rPr>
        <w:t>Oxford</w:t>
      </w:r>
      <w:r>
        <w:rPr>
          <w:rFonts w:ascii="Times New Roman" w:hAnsi="Times New Roman" w:cs="Times New Roman"/>
          <w:spacing w:val="-6"/>
          <w:szCs w:val="21"/>
        </w:rPr>
        <w:t xml:space="preserve"> </w:t>
      </w:r>
      <w:r>
        <w:rPr>
          <w:rFonts w:ascii="Times New Roman" w:hAnsi="Times New Roman" w:cs="Times New Roman"/>
          <w:spacing w:val="-18"/>
          <w:szCs w:val="21"/>
        </w:rPr>
        <w:t>U</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Press,</w:t>
      </w:r>
      <w:r>
        <w:rPr>
          <w:rFonts w:ascii="Times New Roman" w:hAnsi="Times New Roman" w:cs="Times New Roman"/>
          <w:spacing w:val="-5"/>
          <w:szCs w:val="21"/>
        </w:rPr>
        <w:t xml:space="preserve"> </w:t>
      </w:r>
      <w:r>
        <w:rPr>
          <w:rFonts w:ascii="Times New Roman" w:hAnsi="Times New Roman" w:cs="Times New Roman"/>
          <w:szCs w:val="21"/>
        </w:rPr>
        <w:t>2005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5" w:name="_bookmark210"/>
      <w:bookmarkEnd w:id="465"/>
      <w:r>
        <w:rPr>
          <w:rFonts w:ascii="Times New Roman" w:hAnsi="Times New Roman" w:cs="Times New Roman"/>
          <w:szCs w:val="21"/>
        </w:rPr>
        <w:t>[91]</w:t>
      </w:r>
      <w:r>
        <w:rPr>
          <w:rFonts w:ascii="Times New Roman" w:hAnsi="Times New Roman" w:cs="Times New Roman"/>
          <w:spacing w:val="2"/>
          <w:szCs w:val="21"/>
        </w:rPr>
        <w:t xml:space="preserve"> </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37"/>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w:t>
      </w:r>
      <w:r>
        <w:rPr>
          <w:rFonts w:ascii="Times New Roman" w:hAnsi="Times New Roman" w:cs="Times New Roman"/>
          <w:spacing w:val="1"/>
          <w:szCs w:val="21"/>
        </w:rPr>
        <w:t xml:space="preserve"> </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pacing w:val="-12"/>
          <w:szCs w:val="21"/>
        </w:rPr>
        <w:t>F</w:t>
      </w:r>
      <w:r>
        <w:rPr>
          <w:rFonts w:ascii="Times New Roman" w:hAnsi="Times New Roman" w:cs="Times New Roman"/>
          <w:szCs w:val="21"/>
        </w:rPr>
        <w:t>o</w:t>
      </w:r>
      <w:r>
        <w:rPr>
          <w:rFonts w:ascii="Times New Roman" w:hAnsi="Times New Roman" w:cs="Times New Roman"/>
          <w:spacing w:val="3"/>
          <w:szCs w:val="21"/>
        </w:rPr>
        <w:t>r</w:t>
      </w:r>
      <w:r>
        <w:rPr>
          <w:rFonts w:ascii="Times New Roman" w:hAnsi="Times New Roman" w:cs="Times New Roman"/>
          <w:szCs w:val="21"/>
        </w:rPr>
        <w:t>mal</w:t>
      </w:r>
      <w:r>
        <w:rPr>
          <w:rFonts w:ascii="Times New Roman" w:hAnsi="Times New Roman" w:cs="Times New Roman"/>
          <w:spacing w:val="1"/>
          <w:szCs w:val="21"/>
        </w:rPr>
        <w:t xml:space="preserve"> </w:t>
      </w:r>
      <w:r>
        <w:rPr>
          <w:rFonts w:ascii="Times New Roman" w:hAnsi="Times New Roman" w:cs="Times New Roman"/>
          <w:szCs w:val="21"/>
        </w:rPr>
        <w:t>Deﬁnition</w:t>
      </w:r>
      <w:r>
        <w:rPr>
          <w:rFonts w:ascii="Times New Roman" w:hAnsi="Times New Roman" w:cs="Times New Roman"/>
          <w:spacing w:val="1"/>
          <w:szCs w:val="21"/>
        </w:rPr>
        <w:t xml:space="preserve"> </w:t>
      </w:r>
      <w:r>
        <w:rPr>
          <w:rFonts w:ascii="Times New Roman" w:hAnsi="Times New Roman" w:cs="Times New Roman"/>
          <w:szCs w:val="21"/>
        </w:rPr>
        <w:t>of</w:t>
      </w:r>
      <w:r>
        <w:rPr>
          <w:rFonts w:ascii="Times New Roman" w:hAnsi="Times New Roman" w:cs="Times New Roman"/>
          <w:spacing w:val="1"/>
          <w:szCs w:val="21"/>
        </w:rPr>
        <w:t xml:space="preserve"> </w:t>
      </w:r>
      <w:r>
        <w:rPr>
          <w:rFonts w:ascii="Times New Roman" w:hAnsi="Times New Roman" w:cs="Times New Roman"/>
          <w:szCs w:val="21"/>
        </w:rPr>
        <w:t>Real-</w:t>
      </w:r>
      <w:r>
        <w:rPr>
          <w:rFonts w:ascii="Times New Roman" w:hAnsi="Times New Roman" w:cs="Times New Roman"/>
          <w:spacing w:val="-22"/>
          <w:szCs w:val="21"/>
        </w:rPr>
        <w:t>W</w:t>
      </w:r>
      <w:r>
        <w:rPr>
          <w:rFonts w:ascii="Times New Roman" w:hAnsi="Times New Roman" w:cs="Times New Roman"/>
          <w:szCs w:val="21"/>
        </w:rPr>
        <w:t>orld</w:t>
      </w:r>
      <w:r>
        <w:rPr>
          <w:rFonts w:ascii="Times New Roman" w:hAnsi="Times New Roman" w:cs="Times New Roman"/>
          <w:spacing w:val="1"/>
          <w:szCs w:val="21"/>
        </w:rPr>
        <w:t xml:space="preserve"> </w:t>
      </w:r>
      <w:r>
        <w:rPr>
          <w:rFonts w:ascii="Times New Roman" w:hAnsi="Times New Roman" w:cs="Times New Roman"/>
          <w:szCs w:val="21"/>
        </w:rPr>
        <w:t>General</w:t>
      </w:r>
      <w:r>
        <w:rPr>
          <w:rFonts w:ascii="Times New Roman" w:hAnsi="Times New Roman" w:cs="Times New Roman"/>
          <w:spacing w:val="1"/>
          <w:szCs w:val="21"/>
        </w:rPr>
        <w:t xml:space="preserve"> </w:t>
      </w:r>
      <w:r>
        <w:rPr>
          <w:rFonts w:ascii="Times New Roman" w:hAnsi="Times New Roman" w:cs="Times New Roman"/>
          <w:szCs w:val="21"/>
        </w:rPr>
        <w:t>Intelligence[C].</w:t>
      </w:r>
      <w:r>
        <w:rPr>
          <w:rFonts w:ascii="Times New Roman" w:hAnsi="Times New Roman" w:cs="Times New Roman"/>
          <w:spacing w:val="37"/>
          <w:szCs w:val="21"/>
        </w:rPr>
        <w:t xml:space="preserve"> </w:t>
      </w:r>
      <w:r>
        <w:rPr>
          <w:rFonts w:ascii="Times New Roman" w:hAnsi="Times New Roman" w:cs="Times New Roman"/>
          <w:szCs w:val="21"/>
        </w:rPr>
        <w:t>Proceedings</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pacing w:val="-10"/>
          <w:szCs w:val="21"/>
        </w:rPr>
        <w:t>A</w:t>
      </w:r>
      <w:r>
        <w:rPr>
          <w:rFonts w:ascii="Times New Roman" w:hAnsi="Times New Roman" w:cs="Times New Roman"/>
          <w:szCs w:val="21"/>
        </w:rPr>
        <w:t>GI-10.</w:t>
      </w:r>
      <w:r>
        <w:rPr>
          <w:rFonts w:ascii="Times New Roman" w:hAnsi="Times New Roman" w:cs="Times New Roman"/>
          <w:spacing w:val="-7"/>
          <w:szCs w:val="21"/>
        </w:rPr>
        <w:t xml:space="preserve"> </w:t>
      </w:r>
      <w:r>
        <w:rPr>
          <w:rFonts w:ascii="Times New Roman" w:hAnsi="Times New Roman" w:cs="Times New Roman"/>
          <w:szCs w:val="21"/>
        </w:rPr>
        <w:t>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6" w:name="_bookmark211"/>
      <w:bookmarkEnd w:id="466"/>
      <w:r>
        <w:rPr>
          <w:rFonts w:ascii="Times New Roman" w:hAnsi="Times New Roman" w:cs="Times New Roman"/>
          <w:szCs w:val="21"/>
        </w:rPr>
        <w:t xml:space="preserve">[92] </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6"/>
          <w:szCs w:val="21"/>
        </w:rPr>
        <w:t xml:space="preserve"> </w:t>
      </w:r>
      <w:r>
        <w:rPr>
          <w:rFonts w:ascii="Times New Roman" w:hAnsi="Times New Roman" w:cs="Times New Roman"/>
          <w:szCs w:val="21"/>
        </w:rPr>
        <w:t>I.</w:t>
      </w:r>
      <w:r>
        <w:rPr>
          <w:rFonts w:ascii="Times New Roman" w:hAnsi="Times New Roman" w:cs="Times New Roman"/>
          <w:spacing w:val="-5"/>
          <w:szCs w:val="21"/>
        </w:rPr>
        <w:t xml:space="preserve"> </w:t>
      </w:r>
      <w:r>
        <w:rPr>
          <w:rFonts w:ascii="Times New Roman" w:hAnsi="Times New Roman" w:cs="Times New Roman"/>
          <w:szCs w:val="21"/>
        </w:rPr>
        <w:t>G.</w:t>
      </w:r>
      <w:r>
        <w:rPr>
          <w:rFonts w:ascii="Times New Roman" w:hAnsi="Times New Roman" w:cs="Times New Roman"/>
          <w:spacing w:val="-6"/>
          <w:szCs w:val="21"/>
        </w:rPr>
        <w:t xml:space="preserve"> </w:t>
      </w:r>
      <w:r>
        <w:rPr>
          <w:rFonts w:ascii="Times New Roman" w:hAnsi="Times New Roman" w:cs="Times New Roman"/>
          <w:szCs w:val="21"/>
        </w:rPr>
        <w:t>M.</w:t>
      </w:r>
      <w:r>
        <w:rPr>
          <w:rFonts w:ascii="Times New Roman" w:hAnsi="Times New Roman" w:cs="Times New Roman"/>
          <w:spacing w:val="-5"/>
          <w:szCs w:val="21"/>
        </w:rPr>
        <w:t xml:space="preserve"> </w:t>
      </w:r>
      <w:r>
        <w:rPr>
          <w:rFonts w:ascii="Times New Roman" w:hAnsi="Times New Roman" w:cs="Times New Roman"/>
          <w:szCs w:val="21"/>
        </w:rPr>
        <w:t>Ikle,</w:t>
      </w:r>
      <w:r>
        <w:rPr>
          <w:rFonts w:ascii="Times New Roman" w:hAnsi="Times New Roman" w:cs="Times New Roman"/>
          <w:spacing w:val="-6"/>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Heljakka.</w:t>
      </w:r>
      <w:r>
        <w:rPr>
          <w:rFonts w:ascii="Times New Roman" w:hAnsi="Times New Roman" w:cs="Times New Roman"/>
          <w:spacing w:val="15"/>
          <w:szCs w:val="21"/>
        </w:rPr>
        <w:t xml:space="preserve"> </w:t>
      </w:r>
      <w:r>
        <w:rPr>
          <w:rFonts w:ascii="Times New Roman" w:hAnsi="Times New Roman" w:cs="Times New Roman"/>
          <w:szCs w:val="21"/>
        </w:rPr>
        <w:t>Probabilistic</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6"/>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orks[M].</w:t>
      </w:r>
      <w:r>
        <w:rPr>
          <w:rFonts w:ascii="Times New Roman" w:hAnsi="Times New Roman" w:cs="Times New Roman"/>
          <w:spacing w:val="16"/>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2008</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7" w:name="_bookmark212"/>
      <w:bookmarkEnd w:id="467"/>
      <w:r>
        <w:rPr>
          <w:rFonts w:ascii="Times New Roman" w:hAnsi="Times New Roman" w:cs="Times New Roman"/>
          <w:szCs w:val="21"/>
        </w:rPr>
        <w:t>[93]</w:t>
      </w:r>
      <w:r>
        <w:rPr>
          <w:rFonts w:ascii="Times New Roman" w:hAnsi="Times New Roman" w:cs="Times New Roman"/>
          <w:spacing w:val="4"/>
          <w:szCs w:val="21"/>
        </w:rPr>
        <w:t xml:space="preserve"> </w:t>
      </w:r>
      <w:r>
        <w:rPr>
          <w:rFonts w:ascii="Times New Roman" w:hAnsi="Times New Roman" w:cs="Times New Roman"/>
          <w:szCs w:val="21"/>
        </w:rPr>
        <w:t>G.</w:t>
      </w:r>
      <w:r>
        <w:rPr>
          <w:rFonts w:ascii="Times New Roman" w:hAnsi="Times New Roman" w:cs="Times New Roman"/>
          <w:spacing w:val="8"/>
          <w:szCs w:val="21"/>
        </w:rPr>
        <w:t xml:space="preserve"> </w:t>
      </w:r>
      <w:r>
        <w:rPr>
          <w:rFonts w:ascii="Times New Roman" w:hAnsi="Times New Roman" w:cs="Times New Roman"/>
          <w:spacing w:val="-14"/>
          <w:szCs w:val="21"/>
        </w:rPr>
        <w:t>F</w:t>
      </w:r>
      <w:r>
        <w:rPr>
          <w:rFonts w:ascii="Times New Roman" w:hAnsi="Times New Roman" w:cs="Times New Roman"/>
          <w:szCs w:val="21"/>
        </w:rPr>
        <w:t>auconnie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M.</w:t>
      </w:r>
      <w:r>
        <w:rPr>
          <w:rFonts w:ascii="Times New Roman" w:hAnsi="Times New Roman" w:cs="Times New Roman"/>
          <w:spacing w:val="8"/>
          <w:szCs w:val="21"/>
        </w:rPr>
        <w:t xml:space="preserve"> </w:t>
      </w:r>
      <w:r>
        <w:rPr>
          <w:rFonts w:ascii="Times New Roman" w:hAnsi="Times New Roman" w:cs="Times New Roman"/>
          <w:spacing w:val="-19"/>
          <w:szCs w:val="21"/>
        </w:rPr>
        <w:t>T</w:t>
      </w:r>
      <w:r>
        <w:rPr>
          <w:rFonts w:ascii="Times New Roman" w:hAnsi="Times New Roman" w:cs="Times New Roman"/>
          <w:szCs w:val="21"/>
        </w:rPr>
        <w:t>u</w:t>
      </w:r>
      <w:r>
        <w:rPr>
          <w:rFonts w:ascii="Times New Roman" w:hAnsi="Times New Roman" w:cs="Times New Roman"/>
          <w:spacing w:val="3"/>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pacing w:val="-18"/>
          <w:szCs w:val="21"/>
        </w:rPr>
        <w:t>W</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zCs w:val="21"/>
        </w:rPr>
        <w:t>Think</w:t>
      </w:r>
      <w:r>
        <w:rPr>
          <w:rFonts w:ascii="Times New Roman" w:eastAsia="宋体" w:hAnsi="Times New Roman" w:cs="Times New Roman"/>
          <w:szCs w:val="21"/>
          <w:lang w:eastAsia="zh-CN"/>
        </w:rPr>
        <w:t>：</w:t>
      </w:r>
      <w:r>
        <w:rPr>
          <w:rFonts w:ascii="Times New Roman" w:hAnsi="Times New Roman" w:cs="Times New Roman"/>
          <w:spacing w:val="36"/>
          <w:szCs w:val="21"/>
        </w:rPr>
        <w:t xml:space="preserve"> </w:t>
      </w:r>
      <w:r>
        <w:rPr>
          <w:rFonts w:ascii="Times New Roman" w:hAnsi="Times New Roman" w:cs="Times New Roman"/>
          <w:szCs w:val="21"/>
        </w:rPr>
        <w:t>Conceptual</w:t>
      </w:r>
      <w:r>
        <w:rPr>
          <w:rFonts w:ascii="Times New Roman" w:hAnsi="Times New Roman" w:cs="Times New Roman"/>
          <w:spacing w:val="8"/>
          <w:szCs w:val="21"/>
        </w:rPr>
        <w:t xml:space="preserve"> </w:t>
      </w:r>
      <w:r>
        <w:rPr>
          <w:rFonts w:ascii="Times New Roman" w:hAnsi="Times New Roman" w:cs="Times New Roman"/>
          <w:szCs w:val="21"/>
        </w:rPr>
        <w:t>Blending</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Mind</w:t>
      </w:r>
      <w:r>
        <w:rPr>
          <w:rFonts w:ascii="Times New Roman" w:hAnsi="Times New Roman" w:cs="Times New Roman"/>
          <w:spacing w:val="-31"/>
          <w:szCs w:val="21"/>
        </w:rPr>
        <w:t>’</w:t>
      </w:r>
      <w:r>
        <w:rPr>
          <w:rFonts w:ascii="Times New Roman" w:hAnsi="Times New Roman" w:cs="Times New Roman"/>
          <w:szCs w:val="21"/>
        </w:rPr>
        <w:t>s</w:t>
      </w:r>
      <w:r>
        <w:rPr>
          <w:rFonts w:ascii="Times New Roman" w:hAnsi="Times New Roman" w:cs="Times New Roman"/>
          <w:spacing w:val="8"/>
          <w:szCs w:val="21"/>
        </w:rPr>
        <w:t xml:space="preserve"> </w:t>
      </w:r>
      <w:r>
        <w:rPr>
          <w:rFonts w:ascii="Times New Roman" w:hAnsi="Times New Roman" w:cs="Times New Roman"/>
          <w:szCs w:val="21"/>
        </w:rPr>
        <w:t>Hidden</w:t>
      </w:r>
      <w:r>
        <w:rPr>
          <w:rFonts w:ascii="Times New Roman" w:hAnsi="Times New Roman" w:cs="Times New Roman"/>
          <w:w w:val="99"/>
          <w:szCs w:val="21"/>
        </w:rPr>
        <w:t xml:space="preserve"> </w:t>
      </w:r>
      <w:r>
        <w:rPr>
          <w:rFonts w:ascii="Times New Roman" w:hAnsi="Times New Roman" w:cs="Times New Roman"/>
          <w:szCs w:val="21"/>
        </w:rPr>
        <w:t>Compl</w:t>
      </w:r>
      <w:r>
        <w:rPr>
          <w:rFonts w:ascii="Times New Roman" w:hAnsi="Times New Roman" w:cs="Times New Roman"/>
          <w:spacing w:val="-3"/>
          <w:szCs w:val="21"/>
        </w:rPr>
        <w:t>e</w:t>
      </w:r>
      <w:r>
        <w:rPr>
          <w:rFonts w:ascii="Times New Roman" w:hAnsi="Times New Roman" w:cs="Times New Roman"/>
          <w:szCs w:val="21"/>
        </w:rPr>
        <w:t>xities[M].</w:t>
      </w:r>
      <w:r>
        <w:rPr>
          <w:rFonts w:ascii="Times New Roman" w:hAnsi="Times New Roman" w:cs="Times New Roman"/>
          <w:spacing w:val="7"/>
          <w:szCs w:val="21"/>
        </w:rPr>
        <w:t xml:space="preserve"> </w:t>
      </w:r>
      <w:r>
        <w:rPr>
          <w:rFonts w:ascii="Times New Roman" w:hAnsi="Times New Roman" w:cs="Times New Roman"/>
          <w:szCs w:val="21"/>
        </w:rPr>
        <w:t>Basic,</w:t>
      </w:r>
      <w:r>
        <w:rPr>
          <w:rFonts w:ascii="Times New Roman" w:hAnsi="Times New Roman" w:cs="Times New Roman"/>
          <w:spacing w:val="-11"/>
          <w:szCs w:val="21"/>
        </w:rPr>
        <w:t xml:space="preserve"> </w:t>
      </w:r>
      <w:r>
        <w:rPr>
          <w:rFonts w:ascii="Times New Roman" w:hAnsi="Times New Roman" w:cs="Times New Roman"/>
          <w:szCs w:val="21"/>
        </w:rPr>
        <w:t>2002</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874" w:right="117" w:hanging="466"/>
        <w:jc w:val="both"/>
        <w:rPr>
          <w:rFonts w:ascii="Times New Roman" w:hAnsi="Times New Roman" w:cs="Times New Roman"/>
          <w:szCs w:val="21"/>
        </w:rPr>
      </w:pPr>
      <w:bookmarkStart w:id="468" w:name="_bookmark213"/>
      <w:bookmarkEnd w:id="468"/>
      <w:r>
        <w:rPr>
          <w:rFonts w:ascii="Times New Roman" w:hAnsi="Times New Roman" w:cs="Times New Roman"/>
          <w:szCs w:val="21"/>
        </w:rPr>
        <w:t xml:space="preserve">[94] </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12"/>
          <w:szCs w:val="21"/>
        </w:rPr>
        <w:t xml:space="preserve"> </w:t>
      </w:r>
      <w:r>
        <w:rPr>
          <w:rFonts w:ascii="Times New Roman" w:hAnsi="Times New Roman" w:cs="Times New Roman"/>
          <w:szCs w:val="21"/>
        </w:rPr>
        <w:t xml:space="preserve">Looks. </w:t>
      </w:r>
      <w:r>
        <w:rPr>
          <w:rFonts w:ascii="Times New Roman" w:hAnsi="Times New Roman" w:cs="Times New Roman"/>
          <w:spacing w:val="25"/>
          <w:szCs w:val="21"/>
        </w:rPr>
        <w:t xml:space="preserve"> </w:t>
      </w:r>
      <w:r>
        <w:rPr>
          <w:rFonts w:ascii="Times New Roman" w:hAnsi="Times New Roman" w:cs="Times New Roman"/>
          <w:szCs w:val="21"/>
        </w:rPr>
        <w:t>Competent</w:t>
      </w:r>
      <w:r>
        <w:rPr>
          <w:rFonts w:ascii="Times New Roman" w:hAnsi="Times New Roman" w:cs="Times New Roman"/>
          <w:spacing w:val="12"/>
          <w:szCs w:val="21"/>
        </w:rPr>
        <w:t xml:space="preserve"> </w:t>
      </w:r>
      <w:r>
        <w:rPr>
          <w:rFonts w:ascii="Times New Roman" w:hAnsi="Times New Roman" w:cs="Times New Roman"/>
          <w:szCs w:val="21"/>
        </w:rPr>
        <w: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w:t>
      </w:r>
      <w:r>
        <w:rPr>
          <w:rFonts w:ascii="Times New Roman" w:hAnsi="Times New Roman" w:cs="Times New Roman"/>
          <w:spacing w:val="13"/>
          <w:szCs w:val="21"/>
        </w:rPr>
        <w:t xml:space="preserve"> </w:t>
      </w:r>
      <w:r>
        <w:rPr>
          <w:rFonts w:ascii="Times New Roman" w:hAnsi="Times New Roman" w:cs="Times New Roman"/>
          <w:szCs w:val="21"/>
        </w:rPr>
        <w:t>E</w:t>
      </w:r>
      <w:r>
        <w:rPr>
          <w:rFonts w:ascii="Times New Roman" w:hAnsi="Times New Roman" w:cs="Times New Roman"/>
          <w:spacing w:val="-5"/>
          <w:szCs w:val="21"/>
        </w:rPr>
        <w:t>v</w:t>
      </w:r>
      <w:r>
        <w:rPr>
          <w:rFonts w:ascii="Times New Roman" w:hAnsi="Times New Roman" w:cs="Times New Roman"/>
          <w:szCs w:val="21"/>
        </w:rPr>
        <w:t xml:space="preserve">olution[M]. </w:t>
      </w:r>
      <w:r>
        <w:rPr>
          <w:rFonts w:ascii="Times New Roman" w:hAnsi="Times New Roman" w:cs="Times New Roman"/>
          <w:spacing w:val="24"/>
          <w:szCs w:val="21"/>
        </w:rPr>
        <w:t xml:space="preserve"> </w:t>
      </w:r>
      <w:r>
        <w:rPr>
          <w:rFonts w:ascii="Times New Roman" w:hAnsi="Times New Roman" w:cs="Times New Roman"/>
          <w:szCs w:val="21"/>
        </w:rPr>
        <w:t>PhD</w:t>
      </w:r>
      <w:r>
        <w:rPr>
          <w:rFonts w:ascii="Times New Roman" w:hAnsi="Times New Roman" w:cs="Times New Roman"/>
          <w:spacing w:val="12"/>
          <w:szCs w:val="21"/>
        </w:rPr>
        <w:t xml:space="preserve"> </w:t>
      </w:r>
      <w:r>
        <w:rPr>
          <w:rFonts w:ascii="Times New Roman" w:hAnsi="Times New Roman" w:cs="Times New Roman"/>
          <w:szCs w:val="21"/>
        </w:rPr>
        <w:t>Thesis,</w:t>
      </w:r>
      <w:r>
        <w:rPr>
          <w:rFonts w:ascii="Times New Roman" w:hAnsi="Times New Roman" w:cs="Times New Roman"/>
          <w:spacing w:val="16"/>
          <w:szCs w:val="21"/>
        </w:rPr>
        <w:t xml:space="preserve"> </w:t>
      </w:r>
      <w:r>
        <w:rPr>
          <w:rFonts w:ascii="Times New Roman" w:hAnsi="Times New Roman" w:cs="Times New Roman"/>
          <w:szCs w:val="21"/>
        </w:rPr>
        <w:t>Computer</w:t>
      </w:r>
      <w:r>
        <w:rPr>
          <w:rFonts w:ascii="Times New Roman" w:hAnsi="Times New Roman" w:cs="Times New Roman"/>
          <w:spacing w:val="12"/>
          <w:szCs w:val="21"/>
        </w:rPr>
        <w:t xml:space="preserve"> </w:t>
      </w:r>
      <w:r>
        <w:rPr>
          <w:rFonts w:ascii="Times New Roman" w:hAnsi="Times New Roman" w:cs="Times New Roman"/>
          <w:szCs w:val="21"/>
        </w:rPr>
        <w:t>Science</w:t>
      </w:r>
      <w:r>
        <w:rPr>
          <w:rFonts w:ascii="Times New Roman" w:hAnsi="Times New Roman" w:cs="Times New Roman"/>
          <w:spacing w:val="12"/>
          <w:szCs w:val="21"/>
        </w:rPr>
        <w:t xml:space="preserve"> </w:t>
      </w:r>
      <w:r>
        <w:rPr>
          <w:rFonts w:ascii="Times New Roman" w:hAnsi="Times New Roman" w:cs="Times New Roman"/>
          <w:szCs w:val="21"/>
        </w:rPr>
        <w:t>Depa</w:t>
      </w:r>
      <w:r>
        <w:rPr>
          <w:rFonts w:ascii="Times New Roman" w:hAnsi="Times New Roman" w:cs="Times New Roman"/>
          <w:spacing w:val="4"/>
          <w:szCs w:val="21"/>
        </w:rPr>
        <w:t>r</w:t>
      </w:r>
      <w:r>
        <w:rPr>
          <w:rFonts w:ascii="Times New Roman" w:hAnsi="Times New Roman" w:cs="Times New Roman"/>
          <w:szCs w:val="21"/>
        </w:rPr>
        <w:t>tment,</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pacing w:val="-18"/>
          <w:szCs w:val="21"/>
        </w:rPr>
        <w:t>W</w:t>
      </w:r>
      <w:r>
        <w:rPr>
          <w:rFonts w:ascii="Times New Roman" w:hAnsi="Times New Roman" w:cs="Times New Roman"/>
          <w:szCs w:val="21"/>
        </w:rPr>
        <w:t>ashington</w:t>
      </w:r>
      <w:r>
        <w:rPr>
          <w:rFonts w:ascii="Times New Roman" w:hAnsi="Times New Roman" w:cs="Times New Roman"/>
          <w:spacing w:val="-11"/>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9" w:name="_bookmark214"/>
      <w:bookmarkEnd w:id="469"/>
      <w:r>
        <w:rPr>
          <w:rFonts w:ascii="Times New Roman" w:hAnsi="Times New Roman" w:cs="Times New Roman"/>
          <w:szCs w:val="21"/>
        </w:rPr>
        <w:t>[95]</w:t>
      </w:r>
      <w:r>
        <w:rPr>
          <w:rFonts w:ascii="Times New Roman" w:hAnsi="Times New Roman" w:cs="Times New Roman"/>
          <w:spacing w:val="3"/>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6"/>
          <w:szCs w:val="21"/>
        </w:rPr>
        <w:t xml:space="preserve"> </w:t>
      </w:r>
      <w:r>
        <w:rPr>
          <w:rFonts w:ascii="Times New Roman" w:hAnsi="Times New Roman" w:cs="Times New Roman"/>
          <w:szCs w:val="21"/>
        </w:rPr>
        <w:t>C.</w:t>
      </w:r>
      <w:r>
        <w:rPr>
          <w:rFonts w:ascii="Times New Roman" w:hAnsi="Times New Roman" w:cs="Times New Roman"/>
          <w:spacing w:val="3"/>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Et</w:t>
      </w:r>
      <w:r>
        <w:rPr>
          <w:rFonts w:ascii="Times New Roman" w:hAnsi="Times New Roman" w:cs="Times New Roman"/>
          <w:spacing w:val="3"/>
          <w:szCs w:val="21"/>
        </w:rPr>
        <w:t xml:space="preserve"> </w:t>
      </w:r>
      <w:r>
        <w:rPr>
          <w:rFonts w:ascii="Times New Roman" w:hAnsi="Times New Roman" w:cs="Times New Roman"/>
          <w:szCs w:val="21"/>
        </w:rPr>
        <w:t>Al.</w:t>
      </w:r>
      <w:r>
        <w:rPr>
          <w:rFonts w:ascii="Times New Roman" w:hAnsi="Times New Roman" w:cs="Times New Roman"/>
          <w:spacing w:val="46"/>
          <w:szCs w:val="21"/>
        </w:rPr>
        <w:t xml:space="preserve"> </w:t>
      </w:r>
      <w:r>
        <w:rPr>
          <w:rFonts w:ascii="Times New Roman" w:hAnsi="Times New Roman" w:cs="Times New Roman"/>
          <w:szCs w:val="21"/>
        </w:rPr>
        <w:t>An</w:t>
      </w:r>
      <w:r>
        <w:rPr>
          <w:rFonts w:ascii="Times New Roman" w:hAnsi="Times New Roman" w:cs="Times New Roman"/>
          <w:spacing w:val="4"/>
          <w:szCs w:val="21"/>
        </w:rPr>
        <w:t xml:space="preserve"> </w:t>
      </w:r>
      <w:r>
        <w:rPr>
          <w:rFonts w:ascii="Times New Roman" w:hAnsi="Times New Roman" w:cs="Times New Roman"/>
          <w:szCs w:val="21"/>
        </w:rPr>
        <w:t>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3"/>
          <w:szCs w:val="21"/>
        </w:rPr>
        <w:t xml:space="preserve"> </w:t>
      </w:r>
      <w:r>
        <w:rPr>
          <w:rFonts w:ascii="Times New Roman" w:hAnsi="Times New Roman" w:cs="Times New Roman"/>
          <w:szCs w:val="21"/>
        </w:rPr>
        <w:t>Methodol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pacing w:val="-22"/>
          <w:szCs w:val="21"/>
        </w:rPr>
        <w:t>T</w:t>
      </w:r>
      <w:r>
        <w:rPr>
          <w:rFonts w:ascii="Times New Roman" w:hAnsi="Times New Roman" w:cs="Times New Roman"/>
          <w:szCs w:val="21"/>
        </w:rPr>
        <w:t>eaching</w:t>
      </w:r>
      <w:r>
        <w:rPr>
          <w:rFonts w:ascii="Times New Roman" w:hAnsi="Times New Roman" w:cs="Times New Roman"/>
          <w:spacing w:val="4"/>
          <w:szCs w:val="21"/>
        </w:rPr>
        <w:t xml:space="preserve"> </w:t>
      </w:r>
      <w:r>
        <w:rPr>
          <w:rFonts w:ascii="Times New Roman" w:hAnsi="Times New Roman" w:cs="Times New Roman"/>
          <w:szCs w:val="21"/>
        </w:rPr>
        <w:t>Embodied</w:t>
      </w:r>
      <w:r>
        <w:rPr>
          <w:rFonts w:ascii="Times New Roman" w:hAnsi="Times New Roman" w:cs="Times New Roman"/>
          <w:spacing w:val="3"/>
          <w:szCs w:val="21"/>
        </w:rPr>
        <w:t xml:space="preserve"> </w:t>
      </w:r>
      <w:r>
        <w:rPr>
          <w:rFonts w:ascii="Times New Roman" w:hAnsi="Times New Roman" w:cs="Times New Roman"/>
          <w:szCs w:val="21"/>
        </w:rPr>
        <w:t>Non-Linguistic</w:t>
      </w:r>
      <w:r>
        <w:rPr>
          <w:rFonts w:ascii="Times New Roman" w:hAnsi="Times New Roman" w:cs="Times New Roman"/>
          <w:w w:val="99"/>
          <w:szCs w:val="21"/>
        </w:rPr>
        <w:t xml:space="preserve"> </w:t>
      </w:r>
      <w:r>
        <w:rPr>
          <w:rFonts w:ascii="Times New Roman" w:hAnsi="Times New Roman" w:cs="Times New Roman"/>
          <w:szCs w:val="21"/>
        </w:rPr>
        <w:t>Agents,</w:t>
      </w:r>
      <w:r>
        <w:rPr>
          <w:rFonts w:ascii="Times New Roman" w:hAnsi="Times New Roman" w:cs="Times New Roman"/>
          <w:spacing w:val="14"/>
          <w:szCs w:val="21"/>
        </w:rPr>
        <w:t xml:space="preserve"> </w:t>
      </w:r>
      <w:r>
        <w:rPr>
          <w:rFonts w:ascii="Times New Roman" w:hAnsi="Times New Roman" w:cs="Times New Roman"/>
          <w:szCs w:val="21"/>
        </w:rPr>
        <w:t>Applied</w:t>
      </w:r>
      <w:r>
        <w:rPr>
          <w:rFonts w:ascii="Times New Roman" w:hAnsi="Times New Roman" w:cs="Times New Roman"/>
          <w:spacing w:val="11"/>
          <w:szCs w:val="21"/>
        </w:rPr>
        <w:t xml:space="preserve"> </w:t>
      </w:r>
      <w:r>
        <w:rPr>
          <w:rFonts w:ascii="Times New Roman" w:hAnsi="Times New Roman" w:cs="Times New Roman"/>
          <w:szCs w:val="21"/>
        </w:rPr>
        <w:t>to</w:t>
      </w:r>
      <w:r>
        <w:rPr>
          <w:rFonts w:ascii="Times New Roman" w:hAnsi="Times New Roman" w:cs="Times New Roman"/>
          <w:spacing w:val="11"/>
          <w:szCs w:val="21"/>
        </w:rPr>
        <w:t xml:space="preserve"> </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w:t>
      </w:r>
      <w:r>
        <w:rPr>
          <w:rFonts w:ascii="Times New Roman" w:hAnsi="Times New Roman" w:cs="Times New Roman"/>
          <w:spacing w:val="10"/>
          <w:szCs w:val="21"/>
        </w:rPr>
        <w:t xml:space="preserve"> </w:t>
      </w:r>
      <w:r>
        <w:rPr>
          <w:rFonts w:ascii="Times New Roman" w:hAnsi="Times New Roman" w:cs="Times New Roman"/>
          <w:szCs w:val="21"/>
        </w:rPr>
        <w:t>Animals</w:t>
      </w:r>
      <w:r>
        <w:rPr>
          <w:rFonts w:ascii="Times New Roman" w:hAnsi="Times New Roman" w:cs="Times New Roman"/>
          <w:spacing w:val="11"/>
          <w:szCs w:val="21"/>
        </w:rPr>
        <w:t xml:space="preserve"> </w:t>
      </w:r>
      <w:r>
        <w:rPr>
          <w:rFonts w:ascii="Times New Roman" w:hAnsi="Times New Roman" w:cs="Times New Roman"/>
          <w:szCs w:val="21"/>
        </w:rPr>
        <w:t>in</w:t>
      </w:r>
      <w:r>
        <w:rPr>
          <w:rFonts w:ascii="Times New Roman" w:hAnsi="Times New Roman" w:cs="Times New Roman"/>
          <w:spacing w:val="11"/>
          <w:szCs w:val="21"/>
        </w:rPr>
        <w:t xml:space="preserve"> </w:t>
      </w:r>
      <w:r>
        <w:rPr>
          <w:rFonts w:ascii="Times New Roman" w:hAnsi="Times New Roman" w:cs="Times New Roman"/>
          <w:szCs w:val="21"/>
        </w:rPr>
        <w:t>Second</w:t>
      </w:r>
      <w:r>
        <w:rPr>
          <w:rFonts w:ascii="Times New Roman" w:hAnsi="Times New Roman" w:cs="Times New Roman"/>
          <w:spacing w:val="11"/>
          <w:szCs w:val="21"/>
        </w:rPr>
        <w:t xml:space="preserve"> </w:t>
      </w:r>
      <w:r>
        <w:rPr>
          <w:rFonts w:ascii="Times New Roman" w:hAnsi="Times New Roman" w:cs="Times New Roman"/>
          <w:szCs w:val="21"/>
        </w:rPr>
        <w:t>Life[C].</w:t>
      </w:r>
      <w:r>
        <w:rPr>
          <w:rFonts w:ascii="Times New Roman" w:hAnsi="Times New Roman" w:cs="Times New Roman"/>
          <w:spacing w:val="18"/>
          <w:szCs w:val="21"/>
        </w:rPr>
        <w:t xml:space="preserve"> </w:t>
      </w:r>
      <w:r>
        <w:rPr>
          <w:rFonts w:ascii="Times New Roman" w:hAnsi="Times New Roman" w:cs="Times New Roman"/>
          <w:szCs w:val="21"/>
        </w:rPr>
        <w:t>Proc.of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pacing w:val="-5"/>
          <w:szCs w:val="21"/>
        </w:rPr>
        <w:t>F</w:t>
      </w:r>
      <w:r>
        <w:rPr>
          <w:rFonts w:ascii="Times New Roman" w:hAnsi="Times New Roman" w:cs="Times New Roman"/>
          <w:szCs w:val="21"/>
        </w:rPr>
        <w:t>irst</w:t>
      </w:r>
      <w:r>
        <w:rPr>
          <w:rFonts w:ascii="Times New Roman" w:hAnsi="Times New Roman" w:cs="Times New Roman"/>
          <w:spacing w:val="10"/>
          <w:szCs w:val="21"/>
        </w:rPr>
        <w:t xml:space="preserve"> </w:t>
      </w:r>
      <w:r>
        <w:rPr>
          <w:rFonts w:ascii="Times New Roman" w:hAnsi="Times New Roman" w:cs="Times New Roman"/>
          <w:szCs w:val="21"/>
        </w:rPr>
        <w:t>Conf.</w:t>
      </w:r>
      <w:r>
        <w:rPr>
          <w:rFonts w:ascii="Times New Roman" w:hAnsi="Times New Roman" w:cs="Times New Roman"/>
          <w:spacing w:val="11"/>
          <w:szCs w:val="21"/>
        </w:rPr>
        <w:t xml:space="preserve"> </w:t>
      </w:r>
      <w:r>
        <w:rPr>
          <w:rFonts w:ascii="Times New Roman" w:hAnsi="Times New Roman" w:cs="Times New Roman"/>
          <w:szCs w:val="21"/>
        </w:rPr>
        <w:t>on</w:t>
      </w:r>
      <w:r>
        <w:rPr>
          <w:rFonts w:ascii="Times New Roman" w:hAnsi="Times New Roman" w:cs="Times New Roman"/>
          <w:spacing w:val="11"/>
          <w:szCs w:val="21"/>
        </w:rPr>
        <w:t xml:space="preserve"> </w:t>
      </w:r>
      <w:r>
        <w:rPr>
          <w:rFonts w:ascii="Times New Roman" w:hAnsi="Times New Roman" w:cs="Times New Roman"/>
          <w:spacing w:val="-10"/>
          <w:szCs w:val="21"/>
        </w:rPr>
        <w:t>A</w:t>
      </w:r>
      <w:r>
        <w:rPr>
          <w:rFonts w:ascii="Times New Roman" w:hAnsi="Times New Roman" w:cs="Times New Roman"/>
          <w:szCs w:val="21"/>
        </w:rPr>
        <w:t>GI.</w:t>
      </w:r>
      <w:r>
        <w:rPr>
          <w:rFonts w:ascii="Times New Roman" w:hAnsi="Times New Roman" w:cs="Times New Roman"/>
          <w:spacing w:val="11"/>
          <w:szCs w:val="21"/>
        </w:rPr>
        <w:t xml:space="preserve"> </w:t>
      </w:r>
      <w:r>
        <w:rPr>
          <w:rFonts w:ascii="Times New Roman" w:hAnsi="Times New Roman" w:cs="Times New Roman"/>
          <w:szCs w:val="21"/>
        </w:rPr>
        <w:t>IOS</w:t>
      </w:r>
      <w:r>
        <w:rPr>
          <w:rFonts w:ascii="Times New Roman" w:hAnsi="Times New Roman" w:cs="Times New Roman"/>
          <w:w w:val="99"/>
          <w:szCs w:val="21"/>
        </w:rPr>
        <w:t xml:space="preserve"> </w:t>
      </w:r>
      <w:r>
        <w:rPr>
          <w:rFonts w:ascii="Times New Roman" w:hAnsi="Times New Roman" w:cs="Times New Roman"/>
          <w:szCs w:val="21"/>
        </w:rPr>
        <w:t>Press,</w:t>
      </w:r>
      <w:r>
        <w:rPr>
          <w:rFonts w:ascii="Times New Roman" w:hAnsi="Times New Roman" w:cs="Times New Roman"/>
          <w:spacing w:val="-11"/>
          <w:szCs w:val="21"/>
        </w:rPr>
        <w:t xml:space="preserve"> </w:t>
      </w:r>
      <w:r>
        <w:rPr>
          <w:rFonts w:ascii="Times New Roman" w:hAnsi="Times New Roman" w:cs="Times New Roman"/>
          <w:szCs w:val="21"/>
        </w:rPr>
        <w:t>2008</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70" w:name="_bookmark215"/>
      <w:bookmarkEnd w:id="470"/>
      <w:r>
        <w:rPr>
          <w:rFonts w:ascii="Times New Roman" w:hAnsi="Times New Roman" w:cs="Times New Roman"/>
          <w:szCs w:val="21"/>
        </w:rPr>
        <w:t>[96]</w:t>
      </w:r>
      <w:r>
        <w:rPr>
          <w:rFonts w:ascii="Times New Roman" w:hAnsi="Times New Roman" w:cs="Times New Roman"/>
          <w:spacing w:val="6"/>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1"/>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25"/>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Pitt,</w:t>
      </w:r>
      <w:r>
        <w:rPr>
          <w:rFonts w:ascii="Times New Roman" w:hAnsi="Times New Roman" w:cs="Times New Roman"/>
          <w:spacing w:val="26"/>
          <w:szCs w:val="21"/>
        </w:rPr>
        <w:t xml:space="preserve"> </w:t>
      </w:r>
      <w:r>
        <w:rPr>
          <w:rFonts w:ascii="Times New Roman" w:hAnsi="Times New Roman" w:cs="Times New Roman"/>
          <w:szCs w:val="21"/>
        </w:rPr>
        <w:t>M.</w:t>
      </w:r>
      <w:r>
        <w:rPr>
          <w:rFonts w:ascii="Times New Roman" w:hAnsi="Times New Roman" w:cs="Times New Roman"/>
          <w:spacing w:val="20"/>
          <w:szCs w:val="21"/>
        </w:rPr>
        <w:t xml:space="preserve"> </w:t>
      </w:r>
      <w:r>
        <w:rPr>
          <w:rFonts w:ascii="Times New Roman" w:hAnsi="Times New Roman" w:cs="Times New Roman"/>
          <w:szCs w:val="21"/>
        </w:rPr>
        <w:t>Ikle,</w:t>
      </w:r>
      <w:r>
        <w:rPr>
          <w:rFonts w:ascii="Times New Roman" w:hAnsi="Times New Roman" w:cs="Times New Roman"/>
          <w:spacing w:val="26"/>
          <w:szCs w:val="21"/>
        </w:rPr>
        <w:t xml:space="preserve"> </w:t>
      </w:r>
      <w:r>
        <w:rPr>
          <w:rFonts w:ascii="Times New Roman" w:hAnsi="Times New Roman" w:cs="Times New Roman"/>
          <w:szCs w:val="21"/>
        </w:rPr>
        <w:t>C.</w:t>
      </w:r>
      <w:r>
        <w:rPr>
          <w:rFonts w:ascii="Times New Roman" w:hAnsi="Times New Roman" w:cs="Times New Roman"/>
          <w:spacing w:val="20"/>
          <w:szCs w:val="21"/>
        </w:rPr>
        <w:t xml:space="preserve"> </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26"/>
          <w:szCs w:val="21"/>
        </w:rPr>
        <w:t xml:space="preserve"> </w:t>
      </w:r>
      <w:r>
        <w:rPr>
          <w:rFonts w:ascii="Times New Roman" w:hAnsi="Times New Roman" w:cs="Times New Roman"/>
          <w:szCs w:val="21"/>
        </w:rPr>
        <w:t>R.</w:t>
      </w:r>
      <w:r>
        <w:rPr>
          <w:rFonts w:ascii="Times New Roman" w:hAnsi="Times New Roman" w:cs="Times New Roman"/>
          <w:spacing w:val="21"/>
          <w:szCs w:val="21"/>
        </w:rPr>
        <w:t xml:space="preserve"> </w:t>
      </w:r>
      <w:r>
        <w:rPr>
          <w:rFonts w:ascii="Times New Roman" w:hAnsi="Times New Roman" w:cs="Times New Roman"/>
          <w:szCs w:val="21"/>
        </w:rPr>
        <w:t>Liu.</w:t>
      </w:r>
      <w:r>
        <w:rPr>
          <w:rFonts w:ascii="Times New Roman" w:hAnsi="Times New Roman" w:cs="Times New Roman"/>
          <w:spacing w:val="51"/>
          <w:szCs w:val="21"/>
        </w:rPr>
        <w:t xml:space="preserve"> </w:t>
      </w:r>
      <w:r>
        <w:rPr>
          <w:rFonts w:ascii="Times New Roman" w:hAnsi="Times New Roman" w:cs="Times New Roman"/>
          <w:szCs w:val="21"/>
        </w:rPr>
        <w:t>Glocal</w:t>
      </w:r>
      <w:r>
        <w:rPr>
          <w:rFonts w:ascii="Times New Roman" w:hAnsi="Times New Roman" w:cs="Times New Roman"/>
          <w:spacing w:val="20"/>
          <w:szCs w:val="21"/>
        </w:rPr>
        <w:t xml:space="preserve"> </w:t>
      </w:r>
      <w:r>
        <w:rPr>
          <w:rFonts w:ascii="Times New Roman" w:hAnsi="Times New Roman" w:cs="Times New Roman"/>
          <w:szCs w:val="21"/>
        </w:rPr>
        <w:t>memo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20"/>
          <w:szCs w:val="21"/>
        </w:rPr>
        <w:t xml:space="preserve"> </w:t>
      </w:r>
      <w:r>
        <w:rPr>
          <w:rFonts w:ascii="Times New Roman" w:hAnsi="Times New Roman" w:cs="Times New Roman"/>
          <w:szCs w:val="21"/>
        </w:rPr>
        <w:t>design</w:t>
      </w:r>
      <w:r>
        <w:rPr>
          <w:rFonts w:ascii="Times New Roman" w:hAnsi="Times New Roman" w:cs="Times New Roman"/>
          <w:spacing w:val="21"/>
          <w:szCs w:val="21"/>
        </w:rPr>
        <w:t xml:space="preserve"> </w:t>
      </w:r>
      <w:r>
        <w:rPr>
          <w:rFonts w:ascii="Times New Roman" w:hAnsi="Times New Roman" w:cs="Times New Roman"/>
          <w:szCs w:val="21"/>
        </w:rPr>
        <w:t>principle</w:t>
      </w:r>
      <w:r>
        <w:rPr>
          <w:rFonts w:ascii="Times New Roman" w:hAnsi="Times New Roman" w:cs="Times New Roman"/>
          <w:spacing w:val="20"/>
          <w:szCs w:val="21"/>
        </w:rPr>
        <w:t xml:space="preserve"> </w:t>
      </w:r>
      <w:r>
        <w:rPr>
          <w:rFonts w:ascii="Times New Roman" w:hAnsi="Times New Roman" w:cs="Times New Roman"/>
          <w:szCs w:val="21"/>
        </w:rPr>
        <w:t>for</w:t>
      </w:r>
      <w:r>
        <w:rPr>
          <w:rFonts w:ascii="Times New Roman" w:hAnsi="Times New Roman" w:cs="Times New Roman"/>
          <w:w w:val="99"/>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8"/>
          <w:szCs w:val="21"/>
        </w:rPr>
        <w:t xml:space="preserve"> </w:t>
      </w:r>
      <w:r>
        <w:rPr>
          <w:rFonts w:ascii="Times New Roman" w:hAnsi="Times New Roman" w:cs="Times New Roman"/>
          <w:szCs w:val="21"/>
        </w:rPr>
        <w:t>brains</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minds[J].</w:t>
      </w:r>
      <w:r>
        <w:rPr>
          <w:rFonts w:ascii="Times New Roman" w:hAnsi="Times New Roman" w:cs="Times New Roman"/>
          <w:spacing w:val="12"/>
          <w:szCs w:val="21"/>
        </w:rPr>
        <w:t xml:space="preserve"> </w:t>
      </w:r>
      <w:r>
        <w:rPr>
          <w:rFonts w:ascii="Times New Roman" w:hAnsi="Times New Roman" w:cs="Times New Roman"/>
          <w:szCs w:val="21"/>
        </w:rPr>
        <w:t>Neurocomputing.</w:t>
      </w:r>
      <w:r>
        <w:rPr>
          <w:rFonts w:ascii="Times New Roman" w:hAnsi="Times New Roman" w:cs="Times New Roman"/>
          <w:spacing w:val="-8"/>
          <w:szCs w:val="21"/>
        </w:rPr>
        <w:t xml:space="preserve"> </w:t>
      </w:r>
      <w:r>
        <w:rPr>
          <w:rFonts w:ascii="Times New Roman" w:hAnsi="Times New Roman" w:cs="Times New Roman"/>
          <w:szCs w:val="21"/>
        </w:rPr>
        <w:t>Ap</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71" w:name="_bookmark216"/>
      <w:bookmarkEnd w:id="471"/>
      <w:r>
        <w:rPr>
          <w:rFonts w:ascii="Times New Roman" w:hAnsi="Times New Roman" w:cs="Times New Roman"/>
          <w:szCs w:val="21"/>
        </w:rPr>
        <w:t xml:space="preserve">[97]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Bach.</w:t>
      </w:r>
      <w:r>
        <w:rPr>
          <w:rFonts w:ascii="Times New Roman" w:hAnsi="Times New Roman" w:cs="Times New Roman"/>
          <w:spacing w:val="14"/>
          <w:szCs w:val="21"/>
        </w:rPr>
        <w:t xml:space="preserve"> </w:t>
      </w:r>
      <w:r>
        <w:rPr>
          <w:rFonts w:ascii="Times New Roman" w:hAnsi="Times New Roman" w:cs="Times New Roman"/>
          <w:szCs w:val="21"/>
        </w:rPr>
        <w:t>Principles</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Synthetic</w:t>
      </w:r>
      <w:r>
        <w:rPr>
          <w:rFonts w:ascii="Times New Roman" w:hAnsi="Times New Roman" w:cs="Times New Roman"/>
          <w:spacing w:val="-6"/>
          <w:szCs w:val="21"/>
        </w:rPr>
        <w:t xml:space="preserve"> </w:t>
      </w:r>
      <w:r>
        <w:rPr>
          <w:rFonts w:ascii="Times New Roman" w:hAnsi="Times New Roman" w:cs="Times New Roman"/>
          <w:szCs w:val="21"/>
        </w:rPr>
        <w:t>Intelligence[M].</w:t>
      </w:r>
      <w:r>
        <w:rPr>
          <w:rFonts w:ascii="Times New Roman" w:hAnsi="Times New Roman" w:cs="Times New Roman"/>
          <w:spacing w:val="14"/>
          <w:szCs w:val="21"/>
        </w:rPr>
        <w:t xml:space="preserve"> </w:t>
      </w:r>
      <w:r>
        <w:rPr>
          <w:rFonts w:ascii="Times New Roman" w:hAnsi="Times New Roman" w:cs="Times New Roman"/>
          <w:szCs w:val="21"/>
        </w:rPr>
        <w:t>Oxford</w:t>
      </w:r>
      <w:r>
        <w:rPr>
          <w:rFonts w:ascii="Times New Roman" w:hAnsi="Times New Roman" w:cs="Times New Roman"/>
          <w:spacing w:val="-6"/>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6"/>
          <w:szCs w:val="21"/>
        </w:rPr>
        <w:t xml:space="preserve"> </w:t>
      </w:r>
      <w:r>
        <w:rPr>
          <w:rFonts w:ascii="Times New Roman" w:hAnsi="Times New Roman" w:cs="Times New Roman"/>
          <w:szCs w:val="21"/>
        </w:rPr>
        <w:t>Press,</w:t>
      </w:r>
      <w:r>
        <w:rPr>
          <w:rFonts w:ascii="Times New Roman" w:hAnsi="Times New Roman" w:cs="Times New Roman"/>
          <w:spacing w:val="-6"/>
          <w:szCs w:val="21"/>
        </w:rPr>
        <w:t xml:space="preserve"> </w:t>
      </w:r>
      <w:r>
        <w:rPr>
          <w:rFonts w:ascii="Times New Roman" w:hAnsi="Times New Roman" w:cs="Times New Roman"/>
          <w:szCs w:val="21"/>
        </w:rPr>
        <w:t>2009</w:t>
      </w:r>
    </w:p>
    <w:p w:rsidR="000A3AD4" w:rsidRDefault="000A3AD4" w:rsidP="000A3AD4">
      <w:pPr>
        <w:spacing w:before="8" w:line="460" w:lineRule="atLeast"/>
        <w:ind w:left="408" w:right="5"/>
        <w:rPr>
          <w:rFonts w:ascii="Times New Roman" w:hAnsi="Times New Roman" w:cs="Times New Roman"/>
          <w:szCs w:val="21"/>
        </w:rPr>
      </w:pPr>
      <w:bookmarkStart w:id="472" w:name="_bookmark217"/>
      <w:bookmarkEnd w:id="472"/>
      <w:r>
        <w:rPr>
          <w:rFonts w:ascii="Times New Roman" w:hAnsi="Times New Roman" w:cs="Times New Roman"/>
          <w:szCs w:val="21"/>
        </w:rPr>
        <w:t>[98]</w:t>
      </w:r>
      <w:r>
        <w:rPr>
          <w:rFonts w:ascii="Times New Roman" w:hAnsi="Times New Roman" w:cs="Times New Roman"/>
          <w:spacing w:val="5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4"/>
          <w:szCs w:val="21"/>
        </w:rPr>
        <w:t xml:space="preserve"> </w:t>
      </w:r>
      <w:r>
        <w:rPr>
          <w:rFonts w:ascii="Times New Roman" w:hAnsi="Times New Roman" w:cs="Times New Roman"/>
          <w:szCs w:val="21"/>
        </w:rPr>
        <w:t>M.</w:t>
      </w:r>
      <w:r>
        <w:rPr>
          <w:rFonts w:ascii="Times New Roman" w:hAnsi="Times New Roman" w:cs="Times New Roman"/>
          <w:spacing w:val="-16"/>
          <w:szCs w:val="21"/>
        </w:rPr>
        <w:t xml:space="preserve"> </w:t>
      </w:r>
      <w:r>
        <w:rPr>
          <w:rFonts w:ascii="Times New Roman" w:hAnsi="Times New Roman" w:cs="Times New Roman"/>
          <w:szCs w:val="21"/>
        </w:rPr>
        <w:t>Ikle,</w:t>
      </w:r>
      <w:r>
        <w:rPr>
          <w:rFonts w:ascii="Times New Roman" w:hAnsi="Times New Roman" w:cs="Times New Roman"/>
          <w:spacing w:val="-14"/>
          <w:szCs w:val="21"/>
        </w:rPr>
        <w:t xml:space="preserve"> </w:t>
      </w:r>
      <w:r>
        <w:rPr>
          <w:rFonts w:ascii="Times New Roman" w:hAnsi="Times New Roman" w:cs="Times New Roman"/>
          <w:szCs w:val="21"/>
        </w:rPr>
        <w:t>I.</w:t>
      </w:r>
      <w:r>
        <w:rPr>
          <w:rFonts w:ascii="Times New Roman" w:hAnsi="Times New Roman" w:cs="Times New Roman"/>
          <w:spacing w:val="-15"/>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4"/>
          <w:szCs w:val="21"/>
        </w:rPr>
        <w:t xml:space="preserve"> </w:t>
      </w:r>
      <w:r>
        <w:rPr>
          <w:rFonts w:ascii="Times New Roman" w:hAnsi="Times New Roman" w:cs="Times New Roman"/>
          <w:szCs w:val="21"/>
        </w:rPr>
        <w:t>A.</w:t>
      </w:r>
      <w:r>
        <w:rPr>
          <w:rFonts w:ascii="Times New Roman" w:hAnsi="Times New Roman" w:cs="Times New Roman"/>
          <w:spacing w:val="-16"/>
          <w:szCs w:val="21"/>
        </w:rPr>
        <w:t xml:space="preserve"> </w:t>
      </w:r>
      <w:r>
        <w:rPr>
          <w:rFonts w:ascii="Times New Roman" w:hAnsi="Times New Roman" w:cs="Times New Roman"/>
          <w:szCs w:val="21"/>
        </w:rPr>
        <w:t>Heljakka.</w:t>
      </w:r>
      <w:r>
        <w:rPr>
          <w:rFonts w:ascii="Times New Roman" w:hAnsi="Times New Roman" w:cs="Times New Roman"/>
          <w:spacing w:val="-3"/>
          <w:szCs w:val="21"/>
        </w:rPr>
        <w:t xml:space="preserve"> </w:t>
      </w:r>
      <w:r>
        <w:rPr>
          <w:rFonts w:ascii="Times New Roman" w:hAnsi="Times New Roman" w:cs="Times New Roman"/>
          <w:szCs w:val="21"/>
        </w:rPr>
        <w:t>Probabilistic</w:t>
      </w:r>
      <w:r>
        <w:rPr>
          <w:rFonts w:ascii="Times New Roman" w:hAnsi="Times New Roman" w:cs="Times New Roman"/>
          <w:spacing w:val="-16"/>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16"/>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orks[M].</w:t>
      </w:r>
      <w:r>
        <w:rPr>
          <w:rFonts w:ascii="Times New Roman" w:hAnsi="Times New Roman" w:cs="Times New Roman"/>
          <w:spacing w:val="-3"/>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2008</w:t>
      </w:r>
      <w:r>
        <w:rPr>
          <w:rFonts w:ascii="Times New Roman" w:hAnsi="Times New Roman" w:cs="Times New Roman"/>
          <w:w w:val="99"/>
          <w:szCs w:val="21"/>
        </w:rPr>
        <w:t xml:space="preserve"> </w:t>
      </w:r>
      <w:bookmarkStart w:id="473" w:name="_bookmark218"/>
      <w:bookmarkEnd w:id="473"/>
      <w:r>
        <w:rPr>
          <w:rFonts w:ascii="Times New Roman" w:hAnsi="Times New Roman" w:cs="Times New Roman"/>
          <w:szCs w:val="21"/>
        </w:rPr>
        <w:t>[99]</w:t>
      </w:r>
      <w:r>
        <w:rPr>
          <w:rFonts w:ascii="Times New Roman" w:hAnsi="Times New Roman" w:cs="Times New Roman"/>
          <w:spacing w:val="52"/>
          <w:szCs w:val="21"/>
        </w:rPr>
        <w:t xml:space="preserve"> </w:t>
      </w:r>
      <w:r>
        <w:rPr>
          <w:rFonts w:ascii="Times New Roman" w:hAnsi="Times New Roman" w:cs="Times New Roman"/>
          <w:spacing w:val="-33"/>
          <w:szCs w:val="21"/>
        </w:rPr>
        <w:t>W</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L</w:t>
      </w:r>
      <w:r>
        <w:rPr>
          <w:rFonts w:ascii="Times New Roman" w:hAnsi="Times New Roman" w:cs="Times New Roman"/>
          <w:spacing w:val="-10"/>
          <w:szCs w:val="21"/>
        </w:rPr>
        <w:t>a</w:t>
      </w:r>
      <w:r>
        <w:rPr>
          <w:rFonts w:ascii="Times New Roman" w:hAnsi="Times New Roman" w:cs="Times New Roman"/>
          <w:szCs w:val="21"/>
        </w:rPr>
        <w:t>w</w:t>
      </w:r>
      <w:r>
        <w:rPr>
          <w:rFonts w:ascii="Times New Roman" w:hAnsi="Times New Roman" w:cs="Times New Roman"/>
          <w:spacing w:val="-5"/>
          <w:szCs w:val="21"/>
        </w:rPr>
        <w:t>v</w:t>
      </w:r>
      <w:r>
        <w:rPr>
          <w:rFonts w:ascii="Times New Roman" w:hAnsi="Times New Roman" w:cs="Times New Roman"/>
          <w:szCs w:val="21"/>
        </w:rPr>
        <w:t>ere,</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10"/>
          <w:szCs w:val="21"/>
        </w:rPr>
        <w:t xml:space="preserve"> </w:t>
      </w:r>
      <w:r>
        <w:rPr>
          <w:rFonts w:ascii="Times New Roman" w:hAnsi="Times New Roman" w:cs="Times New Roman"/>
          <w:szCs w:val="21"/>
        </w:rPr>
        <w:t>Schanuel.</w:t>
      </w:r>
      <w:r>
        <w:rPr>
          <w:rFonts w:ascii="Times New Roman" w:hAnsi="Times New Roman" w:cs="Times New Roman"/>
          <w:spacing w:val="9"/>
          <w:szCs w:val="21"/>
        </w:rPr>
        <w:t xml:space="preserve"> </w:t>
      </w:r>
      <w:r>
        <w:rPr>
          <w:rFonts w:ascii="Times New Roman" w:hAnsi="Times New Roman" w:cs="Times New Roman"/>
          <w:szCs w:val="21"/>
        </w:rPr>
        <w:t>Conceptual</w:t>
      </w:r>
      <w:r>
        <w:rPr>
          <w:rFonts w:ascii="Times New Roman" w:hAnsi="Times New Roman" w:cs="Times New Roman"/>
          <w:spacing w:val="-9"/>
          <w:szCs w:val="21"/>
        </w:rPr>
        <w:t xml:space="preserve"> </w:t>
      </w:r>
      <w:r>
        <w:rPr>
          <w:rFonts w:ascii="Times New Roman" w:hAnsi="Times New Roman" w:cs="Times New Roman"/>
          <w:szCs w:val="21"/>
        </w:rPr>
        <w:t>mathematics</w:t>
      </w:r>
      <w:r>
        <w:rPr>
          <w:rFonts w:ascii="Times New Roman" w:eastAsia="宋体" w:hAnsi="Times New Roman" w:cs="Times New Roman"/>
          <w:szCs w:val="21"/>
          <w:lang w:eastAsia="zh-CN"/>
        </w:rPr>
        <w:t>：</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9"/>
          <w:szCs w:val="21"/>
        </w:rPr>
        <w:t xml:space="preserve"> </w:t>
      </w:r>
      <w:r>
        <w:rPr>
          <w:rFonts w:ascii="Times New Roman" w:hAnsi="Times New Roman" w:cs="Times New Roman"/>
          <w:szCs w:val="21"/>
        </w:rPr>
        <w:t>ﬁrst</w:t>
      </w:r>
      <w:r>
        <w:rPr>
          <w:rFonts w:ascii="Times New Roman" w:hAnsi="Times New Roman" w:cs="Times New Roman"/>
          <w:spacing w:val="-9"/>
          <w:szCs w:val="21"/>
        </w:rPr>
        <w:t xml:space="preserve"> </w:t>
      </w:r>
      <w:r>
        <w:rPr>
          <w:rFonts w:ascii="Times New Roman" w:hAnsi="Times New Roman" w:cs="Times New Roman"/>
          <w:szCs w:val="21"/>
        </w:rPr>
        <w:t>introduction</w:t>
      </w:r>
      <w:r>
        <w:rPr>
          <w:rFonts w:ascii="Times New Roman" w:hAnsi="Times New Roman" w:cs="Times New Roman"/>
          <w:spacing w:val="-9"/>
          <w:szCs w:val="21"/>
        </w:rPr>
        <w:t xml:space="preserve"> </w:t>
      </w:r>
      <w:r>
        <w:rPr>
          <w:rFonts w:ascii="Times New Roman" w:hAnsi="Times New Roman" w:cs="Times New Roman"/>
          <w:szCs w:val="21"/>
        </w:rPr>
        <w:t>to</w:t>
      </w:r>
      <w:r>
        <w:rPr>
          <w:rFonts w:ascii="Times New Roman" w:hAnsi="Times New Roman" w:cs="Times New Roman"/>
          <w:spacing w:val="-9"/>
          <w:szCs w:val="21"/>
        </w:rPr>
        <w:t xml:space="preserve"> </w:t>
      </w:r>
      <w:r>
        <w:rPr>
          <w:rFonts w:ascii="Times New Roman" w:hAnsi="Times New Roman" w:cs="Times New Roman"/>
          <w:szCs w:val="21"/>
        </w:rPr>
        <w:t>cat</w:t>
      </w:r>
      <w:r>
        <w:rPr>
          <w:rFonts w:ascii="Times New Roman" w:hAnsi="Times New Roman" w:cs="Times New Roman"/>
          <w:spacing w:val="-3"/>
          <w:szCs w:val="21"/>
        </w:rPr>
        <w:t>e</w:t>
      </w:r>
      <w:r>
        <w:rPr>
          <w:rFonts w:ascii="Times New Roman" w:hAnsi="Times New Roman" w:cs="Times New Roman"/>
          <w:szCs w:val="21"/>
        </w:rPr>
        <w:t>gories[M].</w:t>
      </w:r>
      <w:r>
        <w:rPr>
          <w:rFonts w:ascii="Times New Roman" w:hAnsi="Times New Roman" w:cs="Times New Roman"/>
          <w:spacing w:val="7"/>
          <w:szCs w:val="21"/>
        </w:rPr>
        <w:t xml:space="preserve"> </w:t>
      </w:r>
      <w:r>
        <w:rPr>
          <w:rFonts w:ascii="Times New Roman" w:hAnsi="Times New Roman" w:cs="Times New Roman"/>
          <w:szCs w:val="21"/>
        </w:rPr>
        <w:t>Cam-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bridge</w:t>
      </w:r>
      <w:r>
        <w:rPr>
          <w:rFonts w:ascii="Times New Roman" w:hAnsi="Times New Roman" w:cs="Times New Roman"/>
          <w:spacing w:val="-9"/>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8"/>
          <w:szCs w:val="21"/>
        </w:rPr>
        <w:t xml:space="preserve"> </w:t>
      </w:r>
      <w:r>
        <w:rPr>
          <w:rFonts w:ascii="Times New Roman" w:hAnsi="Times New Roman" w:cs="Times New Roman"/>
          <w:szCs w:val="21"/>
        </w:rPr>
        <w:t>Press,</w:t>
      </w:r>
      <w:r>
        <w:rPr>
          <w:rFonts w:ascii="Times New Roman" w:hAnsi="Times New Roman" w:cs="Times New Roman"/>
          <w:spacing w:val="-8"/>
          <w:szCs w:val="21"/>
        </w:rPr>
        <w:t xml:space="preserve"> </w:t>
      </w:r>
      <w:r>
        <w:rPr>
          <w:rFonts w:ascii="Times New Roman" w:hAnsi="Times New Roman" w:cs="Times New Roman"/>
          <w:szCs w:val="21"/>
        </w:rPr>
        <w:t>1997</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304"/>
        <w:rPr>
          <w:rFonts w:ascii="Times New Roman" w:hAnsi="Times New Roman" w:cs="Times New Roman"/>
          <w:szCs w:val="21"/>
        </w:rPr>
      </w:pPr>
      <w:bookmarkStart w:id="474" w:name="_bookmark219"/>
      <w:bookmarkEnd w:id="474"/>
      <w:r>
        <w:rPr>
          <w:rFonts w:ascii="Times New Roman" w:hAnsi="Times New Roman" w:cs="Times New Roman"/>
          <w:szCs w:val="21"/>
        </w:rPr>
        <w:t xml:space="preserve">[100] </w:t>
      </w:r>
      <w:r>
        <w:rPr>
          <w:rFonts w:ascii="Times New Roman" w:hAnsi="Times New Roman" w:cs="Times New Roman"/>
          <w:spacing w:val="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12"/>
          <w:szCs w:val="21"/>
        </w:rPr>
        <w:t xml:space="preserve"> </w:t>
      </w:r>
      <w:r>
        <w:rPr>
          <w:rFonts w:ascii="Times New Roman" w:hAnsi="Times New Roman" w:cs="Times New Roman"/>
          <w:szCs w:val="21"/>
        </w:rPr>
        <w:t>Coelho,</w:t>
      </w:r>
      <w:r>
        <w:rPr>
          <w:rFonts w:ascii="Times New Roman" w:hAnsi="Times New Roman" w:cs="Times New Roman"/>
          <w:spacing w:val="15"/>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Janicic,</w:t>
      </w:r>
      <w:r>
        <w:rPr>
          <w:rFonts w:ascii="Times New Roman" w:hAnsi="Times New Roman" w:cs="Times New Roman"/>
          <w:spacing w:val="15"/>
          <w:szCs w:val="21"/>
        </w:rPr>
        <w:t xml:space="preserve"> </w:t>
      </w:r>
      <w:r>
        <w:rPr>
          <w:rFonts w:ascii="Times New Roman" w:hAnsi="Times New Roman" w:cs="Times New Roman"/>
          <w:szCs w:val="21"/>
        </w:rPr>
        <w:t>C.</w:t>
      </w:r>
      <w:r>
        <w:rPr>
          <w:rFonts w:ascii="Times New Roman" w:hAnsi="Times New Roman" w:cs="Times New Roman"/>
          <w:spacing w:val="12"/>
          <w:szCs w:val="21"/>
        </w:rPr>
        <w:t xml:space="preserve"> </w:t>
      </w:r>
      <w:r>
        <w:rPr>
          <w:rFonts w:ascii="Times New Roman" w:hAnsi="Times New Roman" w:cs="Times New Roman"/>
          <w:spacing w:val="-10"/>
          <w:szCs w:val="21"/>
        </w:rPr>
        <w:t>P</w:t>
      </w:r>
      <w:r>
        <w:rPr>
          <w:rFonts w:ascii="Times New Roman" w:hAnsi="Times New Roman" w:cs="Times New Roman"/>
          <w:szCs w:val="21"/>
        </w:rPr>
        <w:t xml:space="preserve">ennachin. </w:t>
      </w:r>
      <w:r>
        <w:rPr>
          <w:rFonts w:ascii="Times New Roman" w:hAnsi="Times New Roman" w:cs="Times New Roman"/>
          <w:spacing w:val="19"/>
          <w:szCs w:val="21"/>
        </w:rPr>
        <w:t xml:space="preserve"> </w:t>
      </w:r>
      <w:r>
        <w:rPr>
          <w:rFonts w:ascii="Times New Roman" w:hAnsi="Times New Roman" w:cs="Times New Roman"/>
          <w:szCs w:val="21"/>
        </w:rPr>
        <w:t>Real</w:t>
      </w:r>
      <w:r>
        <w:rPr>
          <w:rFonts w:ascii="Times New Roman" w:hAnsi="Times New Roman" w:cs="Times New Roman"/>
          <w:spacing w:val="12"/>
          <w:szCs w:val="21"/>
        </w:rPr>
        <w:t xml:space="preserve"> </w:t>
      </w:r>
      <w:r>
        <w:rPr>
          <w:rFonts w:ascii="Times New Roman" w:hAnsi="Times New Roman" w:cs="Times New Roman"/>
          <w:spacing w:val="-22"/>
          <w:szCs w:val="21"/>
        </w:rPr>
        <w:t>W</w:t>
      </w:r>
      <w:r>
        <w:rPr>
          <w:rFonts w:ascii="Times New Roman" w:hAnsi="Times New Roman" w:cs="Times New Roman"/>
          <w:szCs w:val="21"/>
        </w:rPr>
        <w:t>orld</w:t>
      </w:r>
      <w:r>
        <w:rPr>
          <w:rFonts w:ascii="Times New Roman" w:hAnsi="Times New Roman" w:cs="Times New Roman"/>
          <w:spacing w:val="10"/>
          <w:szCs w:val="21"/>
        </w:rPr>
        <w:t xml:space="preserve"> </w:t>
      </w:r>
      <w:r>
        <w:rPr>
          <w:rFonts w:ascii="Times New Roman" w:hAnsi="Times New Roman" w:cs="Times New Roman"/>
          <w:szCs w:val="21"/>
        </w:rPr>
        <w:t>Reasoning[M].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Atlantis</w:t>
      </w:r>
      <w:r>
        <w:rPr>
          <w:rFonts w:ascii="Times New Roman" w:hAnsi="Times New Roman" w:cs="Times New Roman"/>
          <w:spacing w:val="-9"/>
          <w:szCs w:val="21"/>
        </w:rPr>
        <w:t xml:space="preserve"> </w:t>
      </w:r>
      <w:r>
        <w:rPr>
          <w:rFonts w:ascii="Times New Roman" w:hAnsi="Times New Roman" w:cs="Times New Roman"/>
          <w:szCs w:val="21"/>
        </w:rPr>
        <w:t>Press,</w:t>
      </w:r>
      <w:r>
        <w:rPr>
          <w:rFonts w:ascii="Times New Roman" w:hAnsi="Times New Roman" w:cs="Times New Roman"/>
          <w:spacing w:val="-9"/>
          <w:szCs w:val="21"/>
        </w:rPr>
        <w:t xml:space="preserve"> </w:t>
      </w:r>
      <w:r>
        <w:rPr>
          <w:rFonts w:ascii="Times New Roman" w:hAnsi="Times New Roman" w:cs="Times New Roman"/>
          <w:szCs w:val="21"/>
        </w:rPr>
        <w:t>2011</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475" w:name="_bookmark220"/>
      <w:bookmarkEnd w:id="475"/>
      <w:r>
        <w:rPr>
          <w:rFonts w:ascii="Times New Roman" w:hAnsi="Times New Roman" w:cs="Times New Roman"/>
          <w:szCs w:val="21"/>
        </w:rPr>
        <w:t>[101]</w:t>
      </w:r>
      <w:r>
        <w:rPr>
          <w:rFonts w:ascii="Times New Roman" w:hAnsi="Times New Roman" w:cs="Times New Roman"/>
          <w:spacing w:val="5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3"/>
          <w:szCs w:val="21"/>
        </w:rPr>
        <w:t xml:space="preserve"> </w:t>
      </w:r>
      <w:r>
        <w:rPr>
          <w:rFonts w:ascii="Times New Roman" w:hAnsi="Times New Roman" w:cs="Times New Roman"/>
          <w:szCs w:val="21"/>
        </w:rPr>
        <w:t>R.</w:t>
      </w:r>
      <w:r>
        <w:rPr>
          <w:rFonts w:ascii="Times New Roman" w:hAnsi="Times New Roman" w:cs="Times New Roman"/>
          <w:spacing w:val="-14"/>
          <w:szCs w:val="21"/>
        </w:rPr>
        <w:t xml:space="preserve"> </w:t>
      </w:r>
      <w:r>
        <w:rPr>
          <w:rFonts w:ascii="Times New Roman" w:hAnsi="Times New Roman" w:cs="Times New Roman"/>
          <w:szCs w:val="21"/>
        </w:rPr>
        <w:t>Lian. A</w:t>
      </w:r>
      <w:r>
        <w:rPr>
          <w:rFonts w:ascii="Times New Roman" w:hAnsi="Times New Roman" w:cs="Times New Roman"/>
          <w:spacing w:val="-14"/>
          <w:szCs w:val="21"/>
        </w:rPr>
        <w:t xml:space="preserve"> </w:t>
      </w:r>
      <w:r>
        <w:rPr>
          <w:rFonts w:ascii="Times New Roman" w:hAnsi="Times New Roman" w:cs="Times New Roman"/>
          <w:szCs w:val="21"/>
        </w:rPr>
        <w:t>Probabilistic</w:t>
      </w:r>
      <w:r>
        <w:rPr>
          <w:rFonts w:ascii="Times New Roman" w:hAnsi="Times New Roman" w:cs="Times New Roman"/>
          <w:spacing w:val="-14"/>
          <w:szCs w:val="21"/>
        </w:rPr>
        <w:t xml:space="preserve"> </w:t>
      </w:r>
      <w:r>
        <w:rPr>
          <w:rFonts w:ascii="Times New Roman" w:hAnsi="Times New Roman" w:cs="Times New Roman"/>
          <w:szCs w:val="21"/>
        </w:rPr>
        <w:t>Characterization</w:t>
      </w:r>
      <w:r>
        <w:rPr>
          <w:rFonts w:ascii="Times New Roman" w:hAnsi="Times New Roman" w:cs="Times New Roman"/>
          <w:spacing w:val="-14"/>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Fuzzy</w:t>
      </w:r>
      <w:r>
        <w:rPr>
          <w:rFonts w:ascii="Times New Roman" w:hAnsi="Times New Roman" w:cs="Times New Roman"/>
          <w:spacing w:val="-14"/>
          <w:szCs w:val="21"/>
        </w:rPr>
        <w:t xml:space="preserve"> </w:t>
      </w:r>
      <w:r>
        <w:rPr>
          <w:rFonts w:ascii="Times New Roman" w:hAnsi="Times New Roman" w:cs="Times New Roman"/>
          <w:szCs w:val="21"/>
        </w:rPr>
        <w:t>Semantics[J]. Proc.</w:t>
      </w:r>
      <w:r>
        <w:rPr>
          <w:rFonts w:ascii="Times New Roman" w:hAnsi="Times New Roman" w:cs="Times New Roman"/>
          <w:spacing w:val="-14"/>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ICAI-10,</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Beijing.</w:t>
      </w:r>
      <w:r>
        <w:rPr>
          <w:rFonts w:ascii="Times New Roman" w:hAnsi="Times New Roman" w:cs="Times New Roman"/>
          <w:spacing w:val="-12"/>
          <w:szCs w:val="21"/>
        </w:rPr>
        <w:t xml:space="preserve"> </w:t>
      </w:r>
      <w:r>
        <w:rPr>
          <w:rFonts w:ascii="Times New Roman" w:hAnsi="Times New Roman" w:cs="Times New Roman"/>
          <w:szCs w:val="21"/>
        </w:rPr>
        <w:t>2010</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hanging="571"/>
        <w:rPr>
          <w:rFonts w:ascii="Times New Roman" w:hAnsi="Times New Roman" w:cs="Times New Roman"/>
          <w:szCs w:val="21"/>
        </w:rPr>
      </w:pPr>
      <w:bookmarkStart w:id="476" w:name="_bookmark221"/>
      <w:bookmarkEnd w:id="476"/>
      <w:r>
        <w:rPr>
          <w:rFonts w:ascii="Times New Roman" w:hAnsi="Times New Roman" w:cs="Times New Roman"/>
          <w:szCs w:val="21"/>
        </w:rPr>
        <w:t xml:space="preserve">[102] </w:t>
      </w:r>
      <w:r>
        <w:rPr>
          <w:rFonts w:ascii="Times New Roman" w:hAnsi="Times New Roman" w:cs="Times New Roman"/>
          <w:spacing w:val="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Dö</w:t>
      </w:r>
      <w:r>
        <w:rPr>
          <w:rFonts w:ascii="Times New Roman" w:hAnsi="Times New Roman" w:cs="Times New Roman"/>
          <w:spacing w:val="4"/>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 xml:space="preserve">. </w:t>
      </w:r>
      <w:r>
        <w:rPr>
          <w:rFonts w:ascii="Times New Roman" w:hAnsi="Times New Roman" w:cs="Times New Roman"/>
          <w:spacing w:val="40"/>
          <w:szCs w:val="21"/>
        </w:rPr>
        <w:t xml:space="preserve"> </w:t>
      </w:r>
      <w:r>
        <w:rPr>
          <w:rFonts w:ascii="Times New Roman" w:hAnsi="Times New Roman" w:cs="Times New Roman"/>
          <w:szCs w:val="21"/>
        </w:rPr>
        <w:t>Die</w:t>
      </w:r>
      <w:r>
        <w:rPr>
          <w:rFonts w:ascii="Times New Roman" w:hAnsi="Times New Roman" w:cs="Times New Roman"/>
          <w:spacing w:val="16"/>
          <w:szCs w:val="21"/>
        </w:rPr>
        <w:t xml:space="preserve"> </w:t>
      </w:r>
      <w:r>
        <w:rPr>
          <w:rFonts w:ascii="Times New Roman" w:hAnsi="Times New Roman" w:cs="Times New Roman"/>
          <w:szCs w:val="21"/>
        </w:rPr>
        <w:t>Mechanik</w:t>
      </w:r>
      <w:r>
        <w:rPr>
          <w:rFonts w:ascii="Times New Roman" w:hAnsi="Times New Roman" w:cs="Times New Roman"/>
          <w:spacing w:val="16"/>
          <w:szCs w:val="21"/>
        </w:rPr>
        <w:t xml:space="preserve"> </w:t>
      </w:r>
      <w:r>
        <w:rPr>
          <w:rFonts w:ascii="Times New Roman" w:hAnsi="Times New Roman" w:cs="Times New Roman"/>
          <w:szCs w:val="21"/>
        </w:rPr>
        <w:t>des</w:t>
      </w:r>
      <w:r>
        <w:rPr>
          <w:rFonts w:ascii="Times New Roman" w:hAnsi="Times New Roman" w:cs="Times New Roman"/>
          <w:spacing w:val="17"/>
          <w:szCs w:val="21"/>
        </w:rPr>
        <w:t xml:space="preserve"> </w:t>
      </w:r>
      <w:r>
        <w:rPr>
          <w:rFonts w:ascii="Times New Roman" w:hAnsi="Times New Roman" w:cs="Times New Roman"/>
          <w:szCs w:val="21"/>
        </w:rPr>
        <w:t>Seelen</w:t>
      </w:r>
      <w:r>
        <w:rPr>
          <w:rFonts w:ascii="Times New Roman" w:hAnsi="Times New Roman" w:cs="Times New Roman"/>
          <w:spacing w:val="-7"/>
          <w:szCs w:val="21"/>
        </w:rPr>
        <w:t>w</w:t>
      </w:r>
      <w:r>
        <w:rPr>
          <w:rFonts w:ascii="Times New Roman" w:hAnsi="Times New Roman" w:cs="Times New Roman"/>
          <w:szCs w:val="21"/>
        </w:rPr>
        <w:t>agens.</w:t>
      </w:r>
      <w:r>
        <w:rPr>
          <w:rFonts w:ascii="Times New Roman" w:hAnsi="Times New Roman" w:cs="Times New Roman"/>
          <w:spacing w:val="16"/>
          <w:szCs w:val="21"/>
        </w:rPr>
        <w:t xml:space="preserve"> </w:t>
      </w:r>
      <w:r>
        <w:rPr>
          <w:rFonts w:ascii="Times New Roman" w:hAnsi="Times New Roman" w:cs="Times New Roman"/>
          <w:szCs w:val="21"/>
        </w:rPr>
        <w:t>Eine</w:t>
      </w:r>
      <w:r>
        <w:rPr>
          <w:rFonts w:ascii="Times New Roman" w:hAnsi="Times New Roman" w:cs="Times New Roman"/>
          <w:spacing w:val="16"/>
          <w:szCs w:val="21"/>
        </w:rPr>
        <w:t xml:space="preserve"> </w:t>
      </w:r>
      <w:r>
        <w:rPr>
          <w:rFonts w:ascii="Times New Roman" w:hAnsi="Times New Roman" w:cs="Times New Roman"/>
          <w:szCs w:val="21"/>
        </w:rPr>
        <w:t>neuronale</w:t>
      </w:r>
      <w:r>
        <w:rPr>
          <w:rFonts w:ascii="Times New Roman" w:hAnsi="Times New Roman" w:cs="Times New Roman"/>
          <w:spacing w:val="16"/>
          <w:szCs w:val="21"/>
        </w:rPr>
        <w:t xml:space="preserve"> </w:t>
      </w:r>
      <w:r>
        <w:rPr>
          <w:rFonts w:ascii="Times New Roman" w:hAnsi="Times New Roman" w:cs="Times New Roman"/>
          <w:szCs w:val="21"/>
        </w:rPr>
        <w:t>Theorie</w:t>
      </w:r>
      <w:r>
        <w:rPr>
          <w:rFonts w:ascii="Times New Roman" w:hAnsi="Times New Roman" w:cs="Times New Roman"/>
          <w:spacing w:val="17"/>
          <w:szCs w:val="21"/>
        </w:rPr>
        <w:t xml:space="preserve"> </w:t>
      </w:r>
      <w:r>
        <w:rPr>
          <w:rFonts w:ascii="Times New Roman" w:hAnsi="Times New Roman" w:cs="Times New Roman"/>
          <w:szCs w:val="21"/>
        </w:rPr>
        <w:t>der</w:t>
      </w:r>
      <w:r>
        <w:rPr>
          <w:rFonts w:ascii="Times New Roman" w:hAnsi="Times New Roman" w:cs="Times New Roman"/>
          <w:spacing w:val="16"/>
          <w:szCs w:val="21"/>
        </w:rPr>
        <w:t xml:space="preserve"> </w:t>
      </w:r>
      <w:r>
        <w:rPr>
          <w:rFonts w:ascii="Times New Roman" w:hAnsi="Times New Roman" w:cs="Times New Roman"/>
          <w:szCs w:val="21"/>
        </w:rPr>
        <w:t>Handlungsr</w:t>
      </w:r>
      <w:r>
        <w:rPr>
          <w:rFonts w:ascii="Times New Roman" w:hAnsi="Times New Roman" w:cs="Times New Roman"/>
          <w:spacing w:val="-3"/>
          <w:szCs w:val="21"/>
        </w:rPr>
        <w:t>e</w:t>
      </w:r>
      <w:r>
        <w:rPr>
          <w:rFonts w:ascii="Times New Roman" w:hAnsi="Times New Roman" w:cs="Times New Roman"/>
          <w:szCs w:val="21"/>
        </w:rPr>
        <w:t>gula-</w:t>
      </w:r>
      <w:r>
        <w:rPr>
          <w:rFonts w:ascii="Times New Roman" w:hAnsi="Times New Roman" w:cs="Times New Roman"/>
          <w:w w:val="99"/>
          <w:szCs w:val="21"/>
        </w:rPr>
        <w:t xml:space="preserve"> </w:t>
      </w:r>
      <w:r>
        <w:rPr>
          <w:rFonts w:ascii="Times New Roman" w:hAnsi="Times New Roman" w:cs="Times New Roman"/>
          <w:szCs w:val="21"/>
        </w:rPr>
        <w:t>tion[M].</w:t>
      </w:r>
      <w:r>
        <w:rPr>
          <w:rFonts w:ascii="Times New Roman" w:hAnsi="Times New Roman" w:cs="Times New Roman"/>
          <w:spacing w:val="13"/>
          <w:szCs w:val="21"/>
        </w:rPr>
        <w:t xml:space="preserve"> </w:t>
      </w:r>
      <w:r>
        <w:rPr>
          <w:rFonts w:ascii="Times New Roman" w:hAnsi="Times New Roman" w:cs="Times New Roman"/>
          <w:spacing w:val="-24"/>
          <w:szCs w:val="21"/>
        </w:rPr>
        <w:t>V</w:t>
      </w:r>
      <w:r>
        <w:rPr>
          <w:rFonts w:ascii="Times New Roman" w:hAnsi="Times New Roman" w:cs="Times New Roman"/>
          <w:szCs w:val="21"/>
        </w:rPr>
        <w:t>erlag</w:t>
      </w:r>
      <w:r>
        <w:rPr>
          <w:rFonts w:ascii="Times New Roman" w:hAnsi="Times New Roman" w:cs="Times New Roman"/>
          <w:spacing w:val="-7"/>
          <w:szCs w:val="21"/>
        </w:rPr>
        <w:t xml:space="preserve"> </w:t>
      </w:r>
      <w:r>
        <w:rPr>
          <w:rFonts w:ascii="Times New Roman" w:hAnsi="Times New Roman" w:cs="Times New Roman"/>
          <w:szCs w:val="21"/>
        </w:rPr>
        <w:t>Hans</w:t>
      </w:r>
      <w:r>
        <w:rPr>
          <w:rFonts w:ascii="Times New Roman" w:hAnsi="Times New Roman" w:cs="Times New Roman"/>
          <w:spacing w:val="-7"/>
          <w:szCs w:val="21"/>
        </w:rPr>
        <w:t xml:space="preserve"> </w:t>
      </w:r>
      <w:r>
        <w:rPr>
          <w:rFonts w:ascii="Times New Roman" w:hAnsi="Times New Roman" w:cs="Times New Roman"/>
          <w:szCs w:val="21"/>
        </w:rPr>
        <w:t>Hube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2002.</w:t>
      </w:r>
      <w:r>
        <w:rPr>
          <w:rFonts w:ascii="Times New Roman" w:hAnsi="Times New Roman" w:cs="Times New Roman"/>
          <w:spacing w:val="13"/>
          <w:szCs w:val="21"/>
        </w:rPr>
        <w:t xml:space="preserve"> </w:t>
      </w:r>
      <w:r>
        <w:rPr>
          <w:rFonts w:ascii="Times New Roman" w:hAnsi="Times New Roman" w:cs="Times New Roman"/>
          <w:szCs w:val="21"/>
        </w:rPr>
        <w:t>ISBN</w:t>
      </w:r>
      <w:r>
        <w:rPr>
          <w:rFonts w:ascii="Times New Roman" w:hAnsi="Times New Roman" w:cs="Times New Roman"/>
          <w:spacing w:val="-7"/>
          <w:szCs w:val="21"/>
        </w:rPr>
        <w:t xml:space="preserve"> </w:t>
      </w:r>
      <w:r>
        <w:rPr>
          <w:rFonts w:ascii="Times New Roman" w:hAnsi="Times New Roman" w:cs="Times New Roman"/>
          <w:szCs w:val="21"/>
        </w:rPr>
        <w:t>345683814X</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477" w:name="_bookmark222"/>
      <w:bookmarkEnd w:id="477"/>
      <w:r>
        <w:rPr>
          <w:rFonts w:ascii="Times New Roman" w:hAnsi="Times New Roman" w:cs="Times New Roman"/>
          <w:szCs w:val="21"/>
        </w:rPr>
        <w:t>[103]</w:t>
      </w:r>
      <w:r>
        <w:rPr>
          <w:rFonts w:ascii="Times New Roman" w:hAnsi="Times New Roman" w:cs="Times New Roman"/>
          <w:spacing w:val="3"/>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2"/>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2"/>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5"/>
          <w:szCs w:val="21"/>
        </w:rPr>
        <w:t xml:space="preserve"> </w:t>
      </w:r>
      <w:r>
        <w:rPr>
          <w:rFonts w:ascii="Times New Roman" w:hAnsi="Times New Roman" w:cs="Times New Roman"/>
          <w:szCs w:val="21"/>
        </w:rPr>
        <w:t>Engineering</w:t>
      </w:r>
      <w:r>
        <w:rPr>
          <w:rFonts w:ascii="Times New Roman" w:hAnsi="Times New Roman" w:cs="Times New Roman"/>
          <w:spacing w:val="-2"/>
          <w:szCs w:val="21"/>
        </w:rPr>
        <w:t xml:space="preserve"> </w:t>
      </w:r>
      <w:r>
        <w:rPr>
          <w:rFonts w:ascii="Times New Roman" w:hAnsi="Times New Roman" w:cs="Times New Roman"/>
          <w:szCs w:val="21"/>
        </w:rPr>
        <w:t>General</w:t>
      </w:r>
      <w:r>
        <w:rPr>
          <w:rFonts w:ascii="Times New Roman" w:hAnsi="Times New Roman" w:cs="Times New Roman"/>
          <w:spacing w:val="-2"/>
          <w:szCs w:val="21"/>
        </w:rPr>
        <w:t xml:space="preserve"> </w:t>
      </w:r>
      <w:r>
        <w:rPr>
          <w:rFonts w:ascii="Times New Roman" w:hAnsi="Times New Roman" w:cs="Times New Roman"/>
          <w:szCs w:val="21"/>
        </w:rPr>
        <w:t>Intelligence,</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w:t>
      </w:r>
      <w:r>
        <w:rPr>
          <w:rFonts w:ascii="Times New Roman" w:hAnsi="Times New Roman" w:cs="Times New Roman"/>
          <w:spacing w:val="-2"/>
          <w:szCs w:val="21"/>
        </w:rPr>
        <w:t xml:space="preserve"> </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pacing w:val="16"/>
          <w:szCs w:val="21"/>
        </w:rPr>
        <w:t xml:space="preserve"> </w:t>
      </w:r>
      <w:r>
        <w:rPr>
          <w:rFonts w:ascii="Times New Roman" w:hAnsi="Times New Roman" w:cs="Times New Roman"/>
          <w:szCs w:val="21"/>
        </w:rPr>
        <w:t>A</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ath</w:t>
      </w:r>
      <w:r>
        <w:rPr>
          <w:rFonts w:ascii="Times New Roman" w:hAnsi="Times New Roman" w:cs="Times New Roman"/>
          <w:spacing w:val="-2"/>
          <w:szCs w:val="21"/>
        </w:rPr>
        <w:t xml:space="preserve"> </w:t>
      </w:r>
      <w:r>
        <w:rPr>
          <w:rFonts w:ascii="Times New Roman" w:hAnsi="Times New Roman" w:cs="Times New Roman"/>
          <w:szCs w:val="21"/>
        </w:rPr>
        <w:t>to</w:t>
      </w:r>
      <w:r>
        <w:rPr>
          <w:rFonts w:ascii="Times New Roman" w:hAnsi="Times New Roman" w:cs="Times New Roman"/>
          <w:w w:val="99"/>
          <w:szCs w:val="21"/>
        </w:rPr>
        <w:t xml:space="preserve"> </w:t>
      </w:r>
      <w:r>
        <w:rPr>
          <w:rFonts w:ascii="Times New Roman" w:hAnsi="Times New Roman" w:cs="Times New Roman"/>
          <w:szCs w:val="21"/>
        </w:rPr>
        <w:t>Ad</w:t>
      </w:r>
      <w:r>
        <w:rPr>
          <w:rFonts w:ascii="Times New Roman" w:hAnsi="Times New Roman" w:cs="Times New Roman"/>
          <w:spacing w:val="-7"/>
          <w:szCs w:val="21"/>
        </w:rPr>
        <w:t>v</w:t>
      </w:r>
      <w:r>
        <w:rPr>
          <w:rFonts w:ascii="Times New Roman" w:hAnsi="Times New Roman" w:cs="Times New Roman"/>
          <w:szCs w:val="21"/>
        </w:rPr>
        <w:t>anced</w:t>
      </w:r>
      <w:r>
        <w:rPr>
          <w:rFonts w:ascii="Times New Roman" w:hAnsi="Times New Roman" w:cs="Times New Roman"/>
          <w:spacing w:val="-17"/>
          <w:szCs w:val="21"/>
        </w:rPr>
        <w:t xml:space="preserve"> </w:t>
      </w:r>
      <w:r>
        <w:rPr>
          <w:rFonts w:ascii="Times New Roman" w:hAnsi="Times New Roman" w:cs="Times New Roman"/>
          <w:spacing w:val="-10"/>
          <w:szCs w:val="21"/>
        </w:rPr>
        <w:t>A</w:t>
      </w:r>
      <w:r>
        <w:rPr>
          <w:rFonts w:ascii="Times New Roman" w:hAnsi="Times New Roman" w:cs="Times New Roman"/>
          <w:szCs w:val="21"/>
        </w:rPr>
        <w:t>GI</w:t>
      </w:r>
      <w:r>
        <w:rPr>
          <w:rFonts w:ascii="Times New Roman" w:hAnsi="Times New Roman" w:cs="Times New Roman"/>
          <w:spacing w:val="-17"/>
          <w:szCs w:val="21"/>
        </w:rPr>
        <w:t xml:space="preserve"> </w:t>
      </w:r>
      <w:r>
        <w:rPr>
          <w:rFonts w:ascii="Times New Roman" w:hAnsi="Times New Roman" w:cs="Times New Roman"/>
          <w:szCs w:val="21"/>
        </w:rPr>
        <w:t>via</w:t>
      </w:r>
      <w:r>
        <w:rPr>
          <w:rFonts w:ascii="Times New Roman" w:hAnsi="Times New Roman" w:cs="Times New Roman"/>
          <w:spacing w:val="-16"/>
          <w:szCs w:val="21"/>
        </w:rPr>
        <w:t xml:space="preserve"> </w:t>
      </w:r>
      <w:r>
        <w:rPr>
          <w:rFonts w:ascii="Times New Roman" w:hAnsi="Times New Roman" w:cs="Times New Roman"/>
          <w:szCs w:val="21"/>
        </w:rPr>
        <w:t>Embodied</w:t>
      </w:r>
      <w:r>
        <w:rPr>
          <w:rFonts w:ascii="Times New Roman" w:hAnsi="Times New Roman" w:cs="Times New Roman"/>
          <w:spacing w:val="-17"/>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7"/>
          <w:szCs w:val="21"/>
        </w:rPr>
        <w:t xml:space="preserve"> </w:t>
      </w:r>
      <w:r>
        <w:rPr>
          <w:rFonts w:ascii="Times New Roman" w:hAnsi="Times New Roman" w:cs="Times New Roman"/>
          <w:szCs w:val="21"/>
        </w:rPr>
        <w:t>and</w:t>
      </w:r>
      <w:r>
        <w:rPr>
          <w:rFonts w:ascii="Times New Roman" w:hAnsi="Times New Roman" w:cs="Times New Roman"/>
          <w:spacing w:val="-16"/>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7"/>
          <w:szCs w:val="21"/>
        </w:rPr>
        <w:t xml:space="preserve"> </w:t>
      </w:r>
      <w:r>
        <w:rPr>
          <w:rFonts w:ascii="Times New Roman" w:hAnsi="Times New Roman" w:cs="Times New Roman"/>
          <w:szCs w:val="21"/>
        </w:rPr>
        <w:t>Syne</w:t>
      </w:r>
      <w:r>
        <w:rPr>
          <w:rFonts w:ascii="Times New Roman" w:hAnsi="Times New Roman" w:cs="Times New Roman"/>
          <w:spacing w:val="-5"/>
          <w:szCs w:val="21"/>
        </w:rPr>
        <w:t>r</w:t>
      </w:r>
      <w:r>
        <w:rPr>
          <w:rFonts w:ascii="Times New Roman" w:hAnsi="Times New Roman" w:cs="Times New Roman"/>
          <w:szCs w:val="21"/>
        </w:rPr>
        <w:t>gy[M].</w:t>
      </w:r>
      <w:r>
        <w:rPr>
          <w:rFonts w:ascii="Times New Roman" w:hAnsi="Times New Roman" w:cs="Times New Roman"/>
          <w:spacing w:val="-4"/>
          <w:szCs w:val="21"/>
        </w:rPr>
        <w:t xml:space="preserve"> </w:t>
      </w:r>
      <w:r>
        <w:rPr>
          <w:rFonts w:ascii="Times New Roman" w:hAnsi="Times New Roman" w:cs="Times New Roman"/>
          <w:szCs w:val="21"/>
        </w:rPr>
        <w:t>Springer</w:t>
      </w:r>
      <w:r>
        <w:rPr>
          <w:rFonts w:ascii="Times New Roman" w:eastAsia="宋体" w:hAnsi="Times New Roman" w:cs="Times New Roman"/>
          <w:szCs w:val="21"/>
          <w:lang w:eastAsia="zh-CN"/>
        </w:rPr>
        <w:t>：</w:t>
      </w:r>
      <w:r>
        <w:rPr>
          <w:rFonts w:ascii="Times New Roman" w:hAnsi="Times New Roman" w:cs="Times New Roman"/>
          <w:spacing w:val="4"/>
          <w:szCs w:val="21"/>
        </w:rPr>
        <w:t xml:space="preserve"> </w:t>
      </w:r>
      <w:r>
        <w:rPr>
          <w:rFonts w:ascii="Times New Roman" w:hAnsi="Times New Roman" w:cs="Times New Roman"/>
          <w:szCs w:val="21"/>
        </w:rPr>
        <w:t>Atlantis</w:t>
      </w:r>
      <w:r>
        <w:rPr>
          <w:rFonts w:ascii="Times New Roman" w:hAnsi="Times New Roman" w:cs="Times New Roman"/>
          <w:spacing w:val="-17"/>
          <w:szCs w:val="21"/>
        </w:rPr>
        <w:t xml:space="preserve"> </w:t>
      </w:r>
      <w:r>
        <w:rPr>
          <w:rFonts w:ascii="Times New Roman" w:hAnsi="Times New Roman" w:cs="Times New Roman"/>
          <w:szCs w:val="21"/>
        </w:rPr>
        <w:t>Thinking</w:t>
      </w:r>
      <w:r>
        <w:rPr>
          <w:rFonts w:ascii="Times New Roman" w:hAnsi="Times New Roman" w:cs="Times New Roman"/>
          <w:w w:val="99"/>
          <w:szCs w:val="21"/>
        </w:rPr>
        <w:t xml:space="preserve"> </w:t>
      </w:r>
      <w:r>
        <w:rPr>
          <w:rFonts w:ascii="Times New Roman" w:hAnsi="Times New Roman" w:cs="Times New Roman"/>
          <w:szCs w:val="21"/>
        </w:rPr>
        <w:t>Machines,</w:t>
      </w:r>
      <w:r>
        <w:rPr>
          <w:rFonts w:ascii="Times New Roman" w:hAnsi="Times New Roman" w:cs="Times New Roman"/>
          <w:spacing w:val="-14"/>
          <w:szCs w:val="21"/>
        </w:rPr>
        <w:t xml:space="preserve"> </w:t>
      </w:r>
      <w:r>
        <w:rPr>
          <w:rFonts w:ascii="Times New Roman" w:hAnsi="Times New Roman" w:cs="Times New Roman"/>
          <w:szCs w:val="21"/>
        </w:rPr>
        <w:t>2013</w:t>
      </w:r>
    </w:p>
    <w:p w:rsidR="000A3AD4" w:rsidRDefault="000A3AD4" w:rsidP="000A3AD4">
      <w:pPr>
        <w:spacing w:before="9" w:line="200" w:lineRule="exact"/>
        <w:rPr>
          <w:rFonts w:ascii="Times New Roman" w:hAnsi="Times New Roman" w:cs="Times New Roman"/>
          <w:szCs w:val="21"/>
        </w:rPr>
      </w:pPr>
    </w:p>
    <w:p w:rsidR="000A3AD4" w:rsidRDefault="000A3AD4" w:rsidP="00022255">
      <w:pPr>
        <w:ind w:left="874" w:hanging="784"/>
        <w:rPr>
          <w:rFonts w:ascii="Times New Roman" w:hAnsi="Times New Roman" w:cs="Times New Roman"/>
          <w:szCs w:val="21"/>
        </w:rPr>
      </w:pPr>
      <w:bookmarkStart w:id="478" w:name="_bookmark223"/>
      <w:bookmarkEnd w:id="478"/>
      <w:r>
        <w:rPr>
          <w:rFonts w:ascii="Times New Roman" w:hAnsi="Times New Roman" w:cs="Times New Roman"/>
          <w:szCs w:val="21"/>
        </w:rPr>
        <w:t>[104]</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Bach.</w:t>
      </w:r>
      <w:r>
        <w:rPr>
          <w:rFonts w:ascii="Times New Roman" w:hAnsi="Times New Roman" w:cs="Times New Roman"/>
          <w:spacing w:val="11"/>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9"/>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Eme</w:t>
      </w:r>
      <w:r>
        <w:rPr>
          <w:rFonts w:ascii="Times New Roman" w:hAnsi="Times New Roman" w:cs="Times New Roman"/>
          <w:spacing w:val="-5"/>
          <w:szCs w:val="21"/>
        </w:rPr>
        <w:t>r</w:t>
      </w:r>
      <w:r>
        <w:rPr>
          <w:rFonts w:ascii="Times New Roman" w:hAnsi="Times New Roman" w:cs="Times New Roman"/>
          <w:szCs w:val="21"/>
        </w:rPr>
        <w:t>gent</w:t>
      </w:r>
      <w:r>
        <w:rPr>
          <w:rFonts w:ascii="Times New Roman" w:hAnsi="Times New Roman" w:cs="Times New Roman"/>
          <w:spacing w:val="9"/>
          <w:szCs w:val="21"/>
        </w:rPr>
        <w:t xml:space="preserve"> </w:t>
      </w:r>
      <w:r>
        <w:rPr>
          <w:rFonts w:ascii="Times New Roman" w:hAnsi="Times New Roman" w:cs="Times New Roman"/>
          <w:szCs w:val="21"/>
        </w:rPr>
        <w:t>Emotions,</w:t>
      </w:r>
      <w:r>
        <w:rPr>
          <w:rFonts w:ascii="Times New Roman" w:hAnsi="Times New Roman" w:cs="Times New Roman"/>
          <w:spacing w:val="11"/>
          <w:szCs w:val="21"/>
        </w:rPr>
        <w:t xml:space="preserve"> </w:t>
      </w:r>
      <w:r>
        <w:rPr>
          <w:rFonts w:ascii="Times New Roman" w:hAnsi="Times New Roman" w:cs="Times New Roman"/>
          <w:szCs w:val="21"/>
        </w:rPr>
        <w:t>Based</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Mot</w:t>
      </w:r>
      <w:r>
        <w:rPr>
          <w:rFonts w:ascii="Times New Roman" w:hAnsi="Times New Roman" w:cs="Times New Roman"/>
          <w:spacing w:val="-7"/>
          <w:szCs w:val="21"/>
        </w:rPr>
        <w:t>iv</w:t>
      </w:r>
      <w:r>
        <w:rPr>
          <w:rFonts w:ascii="Times New Roman" w:hAnsi="Times New Roman" w:cs="Times New Roman"/>
          <w:szCs w:val="21"/>
        </w:rPr>
        <w:t>ation</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9"/>
          <w:szCs w:val="21"/>
        </w:rPr>
        <w:t xml:space="preserve"> </w:t>
      </w:r>
      <w:r>
        <w:rPr>
          <w:rFonts w:ascii="Times New Roman" w:hAnsi="Times New Roman" w:cs="Times New Roman"/>
          <w:szCs w:val="21"/>
        </w:rPr>
        <w:t>Modula-</w:t>
      </w:r>
      <w:r>
        <w:rPr>
          <w:rFonts w:ascii="Times New Roman" w:hAnsi="Times New Roman" w:cs="Times New Roman"/>
          <w:w w:val="99"/>
          <w:szCs w:val="21"/>
        </w:rPr>
        <w:t xml:space="preserve"> </w:t>
      </w:r>
      <w:r>
        <w:rPr>
          <w:rFonts w:ascii="Times New Roman" w:hAnsi="Times New Roman" w:cs="Times New Roman"/>
          <w:szCs w:val="21"/>
        </w:rPr>
        <w:t>tors[J].</w:t>
      </w:r>
      <w:r>
        <w:rPr>
          <w:rFonts w:ascii="Times New Roman" w:hAnsi="Times New Roman" w:cs="Times New Roman"/>
          <w:spacing w:val="1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8"/>
          <w:szCs w:val="21"/>
        </w:rPr>
        <w:t xml:space="preserve"> </w:t>
      </w:r>
      <w:r>
        <w:rPr>
          <w:rFonts w:ascii="Times New Roman" w:hAnsi="Times New Roman" w:cs="Times New Roman"/>
          <w:szCs w:val="21"/>
        </w:rPr>
        <w:t>Jou</w:t>
      </w:r>
      <w:r>
        <w:rPr>
          <w:rFonts w:ascii="Times New Roman" w:hAnsi="Times New Roman" w:cs="Times New Roman"/>
          <w:spacing w:val="4"/>
          <w:szCs w:val="21"/>
        </w:rPr>
        <w:t>r</w:t>
      </w:r>
      <w:r>
        <w:rPr>
          <w:rFonts w:ascii="Times New Roman" w:hAnsi="Times New Roman" w:cs="Times New Roman"/>
          <w:szCs w:val="21"/>
        </w:rPr>
        <w:t>nal</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zCs w:val="21"/>
        </w:rPr>
        <w:t>Synthetic</w:t>
      </w:r>
      <w:r>
        <w:rPr>
          <w:rFonts w:ascii="Times New Roman" w:hAnsi="Times New Roman" w:cs="Times New Roman"/>
          <w:spacing w:val="-8"/>
          <w:szCs w:val="21"/>
        </w:rPr>
        <w:t xml:space="preserve"> </w:t>
      </w:r>
      <w:r>
        <w:rPr>
          <w:rFonts w:ascii="Times New Roman" w:hAnsi="Times New Roman" w:cs="Times New Roman"/>
          <w:szCs w:val="21"/>
        </w:rPr>
        <w:t>Emotions</w:t>
      </w:r>
      <w:r>
        <w:rPr>
          <w:rFonts w:ascii="Times New Roman" w:hAnsi="Times New Roman" w:cs="Times New Roman"/>
          <w:spacing w:val="-7"/>
          <w:szCs w:val="21"/>
        </w:rPr>
        <w:t xml:space="preserve"> </w:t>
      </w:r>
      <w:r>
        <w:rPr>
          <w:rFonts w:ascii="Times New Roman" w:hAnsi="Times New Roman" w:cs="Times New Roman"/>
          <w:szCs w:val="21"/>
        </w:rPr>
        <w:t>(IJSE).</w:t>
      </w:r>
      <w:r>
        <w:rPr>
          <w:rFonts w:ascii="Times New Roman" w:hAnsi="Times New Roman" w:cs="Times New Roman"/>
          <w:spacing w:val="-8"/>
          <w:szCs w:val="21"/>
        </w:rPr>
        <w:t xml:space="preserve"> </w:t>
      </w:r>
      <w:r>
        <w:rPr>
          <w:rFonts w:ascii="Times New Roman" w:hAnsi="Times New Roman" w:cs="Times New Roman"/>
          <w:szCs w:val="21"/>
        </w:rPr>
        <w:t>2012.</w:t>
      </w:r>
      <w:r>
        <w:rPr>
          <w:rFonts w:ascii="Times New Roman" w:hAnsi="Times New Roman" w:cs="Times New Roman"/>
          <w:spacing w:val="12"/>
          <w:szCs w:val="21"/>
        </w:rPr>
        <w:t xml:space="preserve"> </w:t>
      </w:r>
      <w:r>
        <w:rPr>
          <w:rFonts w:ascii="Times New Roman" w:hAnsi="Times New Roman" w:cs="Times New Roman"/>
          <w:b/>
          <w:bCs/>
          <w:szCs w:val="21"/>
        </w:rPr>
        <w:t>3</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43–63</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79" w:name="_bookmark224"/>
      <w:bookmarkEnd w:id="479"/>
      <w:r>
        <w:rPr>
          <w:rFonts w:ascii="Times New Roman" w:hAnsi="Times New Roman" w:cs="Times New Roman"/>
          <w:szCs w:val="21"/>
        </w:rPr>
        <w:t xml:space="preserve">[105] </w:t>
      </w:r>
      <w:r>
        <w:rPr>
          <w:rFonts w:ascii="Times New Roman" w:hAnsi="Times New Roman" w:cs="Times New Roman"/>
          <w:spacing w:val="2"/>
          <w:szCs w:val="21"/>
        </w:rPr>
        <w:t xml:space="preserve"> </w:t>
      </w:r>
      <w:r>
        <w:rPr>
          <w:rFonts w:ascii="Times New Roman" w:hAnsi="Times New Roman" w:cs="Times New Roman"/>
          <w:szCs w:val="21"/>
        </w:rPr>
        <w:t>S.</w:t>
      </w:r>
      <w:r>
        <w:rPr>
          <w:rFonts w:ascii="Times New Roman" w:hAnsi="Times New Roman" w:cs="Times New Roman"/>
          <w:spacing w:val="-6"/>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5"/>
          <w:szCs w:val="21"/>
        </w:rPr>
        <w:t xml:space="preserve"> F</w:t>
      </w:r>
      <w:r>
        <w:rPr>
          <w:rFonts w:ascii="Times New Roman" w:hAnsi="Times New Roman" w:cs="Times New Roman"/>
          <w:szCs w:val="21"/>
        </w:rPr>
        <w:t>ranklin.</w:t>
      </w:r>
      <w:r>
        <w:rPr>
          <w:rFonts w:ascii="Times New Roman" w:hAnsi="Times New Roman" w:cs="Times New Roman"/>
          <w:spacing w:val="16"/>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6"/>
          <w:szCs w:val="21"/>
        </w:rPr>
        <w:t xml:space="preserve"> </w:t>
      </w:r>
      <w:r>
        <w:rPr>
          <w:rFonts w:ascii="Times New Roman" w:hAnsi="Times New Roman" w:cs="Times New Roman"/>
          <w:szCs w:val="21"/>
        </w:rPr>
        <w:t>minds.[J].</w:t>
      </w:r>
      <w:r>
        <w:rPr>
          <w:rFonts w:ascii="Times New Roman" w:hAnsi="Times New Roman" w:cs="Times New Roman"/>
          <w:spacing w:val="-5"/>
          <w:szCs w:val="21"/>
        </w:rPr>
        <w:t xml:space="preserve"> </w:t>
      </w:r>
      <w:r>
        <w:rPr>
          <w:rFonts w:ascii="Times New Roman" w:hAnsi="Times New Roman" w:cs="Times New Roman"/>
          <w:szCs w:val="21"/>
        </w:rPr>
        <w:t>1995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0" w:name="_bookmark225"/>
      <w:bookmarkEnd w:id="480"/>
      <w:r>
        <w:rPr>
          <w:rFonts w:ascii="Times New Roman" w:hAnsi="Times New Roman" w:cs="Times New Roman"/>
          <w:szCs w:val="21"/>
        </w:rPr>
        <w:t>[106]</w:t>
      </w:r>
      <w:r>
        <w:rPr>
          <w:rFonts w:ascii="Times New Roman" w:hAnsi="Times New Roman" w:cs="Times New Roman"/>
          <w:spacing w:val="2"/>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3"/>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2"/>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4"/>
          <w:szCs w:val="21"/>
        </w:rPr>
        <w:t xml:space="preserve"> </w:t>
      </w:r>
      <w:r>
        <w:rPr>
          <w:rFonts w:ascii="Times New Roman" w:hAnsi="Times New Roman" w:cs="Times New Roman"/>
          <w:szCs w:val="21"/>
        </w:rPr>
        <w:t>Engineering</w:t>
      </w:r>
      <w:r>
        <w:rPr>
          <w:rFonts w:ascii="Times New Roman" w:hAnsi="Times New Roman" w:cs="Times New Roman"/>
          <w:spacing w:val="-2"/>
          <w:szCs w:val="21"/>
        </w:rPr>
        <w:t xml:space="preserve"> </w:t>
      </w:r>
      <w:r>
        <w:rPr>
          <w:rFonts w:ascii="Times New Roman" w:hAnsi="Times New Roman" w:cs="Times New Roman"/>
          <w:szCs w:val="21"/>
        </w:rPr>
        <w:t>General</w:t>
      </w:r>
      <w:r>
        <w:rPr>
          <w:rFonts w:ascii="Times New Roman" w:hAnsi="Times New Roman" w:cs="Times New Roman"/>
          <w:spacing w:val="-3"/>
          <w:szCs w:val="21"/>
        </w:rPr>
        <w:t xml:space="preserve"> </w:t>
      </w:r>
      <w:r>
        <w:rPr>
          <w:rFonts w:ascii="Times New Roman" w:hAnsi="Times New Roman" w:cs="Times New Roman"/>
          <w:szCs w:val="21"/>
        </w:rPr>
        <w:t>Intelligence,</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w:t>
      </w:r>
      <w:r>
        <w:rPr>
          <w:rFonts w:ascii="Times New Roman" w:hAnsi="Times New Roman" w:cs="Times New Roman"/>
          <w:spacing w:val="-2"/>
          <w:szCs w:val="21"/>
        </w:rPr>
        <w:t xml:space="preserve"> </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pacing w:val="16"/>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w w:val="99"/>
          <w:szCs w:val="21"/>
        </w:rPr>
        <w:t xml:space="preserve"> </w:t>
      </w:r>
      <w:r>
        <w:rPr>
          <w:rFonts w:ascii="Times New Roman" w:hAnsi="Times New Roman" w:cs="Times New Roman"/>
          <w:szCs w:val="21"/>
        </w:rPr>
        <w:t>Prime</w:t>
      </w:r>
      <w:r>
        <w:rPr>
          <w:rFonts w:ascii="Times New Roman" w:hAnsi="Times New Roman" w:cs="Times New Roman"/>
          <w:spacing w:val="-7"/>
          <w:szCs w:val="21"/>
        </w:rPr>
        <w:t xml:space="preserve"> </w:t>
      </w:r>
      <w:r>
        <w:rPr>
          <w:rFonts w:ascii="Times New Roman" w:hAnsi="Times New Roman" w:cs="Times New Roman"/>
          <w:szCs w:val="21"/>
        </w:rPr>
        <w:t>Architecture</w:t>
      </w:r>
      <w:r>
        <w:rPr>
          <w:rFonts w:ascii="Times New Roman" w:hAnsi="Times New Roman" w:cs="Times New Roman"/>
          <w:spacing w:val="-7"/>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zCs w:val="21"/>
        </w:rPr>
        <w:t>Embodied</w:t>
      </w:r>
      <w:r>
        <w:rPr>
          <w:rFonts w:ascii="Times New Roman" w:hAnsi="Times New Roman" w:cs="Times New Roman"/>
          <w:spacing w:val="-7"/>
          <w:szCs w:val="21"/>
        </w:rPr>
        <w:t xml:space="preserve"> </w:t>
      </w:r>
      <w:r>
        <w:rPr>
          <w:rFonts w:ascii="Times New Roman" w:hAnsi="Times New Roman" w:cs="Times New Roman"/>
          <w:spacing w:val="-10"/>
          <w:szCs w:val="21"/>
        </w:rPr>
        <w:t>A</w:t>
      </w:r>
      <w:r>
        <w:rPr>
          <w:rFonts w:ascii="Times New Roman" w:hAnsi="Times New Roman" w:cs="Times New Roman"/>
          <w:szCs w:val="21"/>
        </w:rPr>
        <w:t>GI[M].</w:t>
      </w:r>
      <w:r>
        <w:rPr>
          <w:rFonts w:ascii="Times New Roman" w:hAnsi="Times New Roman" w:cs="Times New Roman"/>
          <w:spacing w:val="15"/>
          <w:szCs w:val="21"/>
        </w:rPr>
        <w:t xml:space="preserve"> </w:t>
      </w:r>
      <w:r>
        <w:rPr>
          <w:rFonts w:ascii="Times New Roman" w:hAnsi="Times New Roman" w:cs="Times New Roman"/>
          <w:szCs w:val="21"/>
        </w:rPr>
        <w:t>Springer</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Atlantis</w:t>
      </w:r>
      <w:r>
        <w:rPr>
          <w:rFonts w:ascii="Times New Roman" w:hAnsi="Times New Roman" w:cs="Times New Roman"/>
          <w:spacing w:val="-7"/>
          <w:szCs w:val="21"/>
        </w:rPr>
        <w:t xml:space="preserve"> </w:t>
      </w:r>
      <w:r>
        <w:rPr>
          <w:rFonts w:ascii="Times New Roman" w:hAnsi="Times New Roman" w:cs="Times New Roman"/>
          <w:szCs w:val="21"/>
        </w:rPr>
        <w:t>Thinking</w:t>
      </w:r>
      <w:r>
        <w:rPr>
          <w:rFonts w:ascii="Times New Roman" w:hAnsi="Times New Roman" w:cs="Times New Roman"/>
          <w:spacing w:val="-6"/>
          <w:szCs w:val="21"/>
        </w:rPr>
        <w:t xml:space="preserve"> </w:t>
      </w:r>
      <w:r>
        <w:rPr>
          <w:rFonts w:ascii="Times New Roman" w:hAnsi="Times New Roman" w:cs="Times New Roman"/>
          <w:szCs w:val="21"/>
        </w:rPr>
        <w:t>Machines,</w:t>
      </w:r>
      <w:r>
        <w:rPr>
          <w:rFonts w:ascii="Times New Roman" w:hAnsi="Times New Roman" w:cs="Times New Roman"/>
          <w:w w:val="99"/>
          <w:szCs w:val="21"/>
        </w:rPr>
        <w:t xml:space="preserve"> </w:t>
      </w:r>
      <w:r>
        <w:rPr>
          <w:rFonts w:ascii="Times New Roman" w:hAnsi="Times New Roman" w:cs="Times New Roman"/>
          <w:szCs w:val="21"/>
        </w:rPr>
        <w:t>2013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1" w:name="_bookmark226"/>
      <w:bookmarkEnd w:id="481"/>
      <w:r>
        <w:rPr>
          <w:rFonts w:ascii="Times New Roman" w:hAnsi="Times New Roman" w:cs="Times New Roman"/>
          <w:szCs w:val="21"/>
        </w:rPr>
        <w:t>[107]</w:t>
      </w:r>
      <w:r>
        <w:rPr>
          <w:rFonts w:ascii="Times New Roman" w:hAnsi="Times New Roman" w:cs="Times New Roman"/>
          <w:spacing w:val="1"/>
          <w:szCs w:val="21"/>
        </w:rPr>
        <w:t xml:space="preserve"> </w:t>
      </w:r>
      <w:r>
        <w:rPr>
          <w:rFonts w:ascii="Times New Roman" w:hAnsi="Times New Roman" w:cs="Times New Roman"/>
          <w:szCs w:val="21"/>
        </w:rPr>
        <w:t>Z.</w:t>
      </w:r>
      <w:r>
        <w:rPr>
          <w:rFonts w:ascii="Times New Roman" w:hAnsi="Times New Roman" w:cs="Times New Roman"/>
          <w:spacing w:val="-12"/>
          <w:szCs w:val="21"/>
        </w:rPr>
        <w:t xml:space="preserve"> </w:t>
      </w:r>
      <w:r>
        <w:rPr>
          <w:rFonts w:ascii="Times New Roman" w:hAnsi="Times New Roman" w:cs="Times New Roman"/>
          <w:szCs w:val="21"/>
        </w:rPr>
        <w:t>Cai,</w:t>
      </w:r>
      <w:r>
        <w:rPr>
          <w:rFonts w:ascii="Times New Roman" w:hAnsi="Times New Roman" w:cs="Times New Roman"/>
          <w:spacing w:val="-10"/>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spacing w:val="-11"/>
          <w:szCs w:val="21"/>
        </w:rPr>
        <w:t xml:space="preserve"> </w:t>
      </w:r>
      <w:r>
        <w:rPr>
          <w:rFonts w:ascii="Times New Roman" w:hAnsi="Times New Roman" w:cs="Times New Roman"/>
          <w:szCs w:val="21"/>
        </w:rPr>
        <w:t>Zhou,</w:t>
      </w:r>
      <w:r>
        <w:rPr>
          <w:rFonts w:ascii="Times New Roman" w:hAnsi="Times New Roman" w:cs="Times New Roman"/>
          <w:spacing w:val="-11"/>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Zhang,</w:t>
      </w:r>
      <w:r>
        <w:rPr>
          <w:rFonts w:ascii="Times New Roman" w:hAnsi="Times New Roman" w:cs="Times New Roman"/>
          <w:spacing w:val="-10"/>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JIang,</w:t>
      </w:r>
      <w:r>
        <w:rPr>
          <w:rFonts w:ascii="Times New Roman" w:hAnsi="Times New Roman" w:cs="Times New Roman"/>
          <w:spacing w:val="-10"/>
          <w:szCs w:val="21"/>
        </w:rPr>
        <w:t xml:space="preserve"> </w:t>
      </w:r>
      <w:r>
        <w:rPr>
          <w:rFonts w:ascii="Times New Roman" w:hAnsi="Times New Roman" w:cs="Times New Roman"/>
          <w:szCs w:val="21"/>
        </w:rPr>
        <w:t>G.</w:t>
      </w:r>
      <w:r>
        <w:rPr>
          <w:rFonts w:ascii="Times New Roman" w:hAnsi="Times New Roman" w:cs="Times New Roman"/>
          <w:spacing w:val="-11"/>
          <w:szCs w:val="21"/>
        </w:rPr>
        <w:t xml:space="preserve"> </w:t>
      </w:r>
      <w:r>
        <w:rPr>
          <w:rFonts w:ascii="Times New Roman" w:hAnsi="Times New Roman" w:cs="Times New Roman"/>
          <w:spacing w:val="-24"/>
          <w:szCs w:val="21"/>
        </w:rPr>
        <w:t>Y</w:t>
      </w:r>
      <w:r>
        <w:rPr>
          <w:rFonts w:ascii="Times New Roman" w:hAnsi="Times New Roman" w:cs="Times New Roman"/>
          <w:szCs w:val="21"/>
        </w:rPr>
        <w:t>u.</w:t>
      </w:r>
      <w:r>
        <w:rPr>
          <w:rFonts w:ascii="Times New Roman" w:hAnsi="Times New Roman" w:cs="Times New Roman"/>
          <w:spacing w:val="4"/>
          <w:szCs w:val="21"/>
        </w:rPr>
        <w:t xml:space="preserve"> </w:t>
      </w:r>
      <w:r>
        <w:rPr>
          <w:rFonts w:ascii="Times New Roman" w:hAnsi="Times New Roman" w:cs="Times New Roman"/>
          <w:szCs w:val="21"/>
        </w:rPr>
        <w:t>Dynamics</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a</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w w:val="99"/>
          <w:szCs w:val="21"/>
        </w:rPr>
        <w:t xml:space="preserve"> </w:t>
      </w:r>
      <w:r>
        <w:rPr>
          <w:rFonts w:ascii="Times New Roman" w:hAnsi="Times New Roman" w:cs="Times New Roman"/>
          <w:szCs w:val="21"/>
        </w:rPr>
        <w:t>model</w:t>
      </w:r>
      <w:r>
        <w:rPr>
          <w:rFonts w:ascii="Times New Roman" w:hAnsi="Times New Roman" w:cs="Times New Roman"/>
          <w:spacing w:val="-6"/>
          <w:szCs w:val="21"/>
        </w:rPr>
        <w:t xml:space="preserve"> </w:t>
      </w:r>
      <w:r>
        <w:rPr>
          <w:rFonts w:ascii="Times New Roman" w:hAnsi="Times New Roman" w:cs="Times New Roman"/>
          <w:szCs w:val="21"/>
        </w:rPr>
        <w:t>inspired</w:t>
      </w:r>
      <w:r>
        <w:rPr>
          <w:rFonts w:ascii="Times New Roman" w:hAnsi="Times New Roman" w:cs="Times New Roman"/>
          <w:spacing w:val="-6"/>
          <w:szCs w:val="21"/>
        </w:rPr>
        <w:t xml:space="preserve"> </w:t>
      </w:r>
      <w:r>
        <w:rPr>
          <w:rFonts w:ascii="Times New Roman" w:hAnsi="Times New Roman" w:cs="Times New Roman"/>
          <w:spacing w:val="-7"/>
          <w:szCs w:val="21"/>
        </w:rPr>
        <w:t>b</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D</w:t>
      </w:r>
      <w:r>
        <w:rPr>
          <w:rFonts w:ascii="Times New Roman" w:hAnsi="Times New Roman" w:cs="Times New Roman"/>
          <w:spacing w:val="42"/>
          <w:szCs w:val="21"/>
        </w:rPr>
        <w:t xml:space="preserve"> </w:t>
      </w:r>
      <w:r>
        <w:rPr>
          <w:rFonts w:ascii="Times New Roman" w:hAnsi="Times New Roman" w:cs="Times New Roman"/>
          <w:spacing w:val="4"/>
          <w:szCs w:val="21"/>
        </w:rPr>
        <w:t>r</w:t>
      </w:r>
      <w:r>
        <w:rPr>
          <w:rFonts w:ascii="Times New Roman" w:hAnsi="Times New Roman" w:cs="Times New Roman"/>
          <w:szCs w:val="21"/>
        </w:rPr>
        <w:t>nerÕs</w:t>
      </w:r>
      <w:r>
        <w:rPr>
          <w:rFonts w:ascii="Times New Roman" w:hAnsi="Times New Roman" w:cs="Times New Roman"/>
          <w:spacing w:val="-6"/>
          <w:szCs w:val="21"/>
        </w:rPr>
        <w:t xml:space="preserve"> </w:t>
      </w:r>
      <w:r>
        <w:rPr>
          <w:rFonts w:ascii="Times New Roman" w:hAnsi="Times New Roman" w:cs="Times New Roman"/>
          <w:szCs w:val="21"/>
        </w:rPr>
        <w:t>PSI</w:t>
      </w:r>
      <w:r>
        <w:rPr>
          <w:rFonts w:ascii="Times New Roman" w:hAnsi="Times New Roman" w:cs="Times New Roman"/>
          <w:spacing w:val="-6"/>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pacing w:val="-19"/>
          <w:szCs w:val="21"/>
        </w:rPr>
        <w:t>y</w:t>
      </w:r>
      <w:r>
        <w:rPr>
          <w:rFonts w:ascii="Times New Roman" w:hAnsi="Times New Roman" w:cs="Times New Roman"/>
          <w:szCs w:val="21"/>
        </w:rPr>
        <w:t>.[J].</w:t>
      </w:r>
      <w:r>
        <w:rPr>
          <w:rFonts w:ascii="Times New Roman" w:hAnsi="Times New Roman" w:cs="Times New Roman"/>
          <w:spacing w:val="15"/>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6"/>
          <w:szCs w:val="21"/>
        </w:rPr>
        <w:t xml:space="preserve"> </w:t>
      </w:r>
      <w:r>
        <w:rPr>
          <w:rFonts w:ascii="Times New Roman" w:hAnsi="Times New Roman" w:cs="Times New Roman"/>
          <w:szCs w:val="21"/>
        </w:rPr>
        <w:t>Systems</w:t>
      </w:r>
      <w:r>
        <w:rPr>
          <w:rFonts w:ascii="Times New Roman" w:hAnsi="Times New Roman" w:cs="Times New Roman"/>
          <w:spacing w:val="-6"/>
          <w:szCs w:val="21"/>
        </w:rPr>
        <w:t xml:space="preserve"> </w:t>
      </w:r>
      <w:r>
        <w:rPr>
          <w:rFonts w:ascii="Times New Roman" w:hAnsi="Times New Roman" w:cs="Times New Roman"/>
          <w:szCs w:val="21"/>
        </w:rPr>
        <w:t>Research.</w:t>
      </w:r>
      <w:r>
        <w:rPr>
          <w:rFonts w:ascii="Times New Roman" w:hAnsi="Times New Roman" w:cs="Times New Roman"/>
          <w:spacing w:val="-6"/>
          <w:szCs w:val="21"/>
        </w:rPr>
        <w:t xml:space="preserve"> </w:t>
      </w:r>
      <w:r>
        <w:rPr>
          <w:rFonts w:ascii="Times New Roman" w:hAnsi="Times New Roman" w:cs="Times New Roman"/>
          <w:szCs w:val="21"/>
        </w:rPr>
        <w:t>2011</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82" w:name="_bookmark227"/>
      <w:bookmarkEnd w:id="482"/>
      <w:r>
        <w:rPr>
          <w:rFonts w:ascii="Times New Roman" w:hAnsi="Times New Roman" w:cs="Times New Roman"/>
          <w:szCs w:val="21"/>
        </w:rPr>
        <w:t xml:space="preserve">[108] </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zCs w:val="21"/>
        </w:rPr>
        <w:t>Hidden</w:t>
      </w:r>
      <w:r>
        <w:rPr>
          <w:rFonts w:ascii="Times New Roman" w:hAnsi="Times New Roman" w:cs="Times New Roman"/>
          <w:spacing w:val="-6"/>
          <w:szCs w:val="21"/>
        </w:rPr>
        <w:t xml:space="preserve"> </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n[M].</w:t>
      </w:r>
      <w:r>
        <w:rPr>
          <w:rFonts w:ascii="Times New Roman" w:hAnsi="Times New Roman" w:cs="Times New Roman"/>
          <w:spacing w:val="16"/>
          <w:szCs w:val="21"/>
        </w:rPr>
        <w:t xml:space="preserve"> </w:t>
      </w:r>
      <w:r>
        <w:rPr>
          <w:rFonts w:ascii="Times New Roman" w:hAnsi="Times New Roman" w:cs="Times New Roman"/>
          <w:szCs w:val="21"/>
        </w:rPr>
        <w:t>Br</w:t>
      </w:r>
      <w:r>
        <w:rPr>
          <w:rFonts w:ascii="Times New Roman" w:hAnsi="Times New Roman" w:cs="Times New Roman"/>
          <w:spacing w:val="-10"/>
          <w:szCs w:val="21"/>
        </w:rPr>
        <w:t>o</w:t>
      </w:r>
      <w:r>
        <w:rPr>
          <w:rFonts w:ascii="Times New Roman" w:hAnsi="Times New Roman" w:cs="Times New Roman"/>
          <w:szCs w:val="21"/>
        </w:rPr>
        <w:t>wn</w:t>
      </w:r>
      <w:r>
        <w:rPr>
          <w:rFonts w:ascii="Times New Roman" w:hAnsi="Times New Roman" w:cs="Times New Roman"/>
          <w:spacing w:val="-6"/>
          <w:szCs w:val="21"/>
        </w:rPr>
        <w:t xml:space="preserve"> </w:t>
      </w:r>
      <w:r>
        <w:rPr>
          <w:rFonts w:ascii="Times New Roman" w:hAnsi="Times New Roman" w:cs="Times New Roman"/>
          <w:spacing w:val="-18"/>
          <w:szCs w:val="21"/>
        </w:rPr>
        <w:t>W</w:t>
      </w:r>
      <w:r>
        <w:rPr>
          <w:rFonts w:ascii="Times New Roman" w:hAnsi="Times New Roman" w:cs="Times New Roman"/>
          <w:szCs w:val="21"/>
        </w:rPr>
        <w:t>al</w:t>
      </w:r>
      <w:r>
        <w:rPr>
          <w:rFonts w:ascii="Times New Roman" w:hAnsi="Times New Roman" w:cs="Times New Roman"/>
          <w:spacing w:val="-3"/>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3" w:name="_bookmark228"/>
      <w:bookmarkEnd w:id="483"/>
      <w:r>
        <w:rPr>
          <w:rFonts w:ascii="Times New Roman" w:hAnsi="Times New Roman" w:cs="Times New Roman"/>
          <w:szCs w:val="21"/>
        </w:rPr>
        <w:t>[109]</w:t>
      </w:r>
      <w:r>
        <w:rPr>
          <w:rFonts w:ascii="Times New Roman" w:hAnsi="Times New Roman" w:cs="Times New Roman"/>
          <w:spacing w:val="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Sleato</w:t>
      </w:r>
      <w:r>
        <w:rPr>
          <w:rFonts w:ascii="Times New Roman" w:hAnsi="Times New Roman" w:cs="Times New Roman"/>
          <w:spacing w:val="-10"/>
          <w:szCs w:val="21"/>
        </w:rPr>
        <w:t>r</w:t>
      </w:r>
      <w:r>
        <w:rPr>
          <w:rFonts w:ascii="Times New Roman" w:hAnsi="Times New Roman" w:cs="Times New Roman"/>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pacing w:val="-22"/>
          <w:szCs w:val="21"/>
        </w:rPr>
        <w:t>T</w:t>
      </w:r>
      <w:r>
        <w:rPr>
          <w:rFonts w:ascii="Times New Roman" w:hAnsi="Times New Roman" w:cs="Times New Roman"/>
          <w:szCs w:val="21"/>
        </w:rPr>
        <w:t>emperl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29"/>
          <w:szCs w:val="21"/>
        </w:rPr>
        <w:t xml:space="preserve"> </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1"/>
          <w:szCs w:val="21"/>
        </w:rPr>
        <w:t xml:space="preserve"> </w:t>
      </w:r>
      <w:r>
        <w:rPr>
          <w:rFonts w:ascii="Times New Roman" w:hAnsi="Times New Roman" w:cs="Times New Roman"/>
          <w:szCs w:val="21"/>
        </w:rPr>
        <w:t>English</w:t>
      </w:r>
      <w:r>
        <w:rPr>
          <w:rFonts w:ascii="Times New Roman" w:hAnsi="Times New Roman" w:cs="Times New Roman"/>
          <w:spacing w:val="-2"/>
          <w:szCs w:val="21"/>
        </w:rPr>
        <w:t xml:space="preserve"> </w:t>
      </w:r>
      <w:r>
        <w:rPr>
          <w:rFonts w:ascii="Times New Roman" w:hAnsi="Times New Roman" w:cs="Times New Roman"/>
          <w:szCs w:val="21"/>
        </w:rPr>
        <w:t>with</w:t>
      </w:r>
      <w:r>
        <w:rPr>
          <w:rFonts w:ascii="Times New Roman" w:hAnsi="Times New Roman" w:cs="Times New Roman"/>
          <w:spacing w:val="-1"/>
          <w:szCs w:val="21"/>
        </w:rPr>
        <w:t xml:space="preserve"> </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zCs w:val="21"/>
        </w:rPr>
        <w:t>Link</w:t>
      </w:r>
      <w:r>
        <w:rPr>
          <w:rFonts w:ascii="Times New Roman" w:hAnsi="Times New Roman" w:cs="Times New Roman"/>
          <w:spacing w:val="-2"/>
          <w:szCs w:val="21"/>
        </w:rPr>
        <w:t xml:space="preserve"> </w:t>
      </w:r>
      <w:r>
        <w:rPr>
          <w:rFonts w:ascii="Times New Roman" w:hAnsi="Times New Roman" w:cs="Times New Roman"/>
          <w:szCs w:val="21"/>
        </w:rPr>
        <w:t>Grammar[J].</w:t>
      </w:r>
      <w:r>
        <w:rPr>
          <w:rFonts w:ascii="Times New Roman" w:hAnsi="Times New Roman" w:cs="Times New Roman"/>
          <w:spacing w:val="29"/>
          <w:szCs w:val="21"/>
        </w:rPr>
        <w:t xml:space="preserve"> </w:t>
      </w:r>
      <w:r>
        <w:rPr>
          <w:rFonts w:ascii="Times New Roman" w:hAnsi="Times New Roman" w:cs="Times New Roman"/>
          <w:szCs w:val="21"/>
        </w:rPr>
        <w:t>Third</w:t>
      </w:r>
      <w:r>
        <w:rPr>
          <w:rFonts w:ascii="Times New Roman" w:hAnsi="Times New Roman" w:cs="Times New Roman"/>
          <w:spacing w:val="-1"/>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
          <w:szCs w:val="21"/>
        </w:rPr>
        <w:t xml:space="preserve"> </w:t>
      </w:r>
      <w:r>
        <w:rPr>
          <w:rFonts w:ascii="Times New Roman" w:hAnsi="Times New Roman" w:cs="Times New Roman"/>
          <w:spacing w:val="-22"/>
          <w:szCs w:val="21"/>
        </w:rPr>
        <w:t>W</w:t>
      </w:r>
      <w:r>
        <w:rPr>
          <w:rFonts w:ascii="Times New Roman" w:hAnsi="Times New Roman" w:cs="Times New Roman"/>
          <w:szCs w:val="21"/>
        </w:rPr>
        <w:t>ork-</w:t>
      </w:r>
      <w:r>
        <w:rPr>
          <w:rFonts w:ascii="Times New Roman" w:hAnsi="Times New Roman" w:cs="Times New Roman"/>
          <w:w w:val="99"/>
          <w:szCs w:val="21"/>
        </w:rPr>
        <w:t xml:space="preserve"> </w:t>
      </w:r>
      <w:r>
        <w:rPr>
          <w:rFonts w:ascii="Times New Roman" w:hAnsi="Times New Roman" w:cs="Times New Roman"/>
          <w:szCs w:val="21"/>
        </w:rPr>
        <w:t>shop</w:t>
      </w:r>
      <w:r>
        <w:rPr>
          <w:rFonts w:ascii="Times New Roman" w:hAnsi="Times New Roman" w:cs="Times New Roman"/>
          <w:spacing w:val="-8"/>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7"/>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8"/>
          <w:szCs w:val="21"/>
        </w:rPr>
        <w:t xml:space="preserve"> </w:t>
      </w:r>
      <w:r>
        <w:rPr>
          <w:rFonts w:ascii="Times New Roman" w:hAnsi="Times New Roman" w:cs="Times New Roman"/>
          <w:szCs w:val="21"/>
        </w:rPr>
        <w:t>1993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hAnsi="Times New Roman" w:cs="Times New Roman"/>
          <w:szCs w:val="21"/>
        </w:rPr>
      </w:pPr>
      <w:bookmarkStart w:id="484" w:name="_bookmark229"/>
      <w:bookmarkEnd w:id="484"/>
      <w:r>
        <w:rPr>
          <w:rFonts w:ascii="Times New Roman" w:hAnsi="Times New Roman" w:cs="Times New Roman"/>
          <w:szCs w:val="21"/>
        </w:rPr>
        <w:t>[110]</w:t>
      </w:r>
      <w:r>
        <w:rPr>
          <w:rFonts w:ascii="Times New Roman" w:hAnsi="Times New Roman" w:cs="Times New Roman"/>
          <w:spacing w:val="6"/>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Chi,</w:t>
      </w:r>
      <w:r>
        <w:rPr>
          <w:rFonts w:ascii="Times New Roman" w:hAnsi="Times New Roman" w:cs="Times New Roman"/>
          <w:spacing w:val="27"/>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Xia,</w:t>
      </w:r>
      <w:r>
        <w:rPr>
          <w:rFonts w:ascii="Times New Roman" w:hAnsi="Times New Roman" w:cs="Times New Roman"/>
          <w:spacing w:val="27"/>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pacing w:val="-31"/>
          <w:szCs w:val="21"/>
        </w:rPr>
        <w:t>Y</w:t>
      </w:r>
      <w:r>
        <w:rPr>
          <w:rFonts w:ascii="Times New Roman" w:hAnsi="Times New Roman" w:cs="Times New Roman"/>
          <w:szCs w:val="21"/>
        </w:rPr>
        <w:t>ang,</w:t>
      </w:r>
      <w:r>
        <w:rPr>
          <w:rFonts w:ascii="Times New Roman" w:hAnsi="Times New Roman" w:cs="Times New Roman"/>
          <w:spacing w:val="26"/>
          <w:szCs w:val="21"/>
        </w:rPr>
        <w:t xml:space="preserve"> </w:t>
      </w:r>
      <w:r>
        <w:rPr>
          <w:rFonts w:ascii="Times New Roman" w:hAnsi="Times New Roman" w:cs="Times New Roman"/>
          <w:szCs w:val="21"/>
        </w:rPr>
        <w:t>R.</w:t>
      </w:r>
      <w:r>
        <w:rPr>
          <w:rFonts w:ascii="Times New Roman" w:hAnsi="Times New Roman" w:cs="Times New Roman"/>
          <w:spacing w:val="21"/>
          <w:szCs w:val="21"/>
        </w:rPr>
        <w:t xml:space="preserve"> </w:t>
      </w:r>
      <w:r>
        <w:rPr>
          <w:rFonts w:ascii="Times New Roman" w:hAnsi="Times New Roman" w:cs="Times New Roman"/>
          <w:szCs w:val="21"/>
        </w:rPr>
        <w:t>R.</w:t>
      </w:r>
      <w:r>
        <w:rPr>
          <w:rFonts w:ascii="Times New Roman" w:hAnsi="Times New Roman" w:cs="Times New Roman"/>
          <w:spacing w:val="20"/>
          <w:szCs w:val="21"/>
        </w:rPr>
        <w:t xml:space="preserve"> </w:t>
      </w:r>
      <w:r>
        <w:rPr>
          <w:rFonts w:ascii="Times New Roman" w:hAnsi="Times New Roman" w:cs="Times New Roman"/>
          <w:szCs w:val="21"/>
        </w:rPr>
        <w:t>Muntz. Mining</w:t>
      </w:r>
      <w:r>
        <w:rPr>
          <w:rFonts w:ascii="Times New Roman" w:hAnsi="Times New Roman" w:cs="Times New Roman"/>
          <w:spacing w:val="20"/>
          <w:szCs w:val="21"/>
        </w:rPr>
        <w:t xml:space="preserve"> </w:t>
      </w:r>
      <w:r>
        <w:rPr>
          <w:rFonts w:ascii="Times New Roman" w:hAnsi="Times New Roman" w:cs="Times New Roman"/>
          <w:szCs w:val="21"/>
        </w:rPr>
        <w:t>closed</w:t>
      </w:r>
      <w:r>
        <w:rPr>
          <w:rFonts w:ascii="Times New Roman" w:hAnsi="Times New Roman" w:cs="Times New Roman"/>
          <w:spacing w:val="21"/>
          <w:szCs w:val="21"/>
        </w:rPr>
        <w:t xml:space="preserve"> </w:t>
      </w:r>
      <w:r>
        <w:rPr>
          <w:rFonts w:ascii="Times New Roman" w:hAnsi="Times New Roman" w:cs="Times New Roman"/>
          <w:szCs w:val="21"/>
        </w:rPr>
        <w:t>and</w:t>
      </w:r>
      <w:r>
        <w:rPr>
          <w:rFonts w:ascii="Times New Roman" w:hAnsi="Times New Roman" w:cs="Times New Roman"/>
          <w:spacing w:val="20"/>
          <w:szCs w:val="21"/>
        </w:rPr>
        <w:t xml:space="preserve"> </w:t>
      </w:r>
      <w:r>
        <w:rPr>
          <w:rFonts w:ascii="Times New Roman" w:hAnsi="Times New Roman" w:cs="Times New Roman"/>
          <w:szCs w:val="21"/>
        </w:rPr>
        <w:t>maximal</w:t>
      </w:r>
      <w:r>
        <w:rPr>
          <w:rFonts w:ascii="Times New Roman" w:hAnsi="Times New Roman" w:cs="Times New Roman"/>
          <w:spacing w:val="20"/>
          <w:szCs w:val="21"/>
        </w:rPr>
        <w:t xml:space="preserve"> </w:t>
      </w:r>
      <w:r>
        <w:rPr>
          <w:rFonts w:ascii="Times New Roman" w:hAnsi="Times New Roman" w:cs="Times New Roman"/>
          <w:szCs w:val="21"/>
        </w:rPr>
        <w:t>frequent</w:t>
      </w:r>
      <w:r>
        <w:rPr>
          <w:rFonts w:ascii="Times New Roman" w:hAnsi="Times New Roman" w:cs="Times New Roman"/>
          <w:spacing w:val="21"/>
          <w:szCs w:val="21"/>
        </w:rPr>
        <w:t xml:space="preserve"> </w:t>
      </w:r>
      <w:r>
        <w:rPr>
          <w:rFonts w:ascii="Times New Roman" w:hAnsi="Times New Roman" w:cs="Times New Roman"/>
          <w:szCs w:val="21"/>
        </w:rPr>
        <w:t>subtrees</w:t>
      </w:r>
      <w:r>
        <w:rPr>
          <w:rFonts w:ascii="Times New Roman" w:hAnsi="Times New Roman" w:cs="Times New Roman"/>
          <w:spacing w:val="20"/>
          <w:szCs w:val="21"/>
        </w:rPr>
        <w:t xml:space="preserve"> </w:t>
      </w:r>
      <w:r>
        <w:rPr>
          <w:rFonts w:ascii="Times New Roman" w:hAnsi="Times New Roman" w:cs="Times New Roman"/>
          <w:szCs w:val="21"/>
        </w:rPr>
        <w:t>from</w:t>
      </w:r>
      <w:r>
        <w:rPr>
          <w:rFonts w:ascii="Times New Roman" w:hAnsi="Times New Roman" w:cs="Times New Roman"/>
          <w:w w:val="99"/>
          <w:szCs w:val="21"/>
        </w:rPr>
        <w:t xml:space="preserve"> </w:t>
      </w:r>
      <w:r>
        <w:rPr>
          <w:rFonts w:ascii="Times New Roman" w:hAnsi="Times New Roman" w:cs="Times New Roman"/>
          <w:szCs w:val="21"/>
        </w:rPr>
        <w:t>databases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labeled</w:t>
      </w:r>
      <w:r>
        <w:rPr>
          <w:rFonts w:ascii="Times New Roman" w:hAnsi="Times New Roman" w:cs="Times New Roman"/>
          <w:spacing w:val="-7"/>
          <w:szCs w:val="21"/>
        </w:rPr>
        <w:t xml:space="preserve"> </w:t>
      </w:r>
      <w:r>
        <w:rPr>
          <w:rFonts w:ascii="Times New Roman" w:hAnsi="Times New Roman" w:cs="Times New Roman"/>
          <w:szCs w:val="21"/>
        </w:rPr>
        <w:t>rooted</w:t>
      </w:r>
      <w:r>
        <w:rPr>
          <w:rFonts w:ascii="Times New Roman" w:hAnsi="Times New Roman" w:cs="Times New Roman"/>
          <w:spacing w:val="-7"/>
          <w:szCs w:val="21"/>
        </w:rPr>
        <w:t xml:space="preserve"> </w:t>
      </w:r>
      <w:r>
        <w:rPr>
          <w:rFonts w:ascii="Times New Roman" w:hAnsi="Times New Roman" w:cs="Times New Roman"/>
          <w:szCs w:val="21"/>
        </w:rPr>
        <w:t>trees..[J].</w:t>
      </w:r>
      <w:r>
        <w:rPr>
          <w:rFonts w:ascii="Times New Roman" w:hAnsi="Times New Roman" w:cs="Times New Roman"/>
          <w:spacing w:val="13"/>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pacing w:val="-9"/>
          <w:szCs w:val="21"/>
        </w:rPr>
        <w:t>T</w:t>
      </w:r>
      <w:r>
        <w:rPr>
          <w:rFonts w:ascii="Times New Roman" w:hAnsi="Times New Roman" w:cs="Times New Roman"/>
          <w:szCs w:val="21"/>
        </w:rPr>
        <w:t>rans.</w:t>
      </w:r>
      <w:r>
        <w:rPr>
          <w:rFonts w:ascii="Times New Roman" w:hAnsi="Times New Roman" w:cs="Times New Roman"/>
          <w:spacing w:val="-7"/>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w:t>
      </w:r>
      <w:r>
        <w:rPr>
          <w:rFonts w:ascii="Times New Roman" w:hAnsi="Times New Roman" w:cs="Times New Roman"/>
          <w:spacing w:val="-7"/>
          <w:szCs w:val="21"/>
        </w:rPr>
        <w:t xml:space="preserve"> </w:t>
      </w:r>
      <w:r>
        <w:rPr>
          <w:rFonts w:ascii="Times New Roman" w:hAnsi="Times New Roman" w:cs="Times New Roman"/>
          <w:szCs w:val="21"/>
        </w:rPr>
        <w:t>and</w:t>
      </w:r>
      <w:r>
        <w:rPr>
          <w:rFonts w:ascii="Times New Roman" w:hAnsi="Times New Roman" w:cs="Times New Roman"/>
          <w:spacing w:val="-7"/>
          <w:szCs w:val="21"/>
        </w:rPr>
        <w:t xml:space="preserve"> </w:t>
      </w:r>
      <w:r>
        <w:rPr>
          <w:rFonts w:ascii="Times New Roman" w:hAnsi="Times New Roman" w:cs="Times New Roman"/>
          <w:szCs w:val="21"/>
        </w:rPr>
        <w:t>Data</w:t>
      </w:r>
      <w:r>
        <w:rPr>
          <w:rFonts w:ascii="Times New Roman" w:hAnsi="Times New Roman" w:cs="Times New Roman"/>
          <w:spacing w:val="-7"/>
          <w:szCs w:val="21"/>
        </w:rPr>
        <w:t xml:space="preserve"> </w:t>
      </w:r>
      <w:r>
        <w:rPr>
          <w:rFonts w:ascii="Times New Roman" w:hAnsi="Times New Roman" w:cs="Times New Roman"/>
          <w:szCs w:val="21"/>
        </w:rPr>
        <w:t>Engineering.</w:t>
      </w:r>
      <w:r>
        <w:rPr>
          <w:rFonts w:ascii="Times New Roman" w:hAnsi="Times New Roman" w:cs="Times New Roman"/>
          <w:spacing w:val="-7"/>
          <w:szCs w:val="21"/>
        </w:rPr>
        <w:t xml:space="preserve"> </w:t>
      </w:r>
      <w:r>
        <w:rPr>
          <w:rFonts w:ascii="Times New Roman" w:hAnsi="Times New Roman" w:cs="Times New Roman"/>
          <w:szCs w:val="21"/>
        </w:rPr>
        <w:t>2005</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465" w:lineRule="auto"/>
        <w:ind w:left="117"/>
        <w:rPr>
          <w:rFonts w:ascii="Times New Roman" w:hAnsi="Times New Roman" w:cs="Times New Roman"/>
          <w:szCs w:val="21"/>
        </w:rPr>
      </w:pPr>
      <w:bookmarkStart w:id="485" w:name="_bookmark230"/>
      <w:bookmarkEnd w:id="485"/>
      <w:r>
        <w:rPr>
          <w:rFonts w:ascii="Times New Roman" w:hAnsi="Times New Roman" w:cs="Times New Roman"/>
          <w:szCs w:val="21"/>
        </w:rPr>
        <w:t>[111]  R.</w:t>
      </w:r>
      <w:r>
        <w:rPr>
          <w:rFonts w:ascii="Times New Roman" w:hAnsi="Times New Roman" w:cs="Times New Roman"/>
          <w:spacing w:val="-6"/>
          <w:szCs w:val="21"/>
        </w:rPr>
        <w:t xml:space="preserve"> </w:t>
      </w:r>
      <w:r>
        <w:rPr>
          <w:rFonts w:ascii="Times New Roman" w:hAnsi="Times New Roman" w:cs="Times New Roman"/>
          <w:szCs w:val="21"/>
        </w:rPr>
        <w:t>Hudson.</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6"/>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6"/>
          <w:szCs w:val="21"/>
        </w:rPr>
        <w:t xml:space="preserve"> </w:t>
      </w:r>
      <w:r>
        <w:rPr>
          <w:rFonts w:ascii="Times New Roman" w:hAnsi="Times New Roman" w:cs="Times New Roman"/>
          <w:spacing w:val="-22"/>
          <w:szCs w:val="21"/>
        </w:rPr>
        <w:t>W</w:t>
      </w:r>
      <w:r>
        <w:rPr>
          <w:rFonts w:ascii="Times New Roman" w:hAnsi="Times New Roman" w:cs="Times New Roman"/>
          <w:szCs w:val="21"/>
        </w:rPr>
        <w:t>ord</w:t>
      </w:r>
      <w:r>
        <w:rPr>
          <w:rFonts w:ascii="Times New Roman" w:hAnsi="Times New Roman" w:cs="Times New Roman"/>
          <w:spacing w:val="-7"/>
          <w:szCs w:val="21"/>
        </w:rPr>
        <w:t xml:space="preserve"> </w:t>
      </w:r>
      <w:r>
        <w:rPr>
          <w:rFonts w:ascii="Times New Roman" w:hAnsi="Times New Roman" w:cs="Times New Roman"/>
          <w:szCs w:val="21"/>
        </w:rPr>
        <w:t>Grammar[M].</w:t>
      </w:r>
      <w:r>
        <w:rPr>
          <w:rFonts w:ascii="Times New Roman" w:hAnsi="Times New Roman" w:cs="Times New Roman"/>
          <w:spacing w:val="15"/>
          <w:szCs w:val="21"/>
        </w:rPr>
        <w:t xml:space="preserve"> </w:t>
      </w:r>
      <w:r>
        <w:rPr>
          <w:rFonts w:ascii="Times New Roman" w:hAnsi="Times New Roman" w:cs="Times New Roman"/>
          <w:szCs w:val="21"/>
        </w:rPr>
        <w:t>Oxford</w:t>
      </w:r>
      <w:r>
        <w:rPr>
          <w:rFonts w:ascii="Times New Roman" w:hAnsi="Times New Roman" w:cs="Times New Roman"/>
          <w:spacing w:val="-6"/>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6"/>
          <w:szCs w:val="21"/>
        </w:rPr>
        <w:t xml:space="preserve"> </w:t>
      </w:r>
      <w:r>
        <w:rPr>
          <w:rFonts w:ascii="Times New Roman" w:hAnsi="Times New Roman" w:cs="Times New Roman"/>
          <w:szCs w:val="21"/>
        </w:rPr>
        <w:t>Press,</w:t>
      </w:r>
      <w:r>
        <w:rPr>
          <w:rFonts w:ascii="Times New Roman" w:hAnsi="Times New Roman" w:cs="Times New Roman"/>
          <w:spacing w:val="-6"/>
          <w:szCs w:val="21"/>
        </w:rPr>
        <w:t xml:space="preserve"> </w:t>
      </w:r>
      <w:r>
        <w:rPr>
          <w:rFonts w:ascii="Times New Roman" w:hAnsi="Times New Roman" w:cs="Times New Roman"/>
          <w:szCs w:val="21"/>
        </w:rPr>
        <w:t>2007</w:t>
      </w:r>
      <w:r>
        <w:rPr>
          <w:rFonts w:ascii="Times New Roman" w:hAnsi="Times New Roman" w:cs="Times New Roman"/>
          <w:w w:val="99"/>
          <w:szCs w:val="21"/>
        </w:rPr>
        <w:t xml:space="preserve"> </w:t>
      </w:r>
      <w:bookmarkStart w:id="486" w:name="_bookmark231"/>
      <w:bookmarkEnd w:id="486"/>
      <w:r>
        <w:rPr>
          <w:rFonts w:ascii="Times New Roman" w:hAnsi="Times New Roman" w:cs="Times New Roman"/>
          <w:szCs w:val="21"/>
        </w:rPr>
        <w:t>[112]</w:t>
      </w:r>
      <w:r>
        <w:rPr>
          <w:rFonts w:ascii="Times New Roman" w:hAnsi="Times New Roman" w:cs="Times New Roman"/>
          <w:spacing w:val="50"/>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Hobbs.</w:t>
      </w:r>
      <w:r>
        <w:rPr>
          <w:rFonts w:ascii="Times New Roman" w:hAnsi="Times New Roman" w:cs="Times New Roman"/>
          <w:spacing w:val="12"/>
          <w:szCs w:val="21"/>
        </w:rPr>
        <w:t xml:space="preserve"> </w:t>
      </w:r>
      <w:r>
        <w:rPr>
          <w:rFonts w:ascii="Times New Roman" w:hAnsi="Times New Roman" w:cs="Times New Roman"/>
          <w:szCs w:val="21"/>
        </w:rPr>
        <w:t>Resolving</w:t>
      </w:r>
      <w:r>
        <w:rPr>
          <w:rFonts w:ascii="Times New Roman" w:hAnsi="Times New Roman" w:cs="Times New Roman"/>
          <w:spacing w:val="-7"/>
          <w:szCs w:val="21"/>
        </w:rPr>
        <w:t xml:space="preserve"> </w:t>
      </w:r>
      <w:r>
        <w:rPr>
          <w:rFonts w:ascii="Times New Roman" w:hAnsi="Times New Roman" w:cs="Times New Roman"/>
          <w:szCs w:val="21"/>
        </w:rPr>
        <w:t>pronoun</w:t>
      </w:r>
      <w:r>
        <w:rPr>
          <w:rFonts w:ascii="Times New Roman" w:hAnsi="Times New Roman" w:cs="Times New Roman"/>
          <w:spacing w:val="-7"/>
          <w:szCs w:val="21"/>
        </w:rPr>
        <w:t xml:space="preserve"> </w:t>
      </w:r>
      <w:r>
        <w:rPr>
          <w:rFonts w:ascii="Times New Roman" w:hAnsi="Times New Roman" w:cs="Times New Roman"/>
          <w:szCs w:val="21"/>
        </w:rPr>
        <w:t>references.[J].</w:t>
      </w:r>
      <w:r>
        <w:rPr>
          <w:rFonts w:ascii="Times New Roman" w:hAnsi="Times New Roman" w:cs="Times New Roman"/>
          <w:spacing w:val="13"/>
          <w:szCs w:val="21"/>
        </w:rPr>
        <w:t xml:space="preserve"> </w:t>
      </w:r>
      <w:r>
        <w:rPr>
          <w:rFonts w:ascii="Times New Roman" w:hAnsi="Times New Roman" w:cs="Times New Roman"/>
          <w:szCs w:val="21"/>
        </w:rPr>
        <w:t>Lingua.</w:t>
      </w:r>
      <w:r>
        <w:rPr>
          <w:rFonts w:ascii="Times New Roman" w:hAnsi="Times New Roman" w:cs="Times New Roman"/>
          <w:spacing w:val="-7"/>
          <w:szCs w:val="21"/>
        </w:rPr>
        <w:t xml:space="preserve"> </w:t>
      </w:r>
      <w:r>
        <w:rPr>
          <w:rFonts w:ascii="Times New Roman" w:hAnsi="Times New Roman" w:cs="Times New Roman"/>
          <w:szCs w:val="21"/>
        </w:rPr>
        <w:t>1978</w:t>
      </w:r>
      <w:r>
        <w:rPr>
          <w:rFonts w:ascii="Times New Roman" w:eastAsia="宋体" w:hAnsi="Times New Roman" w:cs="Times New Roman"/>
          <w:szCs w:val="21"/>
          <w:lang w:eastAsia="zh-CN"/>
        </w:rPr>
        <w:t>：</w:t>
      </w:r>
      <w:r>
        <w:rPr>
          <w:rFonts w:ascii="Times New Roman" w:hAnsi="Times New Roman" w:cs="Times New Roman"/>
          <w:szCs w:val="21"/>
        </w:rPr>
        <w:t>311Ð338</w:t>
      </w:r>
    </w:p>
    <w:p w:rsidR="000A3AD4" w:rsidRDefault="000A3AD4" w:rsidP="000A3AD4">
      <w:pPr>
        <w:spacing w:before="8"/>
        <w:ind w:left="117"/>
        <w:rPr>
          <w:rFonts w:ascii="Times New Roman" w:hAnsi="Times New Roman" w:cs="Times New Roman"/>
          <w:szCs w:val="21"/>
        </w:rPr>
      </w:pPr>
      <w:bookmarkStart w:id="487" w:name="_bookmark232"/>
      <w:bookmarkEnd w:id="487"/>
      <w:r>
        <w:rPr>
          <w:rFonts w:ascii="Times New Roman" w:hAnsi="Times New Roman" w:cs="Times New Roman"/>
          <w:szCs w:val="21"/>
        </w:rPr>
        <w:t xml:space="preserve">[113]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pacing w:val="-28"/>
          <w:szCs w:val="21"/>
        </w:rPr>
        <w:t>V</w:t>
      </w:r>
      <w:r>
        <w:rPr>
          <w:rFonts w:ascii="Times New Roman" w:hAnsi="Times New Roman" w:cs="Times New Roman"/>
          <w:szCs w:val="21"/>
        </w:rPr>
        <w:t>oloshin.</w:t>
      </w:r>
      <w:r>
        <w:rPr>
          <w:rFonts w:ascii="Times New Roman" w:hAnsi="Times New Roman" w:cs="Times New Roman"/>
          <w:spacing w:val="15"/>
          <w:szCs w:val="21"/>
        </w:rPr>
        <w:t xml:space="preserve"> </w:t>
      </w:r>
      <w:r>
        <w:rPr>
          <w:rFonts w:ascii="Times New Roman" w:hAnsi="Times New Roman" w:cs="Times New Roman"/>
          <w:szCs w:val="21"/>
        </w:rPr>
        <w:t>Introduction</w:t>
      </w:r>
      <w:r>
        <w:rPr>
          <w:rFonts w:ascii="Times New Roman" w:hAnsi="Times New Roman" w:cs="Times New Roman"/>
          <w:spacing w:val="-6"/>
          <w:szCs w:val="21"/>
        </w:rPr>
        <w:t xml:space="preserve"> </w:t>
      </w:r>
      <w:r>
        <w:rPr>
          <w:rFonts w:ascii="Times New Roman" w:hAnsi="Times New Roman" w:cs="Times New Roman"/>
          <w:szCs w:val="21"/>
        </w:rPr>
        <w:t>to</w:t>
      </w:r>
      <w:r>
        <w:rPr>
          <w:rFonts w:ascii="Times New Roman" w:hAnsi="Times New Roman" w:cs="Times New Roman"/>
          <w:spacing w:val="-6"/>
          <w:szCs w:val="21"/>
        </w:rPr>
        <w:t xml:space="preserve"> </w:t>
      </w:r>
      <w:r>
        <w:rPr>
          <w:rFonts w:ascii="Times New Roman" w:hAnsi="Times New Roman" w:cs="Times New Roman"/>
          <w:szCs w:val="21"/>
        </w:rPr>
        <w:t>Graph</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6"/>
          <w:szCs w:val="21"/>
        </w:rPr>
        <w:t xml:space="preserve"> </w:t>
      </w:r>
      <w:r>
        <w:rPr>
          <w:rFonts w:ascii="Times New Roman" w:hAnsi="Times New Roman" w:cs="Times New Roman"/>
          <w:szCs w:val="21"/>
        </w:rPr>
        <w:t>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spacing w:val="-6"/>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y[M].</w:t>
      </w:r>
      <w:r>
        <w:rPr>
          <w:rFonts w:ascii="Times New Roman" w:hAnsi="Times New Roman" w:cs="Times New Roman"/>
          <w:spacing w:val="15"/>
          <w:szCs w:val="21"/>
        </w:rPr>
        <w:t xml:space="preserve"> </w:t>
      </w:r>
      <w:r>
        <w:rPr>
          <w:rFonts w:ascii="Times New Roman" w:hAnsi="Times New Roman" w:cs="Times New Roman"/>
          <w:szCs w:val="21"/>
        </w:rPr>
        <w:t>N</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zCs w:val="21"/>
        </w:rPr>
        <w:t>Science,</w:t>
      </w:r>
      <w:r>
        <w:rPr>
          <w:rFonts w:ascii="Times New Roman" w:hAnsi="Times New Roman" w:cs="Times New Roman"/>
          <w:spacing w:val="-6"/>
          <w:szCs w:val="21"/>
        </w:rPr>
        <w:t xml:space="preserve"> </w:t>
      </w:r>
      <w:r>
        <w:rPr>
          <w:rFonts w:ascii="Times New Roman" w:hAnsi="Times New Roman" w:cs="Times New Roman"/>
          <w:szCs w:val="21"/>
        </w:rPr>
        <w:t>2009</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88" w:name="_bookmark233"/>
      <w:bookmarkEnd w:id="488"/>
      <w:r>
        <w:rPr>
          <w:rFonts w:ascii="Times New Roman" w:hAnsi="Times New Roman" w:cs="Times New Roman"/>
          <w:szCs w:val="21"/>
        </w:rPr>
        <w:t xml:space="preserve">[114] </w:t>
      </w:r>
      <w:r>
        <w:rPr>
          <w:rFonts w:ascii="Times New Roman" w:hAnsi="Times New Roman" w:cs="Times New Roman"/>
          <w:spacing w:val="6"/>
          <w:szCs w:val="21"/>
        </w:rPr>
        <w:t xml:space="preserve"> </w:t>
      </w:r>
      <w:r>
        <w:rPr>
          <w:rFonts w:ascii="Times New Roman" w:hAnsi="Times New Roman" w:cs="Times New Roman"/>
          <w:szCs w:val="21"/>
        </w:rPr>
        <w:t>R.</w:t>
      </w:r>
      <w:r>
        <w:rPr>
          <w:rFonts w:ascii="Times New Roman" w:hAnsi="Times New Roman" w:cs="Times New Roman"/>
          <w:spacing w:val="19"/>
          <w:szCs w:val="21"/>
        </w:rPr>
        <w:t xml:space="preserve"> </w:t>
      </w:r>
      <w:r>
        <w:rPr>
          <w:rFonts w:ascii="Times New Roman" w:hAnsi="Times New Roman" w:cs="Times New Roman"/>
          <w:szCs w:val="21"/>
        </w:rPr>
        <w:t>Lian,</w:t>
      </w:r>
      <w:r>
        <w:rPr>
          <w:rFonts w:ascii="Times New Roman" w:hAnsi="Times New Roman" w:cs="Times New Roman"/>
          <w:spacing w:val="2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23"/>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pacing w:val="-7"/>
          <w:szCs w:val="21"/>
        </w:rPr>
        <w:t>K</w:t>
      </w:r>
      <w:r>
        <w:rPr>
          <w:rFonts w:ascii="Times New Roman" w:hAnsi="Times New Roman" w:cs="Times New Roman"/>
          <w:szCs w:val="21"/>
        </w:rPr>
        <w:t>e,</w:t>
      </w:r>
      <w:r>
        <w:rPr>
          <w:rFonts w:ascii="Times New Roman" w:hAnsi="Times New Roman" w:cs="Times New Roman"/>
          <w:spacing w:val="2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zCs w:val="21"/>
        </w:rPr>
        <w:t>OÕNeill,</w:t>
      </w:r>
      <w:r>
        <w:rPr>
          <w:rFonts w:ascii="Times New Roman" w:hAnsi="Times New Roman" w:cs="Times New Roman"/>
          <w:spacing w:val="24"/>
          <w:szCs w:val="21"/>
        </w:rPr>
        <w:t xml:space="preserve"> </w:t>
      </w:r>
      <w:r>
        <w:rPr>
          <w:rFonts w:ascii="Times New Roman" w:hAnsi="Times New Roman" w:cs="Times New Roman"/>
          <w:szCs w:val="21"/>
        </w:rPr>
        <w:t>K.</w:t>
      </w:r>
      <w:r>
        <w:rPr>
          <w:rFonts w:ascii="Times New Roman" w:hAnsi="Times New Roman" w:cs="Times New Roman"/>
          <w:spacing w:val="18"/>
          <w:szCs w:val="21"/>
        </w:rPr>
        <w:t xml:space="preserve"> </w:t>
      </w:r>
      <w:r>
        <w:rPr>
          <w:rFonts w:ascii="Times New Roman" w:hAnsi="Times New Roman" w:cs="Times New Roman"/>
          <w:szCs w:val="21"/>
        </w:rPr>
        <w:t>Sad</w:t>
      </w:r>
      <w:r>
        <w:rPr>
          <w:rFonts w:ascii="Times New Roman" w:hAnsi="Times New Roman" w:cs="Times New Roman"/>
          <w:spacing w:val="-3"/>
          <w:szCs w:val="21"/>
        </w:rPr>
        <w:t>e</w:t>
      </w:r>
      <w:r>
        <w:rPr>
          <w:rFonts w:ascii="Times New Roman" w:hAnsi="Times New Roman" w:cs="Times New Roman"/>
          <w:szCs w:val="21"/>
        </w:rPr>
        <w:t>ghi,</w:t>
      </w:r>
      <w:r>
        <w:rPr>
          <w:rFonts w:ascii="Times New Roman" w:hAnsi="Times New Roman" w:cs="Times New Roman"/>
          <w:spacing w:val="24"/>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zCs w:val="21"/>
        </w:rPr>
        <w:t>Shiu,</w:t>
      </w:r>
      <w:r>
        <w:rPr>
          <w:rFonts w:ascii="Times New Roman" w:hAnsi="Times New Roman" w:cs="Times New Roman"/>
          <w:spacing w:val="2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24"/>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pacing w:val="-18"/>
          <w:szCs w:val="21"/>
        </w:rPr>
        <w:t>W</w:t>
      </w:r>
      <w:r>
        <w:rPr>
          <w:rFonts w:ascii="Times New Roman" w:hAnsi="Times New Roman" w:cs="Times New Roman"/>
          <w:szCs w:val="21"/>
        </w:rPr>
        <w:t>atkins,</w:t>
      </w:r>
      <w:r>
        <w:rPr>
          <w:rFonts w:ascii="Times New Roman" w:hAnsi="Times New Roman" w:cs="Times New Roman"/>
          <w:spacing w:val="24"/>
          <w:szCs w:val="21"/>
        </w:rPr>
        <w:t xml:space="preserve"> </w:t>
      </w:r>
      <w:r>
        <w:rPr>
          <w:rFonts w:ascii="Times New Roman" w:hAnsi="Times New Roman" w:cs="Times New Roman"/>
          <w:szCs w:val="21"/>
        </w:rPr>
        <w:t>G.</w:t>
      </w:r>
      <w:r>
        <w:rPr>
          <w:rFonts w:ascii="Times New Roman" w:hAnsi="Times New Roman" w:cs="Times New Roman"/>
          <w:spacing w:val="19"/>
          <w:szCs w:val="21"/>
        </w:rPr>
        <w:t xml:space="preserve"> </w:t>
      </w:r>
      <w:r>
        <w:rPr>
          <w:rFonts w:ascii="Times New Roman" w:hAnsi="Times New Roman" w:cs="Times New Roman"/>
          <w:spacing w:val="-24"/>
          <w:szCs w:val="21"/>
        </w:rPr>
        <w:t>Y</w:t>
      </w:r>
      <w:r>
        <w:rPr>
          <w:rFonts w:ascii="Times New Roman" w:hAnsi="Times New Roman" w:cs="Times New Roman"/>
          <w:szCs w:val="21"/>
        </w:rPr>
        <w:t>u.</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Syntax-Semantic</w:t>
      </w:r>
      <w:r>
        <w:rPr>
          <w:rFonts w:ascii="Times New Roman" w:hAnsi="Times New Roman" w:cs="Times New Roman"/>
          <w:spacing w:val="-5"/>
          <w:szCs w:val="21"/>
        </w:rPr>
        <w:t xml:space="preserve"> </w:t>
      </w:r>
      <w:r>
        <w:rPr>
          <w:rFonts w:ascii="Times New Roman" w:hAnsi="Times New Roman" w:cs="Times New Roman"/>
          <w:szCs w:val="21"/>
        </w:rPr>
        <w:t>Mapping</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General</w:t>
      </w:r>
      <w:r>
        <w:rPr>
          <w:rFonts w:ascii="Times New Roman" w:hAnsi="Times New Roman" w:cs="Times New Roman"/>
          <w:spacing w:val="-4"/>
          <w:szCs w:val="21"/>
        </w:rPr>
        <w:t xml:space="preserve"> </w:t>
      </w:r>
      <w:r>
        <w:rPr>
          <w:rFonts w:ascii="Times New Roman" w:hAnsi="Times New Roman" w:cs="Times New Roman"/>
          <w:szCs w:val="21"/>
        </w:rPr>
        <w:t>Intelligence</w:t>
      </w:r>
      <w:r>
        <w:rPr>
          <w:rFonts w:ascii="Times New Roman" w:eastAsia="宋体" w:hAnsi="Times New Roman" w:cs="Times New Roman"/>
          <w:szCs w:val="21"/>
          <w:lang w:eastAsia="zh-CN"/>
        </w:rPr>
        <w:t>：</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5"/>
          <w:szCs w:val="21"/>
        </w:rPr>
        <w:t xml:space="preserve"> </w:t>
      </w:r>
      <w:r>
        <w:rPr>
          <w:rFonts w:ascii="Times New Roman" w:hAnsi="Times New Roman" w:cs="Times New Roman"/>
          <w:szCs w:val="21"/>
        </w:rPr>
        <w:t>Comprehension</w:t>
      </w:r>
      <w:r>
        <w:rPr>
          <w:rFonts w:ascii="Times New Roman" w:hAnsi="Times New Roman" w:cs="Times New Roman"/>
          <w:spacing w:val="-4"/>
          <w:szCs w:val="21"/>
        </w:rPr>
        <w:t xml:space="preserve"> </w:t>
      </w:r>
      <w:r>
        <w:rPr>
          <w:rFonts w:ascii="Times New Roman" w:hAnsi="Times New Roman" w:cs="Times New Roman"/>
          <w:szCs w:val="21"/>
        </w:rPr>
        <w:t>as</w:t>
      </w:r>
      <w:r>
        <w:rPr>
          <w:rFonts w:ascii="Times New Roman" w:hAnsi="Times New Roman" w:cs="Times New Roman"/>
          <w:spacing w:val="-4"/>
          <w:szCs w:val="21"/>
        </w:rPr>
        <w:t xml:space="preserve"> </w:t>
      </w:r>
      <w:r>
        <w:rPr>
          <w:rFonts w:ascii="Times New Roman" w:hAnsi="Times New Roman" w:cs="Times New Roman"/>
          <w:szCs w:val="21"/>
        </w:rPr>
        <w:t>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w w:val="99"/>
          <w:szCs w:val="21"/>
        </w:rPr>
        <w:t xml:space="preserve"> </w:t>
      </w:r>
      <w:r>
        <w:rPr>
          <w:rFonts w:ascii="Times New Roman" w:hAnsi="Times New Roman" w:cs="Times New Roman"/>
          <w:szCs w:val="21"/>
        </w:rPr>
        <w:t>Homomo</w:t>
      </w:r>
      <w:r>
        <w:rPr>
          <w:rFonts w:ascii="Times New Roman" w:hAnsi="Times New Roman" w:cs="Times New Roman"/>
          <w:spacing w:val="6"/>
          <w:szCs w:val="21"/>
        </w:rPr>
        <w:t>r</w:t>
      </w:r>
      <w:r>
        <w:rPr>
          <w:rFonts w:ascii="Times New Roman" w:hAnsi="Times New Roman" w:cs="Times New Roman"/>
          <w:szCs w:val="21"/>
        </w:rPr>
        <w:t>phism,</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14"/>
          <w:szCs w:val="21"/>
        </w:rPr>
        <w:t xml:space="preserve"> </w:t>
      </w:r>
      <w:r>
        <w:rPr>
          <w:rFonts w:ascii="Times New Roman" w:hAnsi="Times New Roman" w:cs="Times New Roman"/>
          <w:szCs w:val="21"/>
        </w:rPr>
        <w:t>Generation</w:t>
      </w:r>
      <w:r>
        <w:rPr>
          <w:rFonts w:ascii="Times New Roman" w:hAnsi="Times New Roman" w:cs="Times New Roman"/>
          <w:spacing w:val="-15"/>
          <w:szCs w:val="21"/>
        </w:rPr>
        <w:t xml:space="preserve"> </w:t>
      </w:r>
      <w:r>
        <w:rPr>
          <w:rFonts w:ascii="Times New Roman" w:hAnsi="Times New Roman" w:cs="Times New Roman"/>
          <w:szCs w:val="21"/>
        </w:rPr>
        <w:t>as</w:t>
      </w:r>
      <w:r>
        <w:rPr>
          <w:rFonts w:ascii="Times New Roman" w:hAnsi="Times New Roman" w:cs="Times New Roman"/>
          <w:spacing w:val="-15"/>
          <w:szCs w:val="21"/>
        </w:rPr>
        <w:t xml:space="preserve"> </w:t>
      </w:r>
      <w:r>
        <w:rPr>
          <w:rFonts w:ascii="Times New Roman" w:hAnsi="Times New Roman" w:cs="Times New Roman"/>
          <w:szCs w:val="21"/>
        </w:rPr>
        <w:t>Constraint</w:t>
      </w:r>
      <w:r>
        <w:rPr>
          <w:rFonts w:ascii="Times New Roman" w:hAnsi="Times New Roman" w:cs="Times New Roman"/>
          <w:spacing w:val="-15"/>
          <w:szCs w:val="21"/>
        </w:rPr>
        <w:t xml:space="preserve"> </w:t>
      </w:r>
      <w:r>
        <w:rPr>
          <w:rFonts w:ascii="Times New Roman" w:hAnsi="Times New Roman" w:cs="Times New Roman"/>
          <w:szCs w:val="21"/>
        </w:rPr>
        <w:t>Satis</w:t>
      </w:r>
      <w:r>
        <w:rPr>
          <w:rFonts w:ascii="Times New Roman" w:hAnsi="Times New Roman" w:cs="Times New Roman"/>
          <w:spacing w:val="2"/>
          <w:szCs w:val="21"/>
        </w:rPr>
        <w:t>f</w:t>
      </w:r>
      <w:r>
        <w:rPr>
          <w:rFonts w:ascii="Times New Roman" w:hAnsi="Times New Roman" w:cs="Times New Roman"/>
          <w:szCs w:val="21"/>
        </w:rPr>
        <w:t>action[C]. 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15"/>
          <w:szCs w:val="21"/>
        </w:rPr>
        <w:t xml:space="preserve"> </w:t>
      </w:r>
      <w:r>
        <w:rPr>
          <w:rFonts w:ascii="Times New Roman" w:hAnsi="Times New Roman" w:cs="Times New Roman"/>
          <w:szCs w:val="21"/>
        </w:rPr>
        <w:t>General</w:t>
      </w:r>
      <w:r>
        <w:rPr>
          <w:rFonts w:ascii="Times New Roman" w:hAnsi="Times New Roman" w:cs="Times New Roman"/>
          <w:spacing w:val="-15"/>
          <w:szCs w:val="21"/>
        </w:rPr>
        <w:t xml:space="preserve"> </w:t>
      </w:r>
      <w:r>
        <w:rPr>
          <w:rFonts w:ascii="Times New Roman" w:hAnsi="Times New Roman" w:cs="Times New Roman"/>
          <w:szCs w:val="21"/>
        </w:rPr>
        <w:t>Intelli-</w:t>
      </w:r>
      <w:r>
        <w:rPr>
          <w:rFonts w:ascii="Times New Roman" w:hAnsi="Times New Roman" w:cs="Times New Roman"/>
          <w:w w:val="99"/>
          <w:szCs w:val="21"/>
        </w:rPr>
        <w:t xml:space="preserve"> </w:t>
      </w:r>
      <w:r>
        <w:rPr>
          <w:rFonts w:ascii="Times New Roman" w:hAnsi="Times New Roman" w:cs="Times New Roman"/>
          <w:szCs w:val="21"/>
        </w:rPr>
        <w:t>gence</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Lecture</w:t>
      </w:r>
      <w:r>
        <w:rPr>
          <w:rFonts w:ascii="Times New Roman" w:hAnsi="Times New Roman" w:cs="Times New Roman"/>
          <w:spacing w:val="-7"/>
          <w:szCs w:val="21"/>
        </w:rPr>
        <w:t xml:space="preserve"> </w:t>
      </w:r>
      <w:r>
        <w:rPr>
          <w:rFonts w:ascii="Times New Roman" w:hAnsi="Times New Roman" w:cs="Times New Roman"/>
          <w:szCs w:val="21"/>
        </w:rPr>
        <w:t>Notes</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7"/>
          <w:szCs w:val="21"/>
        </w:rPr>
        <w:t xml:space="preserve"> </w:t>
      </w:r>
      <w:r>
        <w:rPr>
          <w:rFonts w:ascii="Times New Roman" w:hAnsi="Times New Roman" w:cs="Times New Roman"/>
          <w:szCs w:val="21"/>
        </w:rPr>
        <w:t>Computer</w:t>
      </w:r>
      <w:r>
        <w:rPr>
          <w:rFonts w:ascii="Times New Roman" w:hAnsi="Times New Roman" w:cs="Times New Roman"/>
          <w:spacing w:val="-7"/>
          <w:szCs w:val="21"/>
        </w:rPr>
        <w:t xml:space="preserve"> </w:t>
      </w:r>
      <w:r>
        <w:rPr>
          <w:rFonts w:ascii="Times New Roman" w:hAnsi="Times New Roman" w:cs="Times New Roman"/>
          <w:szCs w:val="21"/>
        </w:rPr>
        <w:t>Science</w:t>
      </w:r>
      <w:r>
        <w:rPr>
          <w:rFonts w:ascii="Times New Roman" w:hAnsi="Times New Roman" w:cs="Times New Roman"/>
          <w:spacing w:val="-7"/>
          <w:szCs w:val="21"/>
        </w:rPr>
        <w:t xml:space="preserve"> </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7"/>
          <w:szCs w:val="21"/>
        </w:rPr>
        <w:t xml:space="preserve"> </w:t>
      </w:r>
      <w:r>
        <w:rPr>
          <w:rFonts w:ascii="Times New Roman" w:hAnsi="Times New Roman" w:cs="Times New Roman"/>
          <w:szCs w:val="21"/>
        </w:rPr>
        <w:t>7716.</w:t>
      </w:r>
      <w:r>
        <w:rPr>
          <w:rFonts w:ascii="Times New Roman" w:hAnsi="Times New Roman" w:cs="Times New Roman"/>
          <w:spacing w:val="-6"/>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2012</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eastAsia="Lucida Console" w:hAnsi="Times New Roman" w:cs="Times New Roman"/>
          <w:szCs w:val="21"/>
        </w:rPr>
      </w:pPr>
      <w:bookmarkStart w:id="489" w:name="_bookmark234"/>
      <w:bookmarkEnd w:id="489"/>
      <w:r>
        <w:rPr>
          <w:rFonts w:ascii="Times New Roman" w:hAnsi="Times New Roman" w:cs="Times New Roman"/>
          <w:szCs w:val="21"/>
        </w:rPr>
        <w:t>[115]</w:t>
      </w:r>
      <w:r>
        <w:rPr>
          <w:rFonts w:ascii="Times New Roman" w:hAnsi="Times New Roman" w:cs="Times New Roman"/>
          <w:spacing w:val="1"/>
          <w:szCs w:val="21"/>
        </w:rPr>
        <w:t xml:space="preserve"> </w:t>
      </w:r>
      <w:r>
        <w:rPr>
          <w:rFonts w:ascii="Times New Roman" w:hAnsi="Times New Roman" w:cs="Times New Roman"/>
          <w:spacing w:val="-33"/>
          <w:szCs w:val="21"/>
        </w:rPr>
        <w:t>W</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Lechne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Ellipsis</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7"/>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es[M].</w:t>
      </w:r>
      <w:r>
        <w:rPr>
          <w:rFonts w:ascii="Times New Roman" w:hAnsi="Times New Roman" w:cs="Times New Roman"/>
          <w:spacing w:val="14"/>
          <w:szCs w:val="21"/>
        </w:rPr>
        <w:t xml:space="preserve"> </w:t>
      </w:r>
      <w:r>
        <w:rPr>
          <w:rFonts w:ascii="Times New Roman" w:hAnsi="Times New Roman" w:cs="Times New Roman"/>
          <w:szCs w:val="21"/>
        </w:rPr>
        <w:t>Studies</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6"/>
          <w:szCs w:val="21"/>
        </w:rPr>
        <w:t xml:space="preserve"> </w:t>
      </w:r>
      <w:r>
        <w:rPr>
          <w:rFonts w:ascii="Times New Roman" w:hAnsi="Times New Roman" w:cs="Times New Roman"/>
          <w:szCs w:val="21"/>
        </w:rPr>
        <w:t>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pacing w:val="4"/>
          <w:szCs w:val="21"/>
        </w:rPr>
        <w:t>g</w:t>
      </w:r>
      <w:r>
        <w:rPr>
          <w:rFonts w:ascii="Times New Roman" w:hAnsi="Times New Roman" w:cs="Times New Roman"/>
          <w:szCs w:val="21"/>
        </w:rPr>
        <w:t>ramma</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Moulton</w:t>
      </w:r>
      <w:r>
        <w:rPr>
          <w:rFonts w:ascii="Times New Roman" w:hAnsi="Times New Roman" w:cs="Times New Roman"/>
          <w:spacing w:val="-7"/>
          <w:szCs w:val="21"/>
        </w:rPr>
        <w:t xml:space="preserve"> </w:t>
      </w:r>
      <w:r>
        <w:rPr>
          <w:rFonts w:ascii="Times New Roman" w:hAnsi="Times New Roman" w:cs="Times New Roman"/>
          <w:szCs w:val="21"/>
        </w:rPr>
        <w:t>de</w:t>
      </w:r>
      <w:r>
        <w:rPr>
          <w:rFonts w:ascii="Times New Roman" w:hAnsi="Times New Roman" w:cs="Times New Roman"/>
          <w:spacing w:val="-7"/>
          <w:szCs w:val="21"/>
        </w:rPr>
        <w:t xml:space="preserve"> </w:t>
      </w:r>
      <w:r>
        <w:rPr>
          <w:rFonts w:ascii="Times New Roman" w:hAnsi="Times New Roman" w:cs="Times New Roman"/>
          <w:szCs w:val="21"/>
        </w:rPr>
        <w:t>G</w:t>
      </w:r>
      <w:r>
        <w:rPr>
          <w:rFonts w:ascii="Times New Roman" w:hAnsi="Times New Roman" w:cs="Times New Roman"/>
          <w:spacing w:val="4"/>
          <w:szCs w:val="21"/>
        </w:rPr>
        <w:t>r</w:t>
      </w:r>
      <w:r>
        <w:rPr>
          <w:rFonts w:ascii="Times New Roman" w:hAnsi="Times New Roman" w:cs="Times New Roman"/>
          <w:szCs w:val="21"/>
        </w:rPr>
        <w:t>uyte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w w:val="99"/>
          <w:szCs w:val="21"/>
        </w:rPr>
        <w:t xml:space="preserve"> </w:t>
      </w:r>
      <w:r>
        <w:rPr>
          <w:rFonts w:ascii="Times New Roman" w:hAnsi="Times New Roman" w:cs="Times New Roman"/>
          <w:szCs w:val="21"/>
        </w:rPr>
        <w:t xml:space="preserve">2004. </w:t>
      </w:r>
      <w:r>
        <w:rPr>
          <w:rFonts w:ascii="Times New Roman" w:hAnsi="Times New Roman" w:cs="Times New Roman"/>
          <w:spacing w:val="16"/>
          <w:szCs w:val="21"/>
        </w:rPr>
        <w:t xml:space="preserve"> </w:t>
      </w:r>
      <w:r>
        <w:rPr>
          <w:rFonts w:ascii="Times New Roman" w:hAnsi="Times New Roman" w:cs="Times New Roman"/>
          <w:szCs w:val="21"/>
        </w:rPr>
        <w:t>ISBN</w:t>
      </w:r>
      <w:r>
        <w:rPr>
          <w:rFonts w:ascii="Times New Roman" w:hAnsi="Times New Roman" w:cs="Times New Roman"/>
          <w:spacing w:val="31"/>
          <w:szCs w:val="21"/>
        </w:rPr>
        <w:t xml:space="preserve"> </w:t>
      </w:r>
      <w:r>
        <w:rPr>
          <w:rFonts w:ascii="Times New Roman" w:hAnsi="Times New Roman" w:cs="Times New Roman"/>
          <w:szCs w:val="21"/>
        </w:rPr>
        <w:t xml:space="preserve">9783110181180. </w:t>
      </w:r>
      <w:r>
        <w:rPr>
          <w:rFonts w:ascii="Times New Roman" w:hAnsi="Times New Roman" w:cs="Times New Roman"/>
          <w:spacing w:val="16"/>
          <w:szCs w:val="21"/>
        </w:rPr>
        <w:t xml:space="preserve"> </w:t>
      </w:r>
      <w:r>
        <w:rPr>
          <w:rFonts w:ascii="Times New Roman" w:hAnsi="Times New Roman" w:cs="Times New Roman"/>
          <w:szCs w:val="21"/>
        </w:rPr>
        <w:t>URL</w:t>
      </w:r>
      <w:r>
        <w:rPr>
          <w:rFonts w:ascii="Times New Roman" w:hAnsi="Times New Roman" w:cs="Times New Roman"/>
          <w:spacing w:val="31"/>
          <w:szCs w:val="21"/>
        </w:rPr>
        <w:t xml:space="preserve"> </w:t>
      </w:r>
      <w:hyperlink r:id="rId12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//books.google.com.hk/books?id=JsqUHHYSXCIC</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eastAsia="Lucida Console" w:hAnsi="Times New Roman" w:cs="Times New Roman"/>
          <w:szCs w:val="21"/>
        </w:rPr>
      </w:pPr>
      <w:bookmarkStart w:id="490" w:name="_bookmark235"/>
      <w:bookmarkEnd w:id="490"/>
      <w:r>
        <w:rPr>
          <w:rFonts w:ascii="Times New Roman" w:hAnsi="Times New Roman" w:cs="Times New Roman"/>
          <w:szCs w:val="21"/>
        </w:rPr>
        <w:t>[116]</w:t>
      </w:r>
      <w:r>
        <w:rPr>
          <w:rFonts w:ascii="Times New Roman" w:hAnsi="Times New Roman" w:cs="Times New Roman"/>
          <w:spacing w:val="7"/>
          <w:szCs w:val="21"/>
        </w:rPr>
        <w:t xml:space="preserve"> </w:t>
      </w:r>
      <w:r>
        <w:rPr>
          <w:rFonts w:ascii="Times New Roman" w:hAnsi="Times New Roman" w:cs="Times New Roman"/>
          <w:szCs w:val="21"/>
        </w:rPr>
        <w:t>R.</w:t>
      </w:r>
      <w:r>
        <w:rPr>
          <w:rFonts w:ascii="Times New Roman" w:hAnsi="Times New Roman" w:cs="Times New Roman"/>
          <w:spacing w:val="41"/>
          <w:szCs w:val="21"/>
        </w:rPr>
        <w:t xml:space="preserve"> </w:t>
      </w:r>
      <w:r>
        <w:rPr>
          <w:rFonts w:ascii="Times New Roman" w:hAnsi="Times New Roman" w:cs="Times New Roman"/>
          <w:szCs w:val="21"/>
        </w:rPr>
        <w:t>Bhatt, S.</w:t>
      </w:r>
      <w:r>
        <w:rPr>
          <w:rFonts w:ascii="Times New Roman" w:hAnsi="Times New Roman" w:cs="Times New Roman"/>
          <w:spacing w:val="42"/>
          <w:szCs w:val="21"/>
        </w:rPr>
        <w:t xml:space="preserve"> </w:t>
      </w:r>
      <w:r>
        <w:rPr>
          <w:rFonts w:ascii="Times New Roman" w:hAnsi="Times New Roman" w:cs="Times New Roman"/>
          <w:spacing w:val="-18"/>
          <w:szCs w:val="21"/>
        </w:rPr>
        <w:t>T</w:t>
      </w:r>
      <w:r>
        <w:rPr>
          <w:rFonts w:ascii="Times New Roman" w:hAnsi="Times New Roman" w:cs="Times New Roman"/>
          <w:szCs w:val="21"/>
        </w:rPr>
        <w:t>akahashi.</w:t>
      </w:r>
      <w:r>
        <w:rPr>
          <w:rFonts w:ascii="Times New Roman" w:hAnsi="Times New Roman" w:cs="Times New Roman"/>
          <w:spacing w:val="24"/>
          <w:szCs w:val="21"/>
        </w:rPr>
        <w:t xml:space="preserve"> </w:t>
      </w:r>
      <w:r>
        <w:rPr>
          <w:rFonts w:ascii="Times New Roman" w:hAnsi="Times New Roman" w:cs="Times New Roman"/>
          <w:spacing w:val="-10"/>
          <w:szCs w:val="21"/>
        </w:rPr>
        <w:t>W</w:t>
      </w:r>
      <w:r>
        <w:rPr>
          <w:rFonts w:ascii="Times New Roman" w:hAnsi="Times New Roman" w:cs="Times New Roman"/>
          <w:szCs w:val="21"/>
        </w:rPr>
        <w:t>infried</w:t>
      </w:r>
      <w:r>
        <w:rPr>
          <w:rFonts w:ascii="Times New Roman" w:hAnsi="Times New Roman" w:cs="Times New Roman"/>
          <w:spacing w:val="42"/>
          <w:szCs w:val="21"/>
        </w:rPr>
        <w:t xml:space="preserve"> </w:t>
      </w:r>
      <w:r>
        <w:rPr>
          <w:rFonts w:ascii="Times New Roman" w:hAnsi="Times New Roman" w:cs="Times New Roman"/>
          <w:szCs w:val="21"/>
        </w:rPr>
        <w:t>Lechne</w:t>
      </w:r>
      <w:r>
        <w:rPr>
          <w:rFonts w:ascii="Times New Roman" w:hAnsi="Times New Roman" w:cs="Times New Roman"/>
          <w:spacing w:val="-10"/>
          <w:szCs w:val="21"/>
        </w:rPr>
        <w:t>r</w:t>
      </w:r>
      <w:r>
        <w:rPr>
          <w:rFonts w:ascii="Times New Roman" w:hAnsi="Times New Roman" w:cs="Times New Roman"/>
          <w:szCs w:val="21"/>
        </w:rPr>
        <w:t>, Ellipsis</w:t>
      </w:r>
      <w:r>
        <w:rPr>
          <w:rFonts w:ascii="Times New Roman" w:hAnsi="Times New Roman" w:cs="Times New Roman"/>
          <w:spacing w:val="42"/>
          <w:szCs w:val="21"/>
        </w:rPr>
        <w:t xml:space="preserve"> </w:t>
      </w:r>
      <w:r>
        <w:rPr>
          <w:rFonts w:ascii="Times New Roman" w:hAnsi="Times New Roman" w:cs="Times New Roman"/>
          <w:szCs w:val="21"/>
        </w:rPr>
        <w:t>in</w:t>
      </w:r>
      <w:r>
        <w:rPr>
          <w:rFonts w:ascii="Times New Roman" w:hAnsi="Times New Roman" w:cs="Times New Roman"/>
          <w:spacing w:val="42"/>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w:t>
      </w:r>
      <w:r>
        <w:rPr>
          <w:rFonts w:ascii="Times New Roman" w:hAnsi="Times New Roman" w:cs="Times New Roman"/>
          <w:spacing w:val="24"/>
          <w:szCs w:val="21"/>
        </w:rPr>
        <w:t xml:space="preserve"> </w:t>
      </w:r>
      <w:r>
        <w:rPr>
          <w:rFonts w:ascii="Times New Roman" w:hAnsi="Times New Roman" w:cs="Times New Roman"/>
          <w:szCs w:val="21"/>
        </w:rPr>
        <w:t>The</w:t>
      </w:r>
      <w:r>
        <w:rPr>
          <w:rFonts w:ascii="Times New Roman" w:hAnsi="Times New Roman" w:cs="Times New Roman"/>
          <w:spacing w:val="42"/>
          <w:szCs w:val="21"/>
        </w:rPr>
        <w:t xml:space="preserve"> </w:t>
      </w:r>
      <w:r>
        <w:rPr>
          <w:rFonts w:ascii="Times New Roman" w:hAnsi="Times New Roman" w:cs="Times New Roman"/>
          <w:szCs w:val="21"/>
        </w:rPr>
        <w:t>Jou</w:t>
      </w:r>
      <w:r>
        <w:rPr>
          <w:rFonts w:ascii="Times New Roman" w:hAnsi="Times New Roman" w:cs="Times New Roman"/>
          <w:spacing w:val="4"/>
          <w:szCs w:val="21"/>
        </w:rPr>
        <w:t>r</w:t>
      </w:r>
      <w:r>
        <w:rPr>
          <w:rFonts w:ascii="Times New Roman" w:hAnsi="Times New Roman" w:cs="Times New Roman"/>
          <w:szCs w:val="21"/>
        </w:rPr>
        <w:t>nal</w:t>
      </w:r>
      <w:r>
        <w:rPr>
          <w:rFonts w:ascii="Times New Roman" w:hAnsi="Times New Roman" w:cs="Times New Roman"/>
          <w:spacing w:val="42"/>
          <w:szCs w:val="21"/>
        </w:rPr>
        <w:t xml:space="preserve"> </w:t>
      </w:r>
      <w:r>
        <w:rPr>
          <w:rFonts w:ascii="Times New Roman" w:hAnsi="Times New Roman" w:cs="Times New Roman"/>
          <w:szCs w:val="21"/>
        </w:rPr>
        <w:t>of</w:t>
      </w:r>
      <w:r>
        <w:rPr>
          <w:rFonts w:ascii="Times New Roman" w:hAnsi="Times New Roman" w:cs="Times New Roman"/>
          <w:w w:val="99"/>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5"/>
          <w:szCs w:val="21"/>
        </w:rPr>
        <w:t xml:space="preserve"> </w:t>
      </w:r>
      <w:r>
        <w:rPr>
          <w:rFonts w:ascii="Times New Roman" w:hAnsi="Times New Roman" w:cs="Times New Roman"/>
          <w:szCs w:val="21"/>
        </w:rPr>
        <w:t>Ge</w:t>
      </w:r>
      <w:r>
        <w:rPr>
          <w:rFonts w:ascii="Times New Roman" w:hAnsi="Times New Roman" w:cs="Times New Roman"/>
          <w:spacing w:val="4"/>
          <w:szCs w:val="21"/>
        </w:rPr>
        <w:t>r</w:t>
      </w:r>
      <w:r>
        <w:rPr>
          <w:rFonts w:ascii="Times New Roman" w:hAnsi="Times New Roman" w:cs="Times New Roman"/>
          <w:szCs w:val="21"/>
        </w:rPr>
        <w:t>manic</w:t>
      </w:r>
      <w:r>
        <w:rPr>
          <w:rFonts w:ascii="Times New Roman" w:hAnsi="Times New Roman" w:cs="Times New Roman"/>
          <w:spacing w:val="15"/>
          <w:szCs w:val="21"/>
        </w:rPr>
        <w:t xml:space="preserve"> </w:t>
      </w:r>
      <w:r>
        <w:rPr>
          <w:rFonts w:ascii="Times New Roman" w:hAnsi="Times New Roman" w:cs="Times New Roman"/>
          <w:szCs w:val="21"/>
        </w:rPr>
        <w:t>Linguistics.</w:t>
      </w:r>
      <w:r>
        <w:rPr>
          <w:rFonts w:ascii="Times New Roman" w:hAnsi="Times New Roman" w:cs="Times New Roman"/>
          <w:spacing w:val="16"/>
          <w:szCs w:val="21"/>
        </w:rPr>
        <w:t xml:space="preserve"> </w:t>
      </w:r>
      <w:r>
        <w:rPr>
          <w:rFonts w:ascii="Times New Roman" w:hAnsi="Times New Roman" w:cs="Times New Roman"/>
          <w:szCs w:val="21"/>
        </w:rPr>
        <w:t>2011.</w:t>
      </w:r>
      <w:r>
        <w:rPr>
          <w:rFonts w:ascii="Times New Roman" w:hAnsi="Times New Roman" w:cs="Times New Roman"/>
          <w:spacing w:val="38"/>
          <w:szCs w:val="21"/>
        </w:rPr>
        <w:t xml:space="preserve"> </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pacing w:val="-16"/>
          <w:szCs w:val="21"/>
        </w:rPr>
        <w:t xml:space="preserve"> </w:t>
      </w:r>
      <w:r>
        <w:rPr>
          <w:rFonts w:ascii="Times New Roman" w:hAnsi="Times New Roman" w:cs="Times New Roman"/>
          <w:szCs w:val="21"/>
        </w:rPr>
        <w:t>139–171.</w:t>
      </w:r>
      <w:r>
        <w:rPr>
          <w:rFonts w:ascii="Times New Roman" w:hAnsi="Times New Roman" w:cs="Times New Roman"/>
          <w:spacing w:val="38"/>
          <w:szCs w:val="21"/>
        </w:rPr>
        <w:t xml:space="preserve"> </w:t>
      </w:r>
      <w:r>
        <w:rPr>
          <w:rFonts w:ascii="Times New Roman" w:hAnsi="Times New Roman" w:cs="Times New Roman"/>
          <w:szCs w:val="21"/>
        </w:rPr>
        <w:t>ISSN</w:t>
      </w:r>
      <w:r>
        <w:rPr>
          <w:rFonts w:ascii="Times New Roman" w:hAnsi="Times New Roman" w:cs="Times New Roman"/>
          <w:spacing w:val="16"/>
          <w:szCs w:val="21"/>
        </w:rPr>
        <w:t xml:space="preserve"> </w:t>
      </w:r>
      <w:r>
        <w:rPr>
          <w:rFonts w:ascii="Times New Roman" w:hAnsi="Times New Roman" w:cs="Times New Roman"/>
          <w:szCs w:val="21"/>
        </w:rPr>
        <w:t>1383-4924.</w:t>
      </w:r>
      <w:r>
        <w:rPr>
          <w:rFonts w:ascii="Times New Roman" w:hAnsi="Times New Roman" w:cs="Times New Roman"/>
          <w:spacing w:val="38"/>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10.1007/</w:t>
      </w:r>
      <w:r>
        <w:rPr>
          <w:rFonts w:ascii="Times New Roman" w:hAnsi="Times New Roman" w:cs="Times New Roman"/>
          <w:w w:val="99"/>
          <w:szCs w:val="21"/>
        </w:rPr>
        <w:t xml:space="preserve"> </w:t>
      </w:r>
      <w:r>
        <w:rPr>
          <w:rFonts w:ascii="Times New Roman" w:hAnsi="Times New Roman" w:cs="Times New Roman"/>
          <w:szCs w:val="21"/>
        </w:rPr>
        <w:t>s10828</w:t>
      </w:r>
      <w:r>
        <w:rPr>
          <w:rFonts w:ascii="Times New Roman" w:hAnsi="Times New Roman" w:cs="Times New Roman"/>
          <w:spacing w:val="9"/>
          <w:szCs w:val="21"/>
        </w:rPr>
        <w:t>-</w:t>
      </w:r>
      <w:r>
        <w:rPr>
          <w:rFonts w:ascii="Times New Roman" w:hAnsi="Times New Roman" w:cs="Times New Roman"/>
          <w:szCs w:val="21"/>
        </w:rPr>
        <w:t>011</w:t>
      </w:r>
      <w:r>
        <w:rPr>
          <w:rFonts w:ascii="Times New Roman" w:hAnsi="Times New Roman" w:cs="Times New Roman"/>
          <w:spacing w:val="9"/>
          <w:szCs w:val="21"/>
        </w:rPr>
        <w:t>-</w:t>
      </w:r>
      <w:r>
        <w:rPr>
          <w:rFonts w:ascii="Times New Roman" w:hAnsi="Times New Roman" w:cs="Times New Roman"/>
          <w:szCs w:val="21"/>
        </w:rPr>
        <w:t>9042</w:t>
      </w:r>
      <w:r>
        <w:rPr>
          <w:rFonts w:ascii="Times New Roman" w:hAnsi="Times New Roman" w:cs="Times New Roman"/>
          <w:spacing w:val="10"/>
          <w:szCs w:val="21"/>
        </w:rPr>
        <w:t>-</w:t>
      </w:r>
      <w:r>
        <w:rPr>
          <w:rFonts w:ascii="Times New Roman" w:hAnsi="Times New Roman" w:cs="Times New Roman"/>
          <w:szCs w:val="21"/>
        </w:rPr>
        <w:t xml:space="preserve">3.  </w:t>
      </w:r>
      <w:r>
        <w:rPr>
          <w:rFonts w:ascii="Times New Roman" w:hAnsi="Times New Roman" w:cs="Times New Roman"/>
          <w:spacing w:val="4"/>
          <w:szCs w:val="21"/>
        </w:rPr>
        <w:t xml:space="preserve"> </w:t>
      </w:r>
      <w:r>
        <w:rPr>
          <w:rFonts w:ascii="Times New Roman" w:hAnsi="Times New Roman" w:cs="Times New Roman"/>
          <w:szCs w:val="21"/>
        </w:rPr>
        <w:t xml:space="preserve">URL </w:t>
      </w:r>
      <w:r>
        <w:rPr>
          <w:rFonts w:ascii="Times New Roman" w:hAnsi="Times New Roman" w:cs="Times New Roman"/>
          <w:spacing w:val="7"/>
          <w:szCs w:val="21"/>
        </w:rPr>
        <w:t xml:space="preserve"> </w:t>
      </w:r>
      <w:hyperlink r:id="rId125">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//dx.doi.org/10.1007/s10828</w:t>
        </w:r>
        <w:r>
          <w:rPr>
            <w:rFonts w:ascii="Times New Roman" w:eastAsia="Lucida Console" w:hAnsi="Times New Roman" w:cs="Times New Roman"/>
            <w:spacing w:val="8"/>
            <w:szCs w:val="21"/>
          </w:rPr>
          <w:t>-</w:t>
        </w:r>
        <w:r>
          <w:rPr>
            <w:rFonts w:ascii="Times New Roman" w:eastAsia="Lucida Console" w:hAnsi="Times New Roman" w:cs="Times New Roman"/>
            <w:szCs w:val="21"/>
          </w:rPr>
          <w:t>011</w:t>
        </w:r>
        <w:r>
          <w:rPr>
            <w:rFonts w:ascii="Times New Roman" w:eastAsia="Lucida Console" w:hAnsi="Times New Roman" w:cs="Times New Roman"/>
            <w:spacing w:val="9"/>
            <w:szCs w:val="21"/>
          </w:rPr>
          <w:t>-</w:t>
        </w:r>
        <w:r>
          <w:rPr>
            <w:rFonts w:ascii="Times New Roman" w:eastAsia="Lucida Console" w:hAnsi="Times New Roman" w:cs="Times New Roman"/>
            <w:szCs w:val="21"/>
          </w:rPr>
          <w:t>9042</w:t>
        </w:r>
        <w:r>
          <w:rPr>
            <w:rFonts w:ascii="Times New Roman" w:eastAsia="Lucida Console" w:hAnsi="Times New Roman" w:cs="Times New Roman"/>
            <w:spacing w:val="9"/>
            <w:szCs w:val="21"/>
          </w:rPr>
          <w:t>-</w:t>
        </w:r>
        <w:r>
          <w:rPr>
            <w:rFonts w:ascii="Times New Roman" w:eastAsia="Lucida Console" w:hAnsi="Times New Roman" w:cs="Times New Roman"/>
            <w:szCs w:val="21"/>
          </w:rPr>
          <w:t>3</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91" w:name="_bookmark236"/>
      <w:bookmarkEnd w:id="491"/>
      <w:r>
        <w:rPr>
          <w:rFonts w:ascii="Times New Roman" w:hAnsi="Times New Roman" w:cs="Times New Roman"/>
          <w:szCs w:val="21"/>
        </w:rPr>
        <w:t>[117]  M.</w:t>
      </w:r>
      <w:r>
        <w:rPr>
          <w:rFonts w:ascii="Times New Roman" w:hAnsi="Times New Roman" w:cs="Times New Roman"/>
          <w:spacing w:val="-14"/>
          <w:szCs w:val="21"/>
        </w:rPr>
        <w:t xml:space="preserve"> </w:t>
      </w:r>
      <w:r>
        <w:rPr>
          <w:rFonts w:ascii="Times New Roman" w:hAnsi="Times New Roman" w:cs="Times New Roman"/>
          <w:szCs w:val="21"/>
        </w:rPr>
        <w:t>Grant.</w:t>
      </w:r>
      <w:r>
        <w:rPr>
          <w:rFonts w:ascii="Times New Roman" w:hAnsi="Times New Roman" w:cs="Times New Roman"/>
          <w:spacing w:val="2"/>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Inte</w:t>
      </w:r>
      <w:r>
        <w:rPr>
          <w:rFonts w:ascii="Times New Roman" w:hAnsi="Times New Roman" w:cs="Times New Roman"/>
          <w:spacing w:val="6"/>
          <w:szCs w:val="21"/>
        </w:rPr>
        <w:t>r</w:t>
      </w:r>
      <w:r>
        <w:rPr>
          <w:rFonts w:ascii="Times New Roman" w:hAnsi="Times New Roman" w:cs="Times New Roman"/>
          <w:szCs w:val="21"/>
        </w:rPr>
        <w:t>pretation</w:t>
      </w:r>
      <w:r>
        <w:rPr>
          <w:rFonts w:ascii="Times New Roman" w:hAnsi="Times New Roman" w:cs="Times New Roman"/>
          <w:spacing w:val="-12"/>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pacing w:val="7"/>
          <w:szCs w:val="21"/>
        </w:rPr>
        <w:t xml:space="preserve"> </w:t>
      </w:r>
      <w:r>
        <w:rPr>
          <w:rFonts w:ascii="Times New Roman" w:hAnsi="Times New Roman" w:cs="Times New Roman"/>
          <w:szCs w:val="21"/>
        </w:rPr>
        <w:t>More</w:t>
      </w:r>
      <w:r>
        <w:rPr>
          <w:rFonts w:ascii="Times New Roman" w:hAnsi="Times New Roman" w:cs="Times New Roman"/>
          <w:spacing w:val="-13"/>
          <w:szCs w:val="21"/>
        </w:rPr>
        <w:t xml:space="preserve"> </w:t>
      </w:r>
      <w:r>
        <w:rPr>
          <w:rFonts w:ascii="Times New Roman" w:hAnsi="Times New Roman" w:cs="Times New Roman"/>
          <w:szCs w:val="21"/>
        </w:rPr>
        <w:t>than</w:t>
      </w:r>
      <w:r>
        <w:rPr>
          <w:rFonts w:ascii="Times New Roman" w:hAnsi="Times New Roman" w:cs="Times New Roman"/>
          <w:spacing w:val="-12"/>
          <w:szCs w:val="21"/>
        </w:rPr>
        <w:t xml:space="preserve"> </w:t>
      </w:r>
      <w:r>
        <w:rPr>
          <w:rFonts w:ascii="Times New Roman" w:hAnsi="Times New Roman" w:cs="Times New Roman"/>
          <w:szCs w:val="21"/>
        </w:rPr>
        <w:t>Meets</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zCs w:val="21"/>
        </w:rPr>
        <w:t>E</w:t>
      </w:r>
      <w:r>
        <w:rPr>
          <w:rFonts w:ascii="Times New Roman" w:hAnsi="Times New Roman" w:cs="Times New Roman"/>
          <w:spacing w:val="-5"/>
          <w:szCs w:val="21"/>
        </w:rPr>
        <w:t>y</w:t>
      </w:r>
      <w:r>
        <w:rPr>
          <w:rFonts w:ascii="Times New Roman" w:hAnsi="Times New Roman" w:cs="Times New Roman"/>
          <w:szCs w:val="21"/>
        </w:rPr>
        <w:t>e[M].</w:t>
      </w:r>
      <w:r>
        <w:rPr>
          <w:rFonts w:ascii="Times New Roman" w:hAnsi="Times New Roman" w:cs="Times New Roman"/>
          <w:spacing w:val="2"/>
          <w:szCs w:val="21"/>
        </w:rPr>
        <w:t xml:space="preserve"> </w:t>
      </w:r>
      <w:r>
        <w:rPr>
          <w:rFonts w:ascii="Times New Roman" w:hAnsi="Times New Roman" w:cs="Times New Roman"/>
          <w:szCs w:val="21"/>
        </w:rPr>
        <w:t>2013.</w:t>
      </w:r>
    </w:p>
    <w:p w:rsidR="000A3AD4" w:rsidRDefault="000A3AD4" w:rsidP="000A3AD4">
      <w:pPr>
        <w:spacing w:before="18"/>
        <w:ind w:left="687" w:right="1721"/>
        <w:jc w:val="both"/>
        <w:rPr>
          <w:rFonts w:ascii="Times New Roman" w:eastAsia="Lucida Console" w:hAnsi="Times New Roman" w:cs="Times New Roman"/>
          <w:szCs w:val="21"/>
        </w:rPr>
      </w:pPr>
      <w:r>
        <w:rPr>
          <w:rFonts w:ascii="Times New Roman" w:hAnsi="Times New Roman" w:cs="Times New Roman"/>
          <w:szCs w:val="21"/>
        </w:rPr>
        <w:t xml:space="preserve">URL    </w:t>
      </w:r>
      <w:r>
        <w:rPr>
          <w:rFonts w:ascii="Times New Roman" w:hAnsi="Times New Roman" w:cs="Times New Roman"/>
          <w:spacing w:val="16"/>
          <w:szCs w:val="21"/>
        </w:rPr>
        <w:t xml:space="preserve"> </w:t>
      </w:r>
      <w:hyperlink r:id="rId12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//scholarworks.umass.edu/open_access_dissertations/689/</w:t>
        </w:r>
      </w:hyperlink>
    </w:p>
    <w:p w:rsidR="000A3AD4" w:rsidRDefault="000A3AD4" w:rsidP="000A3AD4">
      <w:pPr>
        <w:spacing w:line="470" w:lineRule="atLeast"/>
        <w:ind w:left="117" w:right="340"/>
        <w:rPr>
          <w:rFonts w:ascii="Times New Roman" w:hAnsi="Times New Roman" w:cs="Times New Roman"/>
          <w:szCs w:val="21"/>
        </w:rPr>
      </w:pPr>
      <w:bookmarkStart w:id="492" w:name="_bookmark237"/>
      <w:bookmarkEnd w:id="492"/>
      <w:r>
        <w:rPr>
          <w:rFonts w:ascii="Times New Roman" w:hAnsi="Times New Roman" w:cs="Times New Roman"/>
          <w:szCs w:val="21"/>
        </w:rPr>
        <w:t>[118]  R.</w:t>
      </w:r>
      <w:r>
        <w:rPr>
          <w:rFonts w:ascii="Times New Roman" w:hAnsi="Times New Roman" w:cs="Times New Roman"/>
          <w:spacing w:val="-6"/>
          <w:szCs w:val="21"/>
        </w:rPr>
        <w:t xml:space="preserve"> </w:t>
      </w:r>
      <w:r>
        <w:rPr>
          <w:rFonts w:ascii="Times New Roman" w:hAnsi="Times New Roman" w:cs="Times New Roman"/>
          <w:szCs w:val="21"/>
        </w:rPr>
        <w:t>Iz</w:t>
      </w:r>
      <w:r>
        <w:rPr>
          <w:rFonts w:ascii="Times New Roman" w:hAnsi="Times New Roman" w:cs="Times New Roman"/>
          <w:spacing w:val="-5"/>
          <w:szCs w:val="21"/>
        </w:rPr>
        <w:t>v</w:t>
      </w:r>
      <w:r>
        <w:rPr>
          <w:rFonts w:ascii="Times New Roman" w:hAnsi="Times New Roman" w:cs="Times New Roman"/>
          <w:szCs w:val="21"/>
        </w:rPr>
        <w:t>orski.</w:t>
      </w:r>
      <w:r>
        <w:rPr>
          <w:rFonts w:ascii="Times New Roman" w:hAnsi="Times New Roman" w:cs="Times New Roman"/>
          <w:spacing w:val="15"/>
          <w:szCs w:val="21"/>
        </w:rPr>
        <w:t xml:space="preserve"> </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zCs w:val="21"/>
        </w:rPr>
        <w:t>DP</w:t>
      </w:r>
      <w:r>
        <w:rPr>
          <w:rFonts w:ascii="Times New Roman" w:hAnsi="Times New Roman" w:cs="Times New Roman"/>
          <w:spacing w:val="-6"/>
          <w:szCs w:val="21"/>
        </w:rPr>
        <w:t xml:space="preserve"> </w:t>
      </w:r>
      <w:r>
        <w:rPr>
          <w:rFonts w:ascii="Times New Roman" w:hAnsi="Times New Roman" w:cs="Times New Roman"/>
          <w:szCs w:val="21"/>
        </w:rPr>
        <w:t>-shell</w:t>
      </w:r>
      <w:r>
        <w:rPr>
          <w:rFonts w:ascii="Times New Roman" w:hAnsi="Times New Roman" w:cs="Times New Roman"/>
          <w:spacing w:val="-6"/>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w:t>
      </w:r>
      <w:r>
        <w:rPr>
          <w:rFonts w:ascii="Times New Roman" w:hAnsi="Times New Roman" w:cs="Times New Roman"/>
          <w:spacing w:val="15"/>
          <w:szCs w:val="21"/>
        </w:rPr>
        <w:t xml:space="preserve"> </w:t>
      </w:r>
      <w:r>
        <w:rPr>
          <w:rFonts w:ascii="Times New Roman" w:hAnsi="Times New Roman" w:cs="Times New Roman"/>
          <w:szCs w:val="21"/>
        </w:rPr>
        <w:t>Proceeding</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CONSOLE</w:t>
      </w:r>
      <w:r>
        <w:rPr>
          <w:rFonts w:ascii="Times New Roman" w:hAnsi="Times New Roman" w:cs="Times New Roman"/>
          <w:spacing w:val="-6"/>
          <w:szCs w:val="21"/>
        </w:rPr>
        <w:t xml:space="preserve"> </w:t>
      </w:r>
      <w:r>
        <w:rPr>
          <w:rFonts w:ascii="Times New Roman" w:hAnsi="Times New Roman" w:cs="Times New Roman"/>
          <w:szCs w:val="21"/>
        </w:rPr>
        <w:t>III.</w:t>
      </w:r>
      <w:r>
        <w:rPr>
          <w:rFonts w:ascii="Times New Roman" w:hAnsi="Times New Roman" w:cs="Times New Roman"/>
          <w:spacing w:val="-6"/>
          <w:szCs w:val="21"/>
        </w:rPr>
        <w:t xml:space="preserve"> </w:t>
      </w:r>
      <w:r>
        <w:rPr>
          <w:rFonts w:ascii="Times New Roman" w:hAnsi="Times New Roman" w:cs="Times New Roman"/>
          <w:szCs w:val="21"/>
        </w:rPr>
        <w:t>1995</w:t>
      </w:r>
      <w:r>
        <w:rPr>
          <w:rFonts w:ascii="Times New Roman" w:eastAsia="宋体" w:hAnsi="Times New Roman" w:cs="Times New Roman"/>
          <w:szCs w:val="21"/>
          <w:lang w:eastAsia="zh-CN"/>
        </w:rPr>
        <w:t>：</w:t>
      </w:r>
      <w:r>
        <w:rPr>
          <w:rFonts w:ascii="Times New Roman" w:hAnsi="Times New Roman" w:cs="Times New Roman"/>
          <w:szCs w:val="21"/>
        </w:rPr>
        <w:t>99–121</w:t>
      </w:r>
      <w:r>
        <w:rPr>
          <w:rFonts w:ascii="Times New Roman" w:hAnsi="Times New Roman" w:cs="Times New Roman"/>
          <w:w w:val="99"/>
          <w:szCs w:val="21"/>
        </w:rPr>
        <w:t xml:space="preserve"> </w:t>
      </w:r>
      <w:bookmarkStart w:id="493" w:name="_bookmark238"/>
      <w:bookmarkEnd w:id="493"/>
      <w:r>
        <w:rPr>
          <w:rFonts w:ascii="Times New Roman" w:hAnsi="Times New Roman" w:cs="Times New Roman"/>
          <w:szCs w:val="21"/>
        </w:rPr>
        <w:t xml:space="preserve">[119] </w:t>
      </w:r>
      <w:r>
        <w:rPr>
          <w:rFonts w:ascii="Times New Roman" w:hAnsi="Times New Roman" w:cs="Times New Roman"/>
          <w:spacing w:val="2"/>
          <w:szCs w:val="21"/>
        </w:rPr>
        <w:t xml:space="preserve"> </w:t>
      </w:r>
      <w:r>
        <w:rPr>
          <w:rFonts w:ascii="Times New Roman" w:hAnsi="Times New Roman" w:cs="Times New Roman"/>
          <w:szCs w:val="21"/>
        </w:rPr>
        <w:t>R.</w:t>
      </w:r>
      <w:r>
        <w:rPr>
          <w:rFonts w:ascii="Times New Roman" w:hAnsi="Times New Roman" w:cs="Times New Roman"/>
          <w:spacing w:val="3"/>
          <w:szCs w:val="21"/>
        </w:rPr>
        <w:t xml:space="preserve"> </w:t>
      </w:r>
      <w:r>
        <w:rPr>
          <w:rFonts w:ascii="Times New Roman" w:hAnsi="Times New Roman" w:cs="Times New Roman"/>
          <w:szCs w:val="21"/>
        </w:rPr>
        <w:t>Zass,</w:t>
      </w:r>
      <w:r>
        <w:rPr>
          <w:rFonts w:ascii="Times New Roman" w:hAnsi="Times New Roman" w:cs="Times New Roman"/>
          <w:spacing w:val="4"/>
          <w:szCs w:val="21"/>
        </w:rPr>
        <w:t xml:space="preserve"> </w:t>
      </w:r>
      <w:r>
        <w:rPr>
          <w:rFonts w:ascii="Times New Roman" w:hAnsi="Times New Roman" w:cs="Times New Roman"/>
          <w:szCs w:val="21"/>
        </w:rPr>
        <w:t>A.</w:t>
      </w:r>
      <w:r>
        <w:rPr>
          <w:rFonts w:ascii="Times New Roman" w:hAnsi="Times New Roman" w:cs="Times New Roman"/>
          <w:spacing w:val="3"/>
          <w:szCs w:val="21"/>
        </w:rPr>
        <w:t xml:space="preserve"> </w:t>
      </w:r>
      <w:r>
        <w:rPr>
          <w:rFonts w:ascii="Times New Roman" w:hAnsi="Times New Roman" w:cs="Times New Roman"/>
          <w:szCs w:val="21"/>
        </w:rPr>
        <w:t>Shashua.</w:t>
      </w:r>
      <w:r>
        <w:rPr>
          <w:rFonts w:ascii="Times New Roman" w:hAnsi="Times New Roman" w:cs="Times New Roman"/>
          <w:spacing w:val="46"/>
          <w:szCs w:val="21"/>
        </w:rPr>
        <w:t xml:space="preserve"> </w:t>
      </w:r>
      <w:r>
        <w:rPr>
          <w:rFonts w:ascii="Times New Roman" w:hAnsi="Times New Roman" w:cs="Times New Roman"/>
          <w:szCs w:val="21"/>
        </w:rPr>
        <w:t>Probabilistic</w:t>
      </w:r>
      <w:r>
        <w:rPr>
          <w:rFonts w:ascii="Times New Roman" w:hAnsi="Times New Roman" w:cs="Times New Roman"/>
          <w:spacing w:val="3"/>
          <w:szCs w:val="21"/>
        </w:rPr>
        <w:t xml:space="preserve"> </w:t>
      </w:r>
      <w:r>
        <w:rPr>
          <w:rFonts w:ascii="Times New Roman" w:hAnsi="Times New Roman" w:cs="Times New Roman"/>
          <w:spacing w:val="4"/>
          <w:szCs w:val="21"/>
        </w:rPr>
        <w:t>g</w:t>
      </w:r>
      <w:r>
        <w:rPr>
          <w:rFonts w:ascii="Times New Roman" w:hAnsi="Times New Roman" w:cs="Times New Roman"/>
          <w:szCs w:val="21"/>
        </w:rPr>
        <w:t>raph</w:t>
      </w:r>
      <w:r>
        <w:rPr>
          <w:rFonts w:ascii="Times New Roman" w:hAnsi="Times New Roman" w:cs="Times New Roman"/>
          <w:spacing w:val="3"/>
          <w:szCs w:val="21"/>
        </w:rPr>
        <w:t xml:space="preserve"> </w:t>
      </w:r>
      <w:r>
        <w:rPr>
          <w:rFonts w:ascii="Times New Roman" w:hAnsi="Times New Roman" w:cs="Times New Roman"/>
          <w:szCs w:val="21"/>
        </w:rPr>
        <w:t>and</w:t>
      </w:r>
      <w:r>
        <w:rPr>
          <w:rFonts w:ascii="Times New Roman" w:hAnsi="Times New Roman" w:cs="Times New Roman"/>
          <w:spacing w:val="3"/>
          <w:szCs w:val="21"/>
        </w:rPr>
        <w:t xml:space="preserve"> </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spacing w:val="3"/>
          <w:szCs w:val="21"/>
        </w:rPr>
        <w:t xml:space="preserve"> </w:t>
      </w:r>
      <w:r>
        <w:rPr>
          <w:rFonts w:ascii="Times New Roman" w:hAnsi="Times New Roman" w:cs="Times New Roman"/>
          <w:szCs w:val="21"/>
        </w:rPr>
        <w:t>matching[C].</w:t>
      </w:r>
      <w:r>
        <w:rPr>
          <w:rFonts w:ascii="Times New Roman" w:hAnsi="Times New Roman" w:cs="Times New Roman"/>
          <w:spacing w:val="45"/>
          <w:szCs w:val="21"/>
        </w:rPr>
        <w:t xml:space="preserve"> </w:t>
      </w:r>
      <w:r>
        <w:rPr>
          <w:rFonts w:ascii="Times New Roman" w:hAnsi="Times New Roman" w:cs="Times New Roman"/>
          <w:szCs w:val="21"/>
        </w:rPr>
        <w:t>Computer</w:t>
      </w:r>
      <w:r>
        <w:rPr>
          <w:rFonts w:ascii="Times New Roman" w:hAnsi="Times New Roman" w:cs="Times New Roman"/>
          <w:spacing w:val="3"/>
          <w:szCs w:val="21"/>
        </w:rPr>
        <w:t xml:space="preserve"> </w:t>
      </w:r>
      <w:r>
        <w:rPr>
          <w:rFonts w:ascii="Times New Roman" w:hAnsi="Times New Roman" w:cs="Times New Roman"/>
          <w:spacing w:val="-10"/>
          <w:szCs w:val="21"/>
        </w:rPr>
        <w:t>V</w:t>
      </w:r>
      <w:r>
        <w:rPr>
          <w:rFonts w:ascii="Times New Roman" w:hAnsi="Times New Roman" w:cs="Times New Roman"/>
          <w:szCs w:val="21"/>
        </w:rPr>
        <w:t>ision</w:t>
      </w:r>
      <w:r>
        <w:rPr>
          <w:rFonts w:ascii="Times New Roman" w:hAnsi="Times New Roman" w:cs="Times New Roman"/>
          <w:spacing w:val="3"/>
          <w:szCs w:val="21"/>
        </w:rPr>
        <w:t xml:space="preserve"> </w:t>
      </w:r>
      <w:r>
        <w:rPr>
          <w:rFonts w:ascii="Times New Roman" w:hAnsi="Times New Roman" w:cs="Times New Roman"/>
          <w:szCs w:val="21"/>
        </w:rPr>
        <w:t>and</w:t>
      </w:r>
    </w:p>
    <w:p w:rsidR="000A3AD4" w:rsidRDefault="000A3AD4" w:rsidP="000A3AD4">
      <w:pPr>
        <w:spacing w:before="18"/>
        <w:ind w:left="687" w:right="1594"/>
        <w:jc w:val="both"/>
        <w:rPr>
          <w:rFonts w:ascii="Times New Roman" w:hAnsi="Times New Roman" w:cs="Times New Roman"/>
          <w:szCs w:val="21"/>
        </w:rPr>
      </w:pPr>
      <w:r>
        <w:rPr>
          <w:rFonts w:ascii="Times New Roman" w:hAnsi="Times New Roman" w:cs="Times New Roman"/>
          <w:spacing w:val="-5"/>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w:t>
      </w:r>
      <w:r>
        <w:rPr>
          <w:rFonts w:ascii="Times New Roman" w:hAnsi="Times New Roman" w:cs="Times New Roman"/>
          <w:spacing w:val="-7"/>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7"/>
          <w:szCs w:val="21"/>
        </w:rPr>
        <w:t xml:space="preserve"> </w:t>
      </w:r>
      <w:r>
        <w:rPr>
          <w:rFonts w:ascii="Times New Roman" w:hAnsi="Times New Roman" w:cs="Times New Roman"/>
          <w:szCs w:val="21"/>
        </w:rPr>
        <w:t>2008.</w:t>
      </w:r>
      <w:r>
        <w:rPr>
          <w:rFonts w:ascii="Times New Roman" w:hAnsi="Times New Roman" w:cs="Times New Roman"/>
          <w:spacing w:val="-7"/>
          <w:szCs w:val="21"/>
        </w:rPr>
        <w:t xml:space="preserve"> </w:t>
      </w:r>
      <w:r>
        <w:rPr>
          <w:rFonts w:ascii="Times New Roman" w:hAnsi="Times New Roman" w:cs="Times New Roman"/>
          <w:szCs w:val="21"/>
        </w:rPr>
        <w:t>CVPR</w:t>
      </w:r>
      <w:r>
        <w:rPr>
          <w:rFonts w:ascii="Times New Roman" w:hAnsi="Times New Roman" w:cs="Times New Roman"/>
          <w:spacing w:val="-7"/>
          <w:szCs w:val="21"/>
        </w:rPr>
        <w:t xml:space="preserve"> </w:t>
      </w:r>
      <w:r>
        <w:rPr>
          <w:rFonts w:ascii="Times New Roman" w:hAnsi="Times New Roman" w:cs="Times New Roman"/>
          <w:szCs w:val="21"/>
        </w:rPr>
        <w:t>2008.</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Conference</w:t>
      </w:r>
      <w:r>
        <w:rPr>
          <w:rFonts w:ascii="Times New Roman" w:hAnsi="Times New Roman" w:cs="Times New Roman"/>
          <w:spacing w:val="-7"/>
          <w:szCs w:val="21"/>
        </w:rPr>
        <w:t xml:space="preserve"> </w:t>
      </w:r>
      <w:r>
        <w:rPr>
          <w:rFonts w:ascii="Times New Roman" w:hAnsi="Times New Roman" w:cs="Times New Roman"/>
          <w:szCs w:val="21"/>
        </w:rPr>
        <w:t>on.</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2008,</w:t>
      </w:r>
      <w:r>
        <w:rPr>
          <w:rFonts w:ascii="Times New Roman" w:hAnsi="Times New Roman" w:cs="Times New Roman"/>
          <w:spacing w:val="-7"/>
          <w:szCs w:val="21"/>
        </w:rPr>
        <w:t xml:space="preserve"> </w:t>
      </w:r>
      <w:r>
        <w:rPr>
          <w:rFonts w:ascii="Times New Roman" w:hAnsi="Times New Roman" w:cs="Times New Roman"/>
          <w:szCs w:val="21"/>
        </w:rPr>
        <w:t>1–8</w:t>
      </w:r>
    </w:p>
    <w:p w:rsidR="000A3AD4" w:rsidRDefault="000A3AD4" w:rsidP="000A3AD4">
      <w:pPr>
        <w:spacing w:before="6" w:line="11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494" w:name="_bookmark239"/>
      <w:bookmarkEnd w:id="494"/>
      <w:r>
        <w:rPr>
          <w:rFonts w:ascii="Times New Roman" w:hAnsi="Times New Roman" w:cs="Times New Roman"/>
          <w:szCs w:val="21"/>
        </w:rPr>
        <w:t>[120]</w:t>
      </w:r>
      <w:r>
        <w:rPr>
          <w:rFonts w:ascii="Times New Roman" w:hAnsi="Times New Roman" w:cs="Times New Roman"/>
          <w:spacing w:val="21"/>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O</w:t>
      </w:r>
      <w:r>
        <w:rPr>
          <w:rFonts w:ascii="Times New Roman" w:eastAsia="Arial Unicode MS" w:hAnsi="Times New Roman" w:cs="Times New Roman"/>
          <w:spacing w:val="-1"/>
          <w:szCs w:val="21"/>
        </w:rPr>
        <w:t>’</w:t>
      </w:r>
      <w:r>
        <w:rPr>
          <w:rFonts w:ascii="Times New Roman" w:hAnsi="Times New Roman" w:cs="Times New Roman"/>
          <w:szCs w:val="21"/>
        </w:rPr>
        <w:t>Neill,</w:t>
      </w:r>
      <w:r>
        <w:rPr>
          <w:rFonts w:ascii="Times New Roman" w:hAnsi="Times New Roman" w:cs="Times New Roman"/>
          <w:spacing w:val="8"/>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8"/>
          <w:szCs w:val="21"/>
        </w:rPr>
        <w:t xml:space="preserve"> </w:t>
      </w:r>
      <w:r>
        <w:rPr>
          <w:rFonts w:ascii="Times New Roman" w:hAnsi="Times New Roman" w:cs="Times New Roman"/>
          <w:spacing w:val="-7"/>
          <w:szCs w:val="21"/>
        </w:rPr>
        <w:t>K</w:t>
      </w:r>
      <w:r>
        <w:rPr>
          <w:rFonts w:ascii="Times New Roman" w:hAnsi="Times New Roman" w:cs="Times New Roman"/>
          <w:szCs w:val="21"/>
        </w:rPr>
        <w:t>e,</w:t>
      </w:r>
      <w:r>
        <w:rPr>
          <w:rFonts w:ascii="Times New Roman" w:hAnsi="Times New Roman" w:cs="Times New Roman"/>
          <w:spacing w:val="9"/>
          <w:szCs w:val="21"/>
        </w:rPr>
        <w:t xml:space="preserve"> </w:t>
      </w:r>
      <w:r>
        <w:rPr>
          <w:rFonts w:ascii="Times New Roman" w:hAnsi="Times New Roman" w:cs="Times New Roman"/>
          <w:szCs w:val="21"/>
        </w:rPr>
        <w:t>R.</w:t>
      </w:r>
      <w:r>
        <w:rPr>
          <w:rFonts w:ascii="Times New Roman" w:hAnsi="Times New Roman" w:cs="Times New Roman"/>
          <w:spacing w:val="8"/>
          <w:szCs w:val="21"/>
        </w:rPr>
        <w:t xml:space="preserve"> </w:t>
      </w:r>
      <w:r>
        <w:rPr>
          <w:rFonts w:ascii="Times New Roman" w:hAnsi="Times New Roman" w:cs="Times New Roman"/>
          <w:szCs w:val="21"/>
        </w:rPr>
        <w:t>Lian,</w:t>
      </w:r>
      <w:r>
        <w:rPr>
          <w:rFonts w:ascii="Times New Roman" w:hAnsi="Times New Roman" w:cs="Times New Roman"/>
          <w:spacing w:val="9"/>
          <w:szCs w:val="21"/>
        </w:rPr>
        <w:t xml:space="preserve"> </w:t>
      </w:r>
      <w:r>
        <w:rPr>
          <w:rFonts w:ascii="Times New Roman" w:hAnsi="Times New Roman" w:cs="Times New Roman"/>
          <w:szCs w:val="21"/>
        </w:rPr>
        <w:t>K.</w:t>
      </w:r>
      <w:r>
        <w:rPr>
          <w:rFonts w:ascii="Times New Roman" w:hAnsi="Times New Roman" w:cs="Times New Roman"/>
          <w:spacing w:val="8"/>
          <w:szCs w:val="21"/>
        </w:rPr>
        <w:t xml:space="preserve"> </w:t>
      </w:r>
      <w:r>
        <w:rPr>
          <w:rFonts w:ascii="Times New Roman" w:hAnsi="Times New Roman" w:cs="Times New Roman"/>
          <w:szCs w:val="21"/>
        </w:rPr>
        <w:t>Sad</w:t>
      </w:r>
      <w:r>
        <w:rPr>
          <w:rFonts w:ascii="Times New Roman" w:hAnsi="Times New Roman" w:cs="Times New Roman"/>
          <w:spacing w:val="-3"/>
          <w:szCs w:val="21"/>
        </w:rPr>
        <w:t>e</w:t>
      </w:r>
      <w:r>
        <w:rPr>
          <w:rFonts w:ascii="Times New Roman" w:hAnsi="Times New Roman" w:cs="Times New Roman"/>
          <w:szCs w:val="21"/>
        </w:rPr>
        <w:t>ghi,</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9"/>
          <w:szCs w:val="21"/>
        </w:rPr>
        <w:t xml:space="preserve"> </w:t>
      </w:r>
      <w:r>
        <w:rPr>
          <w:rFonts w:ascii="Times New Roman" w:hAnsi="Times New Roman" w:cs="Times New Roman"/>
          <w:szCs w:val="21"/>
        </w:rPr>
        <w:t>Shiu,</w:t>
      </w:r>
      <w:r>
        <w:rPr>
          <w:rFonts w:ascii="Times New Roman" w:hAnsi="Times New Roman" w:cs="Times New Roman"/>
          <w:spacing w:val="8"/>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8"/>
          <w:szCs w:val="21"/>
        </w:rPr>
        <w:t xml:space="preserve"> </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pacing w:val="-24"/>
          <w:szCs w:val="21"/>
        </w:rPr>
        <w:t>Y</w:t>
      </w:r>
      <w:r>
        <w:rPr>
          <w:rFonts w:ascii="Times New Roman" w:hAnsi="Times New Roman" w:cs="Times New Roman"/>
          <w:szCs w:val="21"/>
        </w:rPr>
        <w:t>u.</w:t>
      </w:r>
      <w:r>
        <w:rPr>
          <w:rFonts w:ascii="Times New Roman" w:hAnsi="Times New Roman" w:cs="Times New Roman"/>
          <w:spacing w:val="44"/>
          <w:szCs w:val="21"/>
        </w:rPr>
        <w:t xml:space="preserve"> </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w:t>
      </w:r>
      <w:r>
        <w:rPr>
          <w:rFonts w:ascii="Times New Roman" w:hAnsi="Times New Roman" w:cs="Times New Roman"/>
          <w:spacing w:val="8"/>
          <w:szCs w:val="21"/>
        </w:rPr>
        <w:t xml:space="preserve"> </w:t>
      </w:r>
      <w:r>
        <w:rPr>
          <w:rFonts w:ascii="Times New Roman" w:hAnsi="Times New Roman" w:cs="Times New Roman"/>
          <w:szCs w:val="21"/>
        </w:rPr>
        <w:t>mining</w:t>
      </w:r>
      <w:r>
        <w:rPr>
          <w:rFonts w:ascii="Times New Roman" w:hAnsi="Times New Roman" w:cs="Times New Roman"/>
          <w:w w:val="99"/>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general</w:t>
      </w:r>
      <w:r>
        <w:rPr>
          <w:rFonts w:ascii="Times New Roman" w:hAnsi="Times New Roman" w:cs="Times New Roman"/>
          <w:spacing w:val="-8"/>
          <w:szCs w:val="21"/>
        </w:rPr>
        <w:t xml:space="preserve"> </w:t>
      </w:r>
      <w:r>
        <w:rPr>
          <w:rFonts w:ascii="Times New Roman" w:hAnsi="Times New Roman" w:cs="Times New Roman"/>
          <w:szCs w:val="21"/>
        </w:rPr>
        <w:t>intelligence</w:t>
      </w:r>
      <w:r>
        <w:rPr>
          <w:rFonts w:ascii="Times New Roman" w:eastAsia="宋体" w:hAnsi="Times New Roman" w:cs="Times New Roman"/>
          <w:szCs w:val="21"/>
          <w:lang w:eastAsia="zh-CN"/>
        </w:rPr>
        <w:t>：</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FISHGRAM</w:t>
      </w:r>
      <w:r>
        <w:rPr>
          <w:rFonts w:ascii="Times New Roman" w:hAnsi="Times New Roman" w:cs="Times New Roman"/>
          <w:spacing w:val="-9"/>
          <w:szCs w:val="21"/>
        </w:rPr>
        <w:t xml:space="preserve"> </w:t>
      </w:r>
      <w:r>
        <w:rPr>
          <w:rFonts w:ascii="Times New Roman" w:hAnsi="Times New Roman" w:cs="Times New Roman"/>
          <w:szCs w:val="21"/>
        </w:rPr>
        <w:t>algorithm</w:t>
      </w:r>
      <w:r>
        <w:rPr>
          <w:rFonts w:ascii="Times New Roman" w:hAnsi="Times New Roman" w:cs="Times New Roman"/>
          <w:spacing w:val="-8"/>
          <w:szCs w:val="21"/>
        </w:rPr>
        <w:t xml:space="preserve"> </w:t>
      </w:r>
      <w:r>
        <w:rPr>
          <w:rFonts w:ascii="Times New Roman" w:hAnsi="Times New Roman" w:cs="Times New Roman"/>
          <w:szCs w:val="21"/>
        </w:rPr>
        <w:t>for</w:t>
      </w:r>
      <w:r>
        <w:rPr>
          <w:rFonts w:ascii="Times New Roman" w:hAnsi="Times New Roman" w:cs="Times New Roman"/>
          <w:spacing w:val="-8"/>
          <w:szCs w:val="21"/>
        </w:rPr>
        <w:t xml:space="preserve"> </w:t>
      </w:r>
      <w:r>
        <w:rPr>
          <w:rFonts w:ascii="Times New Roman" w:hAnsi="Times New Roman" w:cs="Times New Roman"/>
          <w:szCs w:val="21"/>
        </w:rPr>
        <w:t>frequent</w:t>
      </w:r>
      <w:r>
        <w:rPr>
          <w:rFonts w:ascii="Times New Roman" w:hAnsi="Times New Roman" w:cs="Times New Roman"/>
          <w:spacing w:val="-9"/>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interesting</w:t>
      </w:r>
      <w:r>
        <w:rPr>
          <w:rFonts w:ascii="Times New Roman" w:hAnsi="Times New Roman" w:cs="Times New Roman"/>
          <w:spacing w:val="-8"/>
          <w:szCs w:val="21"/>
        </w:rPr>
        <w:t xml:space="preserve"> </w:t>
      </w:r>
      <w:r>
        <w:rPr>
          <w:rFonts w:ascii="Times New Roman" w:hAnsi="Times New Roman" w:cs="Times New Roman"/>
          <w:szCs w:val="21"/>
        </w:rPr>
        <w:t>sub</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w w:val="99"/>
          <w:szCs w:val="21"/>
        </w:rPr>
        <w:t xml:space="preserve"> </w:t>
      </w:r>
      <w:r>
        <w:rPr>
          <w:rFonts w:ascii="Times New Roman" w:hAnsi="Times New Roman" w:cs="Times New Roman"/>
          <w:szCs w:val="21"/>
        </w:rPr>
        <w:t>mining[C].</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10"/>
          <w:szCs w:val="21"/>
        </w:rPr>
        <w:t xml:space="preserve"> </w:t>
      </w:r>
      <w:r>
        <w:rPr>
          <w:rFonts w:ascii="Times New Roman" w:hAnsi="Times New Roman" w:cs="Times New Roman"/>
          <w:szCs w:val="21"/>
        </w:rPr>
        <w:t>General</w:t>
      </w:r>
      <w:r>
        <w:rPr>
          <w:rFonts w:ascii="Times New Roman" w:hAnsi="Times New Roman" w:cs="Times New Roman"/>
          <w:spacing w:val="-9"/>
          <w:szCs w:val="21"/>
        </w:rPr>
        <w:t xml:space="preserve"> </w:t>
      </w:r>
      <w:r>
        <w:rPr>
          <w:rFonts w:ascii="Times New Roman" w:hAnsi="Times New Roman" w:cs="Times New Roman"/>
          <w:szCs w:val="21"/>
        </w:rPr>
        <w:t>Intelligence.</w:t>
      </w:r>
      <w:r>
        <w:rPr>
          <w:rFonts w:ascii="Times New Roman" w:hAnsi="Times New Roman" w:cs="Times New Roman"/>
          <w:spacing w:val="-9"/>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2012,</w:t>
      </w:r>
      <w:r>
        <w:rPr>
          <w:rFonts w:ascii="Times New Roman" w:hAnsi="Times New Roman" w:cs="Times New Roman"/>
          <w:spacing w:val="-9"/>
          <w:szCs w:val="21"/>
        </w:rPr>
        <w:t xml:space="preserve"> </w:t>
      </w:r>
      <w:r>
        <w:rPr>
          <w:rFonts w:ascii="Times New Roman" w:hAnsi="Times New Roman" w:cs="Times New Roman"/>
          <w:szCs w:val="21"/>
        </w:rPr>
        <w:t>189–198</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495" w:name="_bookmark240"/>
      <w:bookmarkEnd w:id="495"/>
      <w:r>
        <w:rPr>
          <w:rFonts w:ascii="Times New Roman" w:hAnsi="Times New Roman" w:cs="Times New Roman"/>
          <w:szCs w:val="21"/>
        </w:rPr>
        <w:t xml:space="preserve">[121]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I.</w:t>
      </w:r>
      <w:r>
        <w:rPr>
          <w:rFonts w:ascii="Times New Roman" w:hAnsi="Times New Roman" w:cs="Times New Roman"/>
          <w:spacing w:val="-15"/>
          <w:szCs w:val="21"/>
        </w:rPr>
        <w:t xml:space="preserve"> </w:t>
      </w:r>
      <w:r>
        <w:rPr>
          <w:rFonts w:ascii="Times New Roman" w:hAnsi="Times New Roman" w:cs="Times New Roman"/>
          <w:szCs w:val="21"/>
        </w:rPr>
        <w:t>Spit</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vs</w:t>
      </w:r>
      <w:r>
        <w:rPr>
          <w:rFonts w:ascii="Times New Roman" w:hAnsi="Times New Roman" w:cs="Times New Roman"/>
          <w:spacing w:val="-5"/>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H.</w:t>
      </w:r>
      <w:r>
        <w:rPr>
          <w:rFonts w:ascii="Times New Roman" w:hAnsi="Times New Roman" w:cs="Times New Roman"/>
          <w:spacing w:val="-15"/>
          <w:szCs w:val="21"/>
        </w:rPr>
        <w:t xml:space="preserve"> </w:t>
      </w:r>
      <w:r>
        <w:rPr>
          <w:rFonts w:ascii="Times New Roman" w:hAnsi="Times New Roman" w:cs="Times New Roman"/>
          <w:szCs w:val="21"/>
        </w:rPr>
        <w:t>Alsh</w:t>
      </w:r>
      <w:r>
        <w:rPr>
          <w:rFonts w:ascii="Times New Roman" w:hAnsi="Times New Roman" w:cs="Times New Roman"/>
          <w:spacing w:val="-10"/>
          <w:szCs w:val="21"/>
        </w:rPr>
        <w:t>a</w:t>
      </w:r>
      <w:r>
        <w:rPr>
          <w:rFonts w:ascii="Times New Roman" w:hAnsi="Times New Roman" w:cs="Times New Roman"/>
          <w:szCs w:val="21"/>
        </w:rPr>
        <w:t>wi,</w:t>
      </w:r>
      <w:r>
        <w:rPr>
          <w:rFonts w:ascii="Times New Roman" w:hAnsi="Times New Roman" w:cs="Times New Roman"/>
          <w:spacing w:val="-13"/>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Breaking</w:t>
      </w:r>
      <w:r>
        <w:rPr>
          <w:rFonts w:ascii="Times New Roman" w:hAnsi="Times New Roman" w:cs="Times New Roman"/>
          <w:spacing w:val="-15"/>
          <w:szCs w:val="21"/>
        </w:rPr>
        <w:t xml:space="preserve"> </w:t>
      </w:r>
      <w:r>
        <w:rPr>
          <w:rFonts w:ascii="Times New Roman" w:hAnsi="Times New Roman" w:cs="Times New Roman"/>
          <w:szCs w:val="21"/>
        </w:rPr>
        <w:t>Out</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Local</w:t>
      </w:r>
      <w:r>
        <w:rPr>
          <w:rFonts w:ascii="Times New Roman" w:hAnsi="Times New Roman" w:cs="Times New Roman"/>
          <w:spacing w:val="-15"/>
          <w:szCs w:val="21"/>
        </w:rPr>
        <w:t xml:space="preserve"> </w:t>
      </w:r>
      <w:r>
        <w:rPr>
          <w:rFonts w:ascii="Times New Roman" w:hAnsi="Times New Roman" w:cs="Times New Roman"/>
          <w:szCs w:val="21"/>
        </w:rPr>
        <w:t>Optima</w:t>
      </w:r>
      <w:r>
        <w:rPr>
          <w:rFonts w:ascii="Times New Roman" w:hAnsi="Times New Roman" w:cs="Times New Roman"/>
          <w:spacing w:val="-15"/>
          <w:szCs w:val="21"/>
        </w:rPr>
        <w:t xml:space="preserve"> </w:t>
      </w:r>
      <w:r>
        <w:rPr>
          <w:rFonts w:ascii="Times New Roman" w:hAnsi="Times New Roman" w:cs="Times New Roman"/>
          <w:szCs w:val="21"/>
        </w:rPr>
        <w:t>with</w:t>
      </w:r>
      <w:r>
        <w:rPr>
          <w:rFonts w:ascii="Times New Roman" w:hAnsi="Times New Roman" w:cs="Times New Roman"/>
          <w:spacing w:val="-16"/>
          <w:szCs w:val="21"/>
        </w:rPr>
        <w:t xml:space="preserve"> </w:t>
      </w:r>
      <w:r>
        <w:rPr>
          <w:rFonts w:ascii="Times New Roman" w:hAnsi="Times New Roman" w:cs="Times New Roman"/>
          <w:szCs w:val="21"/>
        </w:rPr>
        <w:t>Count</w:t>
      </w:r>
      <w:r>
        <w:rPr>
          <w:rFonts w:ascii="Times New Roman" w:hAnsi="Times New Roman" w:cs="Times New Roman"/>
          <w:spacing w:val="-15"/>
          <w:szCs w:val="21"/>
        </w:rPr>
        <w:t xml:space="preserve"> </w:t>
      </w:r>
      <w:r>
        <w:rPr>
          <w:rFonts w:ascii="Times New Roman" w:hAnsi="Times New Roman" w:cs="Times New Roman"/>
          <w:spacing w:val="-9"/>
          <w:szCs w:val="21"/>
        </w:rPr>
        <w:t>T</w:t>
      </w:r>
      <w:r>
        <w:rPr>
          <w:rFonts w:ascii="Times New Roman" w:hAnsi="Times New Roman" w:cs="Times New Roman"/>
          <w:szCs w:val="21"/>
        </w:rPr>
        <w:t>ransfo</w:t>
      </w:r>
      <w:r>
        <w:rPr>
          <w:rFonts w:ascii="Times New Roman" w:hAnsi="Times New Roman" w:cs="Times New Roman"/>
          <w:spacing w:val="3"/>
          <w:szCs w:val="21"/>
        </w:rPr>
        <w:t>r</w:t>
      </w:r>
      <w:r>
        <w:rPr>
          <w:rFonts w:ascii="Times New Roman" w:hAnsi="Times New Roman" w:cs="Times New Roman"/>
          <w:szCs w:val="21"/>
        </w:rPr>
        <w:t>ms</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Model</w:t>
      </w:r>
      <w:r>
        <w:rPr>
          <w:rFonts w:ascii="Times New Roman" w:hAnsi="Times New Roman" w:cs="Times New Roman"/>
          <w:spacing w:val="-8"/>
          <w:szCs w:val="21"/>
        </w:rPr>
        <w:t xml:space="preserve"> </w:t>
      </w:r>
      <w:r>
        <w:rPr>
          <w:rFonts w:ascii="Times New Roman" w:hAnsi="Times New Roman" w:cs="Times New Roman"/>
          <w:szCs w:val="21"/>
        </w:rPr>
        <w:t>Recombination</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Study</w:t>
      </w:r>
      <w:r>
        <w:rPr>
          <w:rFonts w:ascii="Times New Roman" w:hAnsi="Times New Roman" w:cs="Times New Roman"/>
          <w:spacing w:val="-8"/>
          <w:szCs w:val="21"/>
        </w:rPr>
        <w:t xml:space="preserve"> </w:t>
      </w:r>
      <w:r>
        <w:rPr>
          <w:rFonts w:ascii="Times New Roman" w:hAnsi="Times New Roman" w:cs="Times New Roman"/>
          <w:szCs w:val="21"/>
        </w:rPr>
        <w:t>in</w:t>
      </w:r>
      <w:r>
        <w:rPr>
          <w:rFonts w:ascii="Times New Roman" w:hAnsi="Times New Roman" w:cs="Times New Roman"/>
          <w:spacing w:val="-7"/>
          <w:szCs w:val="21"/>
        </w:rPr>
        <w:t xml:space="preserve"> </w:t>
      </w:r>
      <w:r>
        <w:rPr>
          <w:rFonts w:ascii="Times New Roman" w:hAnsi="Times New Roman" w:cs="Times New Roman"/>
          <w:szCs w:val="21"/>
        </w:rPr>
        <w:t>Grammar</w:t>
      </w:r>
      <w:r>
        <w:rPr>
          <w:rFonts w:ascii="Times New Roman" w:hAnsi="Times New Roman" w:cs="Times New Roman"/>
          <w:spacing w:val="-8"/>
          <w:szCs w:val="21"/>
        </w:rPr>
        <w:t xml:space="preserve"> </w:t>
      </w:r>
      <w:r>
        <w:rPr>
          <w:rFonts w:ascii="Times New Roman" w:hAnsi="Times New Roman" w:cs="Times New Roman"/>
          <w:szCs w:val="21"/>
        </w:rPr>
        <w:t>Induction.[C].</w:t>
      </w:r>
      <w:r>
        <w:rPr>
          <w:rFonts w:ascii="Times New Roman" w:hAnsi="Times New Roman" w:cs="Times New Roman"/>
          <w:spacing w:val="13"/>
          <w:szCs w:val="21"/>
        </w:rPr>
        <w:t xml:space="preserve"> </w:t>
      </w:r>
      <w:r>
        <w:rPr>
          <w:rFonts w:ascii="Times New Roman" w:hAnsi="Times New Roman" w:cs="Times New Roman"/>
          <w:szCs w:val="21"/>
        </w:rPr>
        <w:t>EMNL</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7"/>
          <w:szCs w:val="21"/>
        </w:rPr>
        <w:t xml:space="preserve"> </w:t>
      </w:r>
      <w:r>
        <w:rPr>
          <w:rFonts w:ascii="Times New Roman" w:hAnsi="Times New Roman" w:cs="Times New Roman"/>
          <w:szCs w:val="21"/>
        </w:rPr>
        <w:t>1983–1995</w:t>
      </w:r>
    </w:p>
    <w:p w:rsidR="000A3AD4" w:rsidRDefault="000A3AD4" w:rsidP="000A3AD4">
      <w:pPr>
        <w:spacing w:before="10" w:line="190" w:lineRule="exact"/>
        <w:rPr>
          <w:rFonts w:ascii="Times New Roman" w:hAnsi="Times New Roman" w:cs="Times New Roman"/>
          <w:szCs w:val="21"/>
        </w:rPr>
      </w:pPr>
    </w:p>
    <w:p w:rsidR="001812DB" w:rsidRDefault="000A3AD4" w:rsidP="000A3AD4">
      <w:pPr>
        <w:spacing w:line="251" w:lineRule="auto"/>
        <w:ind w:left="687" w:right="304" w:hanging="571"/>
        <w:jc w:val="both"/>
        <w:rPr>
          <w:rFonts w:ascii="Times New Roman" w:hAnsi="Times New Roman" w:cs="Times New Roman"/>
          <w:szCs w:val="21"/>
        </w:rPr>
      </w:pPr>
      <w:bookmarkStart w:id="496" w:name="_bookmark241"/>
      <w:bookmarkEnd w:id="496"/>
      <w:r>
        <w:rPr>
          <w:rFonts w:ascii="Times New Roman" w:hAnsi="Times New Roman" w:cs="Times New Roman"/>
          <w:szCs w:val="21"/>
        </w:rPr>
        <w:t xml:space="preserve">[122] </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36"/>
          <w:szCs w:val="21"/>
        </w:rPr>
        <w:t xml:space="preserve"> </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zCs w:val="21"/>
        </w:rPr>
        <w:t xml:space="preserve">Pragmatic </w:t>
      </w:r>
      <w:r>
        <w:rPr>
          <w:rFonts w:ascii="Times New Roman" w:hAnsi="Times New Roman" w:cs="Times New Roman"/>
          <w:spacing w:val="-3"/>
          <w:szCs w:val="21"/>
        </w:rPr>
        <w:t>P</w:t>
      </w:r>
      <w:r>
        <w:rPr>
          <w:rFonts w:ascii="Times New Roman" w:hAnsi="Times New Roman" w:cs="Times New Roman"/>
          <w:szCs w:val="21"/>
        </w:rPr>
        <w:t>ath</w:t>
      </w:r>
      <w:r>
        <w:rPr>
          <w:rFonts w:ascii="Times New Roman" w:hAnsi="Times New Roman" w:cs="Times New Roman"/>
          <w:spacing w:val="1"/>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 End</w:t>
      </w:r>
      <w:r>
        <w:rPr>
          <w:rFonts w:ascii="Times New Roman" w:hAnsi="Times New Roman" w:cs="Times New Roman"/>
          <w:spacing w:val="-10"/>
          <w:szCs w:val="21"/>
        </w:rPr>
        <w:t>o</w:t>
      </w:r>
      <w:r>
        <w:rPr>
          <w:rFonts w:ascii="Times New Roman" w:hAnsi="Times New Roman" w:cs="Times New Roman"/>
          <w:szCs w:val="21"/>
        </w:rPr>
        <w:t>wing</w:t>
      </w:r>
      <w:r>
        <w:rPr>
          <w:rFonts w:ascii="Times New Roman" w:hAnsi="Times New Roman" w:cs="Times New Roman"/>
          <w:spacing w:val="1"/>
          <w:szCs w:val="21"/>
        </w:rPr>
        <w:t xml:space="preserve"> </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w:t>
      </w:r>
      <w:r>
        <w:rPr>
          <w:rFonts w:ascii="Times New Roman" w:hAnsi="Times New Roman" w:cs="Times New Roman"/>
          <w:spacing w:val="-7"/>
          <w:szCs w:val="21"/>
        </w:rPr>
        <w:t>l</w:t>
      </w:r>
      <w:r>
        <w:rPr>
          <w:rFonts w:ascii="Times New Roman" w:hAnsi="Times New Roman" w:cs="Times New Roman"/>
          <w:szCs w:val="21"/>
        </w:rPr>
        <w:t>y-Embodied AIs</w:t>
      </w:r>
      <w:r>
        <w:rPr>
          <w:rFonts w:ascii="Times New Roman" w:hAnsi="Times New Roman" w:cs="Times New Roman"/>
          <w:spacing w:val="1"/>
          <w:szCs w:val="21"/>
        </w:rPr>
        <w:t xml:space="preserve"> </w:t>
      </w:r>
      <w:r>
        <w:rPr>
          <w:rFonts w:ascii="Times New Roman" w:hAnsi="Times New Roman" w:cs="Times New Roman"/>
          <w:szCs w:val="21"/>
        </w:rPr>
        <w:t>with</w:t>
      </w:r>
      <w:r>
        <w:rPr>
          <w:rFonts w:ascii="Times New Roman" w:hAnsi="Times New Roman" w:cs="Times New Roman"/>
          <w:spacing w:val="1"/>
          <w:szCs w:val="21"/>
        </w:rPr>
        <w:t xml:space="preserve"> </w:t>
      </w:r>
      <w:r>
        <w:rPr>
          <w:rFonts w:ascii="Times New Roman" w:hAnsi="Times New Roman" w:cs="Times New Roman"/>
          <w:szCs w:val="21"/>
        </w:rPr>
        <w:t>Human-L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w:t>
      </w:r>
      <w:r>
        <w:rPr>
          <w:rFonts w:ascii="Times New Roman" w:hAnsi="Times New Roman" w:cs="Times New Roman"/>
          <w:w w:val="99"/>
          <w:szCs w:val="21"/>
        </w:rPr>
        <w:t xml:space="preserve"> </w:t>
      </w:r>
      <w:r>
        <w:rPr>
          <w:rFonts w:ascii="Times New Roman" w:hAnsi="Times New Roman" w:cs="Times New Roman"/>
          <w:szCs w:val="21"/>
        </w:rPr>
        <w:t>Linguistic</w:t>
      </w:r>
      <w:r>
        <w:rPr>
          <w:rFonts w:ascii="Times New Roman" w:hAnsi="Times New Roman" w:cs="Times New Roman"/>
          <w:spacing w:val="-9"/>
          <w:szCs w:val="21"/>
        </w:rPr>
        <w:t xml:space="preserve"> </w:t>
      </w:r>
      <w:r>
        <w:rPr>
          <w:rFonts w:ascii="Times New Roman" w:hAnsi="Times New Roman" w:cs="Times New Roman"/>
          <w:szCs w:val="21"/>
        </w:rPr>
        <w:t>Capability[C].</w:t>
      </w:r>
      <w:r>
        <w:rPr>
          <w:rFonts w:ascii="Times New Roman" w:hAnsi="Times New Roman" w:cs="Times New Roman"/>
          <w:spacing w:val="11"/>
          <w:szCs w:val="21"/>
        </w:rPr>
        <w:t xml:space="preserve"> </w:t>
      </w:r>
      <w:r>
        <w:rPr>
          <w:rFonts w:ascii="Times New Roman" w:hAnsi="Times New Roman" w:cs="Times New Roman"/>
          <w:szCs w:val="21"/>
        </w:rPr>
        <w:t>IEEE</w:t>
      </w:r>
      <w:r>
        <w:rPr>
          <w:rFonts w:ascii="Times New Roman" w:hAnsi="Times New Roman" w:cs="Times New Roman"/>
          <w:spacing w:val="-9"/>
          <w:szCs w:val="21"/>
        </w:rPr>
        <w:t xml:space="preserve"> </w:t>
      </w:r>
      <w:r>
        <w:rPr>
          <w:rFonts w:ascii="Times New Roman" w:hAnsi="Times New Roman" w:cs="Times New Roman"/>
          <w:spacing w:val="-22"/>
          <w:szCs w:val="21"/>
        </w:rPr>
        <w:t>W</w:t>
      </w:r>
      <w:r>
        <w:rPr>
          <w:rFonts w:ascii="Times New Roman" w:hAnsi="Times New Roman" w:cs="Times New Roman"/>
          <w:szCs w:val="21"/>
        </w:rPr>
        <w:t>orld</w:t>
      </w:r>
      <w:r>
        <w:rPr>
          <w:rFonts w:ascii="Times New Roman" w:hAnsi="Times New Roman" w:cs="Times New Roman"/>
          <w:spacing w:val="-9"/>
          <w:szCs w:val="21"/>
        </w:rPr>
        <w:t xml:space="preserve"> </w:t>
      </w:r>
      <w:r>
        <w:rPr>
          <w:rFonts w:ascii="Times New Roman" w:hAnsi="Times New Roman" w:cs="Times New Roman"/>
          <w:szCs w:val="21"/>
        </w:rPr>
        <w:t>Con</w:t>
      </w:r>
      <w:r>
        <w:rPr>
          <w:rFonts w:ascii="Times New Roman" w:hAnsi="Times New Roman" w:cs="Times New Roman"/>
          <w:spacing w:val="4"/>
          <w:szCs w:val="21"/>
        </w:rPr>
        <w:t>g</w:t>
      </w:r>
      <w:r>
        <w:rPr>
          <w:rFonts w:ascii="Times New Roman" w:hAnsi="Times New Roman" w:cs="Times New Roman"/>
          <w:szCs w:val="21"/>
        </w:rPr>
        <w:t>ress</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Computational</w:t>
      </w:r>
      <w:r>
        <w:rPr>
          <w:rFonts w:ascii="Times New Roman" w:hAnsi="Times New Roman" w:cs="Times New Roman"/>
          <w:spacing w:val="-8"/>
          <w:szCs w:val="21"/>
        </w:rPr>
        <w:t xml:space="preserve"> </w:t>
      </w:r>
      <w:r>
        <w:rPr>
          <w:rFonts w:ascii="Times New Roman" w:hAnsi="Times New Roman" w:cs="Times New Roman"/>
          <w:szCs w:val="21"/>
        </w:rPr>
        <w:t>Intelligence</w:t>
      </w:r>
      <w:r>
        <w:rPr>
          <w:rFonts w:ascii="Times New Roman" w:hAnsi="Times New Roman" w:cs="Times New Roman"/>
          <w:spacing w:val="-9"/>
          <w:szCs w:val="21"/>
        </w:rPr>
        <w:t xml:space="preserve"> </w:t>
      </w:r>
      <w:r>
        <w:rPr>
          <w:rFonts w:ascii="Times New Roman" w:hAnsi="Times New Roman" w:cs="Times New Roman"/>
          <w:szCs w:val="21"/>
        </w:rPr>
        <w:t>(WCCI),</w:t>
      </w:r>
      <w:r>
        <w:rPr>
          <w:rFonts w:ascii="Times New Roman" w:hAnsi="Times New Roman" w:cs="Times New Roman"/>
          <w:spacing w:val="-9"/>
          <w:szCs w:val="21"/>
        </w:rPr>
        <w:t xml:space="preserve"> </w:t>
      </w:r>
      <w:r>
        <w:rPr>
          <w:rFonts w:ascii="Times New Roman" w:hAnsi="Times New Roman" w:cs="Times New Roman"/>
          <w:szCs w:val="21"/>
        </w:rPr>
        <w:t>2008</w:t>
      </w:r>
    </w:p>
    <w:p w:rsidR="002F67B4" w:rsidRDefault="001812DB" w:rsidP="002F67B4">
      <w:pPr>
        <w:rPr>
          <w:color w:val="FF0000"/>
          <w:lang w:eastAsia="zh-CN"/>
        </w:rPr>
      </w:pPr>
      <w:r>
        <w:rPr>
          <w:rFonts w:ascii="Times" w:hAnsi="Times"/>
          <w:sz w:val="20"/>
          <w:szCs w:val="20"/>
        </w:rPr>
        <w:t xml:space="preserve">[123] </w:t>
      </w:r>
      <w:r w:rsidRPr="009069A5">
        <w:rPr>
          <w:rFonts w:ascii="Times" w:hAnsi="Times"/>
          <w:sz w:val="20"/>
          <w:szCs w:val="20"/>
        </w:rPr>
        <w:t>Aymeric Puech and Stephen Muggleton. A comparison of stochastic logic programs and Bayesian logic programs. In Proceedings of the IJCAI-2003 Workshop on Learning Statistical Models from Relational Data, pages 121–129, 2003.</w:t>
      </w:r>
    </w:p>
    <w:p w:rsidR="001812DB" w:rsidRPr="005D4F7D" w:rsidRDefault="002F67B4" w:rsidP="002F67B4">
      <w:pPr>
        <w:rPr>
          <w:rFonts w:ascii="Times" w:hAnsi="Times"/>
          <w:sz w:val="20"/>
          <w:szCs w:val="20"/>
        </w:rPr>
      </w:pPr>
      <w:r>
        <w:rPr>
          <w:rFonts w:ascii="Times" w:hAnsi="Times"/>
          <w:sz w:val="20"/>
          <w:szCs w:val="20"/>
        </w:rPr>
        <w:t xml:space="preserve"> </w:t>
      </w:r>
      <w:r w:rsidR="001812DB">
        <w:rPr>
          <w:rFonts w:ascii="Times" w:hAnsi="Times"/>
          <w:sz w:val="20"/>
          <w:szCs w:val="20"/>
        </w:rPr>
        <w:t xml:space="preserve">[124] </w:t>
      </w:r>
      <w:r w:rsidR="001812DB" w:rsidRPr="005D4F7D">
        <w:rPr>
          <w:rFonts w:ascii="Times" w:hAnsi="Times"/>
          <w:sz w:val="20"/>
          <w:szCs w:val="20"/>
        </w:rPr>
        <w:t>Tuyen N Huynh and Raymond J Mooney. Discriminative structure and parameter learning for Markov logic networks. In Proceedings of the 25th international conference on Machine learning, pages 416–423. ACM, 2008.</w:t>
      </w:r>
    </w:p>
    <w:p w:rsidR="001812DB" w:rsidRPr="00D56F19" w:rsidRDefault="002F67B4" w:rsidP="001812DB">
      <w:pPr>
        <w:rPr>
          <w:rFonts w:ascii="Times" w:hAnsi="Times"/>
          <w:sz w:val="20"/>
          <w:szCs w:val="20"/>
        </w:rPr>
      </w:pPr>
      <w:r>
        <w:rPr>
          <w:rFonts w:ascii="Times" w:hAnsi="Times"/>
          <w:sz w:val="20"/>
          <w:szCs w:val="20"/>
        </w:rPr>
        <w:t xml:space="preserve">[125] </w:t>
      </w:r>
      <w:r w:rsidR="001812DB" w:rsidRPr="00D56F19">
        <w:rPr>
          <w:rFonts w:ascii="Times" w:hAnsi="Times"/>
          <w:sz w:val="20"/>
          <w:szCs w:val="20"/>
        </w:rPr>
        <w:t>Lilyana Mihalkova, Tuyen Huynh, and Raymond J Mooney. Mapping and revising Markov logic networks for transfer learning. In AAAI, volume 7, pages 608–614, 2007.</w:t>
      </w:r>
    </w:p>
    <w:p w:rsidR="001812DB" w:rsidRDefault="002F67B4" w:rsidP="001812DB">
      <w:pPr>
        <w:rPr>
          <w:rFonts w:ascii="Times" w:hAnsi="Times"/>
          <w:sz w:val="20"/>
          <w:szCs w:val="20"/>
        </w:rPr>
      </w:pPr>
      <w:r>
        <w:rPr>
          <w:rFonts w:ascii="Times" w:hAnsi="Times"/>
          <w:sz w:val="20"/>
          <w:szCs w:val="20"/>
        </w:rPr>
        <w:t xml:space="preserve"> [126] </w:t>
      </w:r>
      <w:r w:rsidR="001812DB" w:rsidRPr="00D56F19">
        <w:rPr>
          <w:rFonts w:ascii="Times" w:hAnsi="Times"/>
          <w:sz w:val="20"/>
          <w:szCs w:val="20"/>
        </w:rPr>
        <w:t xml:space="preserve">Lilyana Mihalkova and Raymond J Mooney. Bottom-up learning of Markov logic network structure. In Proceedings of the 24th international conference on Machine learning, pages 625–632. ACM, 2007. </w:t>
      </w:r>
    </w:p>
    <w:p w:rsidR="001812DB" w:rsidRDefault="002F67B4" w:rsidP="001812DB">
      <w:pPr>
        <w:rPr>
          <w:rFonts w:ascii="Times" w:hAnsi="Times"/>
          <w:sz w:val="20"/>
          <w:szCs w:val="20"/>
        </w:rPr>
      </w:pPr>
      <w:r>
        <w:rPr>
          <w:rFonts w:ascii="Times" w:hAnsi="Times"/>
          <w:sz w:val="20"/>
          <w:szCs w:val="20"/>
        </w:rPr>
        <w:t xml:space="preserve"> [127] </w:t>
      </w:r>
      <w:r w:rsidR="001812DB" w:rsidRPr="00D56F19">
        <w:rPr>
          <w:rFonts w:ascii="Times" w:hAnsi="Times"/>
          <w:sz w:val="20"/>
          <w:szCs w:val="20"/>
        </w:rPr>
        <w:t>Islam Beltagy, Cuong Chau, Gemma Boleda, Dan Garrette, Katrin Erk, and Raymond Mooney. Montague meets Markov: Deep semantics with pro</w:t>
      </w:r>
      <w:r w:rsidR="001812DB">
        <w:rPr>
          <w:rFonts w:ascii="Times" w:hAnsi="Times"/>
          <w:sz w:val="20"/>
          <w:szCs w:val="20"/>
        </w:rPr>
        <w:t xml:space="preserve">babilistic logical form, 2013. </w:t>
      </w:r>
    </w:p>
    <w:p w:rsidR="001812DB" w:rsidRDefault="002F67B4" w:rsidP="001812DB">
      <w:pPr>
        <w:rPr>
          <w:rFonts w:ascii="Times" w:hAnsi="Times"/>
          <w:sz w:val="20"/>
          <w:szCs w:val="20"/>
        </w:rPr>
      </w:pPr>
      <w:r>
        <w:rPr>
          <w:rFonts w:ascii="Times" w:hAnsi="Times"/>
          <w:sz w:val="20"/>
          <w:szCs w:val="20"/>
        </w:rPr>
        <w:t xml:space="preserve"> [128] </w:t>
      </w:r>
      <w:r w:rsidR="001812DB" w:rsidRPr="00763AEB">
        <w:rPr>
          <w:rFonts w:ascii="Times" w:hAnsi="Times"/>
          <w:sz w:val="20"/>
          <w:szCs w:val="20"/>
        </w:rPr>
        <w:t>Bob Coecke, Mehrnoosh Sadrzadeh, and Stephen Clark. Mathematical foundations for a compositional distributional model of meaning. arXiv preprint arXiv:1003.4394, 2010.</w:t>
      </w:r>
    </w:p>
    <w:p w:rsidR="001812DB" w:rsidRPr="00D56F19" w:rsidRDefault="002F67B4" w:rsidP="001812DB">
      <w:pPr>
        <w:rPr>
          <w:rFonts w:ascii="Times" w:hAnsi="Times"/>
          <w:sz w:val="20"/>
          <w:szCs w:val="20"/>
        </w:rPr>
      </w:pPr>
      <w:r>
        <w:rPr>
          <w:rFonts w:ascii="Times" w:hAnsi="Times"/>
          <w:sz w:val="20"/>
          <w:szCs w:val="20"/>
        </w:rPr>
        <w:t xml:space="preserve"> [129] </w:t>
      </w:r>
      <w:r w:rsidR="001812DB" w:rsidRPr="00763AEB">
        <w:rPr>
          <w:rFonts w:ascii="Times" w:hAnsi="Times"/>
          <w:sz w:val="20"/>
          <w:szCs w:val="20"/>
        </w:rPr>
        <w:t>Tim Van de Cruys, Thierry Poibeau, and Anna Korhonen. A tensor-based</w:t>
      </w:r>
      <w:r w:rsidR="001812DB">
        <w:rPr>
          <w:rFonts w:ascii="Times" w:hAnsi="Times"/>
          <w:sz w:val="20"/>
          <w:szCs w:val="20"/>
        </w:rPr>
        <w:t xml:space="preserve"> </w:t>
      </w:r>
      <w:r w:rsidR="001812DB" w:rsidRPr="00763AEB">
        <w:rPr>
          <w:rFonts w:ascii="Times" w:hAnsi="Times"/>
          <w:sz w:val="20"/>
          <w:szCs w:val="20"/>
        </w:rPr>
        <w:t>factorization model of semantic compositionality. In Proceedings of NAACLHLT,</w:t>
      </w:r>
      <w:r w:rsidR="001812DB">
        <w:rPr>
          <w:rFonts w:ascii="Times" w:hAnsi="Times"/>
          <w:sz w:val="20"/>
          <w:szCs w:val="20"/>
        </w:rPr>
        <w:t xml:space="preserve"> </w:t>
      </w:r>
      <w:r w:rsidR="001812DB" w:rsidRPr="00763AEB">
        <w:rPr>
          <w:rFonts w:ascii="Times" w:hAnsi="Times"/>
          <w:sz w:val="20"/>
          <w:szCs w:val="20"/>
        </w:rPr>
        <w:t>pages 1142–1151, 2013.</w:t>
      </w:r>
    </w:p>
    <w:p w:rsidR="001812DB" w:rsidRPr="00763AEB" w:rsidRDefault="002F67B4" w:rsidP="001812DB">
      <w:pPr>
        <w:rPr>
          <w:rFonts w:ascii="Times" w:hAnsi="Times"/>
          <w:sz w:val="20"/>
          <w:szCs w:val="20"/>
        </w:rPr>
      </w:pPr>
      <w:r>
        <w:rPr>
          <w:rFonts w:ascii="Times" w:hAnsi="Times"/>
          <w:sz w:val="20"/>
          <w:szCs w:val="20"/>
        </w:rPr>
        <w:t xml:space="preserve"> [130] </w:t>
      </w:r>
      <w:r w:rsidR="001812DB" w:rsidRPr="00763AEB">
        <w:rPr>
          <w:rFonts w:ascii="Times" w:hAnsi="Times"/>
          <w:sz w:val="20"/>
          <w:szCs w:val="20"/>
        </w:rPr>
        <w:t>Karl Moritz Hermann, Edward Grefenstette, and Phil Blunsom. “Not not bad” is not “bad”: A distributional account of negation. arXiv preprint arXiv:1306.2158, 2013.</w:t>
      </w:r>
    </w:p>
    <w:p w:rsidR="000A3AD4" w:rsidRDefault="000A3AD4" w:rsidP="000A3AD4">
      <w:pPr>
        <w:spacing w:line="251" w:lineRule="auto"/>
        <w:ind w:left="687" w:right="304" w:hanging="571"/>
        <w:jc w:val="both"/>
        <w:rPr>
          <w:rFonts w:ascii="Times New Roman" w:hAnsi="Times New Roman" w:cs="Times New Roman"/>
          <w:szCs w:val="21"/>
        </w:rPr>
      </w:pPr>
    </w:p>
    <w:p w:rsidR="000A3AD4" w:rsidRDefault="000A3AD4" w:rsidP="000A3AD4">
      <w:pPr>
        <w:spacing w:line="258" w:lineRule="auto"/>
        <w:rPr>
          <w:rFonts w:ascii="Times New Roman" w:hAnsi="Times New Roman" w:cs="Times New Roman"/>
          <w:szCs w:val="21"/>
        </w:rPr>
        <w:sectPr w:rsidR="000A3AD4">
          <w:pgSz w:w="11906" w:h="16840"/>
          <w:pgMar w:top="1360" w:right="1300" w:bottom="1540" w:left="1680" w:header="1091" w:footer="1349" w:gutter="0"/>
          <w:cols w:equalWidth="0">
            <w:col w:w="8926"/>
          </w:cols>
        </w:sectPr>
      </w:pPr>
    </w:p>
    <w:p w:rsidR="000A3AD4" w:rsidRDefault="000A3AD4" w:rsidP="000A3AD4">
      <w:pPr>
        <w:spacing w:line="200" w:lineRule="exact"/>
        <w:rPr>
          <w:sz w:val="20"/>
          <w:szCs w:val="20"/>
        </w:rPr>
      </w:pPr>
    </w:p>
    <w:p w:rsidR="000A3AD4" w:rsidRDefault="000A3AD4" w:rsidP="000C6FE5">
      <w:pPr>
        <w:pStyle w:val="Heading1"/>
        <w:tabs>
          <w:tab w:val="clear" w:pos="425"/>
        </w:tabs>
        <w:jc w:val="both"/>
        <w:sectPr w:rsidR="000A3AD4">
          <w:headerReference w:type="even" r:id="rId127"/>
          <w:headerReference w:type="default" r:id="rId128"/>
          <w:footerReference w:type="even" r:id="rId129"/>
          <w:footerReference w:type="default" r:id="rId130"/>
          <w:pgSz w:w="11906" w:h="16840"/>
          <w:pgMar w:top="1560" w:right="1680" w:bottom="1540" w:left="1680" w:header="0" w:footer="1349" w:gutter="0"/>
          <w:cols w:equalWidth="0">
            <w:col w:w="8546"/>
          </w:cols>
        </w:sectPr>
      </w:pPr>
      <w:bookmarkStart w:id="497" w:name="博士期间发表的论文"/>
      <w:bookmarkStart w:id="498" w:name="_bookmark242"/>
      <w:bookmarkStart w:id="499" w:name="_Toc27863"/>
      <w:bookmarkEnd w:id="497"/>
      <w:bookmarkEnd w:id="498"/>
    </w:p>
    <w:p w:rsidR="000A3AD4" w:rsidRDefault="000A3AD4" w:rsidP="000C6FE5">
      <w:pPr>
        <w:pStyle w:val="Heading1"/>
        <w:tabs>
          <w:tab w:val="clear" w:pos="425"/>
        </w:tabs>
      </w:pPr>
      <w:bookmarkStart w:id="500" w:name="_Toc453623449"/>
      <w:bookmarkStart w:id="501" w:name="_Toc327482507"/>
      <w:r>
        <w:rPr>
          <w:rFonts w:ascii="Yuanti TC Light" w:hAnsi="Yuanti TC Light" w:cs="Yuanti TC Light"/>
        </w:rPr>
        <w:t>博士期间发表的论文</w:t>
      </w:r>
      <w:bookmarkEnd w:id="499"/>
      <w:bookmarkEnd w:id="500"/>
      <w:bookmarkEnd w:id="501"/>
    </w:p>
    <w:p w:rsidR="000A3AD4" w:rsidRDefault="000A3AD4" w:rsidP="000A3AD4">
      <w:pPr>
        <w:spacing w:before="7" w:line="190" w:lineRule="exact"/>
        <w:rPr>
          <w:sz w:val="19"/>
          <w:szCs w:val="19"/>
        </w:rPr>
      </w:pPr>
    </w:p>
    <w:p w:rsidR="000A3AD4" w:rsidRDefault="000A3AD4" w:rsidP="000A3AD4">
      <w:pPr>
        <w:spacing w:line="200" w:lineRule="exact"/>
        <w:rPr>
          <w:sz w:val="20"/>
          <w:szCs w:val="20"/>
        </w:rPr>
      </w:pPr>
    </w:p>
    <w:p w:rsidR="000A3AD4" w:rsidRDefault="000A3AD4" w:rsidP="000C6FE5">
      <w:pPr>
        <w:pStyle w:val="BodyText"/>
        <w:ind w:left="304" w:firstLine="373"/>
        <w:rPr>
          <w:rFonts w:eastAsia="Times New Roman" w:cs="Times New Roman"/>
        </w:rPr>
      </w:pPr>
      <w:r>
        <w:rPr>
          <w:rFonts w:eastAsia="Times New Roman" w:cs="Times New Roman"/>
        </w:rPr>
        <w:t>[1]</w:t>
      </w:r>
      <w:r>
        <w:rPr>
          <w:rFonts w:eastAsia="Times New Roman" w:cs="Times New Roman"/>
          <w:spacing w:val="41"/>
        </w:rPr>
        <w:t xml:space="preserve"> </w:t>
      </w:r>
      <w:r>
        <w:t>第一作者</w:t>
      </w:r>
      <w:r>
        <w:rPr>
          <w:rFonts w:eastAsia="Times New Roman" w:cs="Times New Roman"/>
        </w:rPr>
        <w:t>,</w:t>
      </w:r>
      <w:r>
        <w:rPr>
          <w:rFonts w:eastAsia="Times New Roman" w:cs="Times New Roman"/>
          <w:spacing w:val="-9"/>
        </w:rPr>
        <w:t xml:space="preserve"> </w:t>
      </w:r>
      <w:r>
        <w:t>第二作者</w:t>
      </w:r>
      <w:r>
        <w:rPr>
          <w:rFonts w:eastAsia="Times New Roman" w:cs="Times New Roman"/>
        </w:rPr>
        <w:t>,</w:t>
      </w:r>
      <w:r>
        <w:rPr>
          <w:rFonts w:eastAsia="Times New Roman" w:cs="Times New Roman"/>
          <w:spacing w:val="-9"/>
        </w:rPr>
        <w:t xml:space="preserve"> </w:t>
      </w:r>
      <w:r>
        <w:t>第三作者</w:t>
      </w:r>
      <w:r>
        <w:rPr>
          <w:rFonts w:eastAsia="Times New Roman" w:cs="Times New Roman"/>
        </w:rPr>
        <w:t>.</w:t>
      </w:r>
      <w:r>
        <w:rPr>
          <w:rFonts w:eastAsia="Times New Roman" w:cs="Times New Roman"/>
          <w:spacing w:val="-9"/>
        </w:rPr>
        <w:t xml:space="preserve"> </w:t>
      </w:r>
      <w:r>
        <w:t>文章名一</w:t>
      </w:r>
      <w:r>
        <w:rPr>
          <w:rFonts w:eastAsia="Times New Roman" w:cs="Times New Roman"/>
        </w:rPr>
        <w:t>.</w:t>
      </w:r>
      <w:r>
        <w:rPr>
          <w:rFonts w:eastAsia="Times New Roman" w:cs="Times New Roman"/>
          <w:spacing w:val="-9"/>
        </w:rPr>
        <w:t xml:space="preserve"> </w:t>
      </w:r>
      <w:r>
        <w:t>刊物</w:t>
      </w:r>
      <w:r>
        <w:rPr>
          <w:rFonts w:eastAsia="Times New Roman" w:cs="Times New Roman"/>
        </w:rPr>
        <w:t>,</w:t>
      </w:r>
      <w:r>
        <w:rPr>
          <w:rFonts w:eastAsia="Times New Roman" w:cs="Times New Roman"/>
          <w:spacing w:val="-9"/>
        </w:rPr>
        <w:t xml:space="preserve"> </w:t>
      </w:r>
      <w:r>
        <w:rPr>
          <w:rFonts w:eastAsia="Times New Roman" w:cs="Times New Roman"/>
        </w:rPr>
        <w:t>2009,</w:t>
      </w:r>
      <w:r>
        <w:rPr>
          <w:rFonts w:eastAsia="Times New Roman" w:cs="Times New Roman"/>
          <w:spacing w:val="-9"/>
        </w:rPr>
        <w:t xml:space="preserve"> </w:t>
      </w:r>
      <w:r>
        <w:rPr>
          <w:rFonts w:eastAsia="Times New Roman" w:cs="Times New Roman"/>
        </w:rPr>
        <w:t>08</w:t>
      </w:r>
      <w:r>
        <w:rPr>
          <w:rFonts w:cs="Times New Roman" w:hint="eastAsia"/>
          <w:lang w:eastAsia="zh-CN"/>
        </w:rPr>
        <w:t>：</w:t>
      </w:r>
      <w:r>
        <w:rPr>
          <w:rFonts w:eastAsia="Times New Roman" w:cs="Times New Roman"/>
        </w:rPr>
        <w:t>10-13.</w:t>
      </w:r>
    </w:p>
    <w:p w:rsidR="000A3AD4" w:rsidRDefault="000A3AD4" w:rsidP="000A3AD4">
      <w:pPr>
        <w:spacing w:before="9" w:line="220" w:lineRule="exact"/>
      </w:pPr>
    </w:p>
    <w:p w:rsidR="000A3AD4" w:rsidRDefault="000A3AD4" w:rsidP="000C6FE5">
      <w:pPr>
        <w:pStyle w:val="BodyText"/>
        <w:ind w:left="304" w:firstLine="373"/>
        <w:rPr>
          <w:rFonts w:eastAsia="Times New Roman" w:cs="Times New Roman"/>
        </w:rPr>
      </w:pPr>
      <w:r>
        <w:rPr>
          <w:rFonts w:eastAsia="Times New Roman" w:cs="Times New Roman"/>
        </w:rPr>
        <w:t>[2]</w:t>
      </w:r>
      <w:r>
        <w:rPr>
          <w:rFonts w:eastAsia="Times New Roman" w:cs="Times New Roman"/>
          <w:spacing w:val="41"/>
        </w:rPr>
        <w:t xml:space="preserve"> </w:t>
      </w:r>
      <w:r>
        <w:t>第一作者</w:t>
      </w:r>
      <w:r>
        <w:rPr>
          <w:rFonts w:eastAsia="Times New Roman" w:cs="Times New Roman"/>
        </w:rPr>
        <w:t>,</w:t>
      </w:r>
      <w:r>
        <w:rPr>
          <w:rFonts w:eastAsia="Times New Roman" w:cs="Times New Roman"/>
          <w:spacing w:val="-9"/>
        </w:rPr>
        <w:t xml:space="preserve"> </w:t>
      </w:r>
      <w:r>
        <w:t>第二作者</w:t>
      </w:r>
      <w:r>
        <w:rPr>
          <w:rFonts w:eastAsia="Times New Roman" w:cs="Times New Roman"/>
        </w:rPr>
        <w:t>,</w:t>
      </w:r>
      <w:r>
        <w:rPr>
          <w:rFonts w:eastAsia="Times New Roman" w:cs="Times New Roman"/>
          <w:spacing w:val="-9"/>
        </w:rPr>
        <w:t xml:space="preserve"> </w:t>
      </w:r>
      <w:r>
        <w:t>第三作者</w:t>
      </w:r>
      <w:r>
        <w:rPr>
          <w:rFonts w:eastAsia="Times New Roman" w:cs="Times New Roman"/>
        </w:rPr>
        <w:t>.</w:t>
      </w:r>
      <w:r>
        <w:rPr>
          <w:rFonts w:eastAsia="Times New Roman" w:cs="Times New Roman"/>
          <w:spacing w:val="-9"/>
        </w:rPr>
        <w:t xml:space="preserve"> </w:t>
      </w:r>
      <w:r>
        <w:t>文章名二</w:t>
      </w:r>
      <w:r>
        <w:rPr>
          <w:rFonts w:eastAsia="Times New Roman" w:cs="Times New Roman"/>
        </w:rPr>
        <w:t>.</w:t>
      </w:r>
      <w:r>
        <w:rPr>
          <w:rFonts w:eastAsia="Times New Roman" w:cs="Times New Roman"/>
          <w:spacing w:val="-9"/>
        </w:rPr>
        <w:t xml:space="preserve"> </w:t>
      </w:r>
      <w:r>
        <w:t>刊物</w:t>
      </w:r>
      <w:r>
        <w:rPr>
          <w:rFonts w:eastAsia="Times New Roman" w:cs="Times New Roman"/>
        </w:rPr>
        <w:t>,</w:t>
      </w:r>
      <w:r>
        <w:rPr>
          <w:rFonts w:eastAsia="Times New Roman" w:cs="Times New Roman"/>
          <w:spacing w:val="-9"/>
        </w:rPr>
        <w:t xml:space="preserve"> </w:t>
      </w:r>
      <w:r>
        <w:rPr>
          <w:rFonts w:eastAsia="Times New Roman" w:cs="Times New Roman"/>
        </w:rPr>
        <w:t>2009,</w:t>
      </w:r>
      <w:r>
        <w:rPr>
          <w:rFonts w:eastAsia="Times New Roman" w:cs="Times New Roman"/>
          <w:spacing w:val="-9"/>
        </w:rPr>
        <w:t xml:space="preserve"> </w:t>
      </w:r>
      <w:r>
        <w:rPr>
          <w:rFonts w:eastAsia="Times New Roman" w:cs="Times New Roman"/>
        </w:rPr>
        <w:t>09</w:t>
      </w:r>
      <w:r>
        <w:rPr>
          <w:rFonts w:cs="Times New Roman" w:hint="eastAsia"/>
          <w:lang w:eastAsia="zh-CN"/>
        </w:rPr>
        <w:t>：</w:t>
      </w:r>
      <w:r>
        <w:rPr>
          <w:rFonts w:eastAsia="Times New Roman" w:cs="Times New Roman"/>
        </w:rPr>
        <w:t>20-23.</w:t>
      </w:r>
    </w:p>
    <w:p w:rsidR="000A3AD4" w:rsidRDefault="000A3AD4" w:rsidP="000A3AD4">
      <w:pPr>
        <w:rPr>
          <w:rFonts w:ascii="Times New Roman" w:hAnsi="Times New Roman" w:cs="Times New Roma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rPr>
      </w:pPr>
    </w:p>
    <w:p w:rsidR="000A3AD4" w:rsidRDefault="000A3AD4" w:rsidP="000C6FE5">
      <w:pPr>
        <w:pStyle w:val="Heading1"/>
        <w:tabs>
          <w:tab w:val="clear" w:pos="425"/>
        </w:tabs>
        <w:jc w:val="both"/>
        <w:sectPr w:rsidR="000A3AD4">
          <w:headerReference w:type="even" r:id="rId131"/>
          <w:headerReference w:type="default" r:id="rId132"/>
          <w:footerReference w:type="even" r:id="rId133"/>
          <w:footerReference w:type="default" r:id="rId134"/>
          <w:pgSz w:w="11906" w:h="16840"/>
          <w:pgMar w:top="1560" w:right="1680" w:bottom="1540" w:left="1680" w:header="0" w:footer="1349" w:gutter="0"/>
          <w:cols w:equalWidth="0">
            <w:col w:w="8546"/>
          </w:cols>
        </w:sectPr>
      </w:pPr>
      <w:bookmarkStart w:id="502" w:name="_bookmark243"/>
      <w:bookmarkStart w:id="503" w:name="致谢"/>
      <w:bookmarkStart w:id="504" w:name="_Toc4397"/>
      <w:bookmarkEnd w:id="502"/>
      <w:bookmarkEnd w:id="503"/>
    </w:p>
    <w:p w:rsidR="000A3AD4" w:rsidRDefault="000A3AD4" w:rsidP="000A3AD4">
      <w:pPr>
        <w:pStyle w:val="Heading1"/>
        <w:tabs>
          <w:tab w:val="clear" w:pos="425"/>
        </w:tabs>
        <w:rPr>
          <w:lang w:eastAsia="zh-CN"/>
        </w:rPr>
      </w:pPr>
      <w:bookmarkStart w:id="505" w:name="_Toc453623450"/>
      <w:bookmarkStart w:id="506" w:name="_Toc327482508"/>
      <w:r>
        <w:rPr>
          <w:rFonts w:ascii="宋体" w:eastAsia="宋体" w:hAnsi="宋体" w:cs="宋体" w:hint="eastAsia"/>
          <w:lang w:eastAsia="zh-CN"/>
        </w:rPr>
        <w:t>致</w:t>
      </w:r>
      <w:r>
        <w:rPr>
          <w:lang w:eastAsia="zh-CN"/>
        </w:rPr>
        <w:tab/>
      </w:r>
      <w:r>
        <w:rPr>
          <w:rFonts w:ascii="宋体" w:eastAsia="宋体" w:hAnsi="宋体" w:cs="宋体" w:hint="eastAsia"/>
          <w:lang w:eastAsia="zh-CN"/>
        </w:rPr>
        <w:t>谢</w:t>
      </w:r>
      <w:bookmarkEnd w:id="504"/>
      <w:bookmarkEnd w:id="505"/>
      <w:bookmarkEnd w:id="506"/>
    </w:p>
    <w:p w:rsidR="000A3AD4" w:rsidRDefault="000A3AD4" w:rsidP="000A3AD4">
      <w:pPr>
        <w:spacing w:line="200" w:lineRule="exact"/>
        <w:rPr>
          <w:sz w:val="20"/>
          <w:szCs w:val="20"/>
          <w:lang w:eastAsia="zh-CN"/>
        </w:rPr>
      </w:pPr>
    </w:p>
    <w:p w:rsidR="000A3AD4" w:rsidRDefault="000A3AD4" w:rsidP="000A3AD4">
      <w:pPr>
        <w:spacing w:before="1" w:line="260" w:lineRule="exact"/>
        <w:rPr>
          <w:sz w:val="26"/>
          <w:szCs w:val="26"/>
          <w:lang w:eastAsia="zh-CN"/>
        </w:rPr>
      </w:pPr>
    </w:p>
    <w:p w:rsidR="000A3AD4" w:rsidRDefault="000A3AD4" w:rsidP="000A3AD4">
      <w:pPr>
        <w:pStyle w:val="BodyText"/>
        <w:spacing w:line="352" w:lineRule="exact"/>
        <w:ind w:left="782" w:firstLine="480"/>
        <w:rPr>
          <w:lang w:eastAsia="zh-CN"/>
        </w:rPr>
      </w:pPr>
      <w:r>
        <w:rPr>
          <w:lang w:eastAsia="zh-CN"/>
        </w:rPr>
        <w:t>谢谢父母</w:t>
      </w:r>
    </w:p>
    <w:p w:rsidR="000A3AD4" w:rsidRDefault="000A3AD4" w:rsidP="000A3AD4">
      <w:pPr>
        <w:spacing w:before="9" w:line="200" w:lineRule="exact"/>
        <w:rPr>
          <w:sz w:val="20"/>
          <w:szCs w:val="20"/>
          <w:lang w:eastAsia="zh-CN"/>
        </w:rPr>
      </w:pPr>
    </w:p>
    <w:p w:rsidR="000A3AD4" w:rsidRDefault="000A3AD4" w:rsidP="000A3AD4">
      <w:pPr>
        <w:pStyle w:val="BodyText"/>
        <w:ind w:left="782" w:right="6567" w:firstLine="480"/>
        <w:rPr>
          <w:lang w:eastAsia="zh-CN"/>
        </w:rPr>
      </w:pPr>
      <w:r>
        <w:rPr>
          <w:lang w:eastAsia="zh-CN"/>
        </w:rPr>
        <w:t>谢谢导师</w:t>
      </w:r>
      <w:r>
        <w:rPr>
          <w:w w:val="99"/>
          <w:lang w:eastAsia="zh-CN"/>
        </w:rPr>
        <w:t xml:space="preserve"> </w:t>
      </w:r>
      <w:r>
        <w:rPr>
          <w:lang w:eastAsia="zh-CN"/>
        </w:rPr>
        <w:t>谢谢朋友</w:t>
      </w:r>
      <w:r>
        <w:rPr>
          <w:w w:val="99"/>
          <w:lang w:eastAsia="zh-CN"/>
        </w:rPr>
        <w:t xml:space="preserve"> </w:t>
      </w:r>
      <w:r>
        <w:rPr>
          <w:lang w:eastAsia="zh-CN"/>
        </w:rPr>
        <w:t>谢谢同学</w:t>
      </w:r>
      <w:r>
        <w:rPr>
          <w:w w:val="99"/>
          <w:lang w:eastAsia="zh-CN"/>
        </w:rPr>
        <w:t xml:space="preserve"> </w:t>
      </w:r>
      <w:r>
        <w:rPr>
          <w:w w:val="95"/>
          <w:lang w:eastAsia="zh-CN"/>
        </w:rPr>
        <w:t>谢谢其他人</w:t>
      </w:r>
    </w:p>
    <w:p w:rsidR="000A3AD4" w:rsidRDefault="000A3AD4" w:rsidP="000A3AD4">
      <w:pPr>
        <w:rPr>
          <w:lang w:eastAsia="zh-C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lang w:eastAsia="zh-CN"/>
        </w:rPr>
      </w:pPr>
    </w:p>
    <w:p w:rsidR="000A3AD4" w:rsidRDefault="000A3AD4">
      <w:pPr>
        <w:rPr>
          <w:rFonts w:ascii="Times New Roman" w:eastAsia="宋体" w:hAnsi="Times New Roman" w:cs="Times New Roman"/>
          <w:sz w:val="24"/>
          <w:szCs w:val="24"/>
          <w:lang w:eastAsia="zh-CN"/>
        </w:rPr>
      </w:pPr>
    </w:p>
    <w:sectPr w:rsidR="000A3AD4" w:rsidSect="00361696">
      <w:headerReference w:type="even" r:id="rId135"/>
      <w:footerReference w:type="even" r:id="rId136"/>
      <w:pgSz w:w="11906" w:h="16840"/>
      <w:pgMar w:top="1560" w:right="1680" w:bottom="280" w:left="1680" w:header="0" w:footer="0" w:gutter="0"/>
      <w:cols w:equalWidth="0">
        <w:col w:w="8546"/>
      </w:cols>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05" w:author="谢小竹" w:date="2016-06-14T00:11:00Z" w:initials="谢小竹">
    <w:p w:rsidR="00E9151B" w:rsidRPr="00D7323C" w:rsidRDefault="00E9151B" w:rsidP="000A3AD4">
      <w:pPr>
        <w:pStyle w:val="CommentText"/>
        <w:rPr>
          <w:rFonts w:eastAsiaTheme="minorEastAsia"/>
          <w:lang w:eastAsia="zh-CN"/>
        </w:rPr>
      </w:pPr>
      <w:r>
        <w:rPr>
          <w:rStyle w:val="CommentReference"/>
        </w:rPr>
        <w:annotationRef/>
      </w:r>
      <w:r>
        <w:rPr>
          <w:rFonts w:eastAsiaTheme="minorEastAsia" w:hint="eastAsia"/>
          <w:lang w:eastAsia="zh-CN"/>
        </w:rPr>
        <w:t>该公式乱了</w:t>
      </w:r>
    </w:p>
  </w:comment>
  <w:comment w:id="123" w:author="谢小竹" w:date="2016-06-14T00:11:00Z" w:initials="谢小竹">
    <w:p w:rsidR="00E9151B" w:rsidRDefault="00E9151B" w:rsidP="000A3AD4">
      <w:pPr>
        <w:pStyle w:val="CommentText"/>
      </w:pPr>
      <w:r>
        <w:rPr>
          <w:rStyle w:val="CommentReference"/>
          <w:rFonts w:asciiTheme="minorEastAsia" w:eastAsiaTheme="minorEastAsia" w:hAnsiTheme="minorEastAsia" w:hint="eastAsia"/>
          <w:lang w:eastAsia="zh-CN"/>
        </w:rPr>
        <w:t>该公式</w:t>
      </w:r>
      <w:r>
        <w:rPr>
          <w:rStyle w:val="CommentReference"/>
        </w:rPr>
        <w:t>乱了</w:t>
      </w:r>
    </w:p>
  </w:comment>
  <w:comment w:id="196" w:author="谢小竹" w:date="2016-06-14T00:11:00Z" w:initials="谢小竹">
    <w:p w:rsidR="00E9151B" w:rsidRDefault="00E9151B" w:rsidP="000A3AD4">
      <w:pPr>
        <w:pStyle w:val="CommentText"/>
      </w:pPr>
      <w:r>
        <w:rPr>
          <w:rStyle w:val="CommentReference"/>
        </w:rPr>
        <w:annotationRef/>
      </w:r>
      <w:r>
        <w:t>加上表明</w:t>
      </w:r>
    </w:p>
  </w:comment>
  <w:comment w:id="296" w:author="谢小竹" w:date="2016-06-14T00:11:00Z" w:initials="谢小竹">
    <w:p w:rsidR="00E9151B" w:rsidRPr="005A3345" w:rsidRDefault="00E9151B" w:rsidP="000A3AD4">
      <w:pPr>
        <w:pStyle w:val="CommentText"/>
        <w:rPr>
          <w:rFonts w:eastAsiaTheme="minorEastAsia"/>
          <w:lang w:eastAsia="zh-CN"/>
        </w:rPr>
      </w:pPr>
      <w:r>
        <w:rPr>
          <w:rStyle w:val="CommentReference"/>
        </w:rPr>
        <w:annotationRef/>
      </w:r>
      <w:r>
        <w:rPr>
          <w:rFonts w:eastAsiaTheme="minorEastAsia" w:hint="eastAsia"/>
          <w:lang w:eastAsia="zh-CN"/>
        </w:rPr>
        <w:t>该公式乱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7C7EC" w15:done="0"/>
  <w15:commentEx w15:paraId="0D24C81D" w15:done="0"/>
  <w15:commentEx w15:paraId="2F2DA395" w15:done="0"/>
  <w15:commentEx w15:paraId="05069339" w15:done="0"/>
</w15:commentsEx>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E9151B" w:rsidRDefault="00E9151B">
      <w:r>
        <w:separator/>
      </w:r>
    </w:p>
  </w:endnote>
  <w:endnote w:type="continuationSeparator" w:id="1">
    <w:p w:rsidR="00E9151B" w:rsidRDefault="00E915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华文仿宋">
    <w:charset w:val="50"/>
    <w:family w:val="auto"/>
    <w:pitch w:val="variable"/>
    <w:sig w:usb0="00000001" w:usb1="00000000" w:usb2="0100040E" w:usb3="00000000" w:csb0="00040000" w:csb1="00000000"/>
  </w:font>
  <w:font w:name="宋体">
    <w:charset w:val="50"/>
    <w:family w:val="auto"/>
    <w:pitch w:val="variable"/>
    <w:sig w:usb0="00000001" w:usb1="00000000" w:usb2="0100040E" w:usb3="00000000" w:csb0="00040000" w:csb1="00000000"/>
  </w:font>
  <w:font w:name="Times">
    <w:panose1 w:val="02000500000000000000"/>
    <w:charset w:val="00"/>
    <w:family w:val="auto"/>
    <w:pitch w:val="variable"/>
    <w:sig w:usb0="00000003" w:usb1="00000000" w:usb2="00000000" w:usb3="00000000" w:csb0="00000001" w:csb1="00000000"/>
  </w:font>
  <w:font w:name="AppleMyungjo">
    <w:panose1 w:val="02000500000000000000"/>
    <w:charset w:val="4F"/>
    <w:family w:val="auto"/>
    <w:pitch w:val="variable"/>
    <w:sig w:usb0="00000001" w:usb1="00000000" w:usb2="01002406" w:usb3="00000000" w:csb0="00080000" w:csb1="00000000"/>
  </w:font>
  <w:font w:name="Courier New">
    <w:panose1 w:val="020703090202050204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黑体">
    <w:altName w:val="Cambria"/>
    <w:charset w:val="86"/>
    <w:family w:val="modern"/>
    <w:pitch w:val="fixed"/>
    <w:sig w:usb0="800002BF" w:usb1="38CF7CFA" w:usb2="00000016" w:usb3="00000000" w:csb0="0004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503020203020204"/>
    <w:charset w:val="00"/>
    <w:family w:val="auto"/>
    <w:pitch w:val="variable"/>
    <w:sig w:usb0="00000003" w:usb1="00000000" w:usb2="00000000" w:usb3="00000000" w:csb0="00000001" w:csb1="00000000"/>
  </w:font>
  <w:font w:name="楷体">
    <w:altName w:val="Cambria"/>
    <w:charset w:val="86"/>
    <w:family w:val="modern"/>
    <w:pitch w:val="fixed"/>
    <w:sig w:usb0="800002BF" w:usb1="38CF7CFA" w:usb2="00000016" w:usb3="00000000" w:csb0="00040001" w:csb1="00000000"/>
  </w:font>
  <w:font w:name="楷体_GB2312">
    <w:altName w:val="Cambria"/>
    <w:charset w:val="86"/>
    <w:family w:val="modern"/>
    <w:pitch w:val="default"/>
    <w:sig w:usb0="00000000" w:usb1="00000000" w:usb2="00000010" w:usb3="00000000" w:csb0="00040000" w:csb1="00000000"/>
  </w:font>
  <w:font w:name="Yuanti TC Light">
    <w:panose1 w:val="02010600040101010101"/>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仿宋_GB2312">
    <w:altName w:val="Cambria"/>
    <w:charset w:val="86"/>
    <w:family w:val="modern"/>
    <w:pitch w:val="default"/>
    <w:sig w:usb0="00000000" w:usb1="00000000" w:usb2="00000010" w:usb3="00000000" w:csb0="00040000" w:csb1="00000000"/>
  </w:font>
  <w:font w:name="Verdana">
    <w:panose1 w:val="020B0604030504040204"/>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Lucida Sans Unicode">
    <w:panose1 w:val="020B0602030504020204"/>
    <w:charset w:val="00"/>
    <w:family w:val="auto"/>
    <w:pitch w:val="variable"/>
    <w:sig w:usb0="00000003" w:usb1="00000000" w:usb2="00000000" w:usb3="00000000" w:csb0="00000001" w:csb1="00000000"/>
  </w:font>
  <w:font w:name="仿宋">
    <w:altName w:val="Cambria"/>
    <w:charset w:val="86"/>
    <w:family w:val="modern"/>
    <w:pitch w:val="fixed"/>
    <w:sig w:usb0="800002BF" w:usb1="38CF7CFA" w:usb2="00000016" w:usb3="00000000" w:csb0="00040001" w:csb1="00000000"/>
  </w:font>
  <w:font w:name="微软雅黑">
    <w:altName w:val="Cambria"/>
    <w:charset w:val="86"/>
    <w:family w:val="swiss"/>
    <w:pitch w:val="variable"/>
    <w:sig w:usb0="80000287" w:usb1="28CF3C52" w:usb2="00000016" w:usb3="00000000" w:csb0="0004001F" w:csb1="00000000"/>
  </w:font>
  <w:font w:name="Microsoft JhengHei">
    <w:altName w:val="Cambria"/>
    <w:charset w:val="88"/>
    <w:family w:val="swiss"/>
    <w:pitch w:val="variable"/>
    <w:sig w:usb0="000002A7" w:usb1="28CF4400" w:usb2="00000016" w:usb3="00000000" w:csb0="00100009" w:csb1="00000000"/>
  </w:font>
  <w:font w:name="Menlo Regular">
    <w:panose1 w:val="020B0609030804020204"/>
    <w:charset w:val="00"/>
    <w:family w:val="auto"/>
    <w:pitch w:val="variable"/>
    <w:sig w:usb0="00000003" w:usb1="00000000" w:usb2="00000000" w:usb3="00000000" w:csb0="00000001" w:csb1="00000000"/>
  </w:font>
  <w:font w:name="¿œRˇ">
    <w:altName w:val="Cambria"/>
    <w:panose1 w:val="00000000000000000000"/>
    <w:charset w:val="4D"/>
    <w:family w:val="auto"/>
    <w:notTrueType/>
    <w:pitch w:val="default"/>
    <w:sig w:usb0="00000003" w:usb1="00000000" w:usb2="00000000" w:usb3="00000000" w:csb0="00000001" w:csb1="00000000"/>
  </w:font>
  <w:font w:name="†µ'CFRˇ">
    <w:altName w:val="Cambria"/>
    <w:panose1 w:val="00000000000000000000"/>
    <w:charset w:val="4D"/>
    <w:family w:val="auto"/>
    <w:notTrueType/>
    <w:pitch w:val="default"/>
    <w:sig w:usb0="00000003" w:usb1="00000000" w:usb2="00000000" w:usb3="00000000" w:csb0="00000001" w:csb1="00000000"/>
  </w:font>
  <w:font w:name="MS Reference Specialty">
    <w:panose1 w:val="05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annotate SC Regular">
    <w:panose1 w:val="03000500000000000000"/>
    <w:charset w:val="50"/>
    <w:family w:val="auto"/>
    <w:pitch w:val="variable"/>
    <w:sig w:usb0="00000001" w:usb1="00000000" w:usb2="0100040E" w:usb3="00000000" w:csb0="00040000" w:csb1="00000000"/>
  </w:font>
  <w:font w:name="Comic Sans MS">
    <w:panose1 w:val="030F07020303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200" w:lineRule="exact"/>
      <w:rPr>
        <w:sz w:val="20"/>
        <w:szCs w:val="20"/>
      </w:rPr>
    </w:pPr>
  </w:p>
</w:ftr>
</file>

<file path=word/footer1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26105056"/>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X</w:t>
          </w:r>
        </w:fldSimple>
      </w:p>
    </w:sdtContent>
  </w:sdt>
  <w:p w:rsidR="00E9151B" w:rsidRDefault="00E9151B">
    <w:pPr>
      <w:spacing w:line="200" w:lineRule="exact"/>
      <w:rPr>
        <w:sz w:val="20"/>
        <w:szCs w:val="20"/>
      </w:rPr>
    </w:pPr>
  </w:p>
</w:ftr>
</file>

<file path=word/footer1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9573893"/>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XI</w:t>
          </w:r>
        </w:fldSimple>
      </w:p>
    </w:sdtContent>
  </w:sdt>
  <w:p w:rsidR="00E9151B" w:rsidRDefault="00E9151B">
    <w:pPr>
      <w:spacing w:line="200" w:lineRule="exact"/>
      <w:rPr>
        <w:sz w:val="20"/>
        <w:szCs w:val="20"/>
      </w:rPr>
    </w:pPr>
  </w:p>
</w:ftr>
</file>

<file path=word/footer1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pStyle w:val="Footer"/>
    </w:pPr>
    <w:r>
      <w:rPr>
        <w:noProof/>
        <w:lang w:eastAsia="zh-CN"/>
      </w:rPr>
      <w:pict>
        <v:shapetype id="_x0000_t202" coordsize="21600,21600" o:spt="202" path="m0,0l0,21600,21600,21600,21600,0xe">
          <v:stroke joinstyle="miter"/>
          <v:path gradientshapeok="t" o:connecttype="rect"/>
        </v:shapetype>
        <v:shape id="文本框 45" o:spid="_x0000_s4211" type="#_x0000_t202" style="position:absolute;margin-left:0;margin-top:0;width:2in;height:2in;z-index:2517084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nbZQIAABM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q0POnLDo0f33b/d3P+9/fGXgAaDOxxn0rj00U/+aejR65Ecwc929DjZ/URGDHFBvdvCq&#10;PjGZjaYH0+kEIgnZ+AP/1YO5DzG9UWRZJmoe0L8Cq1hfxDSojio5mqPz1pjSQ+NYV/Ojl4eTYrCT&#10;wLlxiJGLGJItVNoYlT0Y915p1F9yzowyeerUBLYWmBkhpXKplFs8QTtraYR9iuFWP5uqMpVPMd5Z&#10;lMjk0s7Yto5CqfdR2s3nMWU96I8IDHVnCFK/7Evjj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s5rnbZQIAABMFAAAOAAAAAAAAAAAAAAAAAC4CAABkcnMvZTJvRG9j&#10;LnhtbFBLAQItABQABgAIAAAAIQBxqtG51wAAAAUBAAAPAAAAAAAAAAAAAAAAAL8EAABkcnMvZG93&#10;bnJldi54bWxQSwUGAAAAAAQABADzAAAAwwUAAAAA&#10;" filled="f" stroked="f" strokeweight=".5pt">
          <v:textbox style="mso-fit-shape-to-text:t" inset="0,0,0,0">
            <w:txbxContent>
              <w:p w:rsidR="00E9151B" w:rsidRDefault="00A14FB4">
                <w:pPr>
                  <w:snapToGrid w:val="0"/>
                  <w:rPr>
                    <w:rFonts w:ascii="Times New Roman" w:eastAsia="宋体" w:hAnsi="Times New Roman" w:cs="Times New Roman"/>
                    <w:sz w:val="24"/>
                    <w:szCs w:val="24"/>
                    <w:lang w:eastAsia="zh-CN"/>
                  </w:rPr>
                </w:pPr>
                <w:fldSimple w:instr=" PAGE  \* MERGEFORMAT ">
                  <w:r w:rsidR="000C6FE5" w:rsidRPr="000C6FE5">
                    <w:rPr>
                      <w:rFonts w:ascii="Times New Roman" w:eastAsiaTheme="minorHAnsi" w:hAnsi="Times New Roman" w:cs="Times New Roman"/>
                      <w:noProof/>
                      <w:sz w:val="24"/>
                      <w:szCs w:val="24"/>
                    </w:rPr>
                    <w:t>VIII</w:t>
                  </w:r>
                </w:fldSimple>
              </w:p>
            </w:txbxContent>
          </v:textbox>
          <w10:wrap anchorx="margin"/>
        </v:shape>
      </w:pict>
    </w:r>
  </w:p>
</w:ftr>
</file>

<file path=word/footer1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687682464"/>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XIV</w:t>
          </w:r>
        </w:fldSimple>
      </w:p>
    </w:sdtContent>
  </w:sdt>
  <w:p w:rsidR="00E9151B" w:rsidRDefault="00E9151B">
    <w:pPr>
      <w:spacing w:line="200" w:lineRule="exact"/>
      <w:rPr>
        <w:sz w:val="20"/>
        <w:szCs w:val="20"/>
      </w:rPr>
    </w:pPr>
  </w:p>
</w:ftr>
</file>

<file path=word/footer1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30886530"/>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XV</w:t>
          </w:r>
        </w:fldSimple>
      </w:p>
    </w:sdtContent>
  </w:sdt>
  <w:p w:rsidR="00E9151B" w:rsidRDefault="00E9151B">
    <w:pPr>
      <w:spacing w:line="200" w:lineRule="exact"/>
      <w:rPr>
        <w:sz w:val="20"/>
        <w:szCs w:val="20"/>
      </w:rPr>
    </w:pPr>
  </w:p>
</w:ftr>
</file>

<file path=word/footer1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74195074"/>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XII</w:t>
          </w:r>
        </w:fldSimple>
      </w:p>
    </w:sdtContent>
  </w:sdt>
  <w:p w:rsidR="00E9151B" w:rsidRDefault="00E9151B">
    <w:pPr>
      <w:pStyle w:val="Footer"/>
    </w:pPr>
  </w:p>
</w:ftr>
</file>

<file path=word/footer1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98316746"/>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30</w:t>
          </w:r>
        </w:fldSimple>
      </w:p>
    </w:sdtContent>
  </w:sdt>
  <w:p w:rsidR="00E9151B" w:rsidRDefault="00E9151B">
    <w:pPr>
      <w:spacing w:line="200" w:lineRule="exact"/>
      <w:rPr>
        <w:sz w:val="20"/>
        <w:szCs w:val="20"/>
      </w:rPr>
    </w:pPr>
  </w:p>
</w:ftr>
</file>

<file path=word/footer1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98328473"/>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29</w:t>
          </w:r>
        </w:fldSimple>
      </w:p>
    </w:sdtContent>
  </w:sdt>
  <w:p w:rsidR="00E9151B" w:rsidRPr="005940EC" w:rsidRDefault="00E9151B">
    <w:pPr>
      <w:spacing w:line="200" w:lineRule="exact"/>
      <w:rPr>
        <w:rFonts w:eastAsiaTheme="minorEastAsia"/>
        <w:sz w:val="20"/>
        <w:szCs w:val="20"/>
        <w:lang w:eastAsia="zh-CN"/>
      </w:rPr>
    </w:pPr>
  </w:p>
</w:ftr>
</file>

<file path=word/footer1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5"/>
      <w:docPartObj>
        <w:docPartGallery w:val="Page Numbers (Bottom of Page)"/>
        <w:docPartUnique/>
      </w:docPartObj>
    </w:sdtPr>
    <w:sdtEndPr>
      <w:rPr>
        <w:sz w:val="24"/>
        <w:szCs w:val="24"/>
      </w:rPr>
    </w:sdtEndPr>
    <w:sdtContent>
      <w:p w:rsidR="00E9151B" w:rsidRPr="00D7323C" w:rsidRDefault="00A14FB4">
        <w:pPr>
          <w:pStyle w:val="Footer"/>
          <w:jc w:val="center"/>
          <w:rPr>
            <w:sz w:val="24"/>
            <w:szCs w:val="24"/>
          </w:rPr>
        </w:pPr>
        <w:fldSimple w:instr="PAGE   \* MERGEFORMAT">
          <w:r w:rsidR="000C6FE5" w:rsidRPr="000C6FE5">
            <w:rPr>
              <w:noProof/>
              <w:sz w:val="24"/>
              <w:szCs w:val="24"/>
              <w:lang w:val="zh-CN" w:eastAsia="zh-CN"/>
            </w:rPr>
            <w:t>48</w:t>
          </w:r>
        </w:fldSimple>
      </w:p>
    </w:sdtContent>
  </w:sdt>
  <w:p w:rsidR="00E9151B" w:rsidRDefault="00E9151B">
    <w:pPr>
      <w:spacing w:line="200" w:lineRule="exact"/>
      <w:rPr>
        <w:sz w:val="20"/>
        <w:szCs w:val="20"/>
      </w:rPr>
    </w:pPr>
  </w:p>
</w:ftr>
</file>

<file path=word/footer1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6"/>
      <w:docPartObj>
        <w:docPartGallery w:val="Page Numbers (Bottom of Page)"/>
        <w:docPartUnique/>
      </w:docPartObj>
    </w:sdtPr>
    <w:sdtEndPr>
      <w:rPr>
        <w:sz w:val="20"/>
      </w:rPr>
    </w:sdtEndPr>
    <w:sdtContent>
      <w:p w:rsidR="00E9151B" w:rsidRPr="000B51D2" w:rsidRDefault="00A14FB4">
        <w:pPr>
          <w:pStyle w:val="Footer"/>
          <w:jc w:val="center"/>
          <w:rPr>
            <w:sz w:val="20"/>
          </w:rPr>
        </w:pPr>
        <w:fldSimple w:instr="PAGE   \* MERGEFORMAT">
          <w:r w:rsidR="000C6FE5" w:rsidRPr="000C6FE5">
            <w:rPr>
              <w:noProof/>
              <w:sz w:val="20"/>
              <w:lang w:val="zh-CN" w:eastAsia="zh-CN"/>
            </w:rPr>
            <w:t>39</w:t>
          </w:r>
        </w:fldSimple>
      </w:p>
    </w:sdtContent>
  </w:sdt>
  <w:p w:rsidR="00E9151B" w:rsidRDefault="00E9151B">
    <w:pPr>
      <w:spacing w:line="200" w:lineRule="exact"/>
      <w:rPr>
        <w:sz w:val="20"/>
        <w:szCs w:val="20"/>
      </w:rP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pStyle w:val="BodyText"/>
      <w:spacing w:line="264" w:lineRule="exact"/>
      <w:ind w:left="40" w:firstLine="400"/>
      <w:rPr>
        <w:sz w:val="20"/>
        <w:szCs w:val="20"/>
      </w:rPr>
    </w:pPr>
  </w:p>
</w:ftr>
</file>

<file path=word/footer2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03827058"/>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58</w:t>
          </w:r>
        </w:fldSimple>
      </w:p>
    </w:sdtContent>
  </w:sdt>
  <w:p w:rsidR="00E9151B" w:rsidRDefault="00E9151B">
    <w:pPr>
      <w:spacing w:line="200" w:lineRule="exact"/>
      <w:rPr>
        <w:sz w:val="20"/>
        <w:szCs w:val="20"/>
      </w:rPr>
    </w:pPr>
  </w:p>
</w:ftr>
</file>

<file path=word/footer2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29415053"/>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59</w:t>
          </w:r>
        </w:fldSimple>
      </w:p>
    </w:sdtContent>
  </w:sdt>
  <w:p w:rsidR="00E9151B" w:rsidRDefault="00E9151B">
    <w:pPr>
      <w:spacing w:line="200" w:lineRule="exact"/>
      <w:rPr>
        <w:sz w:val="20"/>
        <w:szCs w:val="20"/>
      </w:rPr>
    </w:pPr>
  </w:p>
</w:ftr>
</file>

<file path=word/footer2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628973336"/>
      <w:docPartObj>
        <w:docPartGallery w:val="Page Numbers (Bottom of Page)"/>
        <w:docPartUnique/>
      </w:docPartObj>
    </w:sdtPr>
    <w:sdtEndPr>
      <w:rPr>
        <w:sz w:val="24"/>
        <w:szCs w:val="24"/>
      </w:rPr>
    </w:sdtEndPr>
    <w:sdtContent>
      <w:p w:rsidR="00E9151B" w:rsidRPr="00B4559A" w:rsidRDefault="00A14FB4">
        <w:pPr>
          <w:pStyle w:val="Footer"/>
          <w:jc w:val="center"/>
          <w:rPr>
            <w:sz w:val="24"/>
            <w:szCs w:val="24"/>
          </w:rPr>
        </w:pPr>
        <w:fldSimple w:instr="PAGE   \* MERGEFORMAT">
          <w:r w:rsidR="000C6FE5" w:rsidRPr="000C6FE5">
            <w:rPr>
              <w:noProof/>
              <w:sz w:val="24"/>
              <w:szCs w:val="24"/>
              <w:lang w:val="zh-CN" w:eastAsia="zh-CN"/>
            </w:rPr>
            <w:t>68</w:t>
          </w:r>
        </w:fldSimple>
      </w:p>
    </w:sdtContent>
  </w:sdt>
  <w:p w:rsidR="00E9151B" w:rsidRDefault="00E9151B">
    <w:pPr>
      <w:spacing w:line="200" w:lineRule="exact"/>
      <w:rPr>
        <w:sz w:val="20"/>
        <w:szCs w:val="20"/>
      </w:rPr>
    </w:pPr>
  </w:p>
</w:ftr>
</file>

<file path=word/footer2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29579140"/>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69</w:t>
          </w:r>
        </w:fldSimple>
      </w:p>
    </w:sdtContent>
  </w:sdt>
  <w:p w:rsidR="00E9151B" w:rsidRDefault="00E9151B">
    <w:pPr>
      <w:spacing w:line="200" w:lineRule="exact"/>
      <w:rPr>
        <w:sz w:val="20"/>
        <w:szCs w:val="20"/>
      </w:rPr>
    </w:pPr>
  </w:p>
</w:ftr>
</file>

<file path=word/footer2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199" o:spid="_x0000_s4186" type="#_x0000_t202" style="position:absolute;margin-left:300.8pt;margin-top:763.4pt;width:21.9pt;height:13.95pt;z-index:-251630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ARr5xpswEAADgDAAAOAAAAAAAAAAAAAAAAAC4CAABkcnMvZTJv&#10;RG9jLnhtbFBLAQItABQABgAIAAAAIQAYoQrv4QAAAA0BAAAPAAAAAAAAAAAAAAAAAA0EAABkcnMv&#10;ZG93bnJldi54bWxQSwUGAAAAAAQABADzAAAAGwU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0C6FE5">
                  <w:rPr>
                    <w:rFonts w:eastAsia="Times New Roman" w:cs="Times New Roman"/>
                    <w:noProof/>
                  </w:rPr>
                  <w:t>155</w:t>
                </w:r>
                <w:r>
                  <w:fldChar w:fldCharType="end"/>
                </w:r>
              </w:p>
            </w:txbxContent>
          </v:textbox>
          <w10:wrap anchorx="page" anchory="page"/>
        </v:shape>
      </w:pict>
    </w:r>
  </w:p>
</w:ftr>
</file>

<file path=word/footer2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10911743"/>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166</w:t>
          </w:r>
        </w:fldSimple>
      </w:p>
    </w:sdtContent>
  </w:sdt>
  <w:p w:rsidR="00E9151B" w:rsidRDefault="00E9151B">
    <w:pPr>
      <w:spacing w:line="200" w:lineRule="exact"/>
      <w:rPr>
        <w:sz w:val="20"/>
        <w:szCs w:val="20"/>
      </w:rPr>
    </w:pPr>
  </w:p>
</w:ftr>
</file>

<file path=word/footer2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49545183"/>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165</w:t>
          </w:r>
        </w:fldSimple>
      </w:p>
    </w:sdtContent>
  </w:sdt>
  <w:p w:rsidR="00E9151B" w:rsidRDefault="00E9151B">
    <w:pPr>
      <w:spacing w:line="200" w:lineRule="exact"/>
      <w:rPr>
        <w:sz w:val="20"/>
        <w:szCs w:val="20"/>
      </w:rPr>
    </w:pPr>
  </w:p>
</w:ftr>
</file>

<file path=word/footer2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80485518"/>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196</w:t>
          </w:r>
        </w:fldSimple>
      </w:p>
    </w:sdtContent>
  </w:sdt>
  <w:p w:rsidR="00E9151B" w:rsidRDefault="00E9151B">
    <w:pPr>
      <w:spacing w:line="200" w:lineRule="exact"/>
      <w:rPr>
        <w:sz w:val="20"/>
        <w:szCs w:val="20"/>
      </w:rPr>
    </w:pPr>
  </w:p>
</w:ftr>
</file>

<file path=word/footer2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7834250"/>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197</w:t>
          </w:r>
        </w:fldSimple>
      </w:p>
    </w:sdtContent>
  </w:sdt>
  <w:p w:rsidR="00E9151B" w:rsidRDefault="00E9151B">
    <w:pPr>
      <w:spacing w:line="200" w:lineRule="exact"/>
      <w:rPr>
        <w:sz w:val="20"/>
        <w:szCs w:val="20"/>
      </w:rPr>
    </w:pPr>
  </w:p>
</w:ftr>
</file>

<file path=word/footer2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255" o:spid="_x0000_s4192" type="#_x0000_t202" style="position:absolute;margin-left:272.5pt;margin-top:763.4pt;width:21.9pt;height:13.95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0C6FE5">
                  <w:rPr>
                    <w:rFonts w:eastAsia="Times New Roman" w:cs="Times New Roman"/>
                    <w:noProof/>
                  </w:rPr>
                  <w:t>198</w:t>
                </w:r>
                <w:r>
                  <w:fldChar w:fldCharType="end"/>
                </w:r>
              </w:p>
            </w:txbxContent>
          </v:textbox>
          <w10:wrap anchorx="page" anchory="page"/>
        </v:shape>
      </w:pict>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15293648"/>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II</w:t>
          </w:r>
        </w:fldSimple>
      </w:p>
    </w:sdtContent>
  </w:sdt>
  <w:p w:rsidR="00E9151B" w:rsidRDefault="00E9151B">
    <w:pPr>
      <w:spacing w:line="200" w:lineRule="exact"/>
      <w:rPr>
        <w:sz w:val="20"/>
        <w:szCs w:val="20"/>
      </w:rPr>
    </w:pPr>
  </w:p>
</w:ftr>
</file>

<file path=word/footer3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256" o:spid="_x0000_s4193" type="#_x0000_t202" style="position:absolute;margin-left:300.8pt;margin-top:763.4pt;width:21.9pt;height:13.95pt;z-index:-251624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BGRdfBswEAADgDAAAOAAAAAAAAAAAAAAAAAC4CAABkcnMvZTJv&#10;RG9jLnhtbFBLAQItABQABgAIAAAAIQAYoQrv4QAAAA0BAAAPAAAAAAAAAAAAAAAAAA0EAABkcnMv&#10;ZG93bnJldi54bWxQSwUGAAAAAAQABADzAAAAGwU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E9151B">
                  <w:rPr>
                    <w:rFonts w:eastAsia="Times New Roman" w:cs="Times New Roman"/>
                    <w:noProof/>
                  </w:rPr>
                  <w:t>199</w:t>
                </w:r>
                <w:r>
                  <w:fldChar w:fldCharType="end"/>
                </w:r>
              </w:p>
            </w:txbxContent>
          </v:textbox>
          <w10:wrap anchorx="page" anchory="page"/>
        </v:shape>
      </w:pict>
    </w:r>
  </w:p>
</w:ftr>
</file>

<file path=word/footer3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258" o:spid="_x0000_s4203" type="#_x0000_t202" style="position:absolute;margin-left:272.5pt;margin-top:763.4pt;width:21.9pt;height:13.95pt;z-index:-251616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0C6FE5">
                  <w:rPr>
                    <w:rFonts w:eastAsia="Times New Roman" w:cs="Times New Roman"/>
                    <w:noProof/>
                  </w:rPr>
                  <w:t>208</w:t>
                </w:r>
                <w:r>
                  <w:fldChar w:fldCharType="end"/>
                </w:r>
              </w:p>
            </w:txbxContent>
          </v:textbox>
          <w10:wrap anchorx="page" anchory="page"/>
        </v:shape>
      </w:pict>
    </w:r>
  </w:p>
</w:ftr>
</file>

<file path=word/footer3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257" o:spid="_x0000_s4204" type="#_x0000_t202" style="position:absolute;margin-left:300.8pt;margin-top:763.4pt;width:21.9pt;height:13.95pt;z-index:-251615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nWpSpswEAADgDAAAOAAAAAAAAAAAAAAAAAC4CAABkcnMvZTJv&#10;RG9jLnhtbFBLAQItABQABgAIAAAAIQAYoQrv4QAAAA0BAAAPAAAAAAAAAAAAAAAAAA0EAABkcnMv&#10;ZG93bnJldi54bWxQSwUGAAAAAAQABADzAAAAGwU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0C6FE5">
                  <w:rPr>
                    <w:rFonts w:eastAsia="Times New Roman" w:cs="Times New Roman"/>
                    <w:noProof/>
                  </w:rPr>
                  <w:t>207</w:t>
                </w:r>
                <w:r>
                  <w:fldChar w:fldCharType="end"/>
                </w:r>
              </w:p>
            </w:txbxContent>
          </v:textbox>
          <w10:wrap anchorx="page" anchory="page"/>
        </v:shape>
      </w:pict>
    </w:r>
  </w:p>
</w:ftr>
</file>

<file path=word/footer3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0" w:lineRule="atLeast"/>
      <w:rPr>
        <w:sz w:val="4"/>
        <w:szCs w:val="4"/>
      </w:rPr>
    </w:pPr>
    <w:r w:rsidRPr="00A14FB4">
      <w:rPr>
        <w:noProof/>
        <w:sz w:val="4"/>
        <w:lang w:eastAsia="zh-CN"/>
      </w:rPr>
      <w:pict>
        <v:shapetype id="_x0000_t202" coordsize="21600,21600" o:spt="202" path="m0,0l0,21600,21600,21600,21600,0xe">
          <v:stroke joinstyle="miter"/>
          <v:path gradientshapeok="t" o:connecttype="rect"/>
        </v:shapetype>
        <v:shape id="_x0000_s4212" type="#_x0000_t202" style="position:absolute;margin-left:275.45pt;margin-top:763.4pt;width:2in;height:2in;z-index:2517094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KlZQIAABI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N4jsqVlAgAAEgUAAA4AAAAAAAAAAAAAAAAALgIAAGRy&#10;cy9lMm9Eb2MueG1sUEsBAi0AFAAGAAgAAAAhADxU60jfAAAADQEAAA8AAAAAAAAAAAAAAAAAvwQA&#10;AGRycy9kb3ducmV2LnhtbFBLBQYAAAAABAAEAPMAAADLBQAAAAA=&#10;" filled="f" stroked="f" strokeweight=".5pt">
          <v:textbox style="mso-fit-shape-to-text:t" inset="0,0,0,0">
            <w:txbxContent>
              <w:p w:rsidR="00E9151B" w:rsidRDefault="00A14FB4">
                <w:pPr>
                  <w:snapToGrid w:val="0"/>
                  <w:rPr>
                    <w:rFonts w:eastAsia="宋体"/>
                    <w:sz w:val="18"/>
                    <w:lang w:eastAsia="zh-CN"/>
                  </w:rPr>
                </w:pPr>
                <w:fldSimple w:instr=" PAGE  \* MERGEFORMAT ">
                  <w:r w:rsidR="000C6FE5" w:rsidRPr="000C6FE5">
                    <w:rPr>
                      <w:rFonts w:eastAsiaTheme="minorHAnsi"/>
                      <w:noProof/>
                      <w:sz w:val="18"/>
                    </w:rPr>
                    <w:t>210</w:t>
                  </w:r>
                </w:fldSimple>
              </w:p>
            </w:txbxContent>
          </v:textbox>
          <w10:wrap anchorx="page" anchory="page"/>
        </v:shape>
      </w:pict>
    </w:r>
  </w:p>
</w:ftr>
</file>

<file path=word/footer3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267" o:spid="_x0000_s4205" type="#_x0000_t202" style="position:absolute;margin-left:300.8pt;margin-top:763.4pt;width:21.9pt;height:13.95pt;z-index:-251614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EUChCswEAADgDAAAOAAAAAAAAAAAAAAAAAC4CAABkcnMvZTJv&#10;RG9jLnhtbFBLAQItABQABgAIAAAAIQAYoQrv4QAAAA0BAAAPAAAAAAAAAAAAAAAAAA0EAABkcnMv&#10;ZG93bnJldi54bWxQSwUGAAAAAAQABADzAAAAGwU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0C6FE5">
                  <w:rPr>
                    <w:rFonts w:eastAsia="Times New Roman" w:cs="Times New Roman"/>
                    <w:noProof/>
                  </w:rPr>
                  <w:t>209</w:t>
                </w:r>
                <w:r>
                  <w:fldChar w:fldCharType="end"/>
                </w:r>
              </w:p>
            </w:txbxContent>
          </v:textbox>
          <w10:wrap anchorx="page" anchory="page"/>
        </v:shape>
      </w:pict>
    </w:r>
  </w:p>
</w:ftr>
</file>

<file path=word/footer3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0" w:lineRule="atLeast"/>
      <w:rPr>
        <w:sz w:val="4"/>
        <w:szCs w:val="4"/>
      </w:rPr>
    </w:pPr>
    <w:r w:rsidRPr="00A14FB4">
      <w:rPr>
        <w:noProof/>
        <w:sz w:val="4"/>
        <w:lang w:eastAsia="zh-CN"/>
      </w:rPr>
      <w:pict>
        <v:shapetype id="_x0000_t202" coordsize="21600,21600" o:spt="202" path="m0,0l0,21600,21600,21600,21600,0xe">
          <v:stroke joinstyle="miter"/>
          <v:path gradientshapeok="t" o:connecttype="rect"/>
        </v:shapetype>
        <v:shape id="文本框 7" o:spid="_x0000_s4213" type="#_x0000_t202" style="position:absolute;margin-left:275.45pt;margin-top:763.4pt;width:2in;height:2in;z-index:2517104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" filled="f" stroked="f" strokeweight=".5pt">
          <v:textbox style="mso-fit-shape-to-text:t" inset="0,0,0,0">
            <w:txbxContent>
              <w:p w:rsidR="00E9151B" w:rsidRDefault="00A14FB4">
                <w:pPr>
                  <w:snapToGrid w:val="0"/>
                  <w:rPr>
                    <w:rFonts w:eastAsia="宋体"/>
                    <w:sz w:val="18"/>
                    <w:lang w:eastAsia="zh-CN"/>
                  </w:rPr>
                </w:pPr>
                <w:fldSimple w:instr=" PAGE  \* MERGEFORMAT ">
                  <w:r w:rsidR="000C6FE5" w:rsidRPr="000C6FE5">
                    <w:rPr>
                      <w:rFonts w:eastAsiaTheme="minorHAnsi"/>
                      <w:noProof/>
                      <w:sz w:val="18"/>
                    </w:rPr>
                    <w:t>212</w:t>
                  </w:r>
                </w:fldSimple>
              </w:p>
            </w:txbxContent>
          </v:textbox>
          <w10:wrap anchorx="page" anchory="page"/>
        </v:shape>
      </w:pict>
    </w:r>
  </w:p>
</w:ftr>
</file>

<file path=word/footer3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268" o:spid="_x0000_s4207" type="#_x0000_t202" style="position:absolute;margin-left:300.8pt;margin-top:763.4pt;width:21.9pt;height:13.95pt;z-index:-25161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" filled="f" stroked="f">
          <v:textbox inset="0,0,0,0">
            <w:txbxContent>
              <w:p w:rsidR="00E9151B" w:rsidRDefault="00A14FB4" w:rsidP="00D5152D">
                <w:pPr>
                  <w:pStyle w:val="BodyText"/>
                  <w:spacing w:line="264" w:lineRule="exact"/>
                  <w:ind w:leftChars="18" w:left="29" w:firstLine="480"/>
                  <w:rPr>
                    <w:rFonts w:eastAsia="Times New Roman" w:cs="Times New Roman"/>
                  </w:rPr>
                </w:pPr>
                <w:r>
                  <w:fldChar w:fldCharType="begin"/>
                </w:r>
                <w:r w:rsidR="00E9151B">
                  <w:rPr>
                    <w:rFonts w:eastAsia="Times New Roman" w:cs="Times New Roman"/>
                  </w:rPr>
                  <w:instrText xml:space="preserve"> PAGE </w:instrText>
                </w:r>
                <w:r>
                  <w:fldChar w:fldCharType="separate"/>
                </w:r>
                <w:r w:rsidR="000C6FE5">
                  <w:rPr>
                    <w:rFonts w:eastAsia="Times New Roman" w:cs="Times New Roman"/>
                    <w:noProof/>
                  </w:rPr>
                  <w:t>213</w:t>
                </w:r>
                <w:r>
                  <w:fldChar w:fldCharType="end"/>
                </w:r>
              </w:p>
            </w:txbxContent>
          </v:textbox>
          <w10:wrap anchorx="page" anchory="page"/>
        </v:shape>
      </w:pict>
    </w:r>
  </w:p>
</w:ftr>
</file>

<file path=word/footer3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0" w:lineRule="atLeast"/>
      <w:rPr>
        <w:sz w:val="4"/>
        <w:szCs w:val="4"/>
      </w:rPr>
    </w:pPr>
    <w:r w:rsidRPr="00A14FB4">
      <w:rPr>
        <w:noProof/>
        <w:sz w:val="4"/>
        <w:lang w:eastAsia="zh-CN"/>
      </w:rPr>
      <w:pict>
        <v:shapetype id="_x0000_t202" coordsize="21600,21600" o:spt="202" path="m0,0l0,21600,21600,21600,21600,0xe">
          <v:stroke joinstyle="miter"/>
          <v:path gradientshapeok="t" o:connecttype="rect"/>
        </v:shapetype>
        <v:shape id="文本框 8" o:spid="_x0000_s4096" type="#_x0000_t202" style="position:absolute;margin-left:275.45pt;margin-top:763.4pt;width:2in;height:2in;z-index:25166950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8ZQIAABI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L54STxlAgAAEgUAAA4AAAAAAAAAAAAAAAAALgIAAGRy&#10;cy9lMm9Eb2MueG1sUEsBAi0AFAAGAAgAAAAhADxU60jfAAAADQEAAA8AAAAAAAAAAAAAAAAAvwQA&#10;AGRycy9kb3ducmV2LnhtbFBLBQYAAAAABAAEAPMAAADLBQAAAAA=&#10;" filled="f" stroked="f" strokeweight=".5pt">
          <v:textbox style="mso-fit-shape-to-text:t" inset="0,0,0,0">
            <w:txbxContent>
              <w:p w:rsidR="00E9151B" w:rsidRDefault="00A14FB4">
                <w:pPr>
                  <w:snapToGrid w:val="0"/>
                  <w:rPr>
                    <w:rFonts w:eastAsia="宋体"/>
                    <w:sz w:val="18"/>
                    <w:lang w:eastAsia="zh-CN"/>
                  </w:rPr>
                </w:pPr>
                <w:fldSimple w:instr=" PAGE  \* MERGEFORMAT ">
                  <w:r w:rsidR="00325F41" w:rsidRPr="00325F41">
                    <w:rPr>
                      <w:rFonts w:eastAsiaTheme="minorHAnsi"/>
                      <w:noProof/>
                      <w:sz w:val="18"/>
                    </w:rPr>
                    <w:t>214</w:t>
                  </w:r>
                </w:fldSimple>
              </w:p>
            </w:txbxContent>
          </v:textbox>
          <w10:wrap anchorx="page" anchory="page"/>
        </v:shape>
      </w:pict>
    </w: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70782053"/>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I</w:t>
          </w:r>
        </w:fldSimple>
      </w:p>
    </w:sdtContent>
  </w:sdt>
  <w:p w:rsidR="00E9151B" w:rsidRDefault="00E9151B">
    <w:pPr>
      <w:spacing w:line="200" w:lineRule="exact"/>
      <w:rPr>
        <w:sz w:val="20"/>
        <w:szCs w:val="20"/>
      </w:rPr>
    </w:pPr>
  </w:p>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75385785"/>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IV</w:t>
          </w:r>
        </w:fldSimple>
      </w:p>
    </w:sdtContent>
  </w:sdt>
  <w:p w:rsidR="00E9151B" w:rsidRDefault="00E9151B">
    <w:pPr>
      <w:spacing w:line="200" w:lineRule="exact"/>
      <w:rPr>
        <w:sz w:val="20"/>
        <w:szCs w:val="20"/>
      </w:rPr>
    </w:pP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77878446"/>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V</w:t>
          </w:r>
        </w:fldSimple>
      </w:p>
    </w:sdtContent>
  </w:sdt>
  <w:p w:rsidR="00E9151B" w:rsidRDefault="00E9151B">
    <w:pPr>
      <w:spacing w:line="200" w:lineRule="exact"/>
      <w:rPr>
        <w:sz w:val="20"/>
        <w:szCs w:val="20"/>
      </w:rPr>
    </w:pPr>
  </w:p>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3607955"/>
      <w:docPartObj>
        <w:docPartGallery w:val="Page Numbers (Bottom of Page)"/>
        <w:docPartUnique/>
      </w:docPartObj>
    </w:sdtPr>
    <w:sdtContent>
      <w:p w:rsidR="00E9151B" w:rsidRDefault="00A14FB4">
        <w:pPr>
          <w:pStyle w:val="Footer"/>
          <w:jc w:val="center"/>
        </w:pPr>
        <w:fldSimple w:instr="PAGE   \* MERGEFORMAT">
          <w:r w:rsidR="000C6FE5" w:rsidRPr="000C6FE5">
            <w:rPr>
              <w:noProof/>
              <w:lang w:val="zh-CN" w:eastAsia="zh-CN"/>
            </w:rPr>
            <w:t>III</w:t>
          </w:r>
        </w:fldSimple>
      </w:p>
    </w:sdtContent>
  </w:sdt>
  <w:p w:rsidR="00E9151B" w:rsidRDefault="00E9151B">
    <w:pPr>
      <w:pStyle w:val="Footer"/>
    </w:pPr>
  </w:p>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200" w:lineRule="exact"/>
      <w:rPr>
        <w:sz w:val="20"/>
        <w:szCs w:val="20"/>
      </w:rPr>
    </w:pPr>
  </w:p>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200" w:lineRule="exact"/>
      <w:rPr>
        <w:sz w:val="20"/>
        <w:szCs w:val="20"/>
      </w:rP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E9151B" w:rsidRDefault="00E9151B">
      <w:r>
        <w:separator/>
      </w:r>
    </w:p>
  </w:footnote>
  <w:footnote w:type="continuationSeparator" w:id="1">
    <w:p w:rsidR="00E9151B" w:rsidRDefault="00E9151B">
      <w:r>
        <w:continuationSeparator/>
      </w:r>
    </w:p>
  </w:footnote>
  <w:footnote w:id="2">
    <w:p w:rsidR="00E9151B" w:rsidRDefault="00E9151B" w:rsidP="000A3AD4">
      <w:pPr>
        <w:pStyle w:val="FootnoteText"/>
      </w:pPr>
      <w:r>
        <w:rPr>
          <w:rStyle w:val="FootnoteReference"/>
        </w:rPr>
        <w:footnoteRef/>
      </w:r>
      <w:r>
        <w:t xml:space="preserve"> </w:t>
      </w:r>
      <w:hyperlink r:id="rId1">
        <w:r>
          <w:rPr>
            <w:rFonts w:ascii="Times New Roman" w:eastAsia="宋体" w:hAnsi="Times New Roman" w:cs="Times New Roman"/>
            <w:spacing w:val="-3"/>
            <w:sz w:val="24"/>
            <w:szCs w:val="24"/>
          </w:rPr>
          <w:t>http</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spacing w:val="-3"/>
            <w:sz w:val="24"/>
            <w:szCs w:val="24"/>
          </w:rPr>
          <w:t>//wiki.opencog.org</w:t>
        </w:r>
      </w:hyperlink>
    </w:p>
  </w:footnote>
  <w:footnote w:id="3">
    <w:p w:rsidR="00E9151B" w:rsidRPr="008564A8" w:rsidRDefault="00E9151B" w:rsidP="008564A8">
      <w:pPr>
        <w:autoSpaceDE w:val="0"/>
        <w:autoSpaceDN w:val="0"/>
        <w:adjustRightInd w:val="0"/>
        <w:spacing w:line="240" w:lineRule="auto"/>
        <w:rPr>
          <w:rFonts w:ascii="†µ'CFRˇ" w:eastAsia="宋体" w:hAnsi="†µ'CFRˇ" w:cs="†µ'CFRˇ"/>
          <w:sz w:val="10"/>
          <w:szCs w:val="10"/>
          <w:lang w:eastAsia="zh-CN"/>
        </w:rPr>
      </w:pPr>
      <w:r>
        <w:rPr>
          <w:rStyle w:val="FootnoteReference"/>
        </w:rPr>
        <w:footnoteRef/>
      </w:r>
      <w:r>
        <w:t xml:space="preserve"> </w:t>
      </w:r>
      <w:r>
        <w:rPr>
          <w:rFonts w:ascii="†µ'CFRˇ" w:eastAsia="宋体" w:hAnsi="†µ'CFRˇ" w:cs="†µ'CFRˇ"/>
          <w:sz w:val="20"/>
          <w:szCs w:val="20"/>
          <w:lang w:eastAsia="zh-CN"/>
        </w:rPr>
        <w:t>p</w:t>
      </w:r>
      <w:r>
        <w:rPr>
          <w:rFonts w:ascii="Times New Roman" w:eastAsia="宋体" w:hAnsi="Times New Roman" w:cs="Times New Roman"/>
          <w:sz w:val="14"/>
          <w:szCs w:val="14"/>
          <w:lang w:eastAsia="zh-CN"/>
        </w:rPr>
        <w:t>′</w:t>
      </w:r>
      <w:r>
        <w:rPr>
          <w:rFonts w:ascii="†µ'CFRˇ" w:eastAsia="宋体" w:hAnsi="†µ'CFRˇ" w:cs="†µ'CFRˇ"/>
          <w:sz w:val="20"/>
          <w:szCs w:val="20"/>
          <w:lang w:eastAsia="zh-CN"/>
        </w:rPr>
        <w:t xml:space="preserve">th  power average </w:t>
      </w:r>
      <w:r>
        <w:rPr>
          <w:rFonts w:ascii="†µ'CFRˇ" w:eastAsia="宋体" w:hAnsi="†µ'CFRˇ" w:cs="†µ'CFRˇ"/>
          <w:sz w:val="20"/>
          <w:szCs w:val="20"/>
          <w:lang w:eastAsia="zh-CN"/>
        </w:rPr>
        <w:t>可定义为</w:t>
      </w:r>
      <w:r>
        <w:rPr>
          <w:rFonts w:ascii="†µ'CFRˇ" w:eastAsia="宋体" w:hAnsi="†µ'CFRˇ" w:cs="†µ'CFRˇ"/>
          <w:sz w:val="10"/>
          <w:szCs w:val="10"/>
          <w:lang w:eastAsia="zh-CN"/>
        </w:rPr>
        <w:t>p</w:t>
      </w:r>
      <w:r>
        <w:rPr>
          <w:rFonts w:ascii="†µ'CFRˇ" w:eastAsia="宋体" w:hAnsi="†µ'CFRˇ" w:cs="†µ'CFRˇ"/>
          <w:sz w:val="20"/>
          <w:szCs w:val="20"/>
          <w:lang w:eastAsia="zh-CN"/>
        </w:rPr>
        <w:t>√ X</w:t>
      </w:r>
      <w:r>
        <w:rPr>
          <w:rFonts w:ascii="†µ'CFRˇ" w:eastAsia="宋体" w:hAnsi="†µ'CFRˇ" w:cs="†µ'CFRˇ"/>
          <w:sz w:val="14"/>
          <w:szCs w:val="14"/>
          <w:lang w:eastAsia="zh-CN"/>
        </w:rPr>
        <w:t>p</w:t>
      </w:r>
    </w:p>
  </w:footnote>
  <w:footnote w:id="4">
    <w:p w:rsidR="00E9151B" w:rsidRDefault="00E9151B" w:rsidP="002F613B">
      <w:pPr>
        <w:pStyle w:val="FootnoteText"/>
      </w:pPr>
      <w:r>
        <w:rPr>
          <w:rStyle w:val="FootnoteReference"/>
        </w:rPr>
        <w:footnoteRef/>
      </w:r>
      <w:r>
        <w:t xml:space="preserve"> </w:t>
      </w:r>
      <w:r w:rsidRPr="00B15944">
        <w:t>http://www.hansonrobotics.com/robot/sophia/</w:t>
      </w:r>
    </w:p>
  </w:footnote>
  <w:footnote w:id="5">
    <w:p w:rsidR="00E9151B" w:rsidRDefault="00E9151B" w:rsidP="000A3AD4">
      <w:pPr>
        <w:pStyle w:val="FootnoteText"/>
      </w:pPr>
      <w:r>
        <w:rPr>
          <w:rStyle w:val="FootnoteReference"/>
        </w:rPr>
        <w:footnoteRef/>
      </w:r>
      <w:r>
        <w:t xml:space="preserve"> </w:t>
      </w:r>
      <w:r>
        <w:rPr>
          <w:rFonts w:ascii="Arial Unicode MS" w:eastAsia="Arial Unicode MS" w:hAnsi="Arial Unicode MS" w:cs="Arial Unicode MS"/>
          <w:sz w:val="20"/>
          <w:szCs w:val="20"/>
        </w:rPr>
        <w:t>此为</w:t>
      </w:r>
      <w:r>
        <w:rPr>
          <w:rFonts w:ascii="宋体" w:eastAsia="宋体" w:hAnsi="宋体" w:cs="宋体" w:hint="eastAsia"/>
          <w:sz w:val="20"/>
          <w:szCs w:val="20"/>
        </w:rPr>
        <w:t>本文</w:t>
      </w:r>
      <w:r>
        <w:rPr>
          <w:rFonts w:ascii="Arial Unicode MS" w:eastAsia="Arial Unicode MS" w:hAnsi="Arial Unicode MS" w:cs="Arial Unicode MS"/>
          <w:sz w:val="20"/>
          <w:szCs w:val="20"/>
        </w:rPr>
        <w:t>的延伸论点，而非</w:t>
      </w:r>
      <w:r>
        <w:rPr>
          <w:rFonts w:ascii="Arial Unicode MS" w:eastAsia="Arial Unicode MS" w:hAnsi="Arial Unicode MS" w:cs="Arial Unicode MS"/>
          <w:spacing w:val="-36"/>
          <w:sz w:val="20"/>
          <w:szCs w:val="20"/>
        </w:rPr>
        <w:t xml:space="preserve"> </w:t>
      </w:r>
      <w:r>
        <w:rPr>
          <w:rFonts w:ascii="Times New Roman" w:hAnsi="Times New Roman" w:cs="Times New Roman"/>
          <w:sz w:val="20"/>
          <w:szCs w:val="20"/>
        </w:rPr>
        <w:t>SWBD-</w:t>
      </w:r>
      <w:r>
        <w:rPr>
          <w:rFonts w:ascii="Times New Roman" w:hAnsi="Times New Roman" w:cs="Times New Roman"/>
          <w:spacing w:val="-9"/>
          <w:sz w:val="20"/>
          <w:szCs w:val="20"/>
        </w:rPr>
        <w:t>D</w:t>
      </w:r>
      <w:r>
        <w:rPr>
          <w:rFonts w:ascii="Times New Roman" w:hAnsi="Times New Roman" w:cs="Times New Roman"/>
          <w:sz w:val="20"/>
          <w:szCs w:val="20"/>
        </w:rPr>
        <w:t>AMSL</w:t>
      </w:r>
      <w:r>
        <w:rPr>
          <w:rFonts w:ascii="Times New Roman" w:hAnsi="Times New Roman" w:cs="Times New Roman"/>
          <w:spacing w:val="-31"/>
          <w:sz w:val="20"/>
          <w:szCs w:val="20"/>
        </w:rPr>
        <w:t xml:space="preserve"> </w:t>
      </w:r>
      <w:r>
        <w:rPr>
          <w:rFonts w:ascii="Arial Unicode MS" w:eastAsia="Arial Unicode MS" w:hAnsi="Arial Unicode MS" w:cs="Arial Unicode MS"/>
          <w:sz w:val="20"/>
          <w:szCs w:val="20"/>
        </w:rPr>
        <w:t>言语行为的一部分。</w:t>
      </w:r>
    </w:p>
  </w:footnote>
  <w:footnote w:id="6">
    <w:p w:rsidR="00E9151B" w:rsidRDefault="00E9151B" w:rsidP="000A3AD4">
      <w:pPr>
        <w:pStyle w:val="FootnoteText"/>
        <w:rPr>
          <w:lang w:eastAsia="zh-CN"/>
        </w:rPr>
      </w:pPr>
      <w:r>
        <w:rPr>
          <w:rStyle w:val="FootnoteReference"/>
        </w:rPr>
        <w:footnoteRef/>
      </w:r>
      <w:r>
        <w:rPr>
          <w:lang w:eastAsia="zh-CN"/>
        </w:rPr>
        <w:t xml:space="preserve"> </w:t>
      </w:r>
      <w:r>
        <w:rPr>
          <w:rFonts w:ascii="Arial Unicode MS" w:eastAsia="Arial Unicode MS" w:hAnsi="Arial Unicode MS" w:cs="Arial Unicode MS"/>
          <w:w w:val="95"/>
          <w:sz w:val="20"/>
          <w:szCs w:val="20"/>
          <w:lang w:eastAsia="zh-CN"/>
        </w:rPr>
        <w:t xml:space="preserve">这部分并不包含在  </w:t>
      </w:r>
      <w:r>
        <w:rPr>
          <w:rFonts w:ascii="Arial Unicode MS" w:eastAsia="Arial Unicode MS" w:hAnsi="Arial Unicode MS" w:cs="Arial Unicode MS"/>
          <w:spacing w:val="49"/>
          <w:w w:val="95"/>
          <w:sz w:val="20"/>
          <w:szCs w:val="20"/>
          <w:lang w:eastAsia="zh-CN"/>
        </w:rPr>
        <w:t xml:space="preserve"> </w:t>
      </w:r>
      <w:r>
        <w:rPr>
          <w:rFonts w:ascii="Times New Roman" w:hAnsi="Times New Roman" w:cs="Times New Roman"/>
          <w:w w:val="95"/>
          <w:sz w:val="20"/>
          <w:szCs w:val="20"/>
          <w:lang w:eastAsia="zh-CN"/>
        </w:rPr>
        <w:t>SWBD-</w:t>
      </w:r>
      <w:r>
        <w:rPr>
          <w:rFonts w:ascii="Times New Roman" w:hAnsi="Times New Roman" w:cs="Times New Roman"/>
          <w:spacing w:val="-8"/>
          <w:w w:val="95"/>
          <w:sz w:val="20"/>
          <w:szCs w:val="20"/>
          <w:lang w:eastAsia="zh-CN"/>
        </w:rPr>
        <w:t>D</w:t>
      </w:r>
      <w:r>
        <w:rPr>
          <w:rFonts w:ascii="Times New Roman" w:hAnsi="Times New Roman" w:cs="Times New Roman"/>
          <w:w w:val="95"/>
          <w:sz w:val="20"/>
          <w:szCs w:val="20"/>
          <w:lang w:eastAsia="zh-CN"/>
        </w:rPr>
        <w:t xml:space="preserve">AMSL   </w:t>
      </w:r>
      <w:r>
        <w:rPr>
          <w:rFonts w:ascii="Times New Roman" w:hAnsi="Times New Roman" w:cs="Times New Roman"/>
          <w:spacing w:val="15"/>
          <w:w w:val="95"/>
          <w:sz w:val="20"/>
          <w:szCs w:val="20"/>
          <w:lang w:eastAsia="zh-CN"/>
        </w:rPr>
        <w:t xml:space="preserve"> </w:t>
      </w:r>
      <w:r>
        <w:rPr>
          <w:rFonts w:ascii="Arial Unicode MS" w:eastAsia="Arial Unicode MS" w:hAnsi="Arial Unicode MS" w:cs="Arial Unicode MS"/>
          <w:w w:val="95"/>
          <w:sz w:val="20"/>
          <w:szCs w:val="20"/>
          <w:lang w:eastAsia="zh-CN"/>
        </w:rPr>
        <w:t>中，但这显然是有别于其他的问句形式，值得提出论述</w:t>
      </w:r>
    </w:p>
  </w:footnote>
  <w:footnote w:id="7">
    <w:p w:rsidR="00E9151B" w:rsidRPr="00030ACE" w:rsidRDefault="00E9151B" w:rsidP="00030ACE">
      <w:pPr>
        <w:pStyle w:val="FootnoteText"/>
        <w:rPr>
          <w:rFonts w:ascii="宋体" w:eastAsia="宋体" w:hAnsi="宋体"/>
        </w:rPr>
      </w:pPr>
      <w:r w:rsidRPr="00030ACE">
        <w:rPr>
          <w:rStyle w:val="FootnoteReference"/>
          <w:rFonts w:ascii="宋体" w:eastAsia="宋体" w:hAnsi="宋体" w:hint="eastAsia"/>
        </w:rPr>
        <w:footnoteRef/>
      </w:r>
      <w:r w:rsidRPr="00030ACE">
        <w:rPr>
          <w:rFonts w:ascii="宋体" w:eastAsia="宋体" w:hAnsi="宋体" w:hint="eastAsia"/>
        </w:rPr>
        <w:t xml:space="preserve">  </w:t>
      </w:r>
      <w:r w:rsidRPr="00030ACE">
        <w:rPr>
          <w:rFonts w:ascii="宋体" w:eastAsia="宋体" w:hAnsi="宋体" w:cs="Yuanti TC Light" w:hint="eastAsia"/>
        </w:rPr>
        <w:t>图片来自</w:t>
      </w:r>
      <w:r w:rsidRPr="00030ACE">
        <w:rPr>
          <w:rFonts w:ascii="宋体" w:eastAsia="宋体" w:hAnsi="宋体" w:hint="eastAsia"/>
        </w:rPr>
        <w:t xml:space="preserve"> G. Schneider, “Learning to Disambiguate Syntactic Relations”Linguistik online 17, 5/03</w:t>
      </w:r>
    </w:p>
    <w:p w:rsidR="00E9151B" w:rsidRDefault="00E9151B">
      <w:pPr>
        <w:pStyle w:val="FootnoteText"/>
      </w:pPr>
    </w:p>
  </w:footnote>
  <w:footnote w:id="8">
    <w:p w:rsidR="00E9151B" w:rsidRDefault="00E9151B"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中使用的依存关系类型集合可参</w:t>
      </w:r>
      <w:r>
        <w:rPr>
          <w:rFonts w:ascii="Arial Unicode MS" w:eastAsia="Arial Unicode MS" w:hAnsi="Arial Unicode MS" w:cs="Arial Unicode MS"/>
          <w:spacing w:val="-1"/>
          <w:w w:val="95"/>
          <w:sz w:val="20"/>
          <w:szCs w:val="20"/>
        </w:rPr>
        <w:t>见</w:t>
      </w:r>
      <w:hyperlink r:id="rId2">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//wiki.opencog.org/w/Binary_relations</w:t>
        </w:r>
      </w:hyperlink>
    </w:p>
  </w:footnote>
  <w:footnote w:id="9">
    <w:p w:rsidR="00E9151B" w:rsidRDefault="00E9151B"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中使用的词态属性集合可参</w:t>
      </w:r>
      <w:r>
        <w:rPr>
          <w:rFonts w:ascii="Arial Unicode MS" w:eastAsia="Arial Unicode MS" w:hAnsi="Arial Unicode MS" w:cs="Arial Unicode MS"/>
          <w:spacing w:val="-1"/>
          <w:w w:val="95"/>
          <w:sz w:val="20"/>
          <w:szCs w:val="20"/>
        </w:rPr>
        <w:t>见</w:t>
      </w:r>
      <w:hyperlink r:id="rId3">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//wiki.opencog.org/w/Word_properties</w:t>
        </w:r>
      </w:hyperlink>
    </w:p>
  </w:footnote>
  <w:footnote w:id="10">
    <w:p w:rsidR="00E9151B" w:rsidRDefault="00E9151B">
      <w:pPr>
        <w:pStyle w:val="FootnoteText"/>
      </w:pPr>
      <w:r>
        <w:rPr>
          <w:rStyle w:val="FootnoteReference"/>
        </w:rPr>
        <w:footnoteRef/>
      </w:r>
      <w:r>
        <w:t xml:space="preserve"> </w:t>
      </w:r>
      <w:hyperlink r:id="rId4">
        <w:r w:rsidRPr="009A7C00">
          <w:rPr>
            <w:lang w:eastAsia="zh-CN"/>
          </w:rPr>
          <w:t>https</w:t>
        </w:r>
        <w:r w:rsidRPr="009A7C00">
          <w:rPr>
            <w:rFonts w:ascii="Yuanti TC Light" w:hAnsi="Yuanti TC Light" w:cs="Yuanti TC Light"/>
            <w:lang w:eastAsia="zh-CN"/>
          </w:rPr>
          <w:t>：</w:t>
        </w:r>
        <w:r w:rsidRPr="009A7C00">
          <w:rPr>
            <w:lang w:eastAsia="zh-CN"/>
          </w:rPr>
          <w:t>//www.youtube.com/</w:t>
        </w:r>
        <w:r>
          <w:rPr>
            <w:lang w:eastAsia="zh-CN"/>
          </w:rPr>
          <w:t xml:space="preserve"> </w:t>
        </w:r>
        <w:r w:rsidRPr="009A7C00">
          <w:rPr>
            <w:lang w:eastAsia="zh-CN"/>
          </w:rPr>
          <w:t>watch?v=ii-qdubNsx0)</w:t>
        </w:r>
      </w:hyperlink>
    </w:p>
  </w:footnote>
  <w:footnote w:id="11">
    <w:p w:rsidR="00E9151B" w:rsidRDefault="00E9151B" w:rsidP="000A3AD4">
      <w:pPr>
        <w:pStyle w:val="FootnoteText"/>
      </w:pPr>
      <w:r>
        <w:rPr>
          <w:rStyle w:val="FootnoteReference"/>
        </w:rPr>
        <w:footnoteRef/>
      </w:r>
      <w:r>
        <w:t xml:space="preserve"> </w:t>
      </w:r>
      <w:hyperlink r:id="rId5">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//wiki.opencog.org/wikihome/index.php/Unsupervised_Language_Learning_</w:t>
        </w:r>
      </w:hyperlink>
      <w:r>
        <w:rPr>
          <w:rFonts w:ascii="Lucida Console" w:eastAsia="Lucida Console" w:hAnsi="Lucida Console" w:cs="Lucida Console"/>
          <w:w w:val="99"/>
          <w:sz w:val="16"/>
          <w:szCs w:val="16"/>
        </w:rPr>
        <w:t xml:space="preserve"> </w:t>
      </w:r>
      <w:hyperlink r:id="rId6">
        <w:r>
          <w:rPr>
            <w:rFonts w:ascii="Lucida Console" w:eastAsia="Lucida Console" w:hAnsi="Lucida Console" w:cs="Lucida Console"/>
            <w:sz w:val="16"/>
            <w:szCs w:val="16"/>
          </w:rPr>
          <w:t>Experimentation</w:t>
        </w:r>
      </w:hyperlink>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3" o:spid="_x0000_s4168" style="position:absolute;margin-left:70.85pt;margin-top:68.4pt;width:425.15pt;height:.1pt;z-index:-25164492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">
          <v:shape id="任意多边形 4" o:spid="_x0000_s4169"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a5MUA&#10;AADcAAAADwAAAGRycy9kb3ducmV2LnhtbESPT2sCMRDF7wW/Qxiht5poVWQ1irZUSg8t/sHzsBl3&#10;FzeTNUnd7bdvhEJvM7z3fvNmsepsLW7kQ+VYw3CgQBDnzlRcaDge3p5mIEJENlg7Jg0/FGC17D0s&#10;MDOu5R3d9rEQCcIhQw1ljE0mZchLshgGriFO2tl5izGtvpDGY5vgtpYjpabSYsXpQokNvZSUX/bf&#10;NlFav/38uq5VN5avG2M3p4/J6KT1Y79bz0FE6uK/+S/9blJ99Qz3Z9IE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Brk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5" o:spid="_x0000_s4170" type="#_x0000_t202" style="position:absolute;margin-left:459.2pt;margin-top:53.55pt;width:37.85pt;height:13.95pt;z-index:-251643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" filled="f" stroked="f">
          <v:textbox inset="0,0,0,0">
            <w:txbxContent>
              <w:p w:rsidR="00E9151B" w:rsidRDefault="00E9151B">
                <w:pPr>
                  <w:pStyle w:val="BodyText"/>
                  <w:tabs>
                    <w:tab w:val="left" w:pos="497"/>
                  </w:tabs>
                  <w:spacing w:line="272" w:lineRule="exact"/>
                  <w:ind w:left="20" w:firstLine="480"/>
                </w:pPr>
                <w:r>
                  <w:t>摘</w:t>
                </w:r>
                <w:r>
                  <w:tab/>
                </w:r>
                <w:r>
                  <w:t>要</w:t>
                </w:r>
              </w:p>
            </w:txbxContent>
          </v:textbox>
          <w10:wrap anchorx="page" anchory="page"/>
        </v:shape>
      </w:pict>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pBdr>
        <w:bottom w:val="single" w:sz="4" w:space="0" w:color="auto"/>
      </w:pBd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_x0000_s4200" type="#_x0000_t202" style="position:absolute;margin-left:101.25pt;margin-top:50.55pt;width:52.8pt;height:14.85pt;z-index:-251619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" filled="f" stroked="f">
          <v:textbox inset="0,0,0,0">
            <w:txbxContent>
              <w:p w:rsidR="00E9151B" w:rsidRDefault="00E9151B">
                <w:pPr>
                  <w:pStyle w:val="BodyText"/>
                  <w:spacing w:line="264" w:lineRule="exact"/>
                  <w:ind w:left="20" w:firstLine="480"/>
                  <w:rPr>
                    <w:rFonts w:ascii="宋体" w:hAnsi="宋体" w:cs="宋体"/>
                    <w:lang w:eastAsia="zh-CN"/>
                  </w:rPr>
                </w:pPr>
                <w:r>
                  <w:rPr>
                    <w:rFonts w:cs="Times New Roman" w:hint="eastAsia"/>
                    <w:lang w:eastAsia="zh-CN"/>
                  </w:rPr>
                  <w:t>Contents</w:t>
                </w:r>
              </w:p>
            </w:txbxContent>
          </v:textbox>
          <w10:wrap anchorx="page" anchory="page"/>
        </v:shape>
      </w:pict>
    </w:r>
  </w:p>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pBdr>
        <w:bottom w:val="single" w:sz="4" w:space="0" w:color="auto"/>
      </w:pBd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_x0000_s4206" type="#_x0000_t202" style="position:absolute;margin-left:468.75pt;margin-top:49.6pt;width:52.8pt;height:14.85pt;z-index:-251613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" filled="f" stroked="f">
          <v:textbox inset="0,0,0,0">
            <w:txbxContent>
              <w:p w:rsidR="00E9151B" w:rsidRDefault="00E9151B">
                <w:pPr>
                  <w:pStyle w:val="BodyText"/>
                  <w:spacing w:line="264" w:lineRule="exact"/>
                  <w:ind w:left="20" w:firstLine="480"/>
                  <w:rPr>
                    <w:rFonts w:ascii="宋体" w:hAnsi="宋体" w:cs="宋体"/>
                    <w:lang w:eastAsia="zh-CN"/>
                  </w:rPr>
                </w:pPr>
                <w:bookmarkStart w:id="20" w:name="OLE_LINK65"/>
                <w:r>
                  <w:rPr>
                    <w:rFonts w:cs="Times New Roman" w:hint="eastAsia"/>
                    <w:lang w:eastAsia="zh-CN"/>
                  </w:rPr>
                  <w:t>Contents</w:t>
                </w:r>
                <w:bookmarkEnd w:id="20"/>
              </w:p>
            </w:txbxContent>
          </v:textbox>
          <w10:wrap anchorx="page" anchory="page"/>
        </v:shape>
      </w:pict>
    </w:r>
  </w:p>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Pr="00443521" w:rsidRDefault="00E9151B">
    <w:pPr>
      <w:spacing w:line="0" w:lineRule="atLeast"/>
      <w:rPr>
        <w:sz w:val="22"/>
        <w:lang w:eastAsia="zh-CN"/>
      </w:rPr>
    </w:pPr>
    <w:r w:rsidRPr="00443521">
      <w:rPr>
        <w:rFonts w:ascii="宋体" w:eastAsia="宋体" w:hAnsi="宋体" w:cs="宋体" w:hint="eastAsia"/>
        <w:lang w:eastAsia="zh-CN"/>
      </w:rPr>
      <w:t>厦门大学博士学位论文</w:t>
    </w:r>
    <w:r w:rsidRPr="00443521">
      <w:rPr>
        <w:sz w:val="4"/>
        <w:szCs w:val="4"/>
      </w:rPr>
      <w:ptab w:relativeTo="margin" w:alignment="center" w:leader="none"/>
    </w:r>
    <w:r w:rsidRPr="00443521">
      <w:rPr>
        <w:sz w:val="4"/>
        <w:szCs w:val="4"/>
      </w:rPr>
      <w:ptab w:relativeTo="margin" w:alignment="right" w:leader="none"/>
    </w:r>
    <w:r w:rsidRPr="00443521">
      <w:rPr>
        <w:rFonts w:eastAsia="黑体" w:hint="eastAsia"/>
        <w:sz w:val="22"/>
        <w:lang w:eastAsia="zh-CN"/>
      </w:rPr>
      <w:t>动机驱动的认知对话系统的关键技术研究</w:t>
    </w: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Pr="00443521" w:rsidRDefault="00E9151B">
    <w:pPr>
      <w:spacing w:line="0" w:lineRule="atLeast"/>
      <w:rPr>
        <w:rFonts w:asciiTheme="minorEastAsia" w:eastAsiaTheme="minorEastAsia" w:hAnsiTheme="minorEastAsia"/>
        <w:lang w:eastAsia="zh-CN"/>
      </w:rPr>
    </w:pPr>
    <w:r w:rsidRPr="00443521">
      <w:rPr>
        <w:rFonts w:ascii="微软雅黑" w:eastAsia="微软雅黑" w:hAnsi="微软雅黑" w:cs="微软雅黑" w:hint="eastAsia"/>
        <w:lang w:eastAsia="zh-CN"/>
      </w:rPr>
      <w:t>厦门大学博士学位论文</w:t>
    </w:r>
    <w:r w:rsidRPr="00443521">
      <w:rPr>
        <w:sz w:val="4"/>
        <w:szCs w:val="4"/>
      </w:rPr>
      <w:ptab w:relativeTo="margin" w:alignment="center" w:leader="none"/>
    </w:r>
    <w:r w:rsidRPr="00443521">
      <w:rPr>
        <w:sz w:val="4"/>
        <w:szCs w:val="4"/>
      </w:rPr>
      <w:ptab w:relativeTo="margin" w:alignment="right" w:leader="none"/>
    </w:r>
    <w:r w:rsidRPr="00443521">
      <w:rPr>
        <w:rFonts w:asciiTheme="minorEastAsia" w:eastAsiaTheme="minorEastAsia" w:hAnsiTheme="minorEastAsia" w:cs="宋体" w:hint="eastAsia"/>
        <w:lang w:eastAsia="zh-CN"/>
      </w:rPr>
      <w:t>第一章</w:t>
    </w:r>
    <w:r w:rsidRPr="00443521">
      <w:rPr>
        <w:rFonts w:asciiTheme="minorEastAsia" w:eastAsiaTheme="minorEastAsia" w:hAnsiTheme="minorEastAsia" w:cs="微软雅黑" w:hint="eastAsia"/>
        <w:lang w:eastAsia="zh-CN"/>
      </w:rPr>
      <w:t>绪论</w:t>
    </w:r>
  </w:p>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1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1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pBdr>
        <w:bottom w:val="single" w:sz="4" w:space="0" w:color="auto"/>
      </w:pBdr>
      <w:spacing w:line="200" w:lineRule="exact"/>
      <w:rPr>
        <w:sz w:val="20"/>
        <w:szCs w:val="20"/>
      </w:rPr>
    </w:pPr>
  </w:p>
  <w:p w:rsidR="00E9151B" w:rsidRDefault="00E9151B">
    <w:pPr>
      <w:pBdr>
        <w:bottom w:val="single" w:sz="4" w:space="0" w:color="auto"/>
      </w:pBdr>
      <w:spacing w:line="200" w:lineRule="exact"/>
      <w:rPr>
        <w:sz w:val="20"/>
        <w:szCs w:val="20"/>
      </w:rPr>
    </w:pPr>
  </w:p>
  <w:p w:rsidR="00E9151B" w:rsidRDefault="00E9151B">
    <w:pPr>
      <w:pBdr>
        <w:bottom w:val="single" w:sz="4" w:space="0" w:color="auto"/>
      </w:pBdr>
      <w:spacing w:line="200" w:lineRule="exact"/>
      <w:rPr>
        <w:sz w:val="20"/>
        <w:szCs w:val="20"/>
      </w:rPr>
    </w:pPr>
  </w:p>
  <w:p w:rsidR="00E9151B" w:rsidRDefault="00E9151B">
    <w:pPr>
      <w:pBdr>
        <w:bottom w:val="single" w:sz="4" w:space="0" w:color="auto"/>
      </w:pBdr>
      <w:spacing w:line="200" w:lineRule="exact"/>
      <w:rPr>
        <w:sz w:val="20"/>
        <w:szCs w:val="20"/>
      </w:rPr>
    </w:pPr>
  </w:p>
  <w:p w:rsidR="00E9151B" w:rsidRDefault="00A14FB4">
    <w:pPr>
      <w:pBdr>
        <w:bottom w:val="single" w:sz="4" w:space="0" w:color="auto"/>
      </w:pBdr>
      <w:spacing w:line="200" w:lineRule="exact"/>
      <w:rPr>
        <w:sz w:val="20"/>
        <w:szCs w:val="20"/>
      </w:rPr>
    </w:pPr>
    <w:r w:rsidRPr="00A14FB4">
      <w:rPr>
        <w:noProof/>
        <w:lang w:eastAsia="zh-CN"/>
      </w:rPr>
      <w:pict>
        <v:shapetype id="_x0000_t202" coordsize="21600,21600" o:spt="202" path="m0,0l0,21600,21600,21600,21600,0xe">
          <v:stroke joinstyle="miter"/>
          <v:path gradientshapeok="t" o:connecttype="rect"/>
        </v:shapetype>
        <v:shape id="文本框 10" o:spid="_x0000_s4176" type="#_x0000_t202" style="position:absolute;margin-left:462.65pt;margin-top:45.15pt;width:42.5pt;height:13.95pt;z-index:-251639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" filled="f" stroked="f">
          <v:textbox inset="0,0,0,0">
            <w:txbxContent>
              <w:p w:rsidR="00E9151B" w:rsidRDefault="00E9151B">
                <w:pPr>
                  <w:pStyle w:val="BodyText"/>
                  <w:spacing w:line="264" w:lineRule="exact"/>
                  <w:ind w:left="20" w:firstLine="480"/>
                  <w:rPr>
                    <w:rFonts w:ascii="宋体" w:hAnsi="宋体" w:cs="宋体"/>
                    <w:lang w:eastAsia="zh-CN"/>
                  </w:rPr>
                </w:pPr>
                <w:r>
                  <w:rPr>
                    <w:rFonts w:ascii="宋体" w:hAnsi="宋体" w:cs="宋体" w:hint="eastAsia"/>
                    <w:lang w:eastAsia="zh-CN"/>
                  </w:rPr>
                  <w:t>摘 要</w:t>
                </w:r>
              </w:p>
            </w:txbxContent>
          </v:textbox>
          <w10:wrap anchorx="page" anchory="page"/>
        </v:shape>
      </w:pict>
    </w:r>
  </w:p>
  <w:p w:rsidR="00E9151B" w:rsidRDefault="00E9151B">
    <w:pPr>
      <w:pBdr>
        <w:bottom w:val="single" w:sz="4" w:space="0" w:color="auto"/>
      </w:pBdr>
      <w:spacing w:line="200" w:lineRule="exact"/>
      <w:rPr>
        <w:sz w:val="20"/>
        <w:szCs w:val="20"/>
      </w:rPr>
    </w:pPr>
  </w:p>
</w:hdr>
</file>

<file path=word/header2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2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194" o:spid="_x0000_s4172" style="position:absolute;margin-left:70.85pt;margin-top:68.4pt;width:425.15pt;height:.1pt;z-index:-251641856;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">
          <v:shape id="任意多边形 195" o:spid="_x0000_s4173"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Z2a8UA&#10;AADcAAAADwAAAGRycy9kb3ducmV2LnhtbESPT2vCQBTE7wW/w/KE3nRj0FKjq6ilUnqw+AfPj+wz&#10;CWbfxt2tSb99tyD0OMzMb5j5sjO1uJPzlWUFo2ECgji3uuJCwen4PngF4QOyxtoyKfghD8tF72mO&#10;mbYt7+l+CIWIEPYZKihDaDIpfV6SQT+0DXH0LtYZDFG6QmqHbYSbWqZJ8iINVhwXSmxoU1J+PXyb&#10;SGnddvd1WyXdWL6ttVmfPyfpWannfreagQjUhf/wo/2hFaTTM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nZr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196" o:spid="_x0000_s4178" type="#_x0000_t202" style="position:absolute;margin-left:69.85pt;margin-top:53.25pt;width:126.15pt;height:14.2pt;z-index:-251637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" filled="f" stroked="f">
          <v:textbox inset="0,0,0,0">
            <w:txbxContent>
              <w:p w:rsidR="00E9151B" w:rsidRDefault="00E9151B" w:rsidP="00D5152D">
                <w:pPr>
                  <w:pStyle w:val="BodyText"/>
                  <w:tabs>
                    <w:tab w:val="left" w:pos="557"/>
                  </w:tabs>
                  <w:spacing w:line="277" w:lineRule="exact"/>
                  <w:ind w:leftChars="9" w:left="15" w:firstLine="373"/>
                  <w:rPr>
                    <w:rFonts w:eastAsia="Times New Roman" w:cs="Times New Roman"/>
                  </w:rPr>
                </w:pPr>
                <w:r>
                  <w:rPr>
                    <w:rFonts w:eastAsia="Times New Roman" w:cs="Times New Roman"/>
                  </w:rPr>
                  <w:t>6.2</w:t>
                </w:r>
                <w:r>
                  <w:rPr>
                    <w:rFonts w:eastAsia="Times New Roman" w:cs="Times New Roman"/>
                  </w:rPr>
                  <w:tab/>
                </w:r>
                <w:r>
                  <w:t>表层生成器</w:t>
                </w:r>
                <w:r>
                  <w:rPr>
                    <w:spacing w:val="-27"/>
                  </w:rPr>
                  <w:t xml:space="preserve"> </w:t>
                </w:r>
                <w:r>
                  <w:rPr>
                    <w:rFonts w:eastAsia="Times New Roman" w:cs="Times New Roman"/>
                  </w:rPr>
                  <w:t>SuReal</w:t>
                </w:r>
              </w:p>
            </w:txbxContent>
          </v:textbox>
          <w10:wrap anchorx="page" anchory="page"/>
        </v:shape>
      </w:pict>
    </w:r>
    <w:r w:rsidRPr="00A14FB4">
      <w:rPr>
        <w:noProof/>
        <w:lang w:eastAsia="zh-CN"/>
      </w:rPr>
      <w:pict>
        <v:shape id="文本框 197" o:spid="_x0000_s4180" type="#_x0000_t202" style="position:absolute;margin-left:290.1pt;margin-top:53.55pt;width:37.85pt;height:13.95pt;z-index:-25163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" filled="f" stroked="f">
          <v:textbox inset="0,0,0,0">
            <w:txbxContent>
              <w:p w:rsidR="00E9151B" w:rsidRDefault="00E9151B" w:rsidP="00D5152D">
                <w:pPr>
                  <w:pStyle w:val="BodyText"/>
                  <w:spacing w:line="272" w:lineRule="exact"/>
                  <w:ind w:leftChars="9" w:left="15" w:firstLine="480"/>
                </w:pPr>
                <w:r>
                  <w:t>第六章</w:t>
                </w:r>
              </w:p>
            </w:txbxContent>
          </v:textbox>
          <w10:wrap anchorx="page" anchory="page"/>
        </v:shape>
      </w:pict>
    </w:r>
    <w:r w:rsidRPr="00A14FB4">
      <w:rPr>
        <w:noProof/>
        <w:lang w:eastAsia="zh-CN"/>
      </w:rPr>
      <w:pict>
        <v:shape id="文本框 198" o:spid="_x0000_s4183" type="#_x0000_t202" style="position:absolute;margin-left:339.6pt;margin-top:53.55pt;width:157.4pt;height:13.95pt;z-index:-251633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" filled="f" stroked="f">
          <v:textbox inset="0,0,0,0">
            <w:txbxContent>
              <w:p w:rsidR="00E9151B" w:rsidRDefault="00E9151B" w:rsidP="00D5152D">
                <w:pPr>
                  <w:pStyle w:val="BodyText"/>
                  <w:spacing w:line="272" w:lineRule="exact"/>
                  <w:ind w:leftChars="9" w:left="15" w:firstLine="456"/>
                  <w:rPr>
                    <w:lang w:eastAsia="zh-CN"/>
                  </w:rPr>
                </w:pPr>
                <w:r>
                  <w:rPr>
                    <w:w w:val="95"/>
                    <w:lang w:eastAsia="zh-CN"/>
                  </w:rPr>
                  <w:t>自然语言生成：从逻辑到语言</w:t>
                </w:r>
              </w:p>
            </w:txbxContent>
          </v:textbox>
          <w10:wrap anchorx="page" anchory="page"/>
        </v:shape>
      </w:pict>
    </w:r>
  </w:p>
</w:hdr>
</file>

<file path=word/header2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2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202" o:spid="_x0000_s4174" style="position:absolute;margin-left:70.85pt;margin-top:68.4pt;width:425.15pt;height:.1pt;z-index:-251640832;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BgQTHBiQIAAIsFAAAOAAAAAAAAAAAAAAAAAC4CAABkcnMvZTJvRG9jLnhtbFBLAQItABQA&#10;BgAIAAAAIQCQaMDG4AAAAAsBAAAPAAAAAAAAAAAAAAAAAOMEAABkcnMvZG93bnJldi54bWxQSwUG&#10;AAAAAAQABADzAAAA8AUAAAAA&#10;">
          <v:shape id="任意多边形 203" o:spid="_x0000_s4175"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RnsUA&#10;AADcAAAADwAAAGRycy9kb3ducmV2LnhtbESPQWsCMRSE74X+h/AEb5q4WimrUbSlIj20aMXzY/O6&#10;u3Tzsk1Sd/33TUHocZiZb5jlureNuJAPtWMNk7ECQVw4U3Op4fTxMnoEESKywcYxabhSgPXq/m6J&#10;uXEdH+hyjKVIEA45aqhibHMpQ1GRxTB2LXHyPp23GJP0pTQeuwS3jcyUmkuLNaeFClt6qqj4Ov7Y&#10;ROn87u39e6P6mXzeGrs9vz5kZ62Hg36zABGpj//hW3tvNExV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NGe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204" o:spid="_x0000_s4177" type="#_x0000_t202" style="position:absolute;margin-left:218.35pt;margin-top:53.55pt;width:37.85pt;height:13.95pt;z-index:-25163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" filled="f" stroked="f">
          <v:textbox inset="0,0,0,0">
            <w:txbxContent>
              <w:p w:rsidR="00E9151B" w:rsidRDefault="00E9151B" w:rsidP="00D5152D">
                <w:pPr>
                  <w:pStyle w:val="BodyText"/>
                  <w:spacing w:line="272" w:lineRule="exact"/>
                  <w:ind w:leftChars="9" w:left="15" w:firstLine="480"/>
                </w:pPr>
                <w:r>
                  <w:t>第七章</w:t>
                </w:r>
              </w:p>
            </w:txbxContent>
          </v:textbox>
          <w10:wrap anchorx="page" anchory="page"/>
        </v:shape>
      </w:pict>
    </w:r>
    <w:r w:rsidRPr="00A14FB4">
      <w:rPr>
        <w:noProof/>
        <w:lang w:eastAsia="zh-CN"/>
      </w:rPr>
      <w:pict>
        <v:shape id="文本框 205" o:spid="_x0000_s4179" type="#_x0000_t202" style="position:absolute;margin-left:267.9pt;margin-top:53.55pt;width:229.1pt;height:13.95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" filled="f" stroked="f">
          <v:textbox inset="0,0,0,0">
            <w:txbxContent>
              <w:p w:rsidR="00E9151B" w:rsidRDefault="00E9151B" w:rsidP="00D5152D">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206" o:spid="_x0000_s4181" style="position:absolute;margin-left:99.2pt;margin-top:68.4pt;width:425.2pt;height:.1pt;z-index:-251634688;mso-position-horizontal-relative:page;mso-position-vertical-relative:page" coordorigin="1984,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">
          <v:shape id="任意多边形 207" o:spid="_x0000_s4182" style="position:absolute;left:1984;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PXncUA&#10;AADcAAAADwAAAGRycy9kb3ducmV2LnhtbESPT2sCMRTE7wW/Q3hCbzXRtiKrUbRFkR4s/sHzY/Pc&#10;Xdy8bJPU3X57Uyj0OMzMb5jZorO1uJEPlWMNw4ECQZw7U3Gh4XRcP01AhIhssHZMGn4owGLee5hh&#10;ZlzLe7odYiEShEOGGsoYm0zKkJdkMQxcQ5y8i/MWY5K+kMZjm+C2liOlxtJixWmhxIbeSsqvh2+b&#10;KK3f7D6/lqp7ke8rY1fnj9fRWevHfrecgojUxf/wX3trNDyrMfyeS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9ed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208" o:spid="_x0000_s4184" type="#_x0000_t202" style="position:absolute;margin-left:98.2pt;margin-top:53.55pt;width:37.85pt;height:13.95pt;z-index:-251632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" filled="f" stroked="f">
          <v:textbox inset="0,0,0,0">
            <w:txbxContent>
              <w:p w:rsidR="00E9151B" w:rsidRDefault="00E9151B" w:rsidP="00D5152D">
                <w:pPr>
                  <w:pStyle w:val="BodyText"/>
                  <w:spacing w:line="272" w:lineRule="exact"/>
                  <w:ind w:leftChars="9" w:left="15" w:firstLine="480"/>
                </w:pPr>
                <w:r>
                  <w:t>第七章</w:t>
                </w:r>
              </w:p>
            </w:txbxContent>
          </v:textbox>
          <w10:wrap anchorx="page" anchory="page"/>
        </v:shape>
      </w:pict>
    </w:r>
    <w:r w:rsidRPr="00A14FB4">
      <w:rPr>
        <w:noProof/>
        <w:lang w:eastAsia="zh-CN"/>
      </w:rPr>
      <w:pict>
        <v:shape id="文本框 209" o:spid="_x0000_s4185" type="#_x0000_t202" style="position:absolute;margin-left:147.75pt;margin-top:53.55pt;width:229.1pt;height:13.95pt;z-index:-251631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" filled="f" stroked="f">
          <v:textbox inset="0,0,0,0">
            <w:txbxContent>
              <w:p w:rsidR="00E9151B" w:rsidRDefault="00E9151B" w:rsidP="00D5152D">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210" o:spid="_x0000_s4187" style="position:absolute;margin-left:70.85pt;margin-top:68.4pt;width:425.15pt;height:.1pt;z-index:-25162956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CYw8lOiQIAAIsFAAAOAAAAAAAAAAAAAAAAAC4CAABkcnMvZTJvRG9jLnhtbFBLAQItABQA&#10;BgAIAAAAIQCQaMDG4AAAAAsBAAAPAAAAAAAAAAAAAAAAAOMEAABkcnMvZG93bnJldi54bWxQSwUG&#10;AAAAAAQABADzAAAA8AUAAAAA&#10;">
          <v:shape id="任意多边形 211" o:spid="_x0000_s4188"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8r8UA&#10;AADcAAAADwAAAGRycy9kb3ducmV2LnhtbESPwW7CMAyG75N4h8hI3EYKY9PUERAwgdAOm8Ymzlbj&#10;tdUapySBlrfHh0k7Wr//z/7my9416kIh1p4NTMYZKOLC25pLA99f2/tnUDEhW2w8k4ErRVguBndz&#10;zK3v+JMuh1QqgXDM0UCVUptrHYuKHMaxb4kl+/HBYZIxlNoG7ATuGj3NsiftsGa5UGFLm4qK38PZ&#10;CaULu/eP0yrrZ/p1bd36+PY4PRozGvarF1CJ+vS//NfeWwMPE3lfZEQ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3yv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212" o:spid="_x0000_s4189" type="#_x0000_t202" style="position:absolute;margin-left:69.85pt;margin-top:53.25pt;width:76.7pt;height:14.2pt;z-index:-251628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" filled="f" stroked="f">
          <v:textbox inset="0,0,0,0">
            <w:txbxContent>
              <w:p w:rsidR="00E9151B" w:rsidRDefault="00E9151B" w:rsidP="00D5152D">
                <w:pPr>
                  <w:pStyle w:val="BodyText"/>
                  <w:tabs>
                    <w:tab w:val="left" w:pos="557"/>
                  </w:tabs>
                  <w:spacing w:line="277" w:lineRule="exact"/>
                  <w:ind w:leftChars="9" w:left="15" w:firstLine="373"/>
                </w:pPr>
                <w:r>
                  <w:rPr>
                    <w:rFonts w:eastAsia="Times New Roman" w:cs="Times New Roman"/>
                  </w:rPr>
                  <w:t>7.1</w:t>
                </w:r>
                <w:r>
                  <w:rPr>
                    <w:rFonts w:eastAsia="Times New Roman" w:cs="Times New Roman"/>
                  </w:rPr>
                  <w:tab/>
                </w:r>
                <w:r>
                  <w:t>本章小结</w:t>
                </w:r>
              </w:p>
            </w:txbxContent>
          </v:textbox>
          <w10:wrap anchorx="page" anchory="page"/>
        </v:shape>
      </w:pict>
    </w:r>
    <w:r w:rsidRPr="00A14FB4">
      <w:rPr>
        <w:noProof/>
        <w:lang w:eastAsia="zh-CN"/>
      </w:rPr>
      <w:pict>
        <v:shape id="文本框 213" o:spid="_x0000_s4190" type="#_x0000_t202" style="position:absolute;margin-left:218.35pt;margin-top:53.55pt;width:37.85pt;height:13.95pt;z-index:-251627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" filled="f" stroked="f">
          <v:textbox inset="0,0,0,0">
            <w:txbxContent>
              <w:p w:rsidR="00E9151B" w:rsidRDefault="00E9151B" w:rsidP="00D5152D">
                <w:pPr>
                  <w:pStyle w:val="BodyText"/>
                  <w:spacing w:line="272" w:lineRule="exact"/>
                  <w:ind w:leftChars="9" w:left="15" w:firstLine="480"/>
                </w:pPr>
                <w:r>
                  <w:t>第七章</w:t>
                </w:r>
              </w:p>
            </w:txbxContent>
          </v:textbox>
          <w10:wrap anchorx="page" anchory="page"/>
        </v:shape>
      </w:pict>
    </w:r>
    <w:r w:rsidRPr="00A14FB4">
      <w:rPr>
        <w:noProof/>
        <w:lang w:eastAsia="zh-CN"/>
      </w:rPr>
      <w:pict>
        <v:shape id="文本框 214" o:spid="_x0000_s4191" type="#_x0000_t202" style="position:absolute;margin-left:267.9pt;margin-top:53.55pt;width:229.1pt;height:13.95pt;z-index:-251626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" filled="f" stroked="f">
          <v:textbox inset="0,0,0,0">
            <w:txbxContent>
              <w:p w:rsidR="00E9151B" w:rsidRDefault="00E9151B" w:rsidP="00D5152D">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2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2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2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259" o:spid="_x0000_s4194" style="position:absolute;margin-left:70.85pt;margin-top:68.4pt;width:425.15pt;height:.1pt;z-index:-251623424;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">
          <v:shape id="任意多边形 260" o:spid="_x0000_s4195"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9s8sYA&#10;AADcAAAADwAAAGRycy9kb3ducmV2LnhtbESPT2vCQBTE70K/w/IKvZlN/VNq6ipqqYgHS7V4fmRf&#10;k9Ds23R3a+K3dwXB4zAzv2Gm887U4kTOV5YVPCcpCOLc6ooLBd+Hj/4rCB+QNdaWScGZPMxnD70p&#10;Ztq2/EWnfShEhLDPUEEZQpNJ6fOSDPrENsTR+7HOYIjSFVI7bCPc1HKQpi/SYMVxocSGViXlv/t/&#10;EymtW+8+/xZpN5LvS22Wx+14cFTq6bFbvIEI1IV7+NbeaAXD8QSuZ+IR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9s8sYAAADcAAAADwAAAAAAAAAAAAAAAACYAgAAZHJz&#10;L2Rvd25yZXYueG1sUEsFBgAAAAAEAAQA9QAAAIsDA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261" o:spid="_x0000_s4196" type="#_x0000_t202" style="position:absolute;margin-left:69.85pt;margin-top:53.55pt;width:49.8pt;height:13.95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" filled="f" stroked="f">
          <v:textbox inset="0,0,0,0">
            <w:txbxContent>
              <w:p w:rsidR="00E9151B" w:rsidRDefault="00E9151B" w:rsidP="00D5152D">
                <w:pPr>
                  <w:pStyle w:val="BodyText"/>
                  <w:spacing w:line="272" w:lineRule="exact"/>
                  <w:ind w:leftChars="9" w:left="15" w:firstLine="480"/>
                </w:pPr>
                <w:r>
                  <w:t>参考文献</w:t>
                </w:r>
              </w:p>
            </w:txbxContent>
          </v:textbox>
          <w10:wrap anchorx="page" anchory="page"/>
        </v:shape>
      </w:pict>
    </w:r>
    <w:r w:rsidRPr="00A14FB4">
      <w:rPr>
        <w:noProof/>
        <w:lang w:eastAsia="zh-CN"/>
      </w:rPr>
      <w:pict>
        <v:shape id="文本框 262" o:spid="_x0000_s4197" type="#_x0000_t202" style="position:absolute;margin-left:447.2pt;margin-top:53.55pt;width:49.8pt;height:13.95pt;z-index:-251621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" filled="f" stroked="f">
          <v:textbox inset="0,0,0,0">
            <w:txbxContent>
              <w:p w:rsidR="00E9151B" w:rsidRDefault="00E9151B" w:rsidP="00D5152D">
                <w:pPr>
                  <w:pStyle w:val="BodyText"/>
                  <w:spacing w:line="272" w:lineRule="exact"/>
                  <w:ind w:leftChars="9" w:left="15" w:firstLine="480"/>
                </w:pPr>
                <w:r>
                  <w:t>参考文献</w:t>
                </w:r>
              </w:p>
            </w:txbxContent>
          </v:textbox>
          <w10:wrap anchorx="page" anchory="page"/>
        </v:shape>
      </w:pict>
    </w:r>
  </w:p>
</w:hdr>
</file>

<file path=word/header3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A14FB4">
    <w:pPr>
      <w:spacing w:line="200" w:lineRule="exact"/>
      <w:rPr>
        <w:sz w:val="20"/>
        <w:szCs w:val="20"/>
      </w:rPr>
    </w:pPr>
    <w:r w:rsidRPr="00A14FB4">
      <w:rPr>
        <w:noProof/>
        <w:lang w:eastAsia="zh-CN"/>
      </w:rPr>
      <w:pict>
        <v:group id="组合 263" o:spid="_x0000_s4198" style="position:absolute;margin-left:99.2pt;margin-top:68.4pt;width:425.2pt;height:.1pt;z-index:-251620352;mso-position-horizontal-relative:page;mso-position-vertical-relative:page" coordorigin="1984,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">
          <v:shape id="任意多边形 264" o:spid="_x0000_s4199" style="position:absolute;left:1984;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RpcUA&#10;AADcAAAADwAAAGRycy9kb3ducmV2LnhtbESPT2sCMRTE7wW/Q3iCt5pVW5HVKNqiSA8V/+D5sXnu&#10;Lm5e1iS6229vCoUeh5n5DTNbtKYSD3K+tKxg0E9AEGdWl5wrOB3XrxMQPiBrrCyTgh/ysJh3XmaY&#10;atvwnh6HkIsIYZ+igiKEOpXSZwUZ9H1bE0fvYp3BEKXLpXbYRLip5DBJxtJgyXGhwJo+Csquh7uJ&#10;lMZtvne3ZdK+yc+VNqvz1/vwrFSv2y6nIAK14T/8195qBaPxCH7P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5Gl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A14FB4">
      <w:rPr>
        <w:noProof/>
        <w:lang w:eastAsia="zh-CN"/>
      </w:rPr>
      <w:pict>
        <v:shapetype id="_x0000_t202" coordsize="21600,21600" o:spt="202" path="m0,0l0,21600,21600,21600,21600,0xe">
          <v:stroke joinstyle="miter"/>
          <v:path gradientshapeok="t" o:connecttype="rect"/>
        </v:shapetype>
        <v:shape id="文本框 265" o:spid="_x0000_s4201" type="#_x0000_t202" style="position:absolute;margin-left:98.2pt;margin-top:53.55pt;width:49.8pt;height:13.95pt;z-index:-251618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" filled="f" stroked="f">
          <v:textbox inset="0,0,0,0">
            <w:txbxContent>
              <w:p w:rsidR="00E9151B" w:rsidRDefault="00E9151B" w:rsidP="00D5152D">
                <w:pPr>
                  <w:pStyle w:val="BodyText"/>
                  <w:spacing w:line="272" w:lineRule="exact"/>
                  <w:ind w:leftChars="9" w:left="15" w:firstLine="480"/>
                </w:pPr>
                <w:r>
                  <w:t>参考文献</w:t>
                </w:r>
              </w:p>
            </w:txbxContent>
          </v:textbox>
          <w10:wrap anchorx="page" anchory="page"/>
        </v:shape>
      </w:pict>
    </w:r>
    <w:r w:rsidRPr="00A14FB4">
      <w:rPr>
        <w:noProof/>
        <w:lang w:eastAsia="zh-CN"/>
      </w:rPr>
      <w:pict>
        <v:shape id="文本框 266" o:spid="_x0000_s4202" type="#_x0000_t202" style="position:absolute;margin-left:475.55pt;margin-top:53.55pt;width:49.8pt;height:13.95pt;z-index:-251617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" filled="f" stroked="f">
          <v:textbox inset="0,0,0,0">
            <w:txbxContent>
              <w:p w:rsidR="00E9151B" w:rsidRDefault="00E9151B" w:rsidP="00D5152D">
                <w:pPr>
                  <w:pStyle w:val="BodyText"/>
                  <w:spacing w:line="272" w:lineRule="exact"/>
                  <w:ind w:leftChars="9" w:left="15" w:firstLine="480"/>
                </w:pPr>
                <w:r>
                  <w:t>参考文献</w:t>
                </w:r>
              </w:p>
            </w:txbxContent>
          </v:textbox>
          <w10:wrap anchorx="page" anchory="page"/>
        </v:shape>
      </w:pict>
    </w:r>
  </w:p>
</w:hdr>
</file>

<file path=word/header3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3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pStyle w:val="Header"/>
      <w:pBdr>
        <w:bottom w:val="single" w:sz="4" w:space="1" w:color="auto"/>
      </w:pBdr>
    </w:pPr>
  </w:p>
  <w:p w:rsidR="00E9151B" w:rsidRDefault="00E9151B">
    <w:pPr>
      <w:pStyle w:val="Header"/>
      <w:pBdr>
        <w:bottom w:val="single" w:sz="4" w:space="1" w:color="auto"/>
      </w:pBdr>
    </w:pPr>
  </w:p>
  <w:p w:rsidR="00E9151B" w:rsidRDefault="00E9151B">
    <w:pPr>
      <w:pStyle w:val="Header"/>
      <w:pBdr>
        <w:bottom w:val="single" w:sz="4" w:space="1" w:color="auto"/>
      </w:pBdr>
    </w:pPr>
  </w:p>
  <w:p w:rsidR="00E9151B" w:rsidRDefault="00A14FB4">
    <w:pPr>
      <w:pStyle w:val="Header"/>
      <w:pBdr>
        <w:bottom w:val="single" w:sz="4" w:space="1" w:color="auto"/>
      </w:pBdr>
    </w:pPr>
    <w:r>
      <w:rPr>
        <w:noProof/>
        <w:lang w:eastAsia="zh-CN"/>
      </w:rPr>
      <w:pict>
        <v:shapetype id="_x0000_t202" coordsize="21600,21600" o:spt="202" path="m0,0l0,21600,21600,21600,21600,0xe">
          <v:stroke joinstyle="miter"/>
          <v:path gradientshapeok="t" o:connecttype="rect"/>
        </v:shapetype>
        <v:shape id="_x0000_s4208" type="#_x0000_t202" style="position:absolute;left:0;text-align:left;margin-left:453.75pt;margin-top:42.1pt;width:42.5pt;height:13.95pt;z-index:-251611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" filled="f" stroked="f">
          <v:textbox inset="0,0,0,0">
            <w:txbxContent>
              <w:p w:rsidR="00E9151B" w:rsidRDefault="00E9151B">
                <w:pPr>
                  <w:pStyle w:val="BodyText"/>
                  <w:spacing w:line="264" w:lineRule="exact"/>
                  <w:ind w:left="20" w:firstLine="480"/>
                  <w:rPr>
                    <w:rFonts w:ascii="宋体" w:hAnsi="宋体" w:cs="宋体"/>
                    <w:lang w:eastAsia="zh-CN"/>
                  </w:rPr>
                </w:pPr>
                <w:r>
                  <w:rPr>
                    <w:rFonts w:cs="Times New Roman"/>
                    <w:lang w:eastAsia="zh-CN"/>
                  </w:rPr>
                  <w:t>Abstract</w:t>
                </w:r>
              </w:p>
              <w:p w:rsidR="00E9151B" w:rsidRDefault="00E9151B">
                <w:pPr>
                  <w:pStyle w:val="BodyText"/>
                  <w:spacing w:line="264" w:lineRule="exact"/>
                  <w:ind w:left="20" w:firstLine="480"/>
                  <w:rPr>
                    <w:rFonts w:ascii="宋体" w:hAnsi="宋体" w:cs="宋体"/>
                    <w:lang w:eastAsia="zh-CN"/>
                  </w:rPr>
                </w:pPr>
              </w:p>
            </w:txbxContent>
          </v:textbox>
          <w10:wrap anchorx="page" anchory="page"/>
        </v:shape>
      </w:pict>
    </w:r>
  </w:p>
  <w:p w:rsidR="00E9151B" w:rsidRDefault="00A14FB4">
    <w:pPr>
      <w:pStyle w:val="Header"/>
      <w:pBdr>
        <w:bottom w:val="single" w:sz="4" w:space="1" w:color="auto"/>
      </w:pBdr>
    </w:pPr>
    <w:r>
      <w:rPr>
        <w:noProof/>
        <w:lang w:eastAsia="zh-CN"/>
      </w:rPr>
      <w:pict>
        <v:shape id="_x0000_s4209" type="#_x0000_t202" style="position:absolute;left:0;text-align:left;margin-left:455.65pt;margin-top:46pt;width:42.5pt;height:13.95pt;z-index:-251610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" filled="f" stroked="f">
          <v:textbox inset="0,0,0,0">
            <w:txbxContent>
              <w:p w:rsidR="00E9151B" w:rsidRDefault="00E9151B">
                <w:pPr>
                  <w:pStyle w:val="BodyText"/>
                  <w:spacing w:line="264" w:lineRule="exact"/>
                  <w:ind w:left="20" w:firstLine="480"/>
                  <w:rPr>
                    <w:rFonts w:ascii="宋体" w:hAnsi="宋体" w:cs="宋体"/>
                    <w:lang w:eastAsia="zh-CN"/>
                  </w:rPr>
                </w:pPr>
              </w:p>
              <w:p w:rsidR="00E9151B" w:rsidRDefault="00E9151B">
                <w:pPr>
                  <w:pStyle w:val="BodyText"/>
                  <w:spacing w:line="264" w:lineRule="exact"/>
                  <w:ind w:left="20" w:firstLine="480"/>
                  <w:rPr>
                    <w:rFonts w:ascii="宋体" w:hAnsi="宋体" w:cs="宋体"/>
                    <w:lang w:eastAsia="zh-CN"/>
                  </w:rPr>
                </w:pPr>
              </w:p>
            </w:txbxContent>
          </v:textbox>
          <w10:wrap anchorx="page" anchory="page"/>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spacing w:line="0" w:lineRule="atLeast"/>
      <w:rPr>
        <w:sz w:val="4"/>
        <w:szCs w:val="4"/>
      </w:rPr>
    </w:pP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pBdr>
        <w:bottom w:val="single" w:sz="4" w:space="0" w:color="auto"/>
      </w:pBdr>
      <w:spacing w:line="200" w:lineRule="exact"/>
    </w:pPr>
  </w:p>
  <w:p w:rsidR="00E9151B" w:rsidRDefault="00E9151B">
    <w:pPr>
      <w:pBdr>
        <w:bottom w:val="single" w:sz="4" w:space="0" w:color="auto"/>
      </w:pBdr>
      <w:spacing w:line="200" w:lineRule="exact"/>
    </w:pPr>
  </w:p>
  <w:p w:rsidR="00E9151B" w:rsidRDefault="00E9151B">
    <w:pPr>
      <w:pBdr>
        <w:bottom w:val="single" w:sz="4" w:space="0" w:color="auto"/>
      </w:pBdr>
      <w:spacing w:line="200" w:lineRule="exact"/>
    </w:pPr>
  </w:p>
  <w:p w:rsidR="00E9151B" w:rsidRDefault="00E9151B">
    <w:pPr>
      <w:pBdr>
        <w:bottom w:val="single" w:sz="4" w:space="0" w:color="auto"/>
      </w:pBdr>
      <w:spacing w:line="200" w:lineRule="exact"/>
    </w:pPr>
  </w:p>
  <w:p w:rsidR="00E9151B" w:rsidRDefault="00E9151B">
    <w:pPr>
      <w:pBdr>
        <w:bottom w:val="single" w:sz="4" w:space="0" w:color="auto"/>
      </w:pBdr>
      <w:spacing w:line="200" w:lineRule="exact"/>
    </w:pPr>
  </w:p>
  <w:p w:rsidR="00E9151B" w:rsidRDefault="00A14FB4">
    <w:pPr>
      <w:pBdr>
        <w:bottom w:val="single" w:sz="4" w:space="0" w:color="auto"/>
      </w:pBdr>
      <w:spacing w:line="200" w:lineRule="exact"/>
    </w:pPr>
    <w:r>
      <w:rPr>
        <w:noProof/>
        <w:lang w:eastAsia="zh-CN"/>
      </w:rPr>
      <w:pict>
        <v:shapetype id="_x0000_t202" coordsize="21600,21600" o:spt="202" path="m0,0l0,21600,21600,21600,21600,0xe">
          <v:stroke joinstyle="miter"/>
          <v:path gradientshapeok="t" o:connecttype="rect"/>
        </v:shapetype>
        <v:shape id="文本框 18" o:spid="_x0000_s4171" type="#_x0000_t202" style="position:absolute;margin-left:98.1pt;margin-top:56.1pt;width:37.85pt;height:13.95pt;z-index:-251642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" filled="f" stroked="f">
          <v:textbox inset="0,0,0,0">
            <w:txbxContent>
              <w:p w:rsidR="00E9151B" w:rsidRDefault="00E9151B">
                <w:pPr>
                  <w:pStyle w:val="BodyText"/>
                  <w:tabs>
                    <w:tab w:val="left" w:pos="497"/>
                  </w:tabs>
                  <w:spacing w:line="272" w:lineRule="exact"/>
                  <w:ind w:left="20" w:firstLine="480"/>
                  <w:rPr>
                    <w:rFonts w:cs="Times New Roman"/>
                  </w:rPr>
                </w:pPr>
                <w:r>
                  <w:rPr>
                    <w:rFonts w:cs="Times New Roman"/>
                  </w:rPr>
                  <w:t>目</w:t>
                </w:r>
                <w:r>
                  <w:rPr>
                    <w:rFonts w:cs="Times New Roman"/>
                    <w:lang w:eastAsia="zh-CN"/>
                  </w:rPr>
                  <w:t xml:space="preserve"> </w:t>
                </w:r>
                <w:r>
                  <w:rPr>
                    <w:rFonts w:cs="Times New Roman"/>
                  </w:rPr>
                  <w:t>录</w:t>
                </w:r>
              </w:p>
            </w:txbxContent>
          </v:textbox>
          <w10:wrap anchorx="page" anchory="page"/>
        </v:shape>
      </w:pict>
    </w:r>
  </w:p>
  <w:p w:rsidR="00E9151B" w:rsidRDefault="00E9151B">
    <w:pPr>
      <w:pBdr>
        <w:bottom w:val="single" w:sz="4" w:space="0" w:color="auto"/>
      </w:pBdr>
      <w:spacing w:line="200" w:lineRule="exact"/>
    </w:pPr>
  </w:p>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A14FB4">
    <w:pPr>
      <w:pBdr>
        <w:bottom w:val="single" w:sz="4" w:space="0" w:color="auto"/>
      </w:pBdr>
      <w:spacing w:line="0" w:lineRule="atLeast"/>
      <w:rPr>
        <w:sz w:val="4"/>
        <w:szCs w:val="4"/>
      </w:rPr>
    </w:pPr>
    <w:r w:rsidRPr="00A14FB4">
      <w:rPr>
        <w:noProof/>
        <w:lang w:eastAsia="zh-CN"/>
      </w:rPr>
      <w:pict>
        <v:shapetype id="_x0000_t202" coordsize="21600,21600" o:spt="202" path="m0,0l0,21600,21600,21600,21600,0xe">
          <v:stroke joinstyle="miter"/>
          <v:path gradientshapeok="t" o:connecttype="rect"/>
        </v:shapetype>
        <v:shape id="_x0000_s4210" type="#_x0000_t202" style="position:absolute;margin-left:484.3pt;margin-top:63.75pt;width:42.5pt;height:13.95pt;z-index:-251609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" filled="f" stroked="f">
          <v:textbox inset="0,0,0,0">
            <w:txbxContent>
              <w:p w:rsidR="00E9151B" w:rsidRDefault="00E9151B">
                <w:pPr>
                  <w:pStyle w:val="BodyText"/>
                  <w:spacing w:line="264" w:lineRule="exact"/>
                  <w:ind w:left="20" w:firstLine="480"/>
                  <w:rPr>
                    <w:rFonts w:cs="Times New Roman"/>
                    <w:lang w:eastAsia="zh-CN"/>
                  </w:rPr>
                </w:pPr>
                <w:bookmarkStart w:id="17" w:name="OLE_LINK54"/>
                <w:r>
                  <w:rPr>
                    <w:rFonts w:cs="Times New Roman"/>
                    <w:lang w:eastAsia="zh-CN"/>
                  </w:rPr>
                  <w:t>目</w:t>
                </w:r>
                <w:r>
                  <w:rPr>
                    <w:rFonts w:cs="Times New Roman"/>
                    <w:lang w:eastAsia="zh-CN"/>
                  </w:rPr>
                  <w:t xml:space="preserve"> </w:t>
                </w:r>
                <w:r>
                  <w:rPr>
                    <w:rFonts w:cs="Times New Roman"/>
                    <w:lang w:eastAsia="zh-CN"/>
                  </w:rPr>
                  <w:t>录</w:t>
                </w:r>
              </w:p>
              <w:bookmarkEnd w:id="17"/>
              <w:p w:rsidR="00E9151B" w:rsidRDefault="00E9151B">
                <w:pPr>
                  <w:pStyle w:val="BodyText"/>
                  <w:spacing w:line="264" w:lineRule="exact"/>
                  <w:ind w:left="20" w:firstLine="480"/>
                  <w:rPr>
                    <w:rFonts w:ascii="宋体" w:hAnsi="宋体" w:cs="宋体"/>
                    <w:lang w:eastAsia="zh-CN"/>
                  </w:rPr>
                </w:pPr>
              </w:p>
            </w:txbxContent>
          </v:textbox>
          <w10:wrap anchorx="page" anchory="page"/>
        </v:shape>
      </w:pict>
    </w: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p w:rsidR="00E9151B" w:rsidRDefault="00E9151B">
    <w:pPr>
      <w:pBdr>
        <w:bottom w:val="single" w:sz="4" w:space="0" w:color="auto"/>
      </w:pBdr>
      <w:spacing w:line="0" w:lineRule="atLeast"/>
      <w:rPr>
        <w:sz w:val="4"/>
        <w:szCs w:val="4"/>
      </w:rPr>
    </w:pPr>
  </w:p>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E9151B" w:rsidRDefault="00E9151B">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E1A1FD7"/>
    <w:multiLevelType w:val="hybridMultilevel"/>
    <w:tmpl w:val="A092A1B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130371"/>
    <w:multiLevelType w:val="multilevel"/>
    <w:tmpl w:val="2634F7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117C645C"/>
    <w:multiLevelType w:val="multilevel"/>
    <w:tmpl w:val="669602D4"/>
    <w:lvl w:ilvl="0">
      <w:start w:val="1"/>
      <w:numFmt w:val="decimal"/>
      <w:lvlText w:val="%1."/>
      <w:lvlJc w:val="left"/>
      <w:pPr>
        <w:ind w:left="1588" w:hanging="268"/>
      </w:pPr>
      <w:rPr>
        <w:rFonts w:hint="eastAsia"/>
      </w:rPr>
    </w:lvl>
    <w:lvl w:ilvl="1">
      <w:start w:val="4"/>
      <w:numFmt w:val="decimal"/>
      <w:isLgl/>
      <w:lvlText w:val="%1.%2"/>
      <w:lvlJc w:val="left"/>
      <w:pPr>
        <w:ind w:left="1800" w:hanging="480"/>
      </w:pPr>
      <w:rPr>
        <w:rFonts w:ascii="宋体" w:eastAsia="宋体" w:hAnsi="宋体" w:cs="Times" w:hint="eastAsia"/>
      </w:rPr>
    </w:lvl>
    <w:lvl w:ilvl="2">
      <w:start w:val="1"/>
      <w:numFmt w:val="decimal"/>
      <w:isLgl/>
      <w:lvlText w:val="%1.%2.%3"/>
      <w:lvlJc w:val="left"/>
      <w:pPr>
        <w:ind w:left="2040" w:hanging="720"/>
      </w:pPr>
      <w:rPr>
        <w:rFonts w:ascii="宋体" w:eastAsia="宋体" w:hAnsi="宋体" w:cs="Times" w:hint="eastAsia"/>
      </w:rPr>
    </w:lvl>
    <w:lvl w:ilvl="3">
      <w:start w:val="1"/>
      <w:numFmt w:val="decimal"/>
      <w:isLgl/>
      <w:lvlText w:val="%1.%2.%3.%4"/>
      <w:lvlJc w:val="left"/>
      <w:pPr>
        <w:ind w:left="2400" w:hanging="1080"/>
      </w:pPr>
      <w:rPr>
        <w:rFonts w:ascii="宋体" w:eastAsia="宋体" w:hAnsi="宋体" w:cs="Times" w:hint="eastAsia"/>
      </w:rPr>
    </w:lvl>
    <w:lvl w:ilvl="4">
      <w:start w:val="1"/>
      <w:numFmt w:val="decimal"/>
      <w:isLgl/>
      <w:lvlText w:val="%1.%2.%3.%4.%5"/>
      <w:lvlJc w:val="left"/>
      <w:pPr>
        <w:ind w:left="2400" w:hanging="1080"/>
      </w:pPr>
      <w:rPr>
        <w:rFonts w:ascii="宋体" w:eastAsia="宋体" w:hAnsi="宋体" w:cs="Times" w:hint="eastAsia"/>
      </w:rPr>
    </w:lvl>
    <w:lvl w:ilvl="5">
      <w:start w:val="1"/>
      <w:numFmt w:val="decimal"/>
      <w:isLgl/>
      <w:lvlText w:val="%1.%2.%3.%4.%5.%6"/>
      <w:lvlJc w:val="left"/>
      <w:pPr>
        <w:ind w:left="2760" w:hanging="1440"/>
      </w:pPr>
      <w:rPr>
        <w:rFonts w:ascii="宋体" w:eastAsia="宋体" w:hAnsi="宋体" w:cs="Times" w:hint="eastAsia"/>
      </w:rPr>
    </w:lvl>
    <w:lvl w:ilvl="6">
      <w:start w:val="1"/>
      <w:numFmt w:val="decimal"/>
      <w:isLgl/>
      <w:lvlText w:val="%1.%2.%3.%4.%5.%6.%7"/>
      <w:lvlJc w:val="left"/>
      <w:pPr>
        <w:ind w:left="2760" w:hanging="1440"/>
      </w:pPr>
      <w:rPr>
        <w:rFonts w:ascii="宋体" w:eastAsia="宋体" w:hAnsi="宋体" w:cs="Times" w:hint="eastAsia"/>
      </w:rPr>
    </w:lvl>
    <w:lvl w:ilvl="7">
      <w:start w:val="1"/>
      <w:numFmt w:val="decimal"/>
      <w:isLgl/>
      <w:lvlText w:val="%1.%2.%3.%4.%5.%6.%7.%8"/>
      <w:lvlJc w:val="left"/>
      <w:pPr>
        <w:ind w:left="3120" w:hanging="1800"/>
      </w:pPr>
      <w:rPr>
        <w:rFonts w:ascii="宋体" w:eastAsia="宋体" w:hAnsi="宋体" w:cs="Times" w:hint="eastAsia"/>
      </w:rPr>
    </w:lvl>
    <w:lvl w:ilvl="8">
      <w:start w:val="1"/>
      <w:numFmt w:val="decimal"/>
      <w:isLgl/>
      <w:lvlText w:val="%1.%2.%3.%4.%5.%6.%7.%8.%9"/>
      <w:lvlJc w:val="left"/>
      <w:pPr>
        <w:ind w:left="3480" w:hanging="2160"/>
      </w:pPr>
      <w:rPr>
        <w:rFonts w:ascii="宋体" w:eastAsia="宋体" w:hAnsi="宋体" w:cs="Times" w:hint="eastAsia"/>
      </w:rPr>
    </w:lvl>
  </w:abstractNum>
  <w:abstractNum w:abstractNumId="3">
    <w:nsid w:val="133E7787"/>
    <w:multiLevelType w:val="multilevel"/>
    <w:tmpl w:val="AC7491F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nsid w:val="147B6DDE"/>
    <w:multiLevelType w:val="multilevel"/>
    <w:tmpl w:val="50BA637E"/>
    <w:lvl w:ilvl="0">
      <w:start w:val="4"/>
      <w:numFmt w:val="decimal"/>
      <w:lvlText w:val="%1"/>
      <w:lvlJc w:val="left"/>
      <w:pPr>
        <w:ind w:left="720" w:hanging="720"/>
      </w:pPr>
      <w:rPr>
        <w:rFonts w:ascii="宋体" w:eastAsia="宋体" w:hAnsi="宋体" w:cs="宋体" w:hint="eastAsia"/>
      </w:rPr>
    </w:lvl>
    <w:lvl w:ilvl="1">
      <w:start w:val="3"/>
      <w:numFmt w:val="decimal"/>
      <w:lvlText w:val="%1.%2"/>
      <w:lvlJc w:val="left"/>
      <w:pPr>
        <w:ind w:left="1800" w:hanging="720"/>
      </w:pPr>
      <w:rPr>
        <w:rFonts w:ascii="宋体" w:eastAsia="宋体" w:hAnsi="宋体" w:cs="宋体" w:hint="eastAsia"/>
      </w:rPr>
    </w:lvl>
    <w:lvl w:ilvl="2">
      <w:start w:val="1"/>
      <w:numFmt w:val="decimal"/>
      <w:lvlText w:val="%1.%2.%3"/>
      <w:lvlJc w:val="left"/>
      <w:pPr>
        <w:ind w:left="2880" w:hanging="720"/>
      </w:pPr>
      <w:rPr>
        <w:rFonts w:ascii="宋体" w:eastAsia="宋体" w:hAnsi="宋体" w:cs="宋体" w:hint="eastAsia"/>
      </w:rPr>
    </w:lvl>
    <w:lvl w:ilvl="3">
      <w:start w:val="1"/>
      <w:numFmt w:val="decimal"/>
      <w:lvlText w:val="%1.%2.%3.%4"/>
      <w:lvlJc w:val="left"/>
      <w:pPr>
        <w:ind w:left="3960" w:hanging="720"/>
      </w:pPr>
      <w:rPr>
        <w:rFonts w:ascii="宋体" w:eastAsia="宋体" w:hAnsi="宋体" w:cs="宋体" w:hint="eastAsia"/>
      </w:rPr>
    </w:lvl>
    <w:lvl w:ilvl="4">
      <w:start w:val="1"/>
      <w:numFmt w:val="decimal"/>
      <w:lvlText w:val="%1.%2.%3.%4.%5"/>
      <w:lvlJc w:val="left"/>
      <w:pPr>
        <w:ind w:left="5400" w:hanging="1080"/>
      </w:pPr>
      <w:rPr>
        <w:rFonts w:ascii="宋体" w:eastAsia="宋体" w:hAnsi="宋体" w:cs="宋体" w:hint="eastAsia"/>
      </w:rPr>
    </w:lvl>
    <w:lvl w:ilvl="5">
      <w:start w:val="1"/>
      <w:numFmt w:val="decimal"/>
      <w:lvlText w:val="%1.%2.%3.%4.%5.%6"/>
      <w:lvlJc w:val="left"/>
      <w:pPr>
        <w:ind w:left="6480" w:hanging="1080"/>
      </w:pPr>
      <w:rPr>
        <w:rFonts w:ascii="宋体" w:eastAsia="宋体" w:hAnsi="宋体" w:cs="宋体" w:hint="eastAsia"/>
      </w:rPr>
    </w:lvl>
    <w:lvl w:ilvl="6">
      <w:start w:val="1"/>
      <w:numFmt w:val="decimal"/>
      <w:lvlText w:val="%1.%2.%3.%4.%5.%6.%7"/>
      <w:lvlJc w:val="left"/>
      <w:pPr>
        <w:ind w:left="7920" w:hanging="1440"/>
      </w:pPr>
      <w:rPr>
        <w:rFonts w:ascii="宋体" w:eastAsia="宋体" w:hAnsi="宋体" w:cs="宋体" w:hint="eastAsia"/>
      </w:rPr>
    </w:lvl>
    <w:lvl w:ilvl="7">
      <w:start w:val="1"/>
      <w:numFmt w:val="decimal"/>
      <w:lvlText w:val="%1.%2.%3.%4.%5.%6.%7.%8"/>
      <w:lvlJc w:val="left"/>
      <w:pPr>
        <w:ind w:left="9000" w:hanging="1440"/>
      </w:pPr>
      <w:rPr>
        <w:rFonts w:ascii="宋体" w:eastAsia="宋体" w:hAnsi="宋体" w:cs="宋体" w:hint="eastAsia"/>
      </w:rPr>
    </w:lvl>
    <w:lvl w:ilvl="8">
      <w:start w:val="1"/>
      <w:numFmt w:val="decimal"/>
      <w:lvlText w:val="%1.%2.%3.%4.%5.%6.%7.%8.%9"/>
      <w:lvlJc w:val="left"/>
      <w:pPr>
        <w:ind w:left="10440" w:hanging="1800"/>
      </w:pPr>
      <w:rPr>
        <w:rFonts w:ascii="宋体" w:eastAsia="宋体" w:hAnsi="宋体" w:cs="宋体" w:hint="eastAsia"/>
      </w:rPr>
    </w:lvl>
  </w:abstractNum>
  <w:abstractNum w:abstractNumId="5">
    <w:nsid w:val="14B179D2"/>
    <w:multiLevelType w:val="hybridMultilevel"/>
    <w:tmpl w:val="F29AB262"/>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77B0E91"/>
    <w:multiLevelType w:val="multilevel"/>
    <w:tmpl w:val="ED44FE2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181E746B"/>
    <w:multiLevelType w:val="hybridMultilevel"/>
    <w:tmpl w:val="AFA27E9A"/>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771AD1"/>
    <w:multiLevelType w:val="hybridMultilevel"/>
    <w:tmpl w:val="D36423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9853C4"/>
    <w:multiLevelType w:val="multilevel"/>
    <w:tmpl w:val="994696E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C9C3838"/>
    <w:multiLevelType w:val="multilevel"/>
    <w:tmpl w:val="D99CF3A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CD971E2"/>
    <w:multiLevelType w:val="multilevel"/>
    <w:tmpl w:val="E6A4D66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59"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1D4233D9"/>
    <w:multiLevelType w:val="multilevel"/>
    <w:tmpl w:val="AD285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AppleMyungjo" w:eastAsia="AppleMyungjo" w:hAnsi="AppleMyungjo" w:hint="eastAsia"/>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591413"/>
    <w:multiLevelType w:val="hybridMultilevel"/>
    <w:tmpl w:val="000E77DE"/>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F221BDC"/>
    <w:multiLevelType w:val="multilevel"/>
    <w:tmpl w:val="D8A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3813D6"/>
    <w:multiLevelType w:val="multilevel"/>
    <w:tmpl w:val="437EB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016C39"/>
    <w:multiLevelType w:val="multilevel"/>
    <w:tmpl w:val="0BC6FE1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25560FB3"/>
    <w:multiLevelType w:val="hybridMultilevel"/>
    <w:tmpl w:val="EF3EC608"/>
    <w:lvl w:ilvl="0" w:tplc="575B64D8">
      <w:start w:val="1"/>
      <w:numFmt w:val="bullet"/>
      <w:lvlText w:val="-"/>
      <w:lvlJc w:val="left"/>
      <w:pPr>
        <w:ind w:left="420" w:hanging="420"/>
      </w:pPr>
      <w:rPr>
        <w:rFonts w:ascii="宋体" w:eastAsia="宋体" w:hAnsi="宋体"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BE65D1"/>
    <w:multiLevelType w:val="hybridMultilevel"/>
    <w:tmpl w:val="285A4FA0"/>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82B396E"/>
    <w:multiLevelType w:val="multilevel"/>
    <w:tmpl w:val="FA74B97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294F7D81"/>
    <w:multiLevelType w:val="hybridMultilevel"/>
    <w:tmpl w:val="93F80E1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312516CD"/>
    <w:multiLevelType w:val="hybridMultilevel"/>
    <w:tmpl w:val="DFC8BF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1634E69"/>
    <w:multiLevelType w:val="multilevel"/>
    <w:tmpl w:val="4690953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35B7790D"/>
    <w:multiLevelType w:val="multilevel"/>
    <w:tmpl w:val="8174ADD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35C1697E"/>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5">
    <w:nsid w:val="376E2B9E"/>
    <w:multiLevelType w:val="multilevel"/>
    <w:tmpl w:val="B1F238E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nsid w:val="37765E0F"/>
    <w:multiLevelType w:val="hybridMultilevel"/>
    <w:tmpl w:val="63948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7C94B8D"/>
    <w:multiLevelType w:val="multilevel"/>
    <w:tmpl w:val="38BACB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38611AEF"/>
    <w:multiLevelType w:val="multilevel"/>
    <w:tmpl w:val="247AA88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3F322CC1"/>
    <w:multiLevelType w:val="hybridMultilevel"/>
    <w:tmpl w:val="4AC4A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41272D65"/>
    <w:multiLevelType w:val="multilevel"/>
    <w:tmpl w:val="94E8077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1">
    <w:nsid w:val="41744970"/>
    <w:multiLevelType w:val="multilevel"/>
    <w:tmpl w:val="18D4E0B6"/>
    <w:lvl w:ilvl="0">
      <w:start w:val="4"/>
      <w:numFmt w:val="decimal"/>
      <w:lvlText w:val="%1"/>
      <w:lvlJc w:val="left"/>
      <w:pPr>
        <w:ind w:left="480" w:hanging="480"/>
      </w:pPr>
      <w:rPr>
        <w:rFonts w:ascii="宋体" w:eastAsia="宋体" w:hAnsi="宋体" w:cs="Times" w:hint="default"/>
      </w:rPr>
    </w:lvl>
    <w:lvl w:ilvl="1">
      <w:start w:val="1"/>
      <w:numFmt w:val="decimal"/>
      <w:lvlText w:val="%1.%2"/>
      <w:lvlJc w:val="left"/>
      <w:pPr>
        <w:ind w:left="840" w:hanging="480"/>
      </w:pPr>
      <w:rPr>
        <w:rFonts w:ascii="宋体" w:eastAsia="宋体" w:hAnsi="宋体" w:cs="Times" w:hint="default"/>
      </w:rPr>
    </w:lvl>
    <w:lvl w:ilvl="2">
      <w:start w:val="1"/>
      <w:numFmt w:val="decimal"/>
      <w:lvlText w:val="%1.%2.%3"/>
      <w:lvlJc w:val="left"/>
      <w:pPr>
        <w:ind w:left="1440" w:hanging="720"/>
      </w:pPr>
      <w:rPr>
        <w:rFonts w:ascii="宋体" w:eastAsia="宋体" w:hAnsi="宋体" w:cs="Times" w:hint="default"/>
      </w:rPr>
    </w:lvl>
    <w:lvl w:ilvl="3">
      <w:start w:val="1"/>
      <w:numFmt w:val="decimal"/>
      <w:lvlText w:val="%1.%2.%3.%4"/>
      <w:lvlJc w:val="left"/>
      <w:pPr>
        <w:ind w:left="2160" w:hanging="1080"/>
      </w:pPr>
      <w:rPr>
        <w:rFonts w:ascii="宋体" w:eastAsia="宋体" w:hAnsi="宋体" w:cs="Times" w:hint="default"/>
      </w:rPr>
    </w:lvl>
    <w:lvl w:ilvl="4">
      <w:start w:val="1"/>
      <w:numFmt w:val="decimal"/>
      <w:lvlText w:val="%1.%2.%3.%4.%5"/>
      <w:lvlJc w:val="left"/>
      <w:pPr>
        <w:ind w:left="2520" w:hanging="1080"/>
      </w:pPr>
      <w:rPr>
        <w:rFonts w:ascii="宋体" w:eastAsia="宋体" w:hAnsi="宋体" w:cs="Times" w:hint="default"/>
      </w:rPr>
    </w:lvl>
    <w:lvl w:ilvl="5">
      <w:start w:val="1"/>
      <w:numFmt w:val="decimal"/>
      <w:lvlText w:val="%1.%2.%3.%4.%5.%6"/>
      <w:lvlJc w:val="left"/>
      <w:pPr>
        <w:ind w:left="3240" w:hanging="1440"/>
      </w:pPr>
      <w:rPr>
        <w:rFonts w:ascii="宋体" w:eastAsia="宋体" w:hAnsi="宋体" w:cs="Times" w:hint="default"/>
      </w:rPr>
    </w:lvl>
    <w:lvl w:ilvl="6">
      <w:start w:val="1"/>
      <w:numFmt w:val="decimal"/>
      <w:lvlText w:val="%1.%2.%3.%4.%5.%6.%7"/>
      <w:lvlJc w:val="left"/>
      <w:pPr>
        <w:ind w:left="3600" w:hanging="1440"/>
      </w:pPr>
      <w:rPr>
        <w:rFonts w:ascii="宋体" w:eastAsia="宋体" w:hAnsi="宋体" w:cs="Times" w:hint="default"/>
      </w:rPr>
    </w:lvl>
    <w:lvl w:ilvl="7">
      <w:start w:val="1"/>
      <w:numFmt w:val="decimal"/>
      <w:lvlText w:val="%1.%2.%3.%4.%5.%6.%7.%8"/>
      <w:lvlJc w:val="left"/>
      <w:pPr>
        <w:ind w:left="4320" w:hanging="1800"/>
      </w:pPr>
      <w:rPr>
        <w:rFonts w:ascii="宋体" w:eastAsia="宋体" w:hAnsi="宋体" w:cs="Times" w:hint="default"/>
      </w:rPr>
    </w:lvl>
    <w:lvl w:ilvl="8">
      <w:start w:val="1"/>
      <w:numFmt w:val="decimal"/>
      <w:lvlText w:val="%1.%2.%3.%4.%5.%6.%7.%8.%9"/>
      <w:lvlJc w:val="left"/>
      <w:pPr>
        <w:ind w:left="5040" w:hanging="2160"/>
      </w:pPr>
      <w:rPr>
        <w:rFonts w:ascii="宋体" w:eastAsia="宋体" w:hAnsi="宋体" w:cs="Times" w:hint="default"/>
      </w:rPr>
    </w:lvl>
  </w:abstractNum>
  <w:abstractNum w:abstractNumId="32">
    <w:nsid w:val="43141A63"/>
    <w:multiLevelType w:val="hybridMultilevel"/>
    <w:tmpl w:val="49D4CC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43957FC8"/>
    <w:multiLevelType w:val="hybridMultilevel"/>
    <w:tmpl w:val="99C80164"/>
    <w:lvl w:ilvl="0" w:tplc="04090001">
      <w:start w:val="1"/>
      <w:numFmt w:val="bullet"/>
      <w:lvlText w:val=""/>
      <w:lvlJc w:val="left"/>
      <w:pPr>
        <w:ind w:left="840" w:hanging="36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44912AC5"/>
    <w:multiLevelType w:val="multilevel"/>
    <w:tmpl w:val="CFBC0A0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5">
    <w:nsid w:val="474F5608"/>
    <w:multiLevelType w:val="hybridMultilevel"/>
    <w:tmpl w:val="797C220E"/>
    <w:lvl w:ilvl="0" w:tplc="A5F8B472">
      <w:start w:val="1"/>
      <w:numFmt w:val="decimal"/>
      <w:lvlText w:val="（%1）"/>
      <w:lvlJc w:val="left"/>
      <w:pPr>
        <w:ind w:left="840" w:hanging="4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48287C0B"/>
    <w:multiLevelType w:val="hybridMultilevel"/>
    <w:tmpl w:val="F0404E30"/>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95F187B"/>
    <w:multiLevelType w:val="multilevel"/>
    <w:tmpl w:val="5F54821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49D709EA"/>
    <w:multiLevelType w:val="hybridMultilevel"/>
    <w:tmpl w:val="2636538A"/>
    <w:lvl w:ilvl="0" w:tplc="42CAB460">
      <w:start w:val="1"/>
      <w:numFmt w:val="bullet"/>
      <w:lvlText w:val="-"/>
      <w:lvlJc w:val="left"/>
      <w:pPr>
        <w:ind w:left="1309" w:hanging="420"/>
      </w:pPr>
      <w:rPr>
        <w:rFonts w:ascii="宋体" w:eastAsia="宋体" w:hAnsi="宋体" w:cs="Times" w:hint="eastAsia"/>
      </w:rPr>
    </w:lvl>
    <w:lvl w:ilvl="1" w:tplc="04090003" w:tentative="1">
      <w:start w:val="1"/>
      <w:numFmt w:val="bullet"/>
      <w:lvlText w:val=""/>
      <w:lvlJc w:val="left"/>
      <w:pPr>
        <w:ind w:left="1729" w:hanging="420"/>
      </w:pPr>
      <w:rPr>
        <w:rFonts w:ascii="Wingdings" w:hAnsi="Wingdings" w:hint="default"/>
      </w:rPr>
    </w:lvl>
    <w:lvl w:ilvl="2" w:tplc="04090005" w:tentative="1">
      <w:start w:val="1"/>
      <w:numFmt w:val="bullet"/>
      <w:lvlText w:val=""/>
      <w:lvlJc w:val="left"/>
      <w:pPr>
        <w:ind w:left="2149" w:hanging="420"/>
      </w:pPr>
      <w:rPr>
        <w:rFonts w:ascii="Wingdings" w:hAnsi="Wingdings" w:hint="default"/>
      </w:rPr>
    </w:lvl>
    <w:lvl w:ilvl="3" w:tplc="04090001" w:tentative="1">
      <w:start w:val="1"/>
      <w:numFmt w:val="bullet"/>
      <w:lvlText w:val=""/>
      <w:lvlJc w:val="left"/>
      <w:pPr>
        <w:ind w:left="2569" w:hanging="420"/>
      </w:pPr>
      <w:rPr>
        <w:rFonts w:ascii="Wingdings" w:hAnsi="Wingdings" w:hint="default"/>
      </w:rPr>
    </w:lvl>
    <w:lvl w:ilvl="4" w:tplc="04090003" w:tentative="1">
      <w:start w:val="1"/>
      <w:numFmt w:val="bullet"/>
      <w:lvlText w:val=""/>
      <w:lvlJc w:val="left"/>
      <w:pPr>
        <w:ind w:left="2989" w:hanging="420"/>
      </w:pPr>
      <w:rPr>
        <w:rFonts w:ascii="Wingdings" w:hAnsi="Wingdings" w:hint="default"/>
      </w:rPr>
    </w:lvl>
    <w:lvl w:ilvl="5" w:tplc="04090005" w:tentative="1">
      <w:start w:val="1"/>
      <w:numFmt w:val="bullet"/>
      <w:lvlText w:val=""/>
      <w:lvlJc w:val="left"/>
      <w:pPr>
        <w:ind w:left="3409" w:hanging="420"/>
      </w:pPr>
      <w:rPr>
        <w:rFonts w:ascii="Wingdings" w:hAnsi="Wingdings" w:hint="default"/>
      </w:rPr>
    </w:lvl>
    <w:lvl w:ilvl="6" w:tplc="04090001" w:tentative="1">
      <w:start w:val="1"/>
      <w:numFmt w:val="bullet"/>
      <w:lvlText w:val=""/>
      <w:lvlJc w:val="left"/>
      <w:pPr>
        <w:ind w:left="3829" w:hanging="420"/>
      </w:pPr>
      <w:rPr>
        <w:rFonts w:ascii="Wingdings" w:hAnsi="Wingdings" w:hint="default"/>
      </w:rPr>
    </w:lvl>
    <w:lvl w:ilvl="7" w:tplc="04090003" w:tentative="1">
      <w:start w:val="1"/>
      <w:numFmt w:val="bullet"/>
      <w:lvlText w:val=""/>
      <w:lvlJc w:val="left"/>
      <w:pPr>
        <w:ind w:left="4249" w:hanging="420"/>
      </w:pPr>
      <w:rPr>
        <w:rFonts w:ascii="Wingdings" w:hAnsi="Wingdings" w:hint="default"/>
      </w:rPr>
    </w:lvl>
    <w:lvl w:ilvl="8" w:tplc="04090005" w:tentative="1">
      <w:start w:val="1"/>
      <w:numFmt w:val="bullet"/>
      <w:lvlText w:val=""/>
      <w:lvlJc w:val="left"/>
      <w:pPr>
        <w:ind w:left="4669" w:hanging="420"/>
      </w:pPr>
      <w:rPr>
        <w:rFonts w:ascii="Wingdings" w:hAnsi="Wingdings" w:hint="default"/>
      </w:rPr>
    </w:lvl>
  </w:abstractNum>
  <w:abstractNum w:abstractNumId="39">
    <w:nsid w:val="4D7A10DB"/>
    <w:multiLevelType w:val="hybridMultilevel"/>
    <w:tmpl w:val="AC26D6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511D16F7"/>
    <w:multiLevelType w:val="hybridMultilevel"/>
    <w:tmpl w:val="B330B4F2"/>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1A14123"/>
    <w:multiLevelType w:val="hybridMultilevel"/>
    <w:tmpl w:val="281C223A"/>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nsid w:val="53936E74"/>
    <w:multiLevelType w:val="hybridMultilevel"/>
    <w:tmpl w:val="74C62BAC"/>
    <w:lvl w:ilvl="0" w:tplc="04090001">
      <w:start w:val="1"/>
      <w:numFmt w:val="bullet"/>
      <w:lvlText w:val=""/>
      <w:lvlJc w:val="left"/>
      <w:pPr>
        <w:ind w:left="720" w:hanging="360"/>
      </w:pPr>
      <w:rPr>
        <w:rFonts w:ascii="Symbol" w:hAnsi="Symbol" w:hint="default"/>
      </w:rPr>
    </w:lvl>
    <w:lvl w:ilvl="1" w:tplc="10E227FE">
      <w:start w:val="1"/>
      <w:numFmt w:val="bullet"/>
      <w:pStyle w:val="ListBullet2"/>
      <w:lvlText w:val="–"/>
      <w:lvlJc w:val="left"/>
      <w:pPr>
        <w:tabs>
          <w:tab w:val="num" w:pos="1440"/>
        </w:tabs>
        <w:ind w:left="1440" w:hanging="360"/>
      </w:pPr>
      <w:rPr>
        <w:rFonts w:ascii="AppleMyungjo" w:eastAsia="AppleMyungjo" w:hAnsi="AppleMyungjo"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6C74C7"/>
    <w:multiLevelType w:val="multilevel"/>
    <w:tmpl w:val="957AE820"/>
    <w:lvl w:ilvl="0">
      <w:start w:val="4"/>
      <w:numFmt w:val="decimal"/>
      <w:lvlText w:val="%1"/>
      <w:lvlJc w:val="left"/>
      <w:pPr>
        <w:ind w:left="700" w:hanging="700"/>
      </w:pPr>
      <w:rPr>
        <w:rFonts w:hint="eastAsia"/>
      </w:rPr>
    </w:lvl>
    <w:lvl w:ilvl="1">
      <w:start w:val="2"/>
      <w:numFmt w:val="decimal"/>
      <w:lvlText w:val="%1.%2"/>
      <w:lvlJc w:val="left"/>
      <w:pPr>
        <w:ind w:left="1440" w:hanging="720"/>
      </w:pPr>
      <w:rPr>
        <w:rFonts w:hint="eastAsia"/>
      </w:rPr>
    </w:lvl>
    <w:lvl w:ilvl="2">
      <w:start w:val="3"/>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4">
    <w:nsid w:val="54C145C2"/>
    <w:multiLevelType w:val="hybridMultilevel"/>
    <w:tmpl w:val="B01A5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5850737"/>
    <w:multiLevelType w:val="multilevel"/>
    <w:tmpl w:val="E046858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nsid w:val="565F3C2D"/>
    <w:multiLevelType w:val="hybridMultilevel"/>
    <w:tmpl w:val="D924C23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nsid w:val="575982B3"/>
    <w:multiLevelType w:val="multilevel"/>
    <w:tmpl w:val="575982B3"/>
    <w:lvl w:ilvl="0">
      <w:start w:val="1"/>
      <w:numFmt w:val="bullet"/>
      <w:lvlText w:val="•"/>
      <w:lvlJc w:val="left"/>
      <w:pPr>
        <w:ind w:hanging="201"/>
      </w:pPr>
      <w:rPr>
        <w:rFonts w:ascii="Times New Roman" w:eastAsia="Times New Roman" w:hAnsi="Times New Roman" w:hint="default"/>
        <w:w w:val="99"/>
        <w:sz w:val="24"/>
        <w:szCs w:val="24"/>
      </w:rPr>
    </w:lvl>
    <w:lvl w:ilvl="1">
      <w:start w:val="1"/>
      <w:numFmt w:val="bullet"/>
      <w:lvlText w:val="•"/>
      <w:lvlJc w:val="left"/>
      <w:pPr>
        <w:ind w:hanging="201"/>
      </w:pPr>
      <w:rPr>
        <w:rFonts w:ascii="Times New Roman" w:eastAsia="Times New Roman" w:hAnsi="Times New Roman" w:hint="default"/>
        <w:w w:val="99"/>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5759840A"/>
    <w:multiLevelType w:val="multilevel"/>
    <w:tmpl w:val="5759840A"/>
    <w:lvl w:ilvl="0">
      <w:start w:val="1"/>
      <w:numFmt w:val="decimal"/>
      <w:lvlText w:val="%1)"/>
      <w:lvlJc w:val="left"/>
      <w:pPr>
        <w:ind w:hanging="315"/>
        <w:jc w:val="right"/>
      </w:pPr>
      <w:rPr>
        <w:rFonts w:ascii="Lucida Console" w:eastAsia="Lucida Console" w:hAnsi="Lucida Console" w:hint="default"/>
        <w:spacing w:val="-1"/>
        <w:w w:val="102"/>
        <w:sz w:val="17"/>
        <w:szCs w:val="17"/>
      </w:rPr>
    </w:lvl>
    <w:lvl w:ilvl="1">
      <w:start w:val="6"/>
      <w:numFmt w:val="decimal"/>
      <w:lvlText w:val="%2)"/>
      <w:lvlJc w:val="left"/>
      <w:pPr>
        <w:ind w:hanging="315"/>
      </w:pPr>
      <w:rPr>
        <w:rFonts w:ascii="Lucida Console" w:eastAsia="Lucida Console" w:hAnsi="Lucida Console" w:hint="default"/>
        <w:spacing w:val="-1"/>
        <w:w w:val="102"/>
        <w:sz w:val="17"/>
        <w:szCs w:val="17"/>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9">
    <w:nsid w:val="575A16A9"/>
    <w:multiLevelType w:val="singleLevel"/>
    <w:tmpl w:val="575A16A9"/>
    <w:lvl w:ilvl="0">
      <w:start w:val="1"/>
      <w:numFmt w:val="decimal"/>
      <w:suff w:val="space"/>
      <w:lvlText w:val="%1)"/>
      <w:lvlJc w:val="left"/>
    </w:lvl>
  </w:abstractNum>
  <w:abstractNum w:abstractNumId="50">
    <w:nsid w:val="575A16CC"/>
    <w:multiLevelType w:val="singleLevel"/>
    <w:tmpl w:val="575A16CC"/>
    <w:lvl w:ilvl="0">
      <w:start w:val="1"/>
      <w:numFmt w:val="decimal"/>
      <w:suff w:val="space"/>
      <w:lvlText w:val="%1."/>
      <w:lvlJc w:val="left"/>
    </w:lvl>
  </w:abstractNum>
  <w:abstractNum w:abstractNumId="51">
    <w:nsid w:val="575A2890"/>
    <w:multiLevelType w:val="singleLevel"/>
    <w:tmpl w:val="575A2890"/>
    <w:lvl w:ilvl="0">
      <w:start w:val="1"/>
      <w:numFmt w:val="decimal"/>
      <w:suff w:val="space"/>
      <w:lvlText w:val="%1."/>
      <w:lvlJc w:val="left"/>
    </w:lvl>
  </w:abstractNum>
  <w:abstractNum w:abstractNumId="52">
    <w:nsid w:val="575A2BA4"/>
    <w:multiLevelType w:val="multilevel"/>
    <w:tmpl w:val="A22CFFBC"/>
    <w:lvl w:ilvl="0">
      <w:start w:val="1"/>
      <w:numFmt w:val="decimal"/>
      <w:suff w:val="space"/>
      <w:lvlText w:val="%1."/>
      <w:lvlJc w:val="left"/>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3">
    <w:nsid w:val="575A2C18"/>
    <w:multiLevelType w:val="singleLevel"/>
    <w:tmpl w:val="575A2C18"/>
    <w:lvl w:ilvl="0">
      <w:start w:val="1"/>
      <w:numFmt w:val="decimal"/>
      <w:suff w:val="space"/>
      <w:lvlText w:val="%1)"/>
      <w:lvlJc w:val="left"/>
    </w:lvl>
  </w:abstractNum>
  <w:abstractNum w:abstractNumId="54">
    <w:nsid w:val="575A2C33"/>
    <w:multiLevelType w:val="singleLevel"/>
    <w:tmpl w:val="575A2C33"/>
    <w:lvl w:ilvl="0">
      <w:start w:val="1"/>
      <w:numFmt w:val="decimal"/>
      <w:suff w:val="space"/>
      <w:lvlText w:val="%1)"/>
      <w:lvlJc w:val="left"/>
    </w:lvl>
  </w:abstractNum>
  <w:abstractNum w:abstractNumId="55">
    <w:nsid w:val="575A44A1"/>
    <w:multiLevelType w:val="singleLevel"/>
    <w:tmpl w:val="575A44A1"/>
    <w:lvl w:ilvl="0">
      <w:start w:val="1"/>
      <w:numFmt w:val="decimal"/>
      <w:suff w:val="space"/>
      <w:lvlText w:val="%1."/>
      <w:lvlJc w:val="left"/>
    </w:lvl>
  </w:abstractNum>
  <w:abstractNum w:abstractNumId="56">
    <w:nsid w:val="575A7700"/>
    <w:multiLevelType w:val="multilevel"/>
    <w:tmpl w:val="F432E204"/>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7">
    <w:nsid w:val="575AD0DB"/>
    <w:multiLevelType w:val="multilevel"/>
    <w:tmpl w:val="7D742818"/>
    <w:lvl w:ilvl="0">
      <w:start w:val="1"/>
      <w:numFmt w:val="chineseCounting"/>
      <w:lvlText w:val="第%1章"/>
      <w:lvlJc w:val="center"/>
      <w:pPr>
        <w:tabs>
          <w:tab w:val="num" w:pos="425"/>
        </w:tabs>
        <w:ind w:left="425" w:hanging="425"/>
      </w:pPr>
      <w:rPr>
        <w:rFonts w:ascii="Times New Roman" w:eastAsia="黑体" w:hAnsi="Times New Roman" w:cs="Times" w:hint="eastAsia"/>
        <w:b/>
        <w:bCs/>
        <w:color w:val="auto"/>
        <w:sz w:val="30"/>
        <w:szCs w:val="30"/>
      </w:rPr>
    </w:lvl>
    <w:lvl w:ilvl="1">
      <w:start w:val="1"/>
      <w:numFmt w:val="decimal"/>
      <w:pStyle w:val="Heading2"/>
      <w:isLgl/>
      <w:lvlText w:val="%1.%2"/>
      <w:lvlJc w:val="left"/>
      <w:pPr>
        <w:tabs>
          <w:tab w:val="num" w:pos="210"/>
        </w:tabs>
        <w:ind w:left="567" w:hanging="567"/>
      </w:pPr>
      <w:rPr>
        <w:rFonts w:ascii="宋体" w:eastAsia="宋体" w:hAnsi="宋体" w:cs="Time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ing3"/>
      <w:isLgl/>
      <w:suff w:val="space"/>
      <w:lvlText w:val="%1.%2.%3"/>
      <w:lvlJc w:val="left"/>
      <w:pPr>
        <w:ind w:left="709" w:hanging="709"/>
      </w:pPr>
      <w:rPr>
        <w:rFonts w:ascii="Times New Roman" w:eastAsia="黑体" w:hAnsi="Times New Roman" w:cs="Times" w:hint="eastAsia"/>
        <w:b/>
        <w:bCs/>
        <w:sz w:val="24"/>
        <w:szCs w:val="24"/>
      </w:rPr>
    </w:lvl>
    <w:lvl w:ilvl="3">
      <w:start w:val="1"/>
      <w:numFmt w:val="decimal"/>
      <w:lvlText w:val="%1.%2.%3.%4."/>
      <w:lvlJc w:val="left"/>
      <w:pPr>
        <w:tabs>
          <w:tab w:val="num" w:pos="850"/>
        </w:tabs>
        <w:ind w:left="850" w:hanging="850"/>
      </w:pPr>
      <w:rPr>
        <w:rFonts w:hint="eastAsia"/>
      </w:rPr>
    </w:lvl>
    <w:lvl w:ilvl="4">
      <w:start w:val="1"/>
      <w:numFmt w:val="decimal"/>
      <w:lvlText w:val="%1.%2.%3.%4.%5."/>
      <w:lvlJc w:val="left"/>
      <w:pPr>
        <w:tabs>
          <w:tab w:val="num" w:pos="991"/>
        </w:tabs>
        <w:ind w:left="991" w:hanging="991"/>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5"/>
        </w:tabs>
        <w:ind w:left="1275" w:hanging="1275"/>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8"/>
        </w:tabs>
        <w:ind w:left="1558" w:hanging="1558"/>
      </w:pPr>
      <w:rPr>
        <w:rFonts w:hint="eastAsia"/>
      </w:rPr>
    </w:lvl>
  </w:abstractNum>
  <w:abstractNum w:abstractNumId="58">
    <w:nsid w:val="575B64D8"/>
    <w:multiLevelType w:val="singleLevel"/>
    <w:tmpl w:val="575B64D8"/>
    <w:lvl w:ilvl="0">
      <w:start w:val="1"/>
      <w:numFmt w:val="bullet"/>
      <w:suff w:val="space"/>
      <w:lvlText w:val="-"/>
      <w:lvlJc w:val="left"/>
      <w:pPr>
        <w:tabs>
          <w:tab w:val="left" w:pos="420"/>
        </w:tabs>
        <w:ind w:left="420" w:hanging="420"/>
      </w:pPr>
      <w:rPr>
        <w:rFonts w:ascii="宋体" w:eastAsia="宋体" w:hAnsi="宋体" w:cs="Times" w:hint="default"/>
      </w:rPr>
    </w:lvl>
  </w:abstractNum>
  <w:abstractNum w:abstractNumId="59">
    <w:nsid w:val="58AD3FC3"/>
    <w:multiLevelType w:val="multilevel"/>
    <w:tmpl w:val="F2DECEAE"/>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0">
    <w:nsid w:val="591F4E06"/>
    <w:multiLevelType w:val="multilevel"/>
    <w:tmpl w:val="07B8825A"/>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1">
    <w:nsid w:val="59A44488"/>
    <w:multiLevelType w:val="multilevel"/>
    <w:tmpl w:val="939685B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5A1647D0"/>
    <w:multiLevelType w:val="hybridMultilevel"/>
    <w:tmpl w:val="52C811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A7E6218"/>
    <w:multiLevelType w:val="hybridMultilevel"/>
    <w:tmpl w:val="FC94494E"/>
    <w:lvl w:ilvl="0" w:tplc="0C50C2E2">
      <w:start w:val="8"/>
      <w:numFmt w:val="decimal"/>
      <w:lvlText w:val="%1."/>
      <w:lvlJc w:val="left"/>
      <w:pPr>
        <w:ind w:left="450" w:hanging="360"/>
      </w:pPr>
      <w:rPr>
        <w:rFonts w:cs="Time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4">
    <w:nsid w:val="5ACD2C91"/>
    <w:multiLevelType w:val="hybridMultilevel"/>
    <w:tmpl w:val="0016C1D4"/>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B8E1446"/>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6">
    <w:nsid w:val="5BBF7099"/>
    <w:multiLevelType w:val="hybridMultilevel"/>
    <w:tmpl w:val="C6DEBBEA"/>
    <w:lvl w:ilvl="0" w:tplc="78E4543A">
      <w:start w:val="1"/>
      <w:numFmt w:val="bullet"/>
      <w:lvlText w:val=""/>
      <w:lvlJc w:val="left"/>
      <w:pPr>
        <w:ind w:left="680" w:hanging="20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7">
    <w:nsid w:val="5D251E02"/>
    <w:multiLevelType w:val="hybridMultilevel"/>
    <w:tmpl w:val="A51EF9AC"/>
    <w:lvl w:ilvl="0" w:tplc="04090001">
      <w:start w:val="1"/>
      <w:numFmt w:val="bullet"/>
      <w:lvlText w:val=""/>
      <w:lvlJc w:val="left"/>
      <w:pPr>
        <w:ind w:left="720" w:hanging="360"/>
      </w:pPr>
      <w:rPr>
        <w:rFonts w:ascii="Symbol" w:hAnsi="Symbol" w:hint="default"/>
      </w:rPr>
    </w:lvl>
    <w:lvl w:ilvl="1" w:tplc="D954EDE2">
      <w:numFmt w:val="bullet"/>
      <w:lvlText w:val="–"/>
      <w:lvlJc w:val="left"/>
      <w:pPr>
        <w:ind w:left="1440" w:hanging="360"/>
      </w:pPr>
      <w:rPr>
        <w:rFonts w:ascii="宋体" w:eastAsia="宋体" w:hAnsi="宋体"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2C2AC1"/>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9">
    <w:nsid w:val="606721BE"/>
    <w:multiLevelType w:val="hybridMultilevel"/>
    <w:tmpl w:val="87262448"/>
    <w:lvl w:ilvl="0" w:tplc="4C6E6F58">
      <w:start w:val="1"/>
      <w:numFmt w:val="decimal"/>
      <w:lvlText w:val="(%1)"/>
      <w:lvlJc w:val="left"/>
      <w:pPr>
        <w:ind w:left="1588" w:hanging="268"/>
      </w:pPr>
      <w:rPr>
        <w:rFonts w:ascii="Times New Roman" w:eastAsia="宋体" w:hAnsi="Times New Roman" w:cstheme="minorBidi"/>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0">
    <w:nsid w:val="60C53A27"/>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1">
    <w:nsid w:val="60E02DAB"/>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2">
    <w:nsid w:val="650832C2"/>
    <w:multiLevelType w:val="hybridMultilevel"/>
    <w:tmpl w:val="F6A0F42A"/>
    <w:lvl w:ilvl="0" w:tplc="8D22F8A4">
      <w:start w:val="1"/>
      <w:numFmt w:val="bullet"/>
      <w:lvlText w:val="•"/>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
    <w:nsid w:val="6DAA71B9"/>
    <w:multiLevelType w:val="multilevel"/>
    <w:tmpl w:val="376C964C"/>
    <w:lvl w:ilvl="0">
      <w:start w:val="5"/>
      <w:numFmt w:val="decimal"/>
      <w:lvlText w:val="%1"/>
      <w:lvlJc w:val="left"/>
      <w:pPr>
        <w:ind w:left="360" w:hanging="360"/>
      </w:pPr>
      <w:rPr>
        <w:rFonts w:hint="default"/>
      </w:rPr>
    </w:lvl>
    <w:lvl w:ilvl="1">
      <w:start w:val="2"/>
      <w:numFmt w:val="decimal"/>
      <w:lvlText w:val="%1.%2"/>
      <w:lvlJc w:val="left"/>
      <w:pPr>
        <w:ind w:left="2400" w:hanging="360"/>
      </w:pPr>
      <w:rPr>
        <w:rFonts w:hint="default"/>
      </w:rPr>
    </w:lvl>
    <w:lvl w:ilvl="2">
      <w:start w:val="1"/>
      <w:numFmt w:val="decimal"/>
      <w:lvlText w:val="%1.%2.%3"/>
      <w:lvlJc w:val="left"/>
      <w:pPr>
        <w:ind w:left="480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240" w:hanging="1080"/>
      </w:pPr>
      <w:rPr>
        <w:rFonts w:hint="default"/>
      </w:rPr>
    </w:lvl>
    <w:lvl w:ilvl="5">
      <w:start w:val="1"/>
      <w:numFmt w:val="decimal"/>
      <w:lvlText w:val="%1.%2.%3.%4.%5.%6"/>
      <w:lvlJc w:val="left"/>
      <w:pPr>
        <w:ind w:left="1128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720" w:hanging="1440"/>
      </w:pPr>
      <w:rPr>
        <w:rFonts w:hint="default"/>
      </w:rPr>
    </w:lvl>
    <w:lvl w:ilvl="8">
      <w:start w:val="1"/>
      <w:numFmt w:val="decimal"/>
      <w:lvlText w:val="%1.%2.%3.%4.%5.%6.%7.%8.%9"/>
      <w:lvlJc w:val="left"/>
      <w:pPr>
        <w:ind w:left="18120" w:hanging="1800"/>
      </w:pPr>
      <w:rPr>
        <w:rFonts w:hint="default"/>
      </w:rPr>
    </w:lvl>
  </w:abstractNum>
  <w:abstractNum w:abstractNumId="74">
    <w:nsid w:val="6E214595"/>
    <w:multiLevelType w:val="hybridMultilevel"/>
    <w:tmpl w:val="6D1C24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18A09A3"/>
    <w:multiLevelType w:val="multilevel"/>
    <w:tmpl w:val="B480394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6">
    <w:nsid w:val="77E0139C"/>
    <w:multiLevelType w:val="hybridMultilevel"/>
    <w:tmpl w:val="E53A86CC"/>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
    <w:nsid w:val="783724BD"/>
    <w:multiLevelType w:val="hybridMultilevel"/>
    <w:tmpl w:val="BDEEEB06"/>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4A5E45F8">
      <w:start w:val="1"/>
      <w:numFmt w:val="bullet"/>
      <w:lvlText w:val=""/>
      <w:lvlJc w:val="left"/>
      <w:pPr>
        <w:ind w:left="1134" w:hanging="294"/>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
    <w:nsid w:val="785F2EF2"/>
    <w:multiLevelType w:val="multilevel"/>
    <w:tmpl w:val="A20C50D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9">
    <w:nsid w:val="78A51FA9"/>
    <w:multiLevelType w:val="hybridMultilevel"/>
    <w:tmpl w:val="9656E938"/>
    <w:lvl w:ilvl="0" w:tplc="38F687A6">
      <w:start w:val="1"/>
      <w:numFmt w:val="decimal"/>
      <w:lvlText w:val="%1."/>
      <w:lvlJc w:val="left"/>
      <w:pPr>
        <w:ind w:left="794" w:hanging="397"/>
      </w:pPr>
      <w:rPr>
        <w:rFonts w:hint="eastAsia"/>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80">
    <w:nsid w:val="79AF0192"/>
    <w:multiLevelType w:val="hybridMultilevel"/>
    <w:tmpl w:val="BB12271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7D7A09E5"/>
    <w:multiLevelType w:val="hybridMultilevel"/>
    <w:tmpl w:val="B12C5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7"/>
  </w:num>
  <w:num w:numId="2">
    <w:abstractNumId w:val="47"/>
  </w:num>
  <w:num w:numId="3">
    <w:abstractNumId w:val="50"/>
  </w:num>
  <w:num w:numId="4">
    <w:abstractNumId w:val="49"/>
  </w:num>
  <w:num w:numId="5">
    <w:abstractNumId w:val="51"/>
  </w:num>
  <w:num w:numId="6">
    <w:abstractNumId w:val="52"/>
  </w:num>
  <w:num w:numId="7">
    <w:abstractNumId w:val="54"/>
  </w:num>
  <w:num w:numId="8">
    <w:abstractNumId w:val="53"/>
  </w:num>
  <w:num w:numId="9">
    <w:abstractNumId w:val="55"/>
  </w:num>
  <w:num w:numId="10">
    <w:abstractNumId w:val="58"/>
  </w:num>
  <w:num w:numId="11">
    <w:abstractNumId w:val="56"/>
  </w:num>
  <w:num w:numId="12">
    <w:abstractNumId w:val="48"/>
  </w:num>
  <w:num w:numId="13">
    <w:abstractNumId w:val="0"/>
  </w:num>
  <w:num w:numId="14">
    <w:abstractNumId w:val="23"/>
  </w:num>
  <w:num w:numId="15">
    <w:abstractNumId w:val="38"/>
  </w:num>
  <w:num w:numId="16">
    <w:abstractNumId w:val="72"/>
  </w:num>
  <w:num w:numId="17">
    <w:abstractNumId w:val="68"/>
  </w:num>
  <w:num w:numId="18">
    <w:abstractNumId w:val="71"/>
  </w:num>
  <w:num w:numId="19">
    <w:abstractNumId w:val="24"/>
  </w:num>
  <w:num w:numId="20">
    <w:abstractNumId w:val="2"/>
  </w:num>
  <w:num w:numId="21">
    <w:abstractNumId w:val="69"/>
  </w:num>
  <w:num w:numId="22">
    <w:abstractNumId w:val="79"/>
  </w:num>
  <w:num w:numId="23">
    <w:abstractNumId w:val="74"/>
  </w:num>
  <w:num w:numId="24">
    <w:abstractNumId w:val="44"/>
  </w:num>
  <w:num w:numId="25">
    <w:abstractNumId w:val="8"/>
  </w:num>
  <w:num w:numId="26">
    <w:abstractNumId w:val="62"/>
  </w:num>
  <w:num w:numId="27">
    <w:abstractNumId w:val="36"/>
  </w:num>
  <w:num w:numId="28">
    <w:abstractNumId w:val="64"/>
  </w:num>
  <w:num w:numId="29">
    <w:abstractNumId w:val="7"/>
  </w:num>
  <w:num w:numId="30">
    <w:abstractNumId w:val="80"/>
  </w:num>
  <w:num w:numId="31">
    <w:abstractNumId w:val="40"/>
  </w:num>
  <w:num w:numId="32">
    <w:abstractNumId w:val="10"/>
  </w:num>
  <w:num w:numId="33">
    <w:abstractNumId w:val="60"/>
  </w:num>
  <w:num w:numId="34">
    <w:abstractNumId w:val="11"/>
  </w:num>
  <w:num w:numId="35">
    <w:abstractNumId w:val="75"/>
  </w:num>
  <w:num w:numId="36">
    <w:abstractNumId w:val="30"/>
  </w:num>
  <w:num w:numId="37">
    <w:abstractNumId w:val="9"/>
  </w:num>
  <w:num w:numId="38">
    <w:abstractNumId w:val="61"/>
  </w:num>
  <w:num w:numId="39">
    <w:abstractNumId w:val="19"/>
  </w:num>
  <w:num w:numId="40">
    <w:abstractNumId w:val="78"/>
  </w:num>
  <w:num w:numId="41">
    <w:abstractNumId w:val="16"/>
  </w:num>
  <w:num w:numId="42">
    <w:abstractNumId w:val="37"/>
  </w:num>
  <w:num w:numId="43">
    <w:abstractNumId w:val="27"/>
  </w:num>
  <w:num w:numId="44">
    <w:abstractNumId w:val="28"/>
  </w:num>
  <w:num w:numId="45">
    <w:abstractNumId w:val="45"/>
  </w:num>
  <w:num w:numId="46">
    <w:abstractNumId w:val="59"/>
  </w:num>
  <w:num w:numId="47">
    <w:abstractNumId w:val="1"/>
  </w:num>
  <w:num w:numId="48">
    <w:abstractNumId w:val="25"/>
  </w:num>
  <w:num w:numId="49">
    <w:abstractNumId w:val="34"/>
  </w:num>
  <w:num w:numId="50">
    <w:abstractNumId w:val="6"/>
  </w:num>
  <w:num w:numId="51">
    <w:abstractNumId w:val="3"/>
  </w:num>
  <w:num w:numId="52">
    <w:abstractNumId w:val="22"/>
  </w:num>
  <w:num w:numId="53">
    <w:abstractNumId w:val="77"/>
  </w:num>
  <w:num w:numId="54">
    <w:abstractNumId w:val="5"/>
  </w:num>
  <w:num w:numId="55">
    <w:abstractNumId w:val="32"/>
  </w:num>
  <w:num w:numId="56">
    <w:abstractNumId w:val="20"/>
  </w:num>
  <w:num w:numId="57">
    <w:abstractNumId w:val="41"/>
  </w:num>
  <w:num w:numId="58">
    <w:abstractNumId w:val="46"/>
  </w:num>
  <w:num w:numId="59">
    <w:abstractNumId w:val="13"/>
  </w:num>
  <w:num w:numId="60">
    <w:abstractNumId w:val="76"/>
  </w:num>
  <w:num w:numId="61">
    <w:abstractNumId w:val="39"/>
  </w:num>
  <w:num w:numId="62">
    <w:abstractNumId w:val="29"/>
  </w:num>
  <w:num w:numId="63">
    <w:abstractNumId w:val="81"/>
  </w:num>
  <w:num w:numId="64">
    <w:abstractNumId w:val="21"/>
  </w:num>
  <w:num w:numId="65">
    <w:abstractNumId w:val="18"/>
  </w:num>
  <w:num w:numId="66">
    <w:abstractNumId w:val="33"/>
  </w:num>
  <w:num w:numId="67">
    <w:abstractNumId w:val="17"/>
  </w:num>
  <w:num w:numId="68">
    <w:abstractNumId w:val="35"/>
  </w:num>
  <w:num w:numId="69">
    <w:abstractNumId w:val="66"/>
  </w:num>
  <w:num w:numId="70">
    <w:abstractNumId w:val="26"/>
  </w:num>
  <w:num w:numId="71">
    <w:abstractNumId w:val="42"/>
  </w:num>
  <w:num w:numId="72">
    <w:abstractNumId w:val="67"/>
  </w:num>
  <w:num w:numId="73">
    <w:abstractNumId w:val="70"/>
  </w:num>
  <w:num w:numId="74">
    <w:abstractNumId w:val="65"/>
  </w:num>
  <w:num w:numId="75">
    <w:abstractNumId w:val="63"/>
  </w:num>
  <w:num w:numId="76">
    <w:abstractNumId w:val="73"/>
  </w:num>
  <w:num w:numId="77">
    <w:abstractNumId w:val="31"/>
  </w:num>
  <w:num w:numId="78">
    <w:abstractNumId w:val="14"/>
  </w:num>
  <w:num w:numId="79">
    <w:abstractNumId w:val="12"/>
  </w:num>
  <w:num w:numId="80">
    <w:abstractNumId w:val="15"/>
  </w:num>
  <w:num w:numId="81">
    <w:abstractNumId w:val="43"/>
  </w:num>
  <w:num w:numId="82">
    <w:abstractNumId w:val="4"/>
  </w:num>
  <w:numIdMacAtCleanup w:val="7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谢小竹">
    <w15:presenceInfo w15:providerId="Windows Live" w15:userId="86951a162b5c2ab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oNotTrackMoves/>
  <w:defaultTabStop w:val="720"/>
  <w:evenAndOddHeaders/>
  <w:drawingGridHorizontalSpacing w:val="110"/>
  <w:noPunctuationKerning/>
  <w:characterSpacingControl w:val="doNotCompress"/>
  <w:hdrShapeDefaults>
    <o:shapedefaults v:ext="edit" spidmax="4240" fillcolor="white">
      <v:fill color="white"/>
    </o:shapedefaults>
    <o:shapelayout v:ext="edit">
      <o:idmap v:ext="edit" data="4"/>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646FD8"/>
    <w:rsid w:val="00000FF0"/>
    <w:rsid w:val="000076B6"/>
    <w:rsid w:val="00010314"/>
    <w:rsid w:val="00022255"/>
    <w:rsid w:val="00024831"/>
    <w:rsid w:val="00024D79"/>
    <w:rsid w:val="00026538"/>
    <w:rsid w:val="00030ACE"/>
    <w:rsid w:val="00030B71"/>
    <w:rsid w:val="00040195"/>
    <w:rsid w:val="000509CD"/>
    <w:rsid w:val="000528F4"/>
    <w:rsid w:val="00055A66"/>
    <w:rsid w:val="00064ABB"/>
    <w:rsid w:val="00064D38"/>
    <w:rsid w:val="00074C53"/>
    <w:rsid w:val="00083351"/>
    <w:rsid w:val="00084C99"/>
    <w:rsid w:val="00085DDB"/>
    <w:rsid w:val="00093895"/>
    <w:rsid w:val="000A1436"/>
    <w:rsid w:val="000A3AD4"/>
    <w:rsid w:val="000B51D2"/>
    <w:rsid w:val="000C0A74"/>
    <w:rsid w:val="000C4DD1"/>
    <w:rsid w:val="000C6FE5"/>
    <w:rsid w:val="000D002A"/>
    <w:rsid w:val="000D3AF6"/>
    <w:rsid w:val="000D759C"/>
    <w:rsid w:val="000F09E9"/>
    <w:rsid w:val="000F390D"/>
    <w:rsid w:val="00101520"/>
    <w:rsid w:val="001024A7"/>
    <w:rsid w:val="00103AA2"/>
    <w:rsid w:val="001060DF"/>
    <w:rsid w:val="00111FBD"/>
    <w:rsid w:val="001135E2"/>
    <w:rsid w:val="00122D78"/>
    <w:rsid w:val="00127D2C"/>
    <w:rsid w:val="001342AD"/>
    <w:rsid w:val="00152FED"/>
    <w:rsid w:val="00153211"/>
    <w:rsid w:val="0015690B"/>
    <w:rsid w:val="00166498"/>
    <w:rsid w:val="00171F24"/>
    <w:rsid w:val="001746D8"/>
    <w:rsid w:val="00180388"/>
    <w:rsid w:val="00180E2F"/>
    <w:rsid w:val="00180E7C"/>
    <w:rsid w:val="001812DB"/>
    <w:rsid w:val="00185818"/>
    <w:rsid w:val="00187525"/>
    <w:rsid w:val="00194794"/>
    <w:rsid w:val="0019566C"/>
    <w:rsid w:val="00196920"/>
    <w:rsid w:val="0019745C"/>
    <w:rsid w:val="001A6A9F"/>
    <w:rsid w:val="001B183F"/>
    <w:rsid w:val="001B2529"/>
    <w:rsid w:val="001C1277"/>
    <w:rsid w:val="001C544D"/>
    <w:rsid w:val="002027BE"/>
    <w:rsid w:val="0020295C"/>
    <w:rsid w:val="00217215"/>
    <w:rsid w:val="002202E3"/>
    <w:rsid w:val="00232570"/>
    <w:rsid w:val="0024686C"/>
    <w:rsid w:val="00250AED"/>
    <w:rsid w:val="00253AD4"/>
    <w:rsid w:val="00262DAC"/>
    <w:rsid w:val="00265954"/>
    <w:rsid w:val="002714B8"/>
    <w:rsid w:val="00272B51"/>
    <w:rsid w:val="002747FE"/>
    <w:rsid w:val="00277F2B"/>
    <w:rsid w:val="0028186C"/>
    <w:rsid w:val="002828D4"/>
    <w:rsid w:val="002959B5"/>
    <w:rsid w:val="00297E2D"/>
    <w:rsid w:val="002B2C43"/>
    <w:rsid w:val="002C5FCF"/>
    <w:rsid w:val="002D158B"/>
    <w:rsid w:val="002D170C"/>
    <w:rsid w:val="002D3D95"/>
    <w:rsid w:val="002D4666"/>
    <w:rsid w:val="002D66CC"/>
    <w:rsid w:val="002E5953"/>
    <w:rsid w:val="002E5C28"/>
    <w:rsid w:val="002E7642"/>
    <w:rsid w:val="002F05F2"/>
    <w:rsid w:val="002F089C"/>
    <w:rsid w:val="002F41E1"/>
    <w:rsid w:val="002F613B"/>
    <w:rsid w:val="002F67B4"/>
    <w:rsid w:val="002F6E95"/>
    <w:rsid w:val="00301C46"/>
    <w:rsid w:val="00304E6F"/>
    <w:rsid w:val="003136BB"/>
    <w:rsid w:val="00317029"/>
    <w:rsid w:val="00325F41"/>
    <w:rsid w:val="00331900"/>
    <w:rsid w:val="0034231E"/>
    <w:rsid w:val="00342954"/>
    <w:rsid w:val="00343F97"/>
    <w:rsid w:val="00343FCA"/>
    <w:rsid w:val="00344B4F"/>
    <w:rsid w:val="003545C6"/>
    <w:rsid w:val="00361696"/>
    <w:rsid w:val="003625FE"/>
    <w:rsid w:val="0036534B"/>
    <w:rsid w:val="00376CDA"/>
    <w:rsid w:val="00380E28"/>
    <w:rsid w:val="00385711"/>
    <w:rsid w:val="00387496"/>
    <w:rsid w:val="003908D7"/>
    <w:rsid w:val="00391078"/>
    <w:rsid w:val="003928D8"/>
    <w:rsid w:val="00392F5A"/>
    <w:rsid w:val="003953FF"/>
    <w:rsid w:val="003956F8"/>
    <w:rsid w:val="003B15C9"/>
    <w:rsid w:val="003B72F0"/>
    <w:rsid w:val="003D2D86"/>
    <w:rsid w:val="003E3C64"/>
    <w:rsid w:val="003E739D"/>
    <w:rsid w:val="003F5BB5"/>
    <w:rsid w:val="0041292B"/>
    <w:rsid w:val="004130BF"/>
    <w:rsid w:val="0042279C"/>
    <w:rsid w:val="00426D3A"/>
    <w:rsid w:val="00430FBF"/>
    <w:rsid w:val="00431C43"/>
    <w:rsid w:val="00431EB7"/>
    <w:rsid w:val="0043487D"/>
    <w:rsid w:val="00435003"/>
    <w:rsid w:val="00443521"/>
    <w:rsid w:val="00444156"/>
    <w:rsid w:val="00452597"/>
    <w:rsid w:val="004540D8"/>
    <w:rsid w:val="00457B62"/>
    <w:rsid w:val="0046068D"/>
    <w:rsid w:val="00462A30"/>
    <w:rsid w:val="00462DAE"/>
    <w:rsid w:val="00463172"/>
    <w:rsid w:val="00485F38"/>
    <w:rsid w:val="00486858"/>
    <w:rsid w:val="00487188"/>
    <w:rsid w:val="0049096A"/>
    <w:rsid w:val="004977D4"/>
    <w:rsid w:val="004A2FCD"/>
    <w:rsid w:val="004A4C13"/>
    <w:rsid w:val="004B27DA"/>
    <w:rsid w:val="004C37B1"/>
    <w:rsid w:val="004D1659"/>
    <w:rsid w:val="004D1CC7"/>
    <w:rsid w:val="004D36C6"/>
    <w:rsid w:val="004E27C7"/>
    <w:rsid w:val="004E58DF"/>
    <w:rsid w:val="004F2422"/>
    <w:rsid w:val="004F3B6D"/>
    <w:rsid w:val="004F3BD5"/>
    <w:rsid w:val="00514C3B"/>
    <w:rsid w:val="0052157A"/>
    <w:rsid w:val="00533442"/>
    <w:rsid w:val="005335EF"/>
    <w:rsid w:val="0053623B"/>
    <w:rsid w:val="00541108"/>
    <w:rsid w:val="0054480C"/>
    <w:rsid w:val="00551B6C"/>
    <w:rsid w:val="00555256"/>
    <w:rsid w:val="0055621A"/>
    <w:rsid w:val="0057314D"/>
    <w:rsid w:val="00576C0A"/>
    <w:rsid w:val="005804DA"/>
    <w:rsid w:val="0058184C"/>
    <w:rsid w:val="00584F56"/>
    <w:rsid w:val="005940EC"/>
    <w:rsid w:val="00594A63"/>
    <w:rsid w:val="00594B00"/>
    <w:rsid w:val="005A0990"/>
    <w:rsid w:val="005A3345"/>
    <w:rsid w:val="005A4FF2"/>
    <w:rsid w:val="005A5E83"/>
    <w:rsid w:val="005B3F37"/>
    <w:rsid w:val="005B6FF2"/>
    <w:rsid w:val="005B7A3B"/>
    <w:rsid w:val="005B7DB3"/>
    <w:rsid w:val="005C7465"/>
    <w:rsid w:val="005D26BB"/>
    <w:rsid w:val="005E6101"/>
    <w:rsid w:val="005E6970"/>
    <w:rsid w:val="005E7A7B"/>
    <w:rsid w:val="005F046B"/>
    <w:rsid w:val="0060315D"/>
    <w:rsid w:val="00605A8E"/>
    <w:rsid w:val="00612AA3"/>
    <w:rsid w:val="00615563"/>
    <w:rsid w:val="00615748"/>
    <w:rsid w:val="006159A8"/>
    <w:rsid w:val="0061751E"/>
    <w:rsid w:val="006207F5"/>
    <w:rsid w:val="00625A4E"/>
    <w:rsid w:val="00634633"/>
    <w:rsid w:val="00642933"/>
    <w:rsid w:val="006443B0"/>
    <w:rsid w:val="0064695F"/>
    <w:rsid w:val="00646FD8"/>
    <w:rsid w:val="0065656B"/>
    <w:rsid w:val="00661029"/>
    <w:rsid w:val="00664542"/>
    <w:rsid w:val="006666A3"/>
    <w:rsid w:val="00675D65"/>
    <w:rsid w:val="00687216"/>
    <w:rsid w:val="00687FAC"/>
    <w:rsid w:val="006A037C"/>
    <w:rsid w:val="006A554C"/>
    <w:rsid w:val="006B336C"/>
    <w:rsid w:val="006B4C8B"/>
    <w:rsid w:val="006C0719"/>
    <w:rsid w:val="006C0C4F"/>
    <w:rsid w:val="006C1D18"/>
    <w:rsid w:val="006C6A7E"/>
    <w:rsid w:val="006D45EE"/>
    <w:rsid w:val="006D4C52"/>
    <w:rsid w:val="006E11DD"/>
    <w:rsid w:val="006E311B"/>
    <w:rsid w:val="006E7B25"/>
    <w:rsid w:val="00700257"/>
    <w:rsid w:val="00706078"/>
    <w:rsid w:val="00731E5F"/>
    <w:rsid w:val="007335EB"/>
    <w:rsid w:val="00735FE3"/>
    <w:rsid w:val="007437C3"/>
    <w:rsid w:val="00746A12"/>
    <w:rsid w:val="007511B7"/>
    <w:rsid w:val="00751B7F"/>
    <w:rsid w:val="007628EA"/>
    <w:rsid w:val="00764DF8"/>
    <w:rsid w:val="0076773F"/>
    <w:rsid w:val="00773E10"/>
    <w:rsid w:val="007754BB"/>
    <w:rsid w:val="00791AA4"/>
    <w:rsid w:val="00793D32"/>
    <w:rsid w:val="007A1F64"/>
    <w:rsid w:val="007A555B"/>
    <w:rsid w:val="007A7280"/>
    <w:rsid w:val="007A7E2C"/>
    <w:rsid w:val="007D369D"/>
    <w:rsid w:val="007D3AD3"/>
    <w:rsid w:val="007D668D"/>
    <w:rsid w:val="007D76E3"/>
    <w:rsid w:val="007F29EE"/>
    <w:rsid w:val="007F3B9D"/>
    <w:rsid w:val="007F5C1A"/>
    <w:rsid w:val="008028CE"/>
    <w:rsid w:val="00803C3E"/>
    <w:rsid w:val="00803DE5"/>
    <w:rsid w:val="008059FC"/>
    <w:rsid w:val="00806768"/>
    <w:rsid w:val="00810DCC"/>
    <w:rsid w:val="00824524"/>
    <w:rsid w:val="00833EBA"/>
    <w:rsid w:val="00840A21"/>
    <w:rsid w:val="0084117B"/>
    <w:rsid w:val="00852C8A"/>
    <w:rsid w:val="008564A8"/>
    <w:rsid w:val="0085705B"/>
    <w:rsid w:val="00857F00"/>
    <w:rsid w:val="00866044"/>
    <w:rsid w:val="008665B7"/>
    <w:rsid w:val="00871B03"/>
    <w:rsid w:val="00874BF1"/>
    <w:rsid w:val="008766F2"/>
    <w:rsid w:val="00881AD2"/>
    <w:rsid w:val="00881E51"/>
    <w:rsid w:val="00883D82"/>
    <w:rsid w:val="008865B3"/>
    <w:rsid w:val="00886A83"/>
    <w:rsid w:val="00897B40"/>
    <w:rsid w:val="008B0813"/>
    <w:rsid w:val="008B77BD"/>
    <w:rsid w:val="008C7058"/>
    <w:rsid w:val="008D0B67"/>
    <w:rsid w:val="008D3B27"/>
    <w:rsid w:val="008D5256"/>
    <w:rsid w:val="008D6B65"/>
    <w:rsid w:val="008E08B3"/>
    <w:rsid w:val="008E63E8"/>
    <w:rsid w:val="008E6A74"/>
    <w:rsid w:val="008E7BE8"/>
    <w:rsid w:val="008E7C0F"/>
    <w:rsid w:val="008E7F20"/>
    <w:rsid w:val="008F3B8D"/>
    <w:rsid w:val="008F4C64"/>
    <w:rsid w:val="00921E33"/>
    <w:rsid w:val="00922940"/>
    <w:rsid w:val="00927582"/>
    <w:rsid w:val="00927EB0"/>
    <w:rsid w:val="00934A82"/>
    <w:rsid w:val="00936C15"/>
    <w:rsid w:val="00940AC7"/>
    <w:rsid w:val="00941785"/>
    <w:rsid w:val="0094289B"/>
    <w:rsid w:val="009432F8"/>
    <w:rsid w:val="00951A93"/>
    <w:rsid w:val="00977A4B"/>
    <w:rsid w:val="00982757"/>
    <w:rsid w:val="00983055"/>
    <w:rsid w:val="00991D36"/>
    <w:rsid w:val="00994A03"/>
    <w:rsid w:val="009A0665"/>
    <w:rsid w:val="009A6173"/>
    <w:rsid w:val="009A7C00"/>
    <w:rsid w:val="009C1C0E"/>
    <w:rsid w:val="009C1C50"/>
    <w:rsid w:val="009C2508"/>
    <w:rsid w:val="009D5E45"/>
    <w:rsid w:val="00A10DEF"/>
    <w:rsid w:val="00A14FB4"/>
    <w:rsid w:val="00A179FA"/>
    <w:rsid w:val="00A235BE"/>
    <w:rsid w:val="00A23AF9"/>
    <w:rsid w:val="00A34E84"/>
    <w:rsid w:val="00A43EDD"/>
    <w:rsid w:val="00A44FE4"/>
    <w:rsid w:val="00A47A18"/>
    <w:rsid w:val="00A50A06"/>
    <w:rsid w:val="00A5342E"/>
    <w:rsid w:val="00A634D5"/>
    <w:rsid w:val="00A65B5E"/>
    <w:rsid w:val="00A76D94"/>
    <w:rsid w:val="00A91B20"/>
    <w:rsid w:val="00AA1D85"/>
    <w:rsid w:val="00AA424C"/>
    <w:rsid w:val="00AA4BE2"/>
    <w:rsid w:val="00AA51EF"/>
    <w:rsid w:val="00AA7867"/>
    <w:rsid w:val="00AA78C2"/>
    <w:rsid w:val="00AB256C"/>
    <w:rsid w:val="00AB4D57"/>
    <w:rsid w:val="00AB58B6"/>
    <w:rsid w:val="00AB7CD9"/>
    <w:rsid w:val="00AC79C0"/>
    <w:rsid w:val="00AD30C5"/>
    <w:rsid w:val="00AD3E29"/>
    <w:rsid w:val="00AE1F3E"/>
    <w:rsid w:val="00B03BBE"/>
    <w:rsid w:val="00B045C5"/>
    <w:rsid w:val="00B04634"/>
    <w:rsid w:val="00B11D3B"/>
    <w:rsid w:val="00B13BC6"/>
    <w:rsid w:val="00B1490F"/>
    <w:rsid w:val="00B16208"/>
    <w:rsid w:val="00B2170A"/>
    <w:rsid w:val="00B235A9"/>
    <w:rsid w:val="00B37D24"/>
    <w:rsid w:val="00B41E8B"/>
    <w:rsid w:val="00B421AB"/>
    <w:rsid w:val="00B42CEB"/>
    <w:rsid w:val="00B4559A"/>
    <w:rsid w:val="00B54252"/>
    <w:rsid w:val="00B550A5"/>
    <w:rsid w:val="00B55B7D"/>
    <w:rsid w:val="00B56FC1"/>
    <w:rsid w:val="00B65484"/>
    <w:rsid w:val="00B664B2"/>
    <w:rsid w:val="00B7207F"/>
    <w:rsid w:val="00B7670A"/>
    <w:rsid w:val="00B8458D"/>
    <w:rsid w:val="00BA0FC0"/>
    <w:rsid w:val="00BA23FC"/>
    <w:rsid w:val="00BA3773"/>
    <w:rsid w:val="00BA7E6C"/>
    <w:rsid w:val="00BB0154"/>
    <w:rsid w:val="00BB19CF"/>
    <w:rsid w:val="00BB7976"/>
    <w:rsid w:val="00BC4DF1"/>
    <w:rsid w:val="00BD111F"/>
    <w:rsid w:val="00BD3E50"/>
    <w:rsid w:val="00C00C20"/>
    <w:rsid w:val="00C130A1"/>
    <w:rsid w:val="00C14B78"/>
    <w:rsid w:val="00C14C10"/>
    <w:rsid w:val="00C15A62"/>
    <w:rsid w:val="00C25BA4"/>
    <w:rsid w:val="00C27E08"/>
    <w:rsid w:val="00C33518"/>
    <w:rsid w:val="00C33C7F"/>
    <w:rsid w:val="00C42B71"/>
    <w:rsid w:val="00C45F43"/>
    <w:rsid w:val="00C509EA"/>
    <w:rsid w:val="00C5216B"/>
    <w:rsid w:val="00C63DF4"/>
    <w:rsid w:val="00C750B5"/>
    <w:rsid w:val="00C77CCC"/>
    <w:rsid w:val="00C81789"/>
    <w:rsid w:val="00C82C99"/>
    <w:rsid w:val="00CA1B34"/>
    <w:rsid w:val="00CA3C81"/>
    <w:rsid w:val="00CB16A5"/>
    <w:rsid w:val="00CB7AF8"/>
    <w:rsid w:val="00CD3382"/>
    <w:rsid w:val="00CD537C"/>
    <w:rsid w:val="00CD609A"/>
    <w:rsid w:val="00CD6BA5"/>
    <w:rsid w:val="00CE0BFB"/>
    <w:rsid w:val="00CE13FA"/>
    <w:rsid w:val="00D00187"/>
    <w:rsid w:val="00D15D9B"/>
    <w:rsid w:val="00D15EFC"/>
    <w:rsid w:val="00D20927"/>
    <w:rsid w:val="00D24378"/>
    <w:rsid w:val="00D24A88"/>
    <w:rsid w:val="00D278A6"/>
    <w:rsid w:val="00D376E6"/>
    <w:rsid w:val="00D5152D"/>
    <w:rsid w:val="00D56638"/>
    <w:rsid w:val="00D61D24"/>
    <w:rsid w:val="00D7323C"/>
    <w:rsid w:val="00D77733"/>
    <w:rsid w:val="00D77A05"/>
    <w:rsid w:val="00D87D72"/>
    <w:rsid w:val="00D94F60"/>
    <w:rsid w:val="00DB0E50"/>
    <w:rsid w:val="00DB6380"/>
    <w:rsid w:val="00DC347E"/>
    <w:rsid w:val="00DC3FAF"/>
    <w:rsid w:val="00DC4D17"/>
    <w:rsid w:val="00DC5069"/>
    <w:rsid w:val="00DC52BA"/>
    <w:rsid w:val="00DD0BD7"/>
    <w:rsid w:val="00DD6D1C"/>
    <w:rsid w:val="00DD7195"/>
    <w:rsid w:val="00DE2EFB"/>
    <w:rsid w:val="00DE4CD6"/>
    <w:rsid w:val="00DE75DE"/>
    <w:rsid w:val="00DF18C5"/>
    <w:rsid w:val="00E03A8A"/>
    <w:rsid w:val="00E135B0"/>
    <w:rsid w:val="00E20B9B"/>
    <w:rsid w:val="00E213A2"/>
    <w:rsid w:val="00E21B60"/>
    <w:rsid w:val="00E26D3B"/>
    <w:rsid w:val="00E271C5"/>
    <w:rsid w:val="00E320E3"/>
    <w:rsid w:val="00E364DF"/>
    <w:rsid w:val="00E37633"/>
    <w:rsid w:val="00E40CBC"/>
    <w:rsid w:val="00E44D43"/>
    <w:rsid w:val="00E821FC"/>
    <w:rsid w:val="00E9151B"/>
    <w:rsid w:val="00E97422"/>
    <w:rsid w:val="00EA0680"/>
    <w:rsid w:val="00EA3CEC"/>
    <w:rsid w:val="00EB7BA5"/>
    <w:rsid w:val="00ED4E45"/>
    <w:rsid w:val="00ED4FAA"/>
    <w:rsid w:val="00EE3254"/>
    <w:rsid w:val="00EE4C6B"/>
    <w:rsid w:val="00EF1E59"/>
    <w:rsid w:val="00EF6305"/>
    <w:rsid w:val="00F00E89"/>
    <w:rsid w:val="00F011FB"/>
    <w:rsid w:val="00F03167"/>
    <w:rsid w:val="00F07C2E"/>
    <w:rsid w:val="00F12013"/>
    <w:rsid w:val="00F1738C"/>
    <w:rsid w:val="00F268F4"/>
    <w:rsid w:val="00F27A60"/>
    <w:rsid w:val="00F301B5"/>
    <w:rsid w:val="00F34CFB"/>
    <w:rsid w:val="00F36D6C"/>
    <w:rsid w:val="00F42D4E"/>
    <w:rsid w:val="00F503ED"/>
    <w:rsid w:val="00F50C82"/>
    <w:rsid w:val="00F54A25"/>
    <w:rsid w:val="00F629FA"/>
    <w:rsid w:val="00F72E44"/>
    <w:rsid w:val="00F742A5"/>
    <w:rsid w:val="00F751F8"/>
    <w:rsid w:val="00F75CA6"/>
    <w:rsid w:val="00F837FE"/>
    <w:rsid w:val="00F83818"/>
    <w:rsid w:val="00F844F8"/>
    <w:rsid w:val="00F86F5D"/>
    <w:rsid w:val="00F95D1B"/>
    <w:rsid w:val="00FA15F4"/>
    <w:rsid w:val="00FA2899"/>
    <w:rsid w:val="00FA6303"/>
    <w:rsid w:val="00FB247C"/>
    <w:rsid w:val="00FB583F"/>
    <w:rsid w:val="00FB6D21"/>
    <w:rsid w:val="00FB79AC"/>
    <w:rsid w:val="00FC3BF2"/>
    <w:rsid w:val="00FC5D61"/>
    <w:rsid w:val="00FC6D64"/>
    <w:rsid w:val="00FD19C3"/>
    <w:rsid w:val="00FD2B8E"/>
    <w:rsid w:val="00FD3E4B"/>
    <w:rsid w:val="00FD65C5"/>
    <w:rsid w:val="00FE0B93"/>
    <w:rsid w:val="00FF042E"/>
    <w:rsid w:val="036B1DEA"/>
    <w:rsid w:val="096A093F"/>
    <w:rsid w:val="1B266B82"/>
    <w:rsid w:val="206A6885"/>
    <w:rsid w:val="225802B0"/>
    <w:rsid w:val="230A4685"/>
    <w:rsid w:val="258B1A3D"/>
    <w:rsid w:val="27A50352"/>
    <w:rsid w:val="2F36743A"/>
    <w:rsid w:val="31CF5C09"/>
    <w:rsid w:val="32C55818"/>
    <w:rsid w:val="343D6947"/>
    <w:rsid w:val="3A30303A"/>
    <w:rsid w:val="3BE75803"/>
    <w:rsid w:val="3CDE7631"/>
    <w:rsid w:val="41AE7892"/>
    <w:rsid w:val="450F11BB"/>
    <w:rsid w:val="453F3AE8"/>
    <w:rsid w:val="47DD5A59"/>
    <w:rsid w:val="4B337946"/>
    <w:rsid w:val="5B1A5D59"/>
    <w:rsid w:val="5B6862C2"/>
    <w:rsid w:val="5CF21FA6"/>
    <w:rsid w:val="5FBA529A"/>
    <w:rsid w:val="60E43D00"/>
    <w:rsid w:val="693D347B"/>
    <w:rsid w:val="6CF2679C"/>
    <w:rsid w:val="6F0534D8"/>
    <w:rsid w:val="6FF647AC"/>
    <w:rsid w:val="759867C6"/>
    <w:rsid w:val="75C171EA"/>
    <w:rsid w:val="76B46E72"/>
    <w:rsid w:val="7B0F0CFC"/>
    <w:rsid w:val="7C5C19C8"/>
    <w:rsid w:val="7D764F56"/>
  </w:rsids>
  <m:mathPr>
    <m:mathFont m:val="华文仿宋"/>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24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0" w:defSemiHidden="0" w:defUnhideWhenUsed="0" w:defQFormat="0" w:count="276">
    <w:lsdException w:name="heading 1" w:uiPriority="9"/>
    <w:lsdException w:name="heading 2" w:uiPriority="1" w:qFormat="1"/>
    <w:lsdException w:name="heading 3" w:uiPriority="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qFormat="1"/>
    <w:lsdException w:name="toc 8" w:uiPriority="39" w:qFormat="1"/>
    <w:lsdException w:name="toc 9" w:uiPriority="39"/>
    <w:lsdException w:name="footnote text" w:qFormat="1"/>
    <w:lsdException w:name="footer" w:uiPriority="99"/>
    <w:lsdException w:name="caption" w:qFormat="1"/>
    <w:lsdException w:name="footnote reference" w:qFormat="1"/>
    <w:lsdException w:name="Title" w:qFormat="1"/>
    <w:lsdException w:name="Body Text" w:uiPriority="1" w:qFormat="1"/>
    <w:lsdException w:name="Hyperlink" w:uiPriority="99"/>
    <w:lsdException w:name="Plain Text" w:qFormat="1"/>
    <w:lsdException w:name="Normal (Web)" w:uiPriority="99"/>
    <w:lsdException w:name="List Paragraph" w:uiPriority="34" w:qFormat="1"/>
    <w:lsdException w:name="Subtle Emphasis" w:uiPriority="19" w:qFormat="1"/>
  </w:latentStyles>
  <w:style w:type="paragraph" w:default="1" w:styleId="Normal">
    <w:name w:val="Normal"/>
    <w:aliases w:val="代码格式"/>
    <w:uiPriority w:val="1"/>
    <w:qFormat/>
    <w:rsid w:val="00D7323C"/>
    <w:pPr>
      <w:widowControl w:val="0"/>
      <w:spacing w:line="360" w:lineRule="auto"/>
    </w:pPr>
    <w:rPr>
      <w:rFonts w:asciiTheme="minorHAnsi" w:eastAsia="Times New Roman" w:hAnsiTheme="minorHAnsi" w:cstheme="minorBidi"/>
      <w:sz w:val="21"/>
      <w:szCs w:val="22"/>
      <w:lang w:eastAsia="en-US"/>
    </w:rPr>
  </w:style>
  <w:style w:type="paragraph" w:styleId="Heading1">
    <w:name w:val="heading 1"/>
    <w:basedOn w:val="Normal"/>
    <w:next w:val="Normal"/>
    <w:link w:val="Heading1Char"/>
    <w:uiPriority w:val="9"/>
    <w:rsid w:val="00361696"/>
    <w:pPr>
      <w:tabs>
        <w:tab w:val="left" w:pos="425"/>
      </w:tabs>
      <w:textAlignment w:val="center"/>
      <w:outlineLvl w:val="0"/>
    </w:pPr>
    <w:rPr>
      <w:rFonts w:ascii="Times New Roman" w:eastAsia="黑体" w:hAnsi="Times New Roman"/>
      <w:b/>
      <w:sz w:val="30"/>
      <w:szCs w:val="30"/>
    </w:rPr>
  </w:style>
  <w:style w:type="paragraph" w:styleId="Heading2">
    <w:name w:val="heading 2"/>
    <w:basedOn w:val="Normal"/>
    <w:next w:val="Normal"/>
    <w:link w:val="Heading2Char"/>
    <w:uiPriority w:val="1"/>
    <w:qFormat/>
    <w:rsid w:val="006E7B25"/>
    <w:pPr>
      <w:numPr>
        <w:ilvl w:val="1"/>
        <w:numId w:val="1"/>
      </w:numPr>
      <w:tabs>
        <w:tab w:val="left" w:pos="210"/>
        <w:tab w:val="left" w:pos="567"/>
      </w:tabs>
      <w:adjustRightInd w:val="0"/>
      <w:spacing w:before="260" w:after="260"/>
      <w:outlineLvl w:val="1"/>
    </w:pPr>
    <w:rPr>
      <w:rFonts w:ascii="Times New Roman" w:eastAsia="黑体" w:hAnsi="Times New Roman"/>
      <w:b/>
      <w:sz w:val="28"/>
      <w:szCs w:val="28"/>
    </w:rPr>
  </w:style>
  <w:style w:type="paragraph" w:styleId="Heading3">
    <w:name w:val="heading 3"/>
    <w:basedOn w:val="Normal"/>
    <w:next w:val="Normal"/>
    <w:link w:val="Heading3Char"/>
    <w:uiPriority w:val="1"/>
    <w:qFormat/>
    <w:rsid w:val="006E7B25"/>
    <w:pPr>
      <w:numPr>
        <w:ilvl w:val="2"/>
        <w:numId w:val="1"/>
      </w:numPr>
      <w:tabs>
        <w:tab w:val="left" w:pos="220"/>
      </w:tabs>
      <w:spacing w:before="260" w:after="260"/>
      <w:outlineLvl w:val="2"/>
    </w:pPr>
    <w:rPr>
      <w:rFonts w:ascii="Times New Roman" w:eastAsia="黑体" w:hAnsi="Times New Roman"/>
      <w:b/>
      <w:bCs/>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OC7">
    <w:name w:val="toc 7"/>
    <w:basedOn w:val="Normal"/>
    <w:next w:val="Normal"/>
    <w:uiPriority w:val="39"/>
    <w:qFormat/>
    <w:rsid w:val="00361696"/>
    <w:pPr>
      <w:ind w:leftChars="1200" w:left="2520"/>
    </w:pPr>
  </w:style>
  <w:style w:type="paragraph" w:styleId="Caption">
    <w:name w:val="caption"/>
    <w:basedOn w:val="Normal"/>
    <w:next w:val="Normal"/>
    <w:unhideWhenUsed/>
    <w:qFormat/>
    <w:rsid w:val="00361696"/>
    <w:rPr>
      <w:rFonts w:ascii="Arial" w:eastAsia="黑体" w:hAnsi="Arial"/>
      <w:sz w:val="20"/>
    </w:rPr>
  </w:style>
  <w:style w:type="paragraph" w:styleId="BodyText3">
    <w:name w:val="Body Text 3"/>
    <w:basedOn w:val="Normal"/>
    <w:link w:val="BodyText3Char"/>
    <w:rsid w:val="00361696"/>
    <w:pPr>
      <w:adjustRightInd w:val="0"/>
      <w:spacing w:after="120" w:line="360" w:lineRule="atLeast"/>
      <w:textAlignment w:val="baseline"/>
    </w:pPr>
    <w:rPr>
      <w:sz w:val="16"/>
      <w:szCs w:val="16"/>
    </w:rPr>
  </w:style>
  <w:style w:type="paragraph" w:styleId="BodyText">
    <w:name w:val="Body Text"/>
    <w:basedOn w:val="Normal"/>
    <w:link w:val="BodyTextChar"/>
    <w:uiPriority w:val="1"/>
    <w:qFormat/>
    <w:rsid w:val="006E7B25"/>
    <w:pPr>
      <w:ind w:firstLineChars="200" w:firstLine="200"/>
    </w:pPr>
    <w:rPr>
      <w:rFonts w:ascii="Times New Roman" w:eastAsia="宋体" w:hAnsi="Times New Roman"/>
      <w:sz w:val="24"/>
      <w:szCs w:val="24"/>
    </w:rPr>
  </w:style>
  <w:style w:type="paragraph" w:styleId="TOC5">
    <w:name w:val="toc 5"/>
    <w:basedOn w:val="Normal"/>
    <w:next w:val="Normal"/>
    <w:uiPriority w:val="39"/>
    <w:rsid w:val="00361696"/>
    <w:pPr>
      <w:ind w:leftChars="800" w:left="1680"/>
    </w:pPr>
  </w:style>
  <w:style w:type="paragraph" w:styleId="TOC3">
    <w:name w:val="toc 3"/>
    <w:basedOn w:val="Normal"/>
    <w:next w:val="Normal"/>
    <w:link w:val="TOC3Char"/>
    <w:uiPriority w:val="39"/>
    <w:qFormat/>
    <w:rsid w:val="00361696"/>
    <w:pPr>
      <w:ind w:leftChars="400" w:left="880"/>
    </w:pPr>
    <w:rPr>
      <w:rFonts w:ascii="Times New Roman" w:eastAsia="宋体" w:hAnsi="Times New Roman"/>
      <w:sz w:val="24"/>
    </w:rPr>
  </w:style>
  <w:style w:type="paragraph" w:styleId="PlainText">
    <w:name w:val="Plain Text"/>
    <w:basedOn w:val="Normal"/>
    <w:link w:val="PlainTextChar"/>
    <w:qFormat/>
    <w:rsid w:val="00361696"/>
    <w:pPr>
      <w:widowControl/>
      <w:spacing w:before="100" w:beforeAutospacing="1" w:after="100" w:afterAutospacing="1"/>
    </w:pPr>
    <w:rPr>
      <w:rFonts w:ascii="宋体" w:hAnsi="宋体"/>
      <w:sz w:val="24"/>
    </w:rPr>
  </w:style>
  <w:style w:type="paragraph" w:styleId="TOC8">
    <w:name w:val="toc 8"/>
    <w:basedOn w:val="Normal"/>
    <w:next w:val="Normal"/>
    <w:uiPriority w:val="39"/>
    <w:qFormat/>
    <w:rsid w:val="00361696"/>
    <w:pPr>
      <w:ind w:leftChars="1400" w:left="2940"/>
    </w:pPr>
  </w:style>
  <w:style w:type="paragraph" w:styleId="Footer">
    <w:name w:val="footer"/>
    <w:basedOn w:val="Normal"/>
    <w:link w:val="FooterChar"/>
    <w:uiPriority w:val="99"/>
    <w:rsid w:val="00361696"/>
    <w:pPr>
      <w:tabs>
        <w:tab w:val="center" w:pos="4153"/>
        <w:tab w:val="right" w:pos="8306"/>
      </w:tabs>
      <w:snapToGrid w:val="0"/>
    </w:pPr>
    <w:rPr>
      <w:sz w:val="18"/>
    </w:rPr>
  </w:style>
  <w:style w:type="paragraph" w:styleId="Header">
    <w:name w:val="header"/>
    <w:basedOn w:val="Normal"/>
    <w:link w:val="HeaderChar"/>
    <w:rsid w:val="00361696"/>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Normal"/>
    <w:next w:val="Normal"/>
    <w:uiPriority w:val="39"/>
    <w:qFormat/>
    <w:rsid w:val="00361696"/>
    <w:rPr>
      <w:rFonts w:ascii="Times New Roman" w:eastAsia="黑体" w:hAnsi="Times New Roman"/>
      <w:b/>
      <w:sz w:val="28"/>
    </w:rPr>
  </w:style>
  <w:style w:type="paragraph" w:styleId="TOC4">
    <w:name w:val="toc 4"/>
    <w:basedOn w:val="Normal"/>
    <w:next w:val="Normal"/>
    <w:uiPriority w:val="39"/>
    <w:qFormat/>
    <w:rsid w:val="00361696"/>
    <w:pPr>
      <w:ind w:leftChars="600" w:left="1260"/>
    </w:pPr>
  </w:style>
  <w:style w:type="paragraph" w:styleId="FootnoteText">
    <w:name w:val="footnote text"/>
    <w:basedOn w:val="Normal"/>
    <w:link w:val="FootnoteTextChar"/>
    <w:qFormat/>
    <w:rsid w:val="00361696"/>
    <w:pPr>
      <w:snapToGrid w:val="0"/>
    </w:pPr>
    <w:rPr>
      <w:sz w:val="18"/>
    </w:rPr>
  </w:style>
  <w:style w:type="paragraph" w:styleId="TOC6">
    <w:name w:val="toc 6"/>
    <w:basedOn w:val="Normal"/>
    <w:next w:val="Normal"/>
    <w:uiPriority w:val="39"/>
    <w:qFormat/>
    <w:rsid w:val="00361696"/>
    <w:pPr>
      <w:ind w:leftChars="1000" w:left="2100"/>
    </w:pPr>
  </w:style>
  <w:style w:type="paragraph" w:styleId="TOC2">
    <w:name w:val="toc 2"/>
    <w:basedOn w:val="Normal"/>
    <w:next w:val="Normal"/>
    <w:link w:val="TOC2Char"/>
    <w:uiPriority w:val="39"/>
    <w:qFormat/>
    <w:rsid w:val="00361696"/>
    <w:pPr>
      <w:ind w:leftChars="200" w:left="440"/>
    </w:pPr>
    <w:rPr>
      <w:rFonts w:ascii="Times New Roman" w:eastAsia="黑体" w:hAnsi="Times New Roman"/>
      <w:b/>
      <w:sz w:val="24"/>
    </w:rPr>
  </w:style>
  <w:style w:type="paragraph" w:styleId="TOC9">
    <w:name w:val="toc 9"/>
    <w:basedOn w:val="Normal"/>
    <w:next w:val="Normal"/>
    <w:uiPriority w:val="39"/>
    <w:rsid w:val="00361696"/>
    <w:pPr>
      <w:ind w:leftChars="1600" w:left="3360"/>
    </w:pPr>
  </w:style>
  <w:style w:type="character" w:styleId="FollowedHyperlink">
    <w:name w:val="FollowedHyperlink"/>
    <w:basedOn w:val="DefaultParagraphFont"/>
    <w:rsid w:val="00361696"/>
    <w:rPr>
      <w:color w:val="800080"/>
      <w:u w:val="single"/>
    </w:rPr>
  </w:style>
  <w:style w:type="character" w:styleId="FootnoteReference">
    <w:name w:val="footnote reference"/>
    <w:basedOn w:val="DefaultParagraphFont"/>
    <w:qFormat/>
    <w:rsid w:val="00361696"/>
    <w:rPr>
      <w:vertAlign w:val="superscript"/>
    </w:rPr>
  </w:style>
  <w:style w:type="table" w:customStyle="1" w:styleId="TableNormal1">
    <w:name w:val="Table Normal1"/>
    <w:uiPriority w:val="2"/>
    <w:unhideWhenUsed/>
    <w:qFormat/>
    <w:rsid w:val="00361696"/>
    <w:tblPr>
      <w:tblCellMar>
        <w:top w:w="0" w:type="dxa"/>
        <w:left w:w="0" w:type="dxa"/>
        <w:bottom w:w="0" w:type="dxa"/>
        <w:right w:w="0" w:type="dxa"/>
      </w:tblCellMar>
    </w:tblPr>
  </w:style>
  <w:style w:type="paragraph" w:customStyle="1" w:styleId="1">
    <w:name w:val="列出段落1"/>
    <w:basedOn w:val="Normal"/>
    <w:uiPriority w:val="1"/>
    <w:qFormat/>
    <w:rsid w:val="00361696"/>
  </w:style>
  <w:style w:type="paragraph" w:customStyle="1" w:styleId="TableParagraph">
    <w:name w:val="Table Paragraph"/>
    <w:basedOn w:val="Normal"/>
    <w:uiPriority w:val="1"/>
    <w:qFormat/>
    <w:rsid w:val="00361696"/>
  </w:style>
  <w:style w:type="paragraph" w:customStyle="1" w:styleId="10">
    <w:name w:val="图表1"/>
    <w:basedOn w:val="Normal"/>
    <w:qFormat/>
    <w:rsid w:val="00361696"/>
    <w:pPr>
      <w:textAlignment w:val="center"/>
    </w:pPr>
    <w:rPr>
      <w:rFonts w:ascii="Times New Roman" w:eastAsiaTheme="minorEastAsia" w:hAnsi="Times New Roman"/>
      <w:b/>
      <w:sz w:val="24"/>
    </w:rPr>
  </w:style>
  <w:style w:type="character" w:customStyle="1" w:styleId="TOC2Char">
    <w:name w:val="TOC 2 Char"/>
    <w:link w:val="TOC2"/>
    <w:uiPriority w:val="39"/>
    <w:rsid w:val="00361696"/>
    <w:rPr>
      <w:rFonts w:ascii="Times New Roman" w:eastAsia="黑体" w:hAnsi="Times New Roman"/>
      <w:b/>
      <w:sz w:val="24"/>
    </w:rPr>
  </w:style>
  <w:style w:type="character" w:customStyle="1" w:styleId="TOC3Char">
    <w:name w:val="TOC 3 Char"/>
    <w:link w:val="TOC3"/>
    <w:uiPriority w:val="39"/>
    <w:rsid w:val="00361696"/>
    <w:rPr>
      <w:rFonts w:ascii="Times New Roman" w:eastAsia="宋体" w:hAnsi="Times New Roman"/>
      <w:sz w:val="24"/>
    </w:rPr>
  </w:style>
  <w:style w:type="character" w:customStyle="1" w:styleId="Heading1Char">
    <w:name w:val="Heading 1 Char"/>
    <w:link w:val="Heading1"/>
    <w:uiPriority w:val="9"/>
    <w:rsid w:val="00DC3FAF"/>
    <w:rPr>
      <w:rFonts w:eastAsia="黑体" w:cstheme="minorBidi"/>
      <w:b/>
      <w:sz w:val="30"/>
      <w:szCs w:val="30"/>
      <w:lang w:eastAsia="en-US"/>
    </w:rPr>
  </w:style>
  <w:style w:type="paragraph" w:styleId="ListParagraph">
    <w:name w:val="List Paragraph"/>
    <w:basedOn w:val="Normal"/>
    <w:uiPriority w:val="34"/>
    <w:qFormat/>
    <w:rsid w:val="00153211"/>
    <w:pPr>
      <w:ind w:firstLineChars="200" w:firstLine="420"/>
      <w:jc w:val="both"/>
    </w:pPr>
    <w:rPr>
      <w:rFonts w:ascii="Calibri" w:eastAsia="宋体" w:hAnsi="Calibri" w:cs="Times New Roman"/>
      <w:kern w:val="2"/>
      <w:lang w:eastAsia="zh-CN"/>
    </w:rPr>
  </w:style>
  <w:style w:type="paragraph" w:styleId="Title">
    <w:name w:val="Title"/>
    <w:aliases w:val="标题1"/>
    <w:basedOn w:val="Normal"/>
    <w:next w:val="Normal"/>
    <w:link w:val="TitleChar"/>
    <w:qFormat/>
    <w:rsid w:val="00F011FB"/>
    <w:pPr>
      <w:spacing w:before="340" w:after="330"/>
      <w:jc w:val="center"/>
      <w:outlineLvl w:val="0"/>
    </w:pPr>
    <w:rPr>
      <w:rFonts w:asciiTheme="majorHAnsi" w:eastAsia="黑体" w:hAnsiTheme="majorHAnsi" w:cstheme="majorBidi"/>
      <w:b/>
      <w:bCs/>
      <w:sz w:val="30"/>
      <w:szCs w:val="32"/>
    </w:rPr>
  </w:style>
  <w:style w:type="character" w:customStyle="1" w:styleId="TitleChar">
    <w:name w:val="Title Char"/>
    <w:aliases w:val="标题1 Char"/>
    <w:basedOn w:val="DefaultParagraphFont"/>
    <w:link w:val="Title"/>
    <w:rsid w:val="00F011FB"/>
    <w:rPr>
      <w:rFonts w:asciiTheme="majorHAnsi" w:eastAsia="黑体" w:hAnsiTheme="majorHAnsi" w:cstheme="majorBidi"/>
      <w:b/>
      <w:bCs/>
      <w:sz w:val="30"/>
      <w:szCs w:val="32"/>
      <w:lang w:eastAsia="en-US"/>
    </w:rPr>
  </w:style>
  <w:style w:type="character" w:styleId="SubtleEmphasis">
    <w:name w:val="Subtle Emphasis"/>
    <w:basedOn w:val="DefaultParagraphFont"/>
    <w:uiPriority w:val="19"/>
    <w:qFormat/>
    <w:rsid w:val="00810DCC"/>
    <w:rPr>
      <w:i/>
      <w:iCs/>
      <w:color w:val="404040" w:themeColor="text1" w:themeTint="BF"/>
    </w:rPr>
  </w:style>
  <w:style w:type="character" w:customStyle="1" w:styleId="FooterChar">
    <w:name w:val="Footer Char"/>
    <w:basedOn w:val="DefaultParagraphFont"/>
    <w:link w:val="Footer"/>
    <w:uiPriority w:val="99"/>
    <w:rsid w:val="006A037C"/>
    <w:rPr>
      <w:rFonts w:asciiTheme="minorHAnsi" w:eastAsia="Times New Roman" w:hAnsiTheme="minorHAnsi" w:cstheme="minorBidi"/>
      <w:sz w:val="18"/>
      <w:szCs w:val="22"/>
      <w:lang w:eastAsia="en-US"/>
    </w:rPr>
  </w:style>
  <w:style w:type="character" w:customStyle="1" w:styleId="BodyTextChar">
    <w:name w:val="Body Text Char"/>
    <w:basedOn w:val="DefaultParagraphFont"/>
    <w:link w:val="BodyText"/>
    <w:uiPriority w:val="1"/>
    <w:rsid w:val="00B7670A"/>
    <w:rPr>
      <w:rFonts w:cstheme="minorBidi"/>
      <w:sz w:val="24"/>
      <w:szCs w:val="24"/>
      <w:lang w:eastAsia="en-US"/>
    </w:rPr>
  </w:style>
  <w:style w:type="paragraph" w:styleId="NormalWeb">
    <w:name w:val="Normal (Web)"/>
    <w:basedOn w:val="Normal"/>
    <w:uiPriority w:val="99"/>
    <w:rsid w:val="00B7670A"/>
    <w:pPr>
      <w:widowControl/>
      <w:spacing w:beforeLines="1" w:afterLines="1" w:line="240" w:lineRule="auto"/>
    </w:pPr>
    <w:rPr>
      <w:rFonts w:ascii="Times" w:eastAsia="宋体" w:hAnsi="Times" w:cs="Times New Roman"/>
      <w:sz w:val="20"/>
      <w:szCs w:val="20"/>
    </w:rPr>
  </w:style>
  <w:style w:type="character" w:styleId="CommentReference">
    <w:name w:val="annotation reference"/>
    <w:basedOn w:val="DefaultParagraphFont"/>
    <w:rsid w:val="008C7058"/>
    <w:rPr>
      <w:sz w:val="21"/>
      <w:szCs w:val="21"/>
    </w:rPr>
  </w:style>
  <w:style w:type="paragraph" w:styleId="CommentText">
    <w:name w:val="annotation text"/>
    <w:basedOn w:val="Normal"/>
    <w:link w:val="CommentTextChar"/>
    <w:rsid w:val="008C7058"/>
  </w:style>
  <w:style w:type="character" w:customStyle="1" w:styleId="CommentTextChar">
    <w:name w:val="Comment Text Char"/>
    <w:basedOn w:val="DefaultParagraphFont"/>
    <w:link w:val="CommentText"/>
    <w:rsid w:val="008C7058"/>
    <w:rPr>
      <w:rFonts w:asciiTheme="minorHAnsi" w:eastAsia="Times New Roman" w:hAnsiTheme="minorHAnsi" w:cstheme="minorBidi"/>
      <w:sz w:val="22"/>
      <w:szCs w:val="22"/>
      <w:lang w:eastAsia="en-US"/>
    </w:rPr>
  </w:style>
  <w:style w:type="paragraph" w:styleId="CommentSubject">
    <w:name w:val="annotation subject"/>
    <w:basedOn w:val="CommentText"/>
    <w:next w:val="CommentText"/>
    <w:link w:val="CommentSubjectChar"/>
    <w:rsid w:val="008C7058"/>
    <w:rPr>
      <w:b/>
      <w:bCs/>
    </w:rPr>
  </w:style>
  <w:style w:type="character" w:customStyle="1" w:styleId="CommentSubjectChar">
    <w:name w:val="Comment Subject Char"/>
    <w:basedOn w:val="CommentTextChar"/>
    <w:link w:val="CommentSubject"/>
    <w:rsid w:val="008C7058"/>
    <w:rPr>
      <w:rFonts w:asciiTheme="minorHAnsi" w:eastAsia="Times New Roman" w:hAnsiTheme="minorHAnsi" w:cstheme="minorBidi"/>
      <w:b/>
      <w:bCs/>
      <w:sz w:val="22"/>
      <w:szCs w:val="22"/>
      <w:lang w:eastAsia="en-US"/>
    </w:rPr>
  </w:style>
  <w:style w:type="paragraph" w:styleId="BalloonText">
    <w:name w:val="Balloon Text"/>
    <w:basedOn w:val="Normal"/>
    <w:link w:val="BalloonTextChar"/>
    <w:rsid w:val="008C7058"/>
    <w:pPr>
      <w:spacing w:line="240" w:lineRule="auto"/>
    </w:pPr>
    <w:rPr>
      <w:sz w:val="18"/>
      <w:szCs w:val="18"/>
    </w:rPr>
  </w:style>
  <w:style w:type="character" w:customStyle="1" w:styleId="BalloonTextChar">
    <w:name w:val="Balloon Text Char"/>
    <w:basedOn w:val="DefaultParagraphFont"/>
    <w:link w:val="BalloonText"/>
    <w:rsid w:val="008C7058"/>
    <w:rPr>
      <w:rFonts w:asciiTheme="minorHAnsi" w:eastAsia="Times New Roman" w:hAnsiTheme="minorHAnsi" w:cstheme="minorBidi"/>
      <w:sz w:val="18"/>
      <w:szCs w:val="18"/>
      <w:lang w:eastAsia="en-US"/>
    </w:rPr>
  </w:style>
  <w:style w:type="character" w:styleId="Hyperlink">
    <w:name w:val="Hyperlink"/>
    <w:basedOn w:val="DefaultParagraphFont"/>
    <w:uiPriority w:val="99"/>
    <w:unhideWhenUsed/>
    <w:rsid w:val="0024686C"/>
    <w:rPr>
      <w:color w:val="0000FF" w:themeColor="hyperlink"/>
      <w:u w:val="single"/>
    </w:rPr>
  </w:style>
  <w:style w:type="paragraph" w:styleId="ListBullet2">
    <w:name w:val="List Bullet 2"/>
    <w:basedOn w:val="Normal"/>
    <w:rsid w:val="006666A3"/>
    <w:pPr>
      <w:widowControl/>
      <w:numPr>
        <w:ilvl w:val="1"/>
        <w:numId w:val="71"/>
      </w:numPr>
      <w:spacing w:after="200" w:line="240" w:lineRule="auto"/>
      <w:contextualSpacing/>
    </w:pPr>
    <w:rPr>
      <w:rFonts w:eastAsia="宋体"/>
      <w:sz w:val="24"/>
      <w:szCs w:val="24"/>
    </w:rPr>
  </w:style>
  <w:style w:type="character" w:customStyle="1" w:styleId="Heading2Char">
    <w:name w:val="Heading 2 Char"/>
    <w:basedOn w:val="DefaultParagraphFont"/>
    <w:link w:val="Heading2"/>
    <w:uiPriority w:val="1"/>
    <w:rsid w:val="00F03167"/>
    <w:rPr>
      <w:rFonts w:eastAsia="黑体" w:cstheme="minorBidi"/>
      <w:b/>
      <w:sz w:val="28"/>
      <w:szCs w:val="28"/>
      <w:lang w:eastAsia="en-US"/>
    </w:rPr>
  </w:style>
  <w:style w:type="character" w:customStyle="1" w:styleId="Heading3Char">
    <w:name w:val="Heading 3 Char"/>
    <w:basedOn w:val="DefaultParagraphFont"/>
    <w:link w:val="Heading3"/>
    <w:uiPriority w:val="1"/>
    <w:rsid w:val="006C0719"/>
    <w:rPr>
      <w:rFonts w:eastAsia="黑体" w:cstheme="minorBidi"/>
      <w:b/>
      <w:bCs/>
      <w:lang w:eastAsia="en-US"/>
    </w:rPr>
  </w:style>
  <w:style w:type="character" w:customStyle="1" w:styleId="BodyText3Char">
    <w:name w:val="Body Text 3 Char"/>
    <w:basedOn w:val="DefaultParagraphFont"/>
    <w:link w:val="BodyText3"/>
    <w:rsid w:val="006C0719"/>
    <w:rPr>
      <w:rFonts w:asciiTheme="minorHAnsi" w:eastAsia="Times New Roman" w:hAnsiTheme="minorHAnsi" w:cstheme="minorBidi"/>
      <w:sz w:val="16"/>
      <w:szCs w:val="16"/>
      <w:lang w:eastAsia="en-US"/>
    </w:rPr>
  </w:style>
  <w:style w:type="character" w:customStyle="1" w:styleId="PlainTextChar">
    <w:name w:val="Plain Text Char"/>
    <w:basedOn w:val="DefaultParagraphFont"/>
    <w:link w:val="PlainText"/>
    <w:rsid w:val="006C0719"/>
    <w:rPr>
      <w:rFonts w:ascii="宋体" w:eastAsia="Times New Roman" w:hAnsi="宋体" w:cstheme="minorBidi"/>
      <w:szCs w:val="22"/>
      <w:lang w:eastAsia="en-US"/>
    </w:rPr>
  </w:style>
  <w:style w:type="character" w:customStyle="1" w:styleId="HeaderChar">
    <w:name w:val="Header Char"/>
    <w:basedOn w:val="DefaultParagraphFont"/>
    <w:link w:val="Header"/>
    <w:rsid w:val="006C0719"/>
    <w:rPr>
      <w:rFonts w:asciiTheme="minorHAnsi" w:eastAsia="Times New Roman" w:hAnsiTheme="minorHAnsi" w:cstheme="minorBidi"/>
      <w:sz w:val="18"/>
      <w:szCs w:val="22"/>
      <w:lang w:eastAsia="en-US"/>
    </w:rPr>
  </w:style>
  <w:style w:type="character" w:customStyle="1" w:styleId="FootnoteTextChar">
    <w:name w:val="Footnote Text Char"/>
    <w:basedOn w:val="DefaultParagraphFont"/>
    <w:link w:val="FootnoteText"/>
    <w:rsid w:val="006C0719"/>
    <w:rPr>
      <w:rFonts w:asciiTheme="minorHAnsi" w:eastAsia="Times New Roman" w:hAnsiTheme="minorHAnsi" w:cstheme="minorBidi"/>
      <w:sz w:val="18"/>
      <w:szCs w:val="22"/>
      <w:lang w:eastAsia="en-US"/>
    </w:rPr>
  </w:style>
  <w:style w:type="paragraph" w:styleId="DocumentMap">
    <w:name w:val="Document Map"/>
    <w:basedOn w:val="Normal"/>
    <w:link w:val="DocumentMapChar"/>
    <w:rsid w:val="000C6FE5"/>
    <w:pPr>
      <w:spacing w:line="240" w:lineRule="auto"/>
    </w:pPr>
    <w:rPr>
      <w:rFonts w:ascii="Lucida Grande" w:hAnsi="Lucida Grande"/>
      <w:sz w:val="24"/>
      <w:szCs w:val="24"/>
    </w:rPr>
  </w:style>
  <w:style w:type="character" w:customStyle="1" w:styleId="DocumentMapChar">
    <w:name w:val="Document Map Char"/>
    <w:basedOn w:val="DefaultParagraphFont"/>
    <w:link w:val="DocumentMap"/>
    <w:rsid w:val="000C6FE5"/>
    <w:rPr>
      <w:rFonts w:ascii="Lucida Grande" w:eastAsia="Times New Roman" w:hAnsi="Lucida Grande" w:cstheme="minorBidi"/>
      <w:lang w:eastAsia="en-US"/>
    </w:rPr>
  </w:style>
</w:styles>
</file>

<file path=word/webSettings.xml><?xml version="1.0" encoding="utf-8"?>
<w:webSettings xmlns:r="http://schemas.openxmlformats.org/officeDocument/2006/relationships" xmlns:w="http://schemas.openxmlformats.org/wordprocessingml/2006/main">
  <w:divs>
    <w:div w:id="33308302">
      <w:bodyDiv w:val="1"/>
      <w:marLeft w:val="0"/>
      <w:marRight w:val="0"/>
      <w:marTop w:val="0"/>
      <w:marBottom w:val="0"/>
      <w:divBdr>
        <w:top w:val="none" w:sz="0" w:space="0" w:color="auto"/>
        <w:left w:val="none" w:sz="0" w:space="0" w:color="auto"/>
        <w:bottom w:val="none" w:sz="0" w:space="0" w:color="auto"/>
        <w:right w:val="none" w:sz="0" w:space="0" w:color="auto"/>
      </w:divBdr>
    </w:div>
    <w:div w:id="280649199">
      <w:bodyDiv w:val="1"/>
      <w:marLeft w:val="0"/>
      <w:marRight w:val="0"/>
      <w:marTop w:val="0"/>
      <w:marBottom w:val="0"/>
      <w:divBdr>
        <w:top w:val="none" w:sz="0" w:space="0" w:color="auto"/>
        <w:left w:val="none" w:sz="0" w:space="0" w:color="auto"/>
        <w:bottom w:val="none" w:sz="0" w:space="0" w:color="auto"/>
        <w:right w:val="none" w:sz="0" w:space="0" w:color="auto"/>
      </w:divBdr>
    </w:div>
    <w:div w:id="282730056">
      <w:bodyDiv w:val="1"/>
      <w:marLeft w:val="0"/>
      <w:marRight w:val="0"/>
      <w:marTop w:val="0"/>
      <w:marBottom w:val="0"/>
      <w:divBdr>
        <w:top w:val="none" w:sz="0" w:space="0" w:color="auto"/>
        <w:left w:val="none" w:sz="0" w:space="0" w:color="auto"/>
        <w:bottom w:val="none" w:sz="0" w:space="0" w:color="auto"/>
        <w:right w:val="none" w:sz="0" w:space="0" w:color="auto"/>
      </w:divBdr>
    </w:div>
    <w:div w:id="441998220">
      <w:bodyDiv w:val="1"/>
      <w:marLeft w:val="0"/>
      <w:marRight w:val="0"/>
      <w:marTop w:val="0"/>
      <w:marBottom w:val="0"/>
      <w:divBdr>
        <w:top w:val="none" w:sz="0" w:space="0" w:color="auto"/>
        <w:left w:val="none" w:sz="0" w:space="0" w:color="auto"/>
        <w:bottom w:val="none" w:sz="0" w:space="0" w:color="auto"/>
        <w:right w:val="none" w:sz="0" w:space="0" w:color="auto"/>
      </w:divBdr>
    </w:div>
    <w:div w:id="546380474">
      <w:bodyDiv w:val="1"/>
      <w:marLeft w:val="0"/>
      <w:marRight w:val="0"/>
      <w:marTop w:val="0"/>
      <w:marBottom w:val="0"/>
      <w:divBdr>
        <w:top w:val="none" w:sz="0" w:space="0" w:color="auto"/>
        <w:left w:val="none" w:sz="0" w:space="0" w:color="auto"/>
        <w:bottom w:val="none" w:sz="0" w:space="0" w:color="auto"/>
        <w:right w:val="none" w:sz="0" w:space="0" w:color="auto"/>
      </w:divBdr>
    </w:div>
    <w:div w:id="597105740">
      <w:bodyDiv w:val="1"/>
      <w:marLeft w:val="0"/>
      <w:marRight w:val="0"/>
      <w:marTop w:val="0"/>
      <w:marBottom w:val="0"/>
      <w:divBdr>
        <w:top w:val="none" w:sz="0" w:space="0" w:color="auto"/>
        <w:left w:val="none" w:sz="0" w:space="0" w:color="auto"/>
        <w:bottom w:val="none" w:sz="0" w:space="0" w:color="auto"/>
        <w:right w:val="none" w:sz="0" w:space="0" w:color="auto"/>
      </w:divBdr>
    </w:div>
    <w:div w:id="706150470">
      <w:bodyDiv w:val="1"/>
      <w:marLeft w:val="0"/>
      <w:marRight w:val="0"/>
      <w:marTop w:val="0"/>
      <w:marBottom w:val="0"/>
      <w:divBdr>
        <w:top w:val="none" w:sz="0" w:space="0" w:color="auto"/>
        <w:left w:val="none" w:sz="0" w:space="0" w:color="auto"/>
        <w:bottom w:val="none" w:sz="0" w:space="0" w:color="auto"/>
        <w:right w:val="none" w:sz="0" w:space="0" w:color="auto"/>
      </w:divBdr>
    </w:div>
    <w:div w:id="1029571369">
      <w:bodyDiv w:val="1"/>
      <w:marLeft w:val="0"/>
      <w:marRight w:val="0"/>
      <w:marTop w:val="0"/>
      <w:marBottom w:val="0"/>
      <w:divBdr>
        <w:top w:val="none" w:sz="0" w:space="0" w:color="auto"/>
        <w:left w:val="none" w:sz="0" w:space="0" w:color="auto"/>
        <w:bottom w:val="none" w:sz="0" w:space="0" w:color="auto"/>
        <w:right w:val="none" w:sz="0" w:space="0" w:color="auto"/>
      </w:divBdr>
    </w:div>
    <w:div w:id="1054085600">
      <w:bodyDiv w:val="1"/>
      <w:marLeft w:val="0"/>
      <w:marRight w:val="0"/>
      <w:marTop w:val="0"/>
      <w:marBottom w:val="0"/>
      <w:divBdr>
        <w:top w:val="none" w:sz="0" w:space="0" w:color="auto"/>
        <w:left w:val="none" w:sz="0" w:space="0" w:color="auto"/>
        <w:bottom w:val="none" w:sz="0" w:space="0" w:color="auto"/>
        <w:right w:val="none" w:sz="0" w:space="0" w:color="auto"/>
      </w:divBdr>
    </w:div>
    <w:div w:id="1163349390">
      <w:bodyDiv w:val="1"/>
      <w:marLeft w:val="0"/>
      <w:marRight w:val="0"/>
      <w:marTop w:val="0"/>
      <w:marBottom w:val="0"/>
      <w:divBdr>
        <w:top w:val="none" w:sz="0" w:space="0" w:color="auto"/>
        <w:left w:val="none" w:sz="0" w:space="0" w:color="auto"/>
        <w:bottom w:val="none" w:sz="0" w:space="0" w:color="auto"/>
        <w:right w:val="none" w:sz="0" w:space="0" w:color="auto"/>
      </w:divBdr>
    </w:div>
    <w:div w:id="1164468822">
      <w:bodyDiv w:val="1"/>
      <w:marLeft w:val="0"/>
      <w:marRight w:val="0"/>
      <w:marTop w:val="0"/>
      <w:marBottom w:val="0"/>
      <w:divBdr>
        <w:top w:val="none" w:sz="0" w:space="0" w:color="auto"/>
        <w:left w:val="none" w:sz="0" w:space="0" w:color="auto"/>
        <w:bottom w:val="none" w:sz="0" w:space="0" w:color="auto"/>
        <w:right w:val="none" w:sz="0" w:space="0" w:color="auto"/>
      </w:divBdr>
    </w:div>
    <w:div w:id="1238787503">
      <w:bodyDiv w:val="1"/>
      <w:marLeft w:val="0"/>
      <w:marRight w:val="0"/>
      <w:marTop w:val="0"/>
      <w:marBottom w:val="0"/>
      <w:divBdr>
        <w:top w:val="none" w:sz="0" w:space="0" w:color="auto"/>
        <w:left w:val="none" w:sz="0" w:space="0" w:color="auto"/>
        <w:bottom w:val="none" w:sz="0" w:space="0" w:color="auto"/>
        <w:right w:val="none" w:sz="0" w:space="0" w:color="auto"/>
      </w:divBdr>
    </w:div>
    <w:div w:id="1242253061">
      <w:bodyDiv w:val="1"/>
      <w:marLeft w:val="0"/>
      <w:marRight w:val="0"/>
      <w:marTop w:val="0"/>
      <w:marBottom w:val="0"/>
      <w:divBdr>
        <w:top w:val="none" w:sz="0" w:space="0" w:color="auto"/>
        <w:left w:val="none" w:sz="0" w:space="0" w:color="auto"/>
        <w:bottom w:val="none" w:sz="0" w:space="0" w:color="auto"/>
        <w:right w:val="none" w:sz="0" w:space="0" w:color="auto"/>
      </w:divBdr>
    </w:div>
    <w:div w:id="1270552281">
      <w:bodyDiv w:val="1"/>
      <w:marLeft w:val="0"/>
      <w:marRight w:val="0"/>
      <w:marTop w:val="0"/>
      <w:marBottom w:val="0"/>
      <w:divBdr>
        <w:top w:val="none" w:sz="0" w:space="0" w:color="auto"/>
        <w:left w:val="none" w:sz="0" w:space="0" w:color="auto"/>
        <w:bottom w:val="none" w:sz="0" w:space="0" w:color="auto"/>
        <w:right w:val="none" w:sz="0" w:space="0" w:color="auto"/>
      </w:divBdr>
    </w:div>
    <w:div w:id="1557350222">
      <w:bodyDiv w:val="1"/>
      <w:marLeft w:val="0"/>
      <w:marRight w:val="0"/>
      <w:marTop w:val="0"/>
      <w:marBottom w:val="0"/>
      <w:divBdr>
        <w:top w:val="none" w:sz="0" w:space="0" w:color="auto"/>
        <w:left w:val="none" w:sz="0" w:space="0" w:color="auto"/>
        <w:bottom w:val="none" w:sz="0" w:space="0" w:color="auto"/>
        <w:right w:val="none" w:sz="0" w:space="0" w:color="auto"/>
      </w:divBdr>
    </w:div>
    <w:div w:id="1846897976">
      <w:bodyDiv w:val="1"/>
      <w:marLeft w:val="0"/>
      <w:marRight w:val="0"/>
      <w:marTop w:val="0"/>
      <w:marBottom w:val="0"/>
      <w:divBdr>
        <w:top w:val="none" w:sz="0" w:space="0" w:color="auto"/>
        <w:left w:val="none" w:sz="0" w:space="0" w:color="auto"/>
        <w:bottom w:val="none" w:sz="0" w:space="0" w:color="auto"/>
        <w:right w:val="none" w:sz="0" w:space="0" w:color="auto"/>
      </w:divBdr>
    </w:div>
    <w:div w:id="1872766608">
      <w:bodyDiv w:val="1"/>
      <w:marLeft w:val="0"/>
      <w:marRight w:val="0"/>
      <w:marTop w:val="0"/>
      <w:marBottom w:val="0"/>
      <w:divBdr>
        <w:top w:val="none" w:sz="0" w:space="0" w:color="auto"/>
        <w:left w:val="none" w:sz="0" w:space="0" w:color="auto"/>
        <w:bottom w:val="none" w:sz="0" w:space="0" w:color="auto"/>
        <w:right w:val="none" w:sz="0" w:space="0" w:color="auto"/>
      </w:divBdr>
    </w:div>
    <w:div w:id="1961764283">
      <w:bodyDiv w:val="1"/>
      <w:marLeft w:val="0"/>
      <w:marRight w:val="0"/>
      <w:marTop w:val="0"/>
      <w:marBottom w:val="0"/>
      <w:divBdr>
        <w:top w:val="none" w:sz="0" w:space="0" w:color="auto"/>
        <w:left w:val="none" w:sz="0" w:space="0" w:color="auto"/>
        <w:bottom w:val="none" w:sz="0" w:space="0" w:color="auto"/>
        <w:right w:val="none" w:sz="0" w:space="0" w:color="auto"/>
      </w:divBdr>
    </w:div>
    <w:div w:id="2074960390">
      <w:bodyDiv w:val="1"/>
      <w:marLeft w:val="0"/>
      <w:marRight w:val="0"/>
      <w:marTop w:val="0"/>
      <w:marBottom w:val="0"/>
      <w:divBdr>
        <w:top w:val="none" w:sz="0" w:space="0" w:color="auto"/>
        <w:left w:val="none" w:sz="0" w:space="0" w:color="auto"/>
        <w:bottom w:val="none" w:sz="0" w:space="0" w:color="auto"/>
        <w:right w:val="none" w:sz="0" w:space="0" w:color="auto"/>
      </w:divBdr>
    </w:div>
    <w:div w:id="2078287295">
      <w:bodyDiv w:val="1"/>
      <w:marLeft w:val="0"/>
      <w:marRight w:val="0"/>
      <w:marTop w:val="0"/>
      <w:marBottom w:val="0"/>
      <w:divBdr>
        <w:top w:val="none" w:sz="0" w:space="0" w:color="auto"/>
        <w:left w:val="none" w:sz="0" w:space="0" w:color="auto"/>
        <w:bottom w:val="none" w:sz="0" w:space="0" w:color="auto"/>
        <w:right w:val="none" w:sz="0" w:space="0" w:color="auto"/>
      </w:divBdr>
    </w:div>
    <w:div w:id="211485589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0" Type="http://schemas.openxmlformats.org/officeDocument/2006/relationships/footer" Target="footer21.xm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22.xml"/><Relationship Id="rId64" Type="http://schemas.openxmlformats.org/officeDocument/2006/relationships/footer" Target="footer23.xml"/><Relationship Id="rId65" Type="http://schemas.openxmlformats.org/officeDocument/2006/relationships/image" Target="media/image13.jpeg"/><Relationship Id="rId66" Type="http://schemas.openxmlformats.org/officeDocument/2006/relationships/image" Target="media/image14.jpeg"/><Relationship Id="rId67" Type="http://schemas.openxmlformats.org/officeDocument/2006/relationships/hyperlink" Target="http://abisource.com/projects/link-grammar/" TargetMode="External"/><Relationship Id="rId68" Type="http://schemas.openxmlformats.org/officeDocument/2006/relationships/hyperlink" Target="http://www.abisource.org/projects/link-grammar/dict/section-WV.html" TargetMode="External"/><Relationship Id="rId69" Type="http://schemas.openxmlformats.org/officeDocument/2006/relationships/image" Target="media/image15.png"/><Relationship Id="rId120" Type="http://schemas.openxmlformats.org/officeDocument/2006/relationships/hyperlink" Target="http://www.google.com/patents/US20070100790" TargetMode="External"/><Relationship Id="rId121" Type="http://schemas.openxmlformats.org/officeDocument/2006/relationships/hyperlink" Target="http://www.google.com/patents/US20070100790" TargetMode="External"/><Relationship Id="rId122" Type="http://schemas.openxmlformats.org/officeDocument/2006/relationships/hyperlink" Target="https://www.google.com/patents/US8041570" TargetMode="External"/><Relationship Id="rId123" Type="http://schemas.openxmlformats.org/officeDocument/2006/relationships/hyperlink" Target="http://aclweb.org/anthology/P/P98/P98-1116.pdf" TargetMode="External"/><Relationship Id="rId124" Type="http://schemas.openxmlformats.org/officeDocument/2006/relationships/hyperlink" Target="http://books.google.com.hk/books?id=JsqUHHYSXCIC" TargetMode="External"/><Relationship Id="rId125" Type="http://schemas.openxmlformats.org/officeDocument/2006/relationships/hyperlink" Target="http://dx.doi.org/10.1007/s10828-011-9042-3" TargetMode="External"/><Relationship Id="rId126" Type="http://schemas.openxmlformats.org/officeDocument/2006/relationships/hyperlink" Target="http://scholarworks.umass.edu/open_access_dissertations/689/" TargetMode="External"/><Relationship Id="rId127" Type="http://schemas.openxmlformats.org/officeDocument/2006/relationships/header" Target="header33.xml"/><Relationship Id="rId128" Type="http://schemas.openxmlformats.org/officeDocument/2006/relationships/header" Target="header34.xml"/><Relationship Id="rId129" Type="http://schemas.openxmlformats.org/officeDocument/2006/relationships/footer" Target="footer33.xml"/><Relationship Id="rId40" Type="http://schemas.openxmlformats.org/officeDocument/2006/relationships/image" Target="media/image6.png"/><Relationship Id="rId41" Type="http://schemas.openxmlformats.org/officeDocument/2006/relationships/image" Target="media/image7.jpeg"/><Relationship Id="rId42" Type="http://schemas.openxmlformats.org/officeDocument/2006/relationships/image" Target="media/image8.jpeg"/><Relationship Id="rId90" Type="http://schemas.openxmlformats.org/officeDocument/2006/relationships/header" Target="header27.xml"/><Relationship Id="rId91" Type="http://schemas.openxmlformats.org/officeDocument/2006/relationships/footer" Target="footer27.xml"/><Relationship Id="rId92" Type="http://schemas.openxmlformats.org/officeDocument/2006/relationships/footer" Target="footer28.xml"/><Relationship Id="rId93" Type="http://schemas.openxmlformats.org/officeDocument/2006/relationships/header" Target="header28.xml"/><Relationship Id="rId94" Type="http://schemas.openxmlformats.org/officeDocument/2006/relationships/header" Target="header29.xml"/><Relationship Id="rId95" Type="http://schemas.openxmlformats.org/officeDocument/2006/relationships/header" Target="header30.xml"/><Relationship Id="rId96" Type="http://schemas.openxmlformats.org/officeDocument/2006/relationships/footer" Target="footer29.xml"/><Relationship Id="rId101" Type="http://schemas.openxmlformats.org/officeDocument/2006/relationships/footer" Target="footer32.xml"/><Relationship Id="rId102" Type="http://schemas.openxmlformats.org/officeDocument/2006/relationships/hyperlink" Target="http://arxiv.org/abs/1306.4134" TargetMode="External"/><Relationship Id="rId103" Type="http://schemas.openxmlformats.org/officeDocument/2006/relationships/hyperlink" Target="http://www.amazon.com/Speech-Language-Processing-2nd-Edition/dp/0131873210/ref%3Dpd_bxgy_b_img_y" TargetMode="External"/><Relationship Id="rId104" Type="http://schemas.openxmlformats.org/officeDocument/2006/relationships/hyperlink" Target="http://www.amazon.com/Speech-Language-Processing-2nd-Edition/dp/0131873210/ref%3Dpd_bxgy_b_img_y" TargetMode="External"/><Relationship Id="rId105" Type="http://schemas.openxmlformats.org/officeDocument/2006/relationships/hyperlink" Target="http://doi.acm.org/10.1145/1376616.1376746" TargetMode="External"/><Relationship Id="rId106" Type="http://schemas.openxmlformats.org/officeDocument/2006/relationships/hyperlink" Target="http://dl.acm.org/citation.cfm?id=2002472.2002547" TargetMode="External"/><Relationship Id="rId107" Type="http://schemas.openxmlformats.org/officeDocument/2006/relationships/hyperlink" Target="http://dl.acm.org/citation.cfm?id=2002472.2002547" TargetMode="External"/><Relationship Id="rId108" Type="http://schemas.openxmlformats.org/officeDocument/2006/relationships/hyperlink" Target="http://dx.doi.org/10.1007/3-540-44503-X_1" TargetMode="External"/><Relationship Id="rId109" Type="http://schemas.openxmlformats.org/officeDocument/2006/relationships/hyperlink" Target="http://www.aclweb.org/anthology/D/D09/D09-1001" TargetMode="External"/><Relationship Id="rId97" Type="http://schemas.openxmlformats.org/officeDocument/2006/relationships/footer" Target="footer30.xml"/><Relationship Id="rId98" Type="http://schemas.openxmlformats.org/officeDocument/2006/relationships/header" Target="header31.xml"/><Relationship Id="rId99" Type="http://schemas.openxmlformats.org/officeDocument/2006/relationships/header" Target="header32.xml"/><Relationship Id="rId43" Type="http://schemas.openxmlformats.org/officeDocument/2006/relationships/image" Target="media/image9.jpeg"/><Relationship Id="rId44" Type="http://schemas.openxmlformats.org/officeDocument/2006/relationships/header" Target="header12.xml"/><Relationship Id="rId45" Type="http://schemas.openxmlformats.org/officeDocument/2006/relationships/header" Target="header13.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header" Target="header14.xml"/><Relationship Id="rId49" Type="http://schemas.openxmlformats.org/officeDocument/2006/relationships/comments" Target="comments.xml"/><Relationship Id="rId100" Type="http://schemas.openxmlformats.org/officeDocument/2006/relationships/footer" Target="footer31.xml"/><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header" Target="header6.xml"/><Relationship Id="rId70" Type="http://schemas.openxmlformats.org/officeDocument/2006/relationships/image" Target="media/image16.png"/><Relationship Id="rId71" Type="http://schemas.openxmlformats.org/officeDocument/2006/relationships/image" Target="media/image17.png"/><Relationship Id="rId72" Type="http://schemas.openxmlformats.org/officeDocument/2006/relationships/image" Target="media/image18.png"/><Relationship Id="rId73" Type="http://schemas.openxmlformats.org/officeDocument/2006/relationships/image" Target="media/image19.png"/><Relationship Id="rId74" Type="http://schemas.openxmlformats.org/officeDocument/2006/relationships/image" Target="media/image20.png"/><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image" Target="media/image24.png"/><Relationship Id="rId79" Type="http://schemas.openxmlformats.org/officeDocument/2006/relationships/image" Target="media/image25.jpeg"/><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9.xml"/><Relationship Id="rId130" Type="http://schemas.openxmlformats.org/officeDocument/2006/relationships/footer" Target="footer34.xml"/><Relationship Id="rId131" Type="http://schemas.openxmlformats.org/officeDocument/2006/relationships/header" Target="header35.xml"/><Relationship Id="rId132" Type="http://schemas.openxmlformats.org/officeDocument/2006/relationships/header" Target="header36.xml"/><Relationship Id="rId133" Type="http://schemas.openxmlformats.org/officeDocument/2006/relationships/footer" Target="footer35.xml"/><Relationship Id="rId134" Type="http://schemas.openxmlformats.org/officeDocument/2006/relationships/footer" Target="footer36.xml"/><Relationship Id="rId135" Type="http://schemas.openxmlformats.org/officeDocument/2006/relationships/header" Target="header37.xml"/><Relationship Id="rId136" Type="http://schemas.openxmlformats.org/officeDocument/2006/relationships/footer" Target="footer37.xml"/><Relationship Id="rId137" Type="http://schemas.openxmlformats.org/officeDocument/2006/relationships/fontTable" Target="fontTable.xml"/><Relationship Id="rId13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10.png"/><Relationship Id="rId51" Type="http://schemas.openxmlformats.org/officeDocument/2006/relationships/header" Target="header15.xml"/><Relationship Id="rId52" Type="http://schemas.openxmlformats.org/officeDocument/2006/relationships/header" Target="header16.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image" Target="media/image11.png"/><Relationship Id="rId56" Type="http://schemas.openxmlformats.org/officeDocument/2006/relationships/image" Target="media/image12.jpeg"/><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20.xml"/><Relationship Id="rId110" Type="http://schemas.openxmlformats.org/officeDocument/2006/relationships/hyperlink" Target="http://dblp.uni-trier.de/db/conf/interspeech/interspeech2003.html" TargetMode="External"/><Relationship Id="rId111" Type="http://schemas.openxmlformats.org/officeDocument/2006/relationships/hyperlink" Target="http://dx.doi.org/10.1007/978-3-540-30120-2_73" TargetMode="External"/><Relationship Id="rId112" Type="http://schemas.openxmlformats.org/officeDocument/2006/relationships/hyperlink" Target="http://dx.doi.org/10.1007/978-3-540-30120-2_73" TargetMode="External"/><Relationship Id="rId113" Type="http://schemas.openxmlformats.org/officeDocument/2006/relationships/hyperlink" Target="http://dx.doi.org/10.1017/S1351324900002539" TargetMode="External"/><Relationship Id="rId114" Type="http://schemas.openxmlformats.org/officeDocument/2006/relationships/hyperlink" Target="http://www.aclweb.org/anthology/N09-2023" TargetMode="External"/><Relationship Id="rId115" Type="http://schemas.openxmlformats.org/officeDocument/2006/relationships/hyperlink" Target="http://www.aclweb.org/anthology/N09-2023" TargetMode="External"/><Relationship Id="rId116" Type="http://schemas.openxmlformats.org/officeDocument/2006/relationships/hyperlink" Target="http://research.microsoft.com/apps/pubs/default.aspx?id=160937" TargetMode="External"/><Relationship Id="rId117" Type="http://schemas.openxmlformats.org/officeDocument/2006/relationships/hyperlink" Target="http://research.microsoft.com/apps/pubs/default.aspx?id=160937" TargetMode="External"/><Relationship Id="rId118" Type="http://schemas.openxmlformats.org/officeDocument/2006/relationships/hyperlink" Target="http://www.aaai.org/ocs/index.php/AAAI/AAAI16/paper/view/11957" TargetMode="External"/><Relationship Id="rId119" Type="http://schemas.openxmlformats.org/officeDocument/2006/relationships/hyperlink" Target="http://www.aaai.org/ocs/index.php/AAAI/AAAI16/paper/view/11957" TargetMode="External"/><Relationship Id="rId30" Type="http://schemas.openxmlformats.org/officeDocument/2006/relationships/footer" Target="footer12.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footer" Target="footer15.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80" Type="http://schemas.openxmlformats.org/officeDocument/2006/relationships/header" Target="header21.xml"/><Relationship Id="rId81" Type="http://schemas.openxmlformats.org/officeDocument/2006/relationships/header" Target="header22.xml"/><Relationship Id="rId82" Type="http://schemas.openxmlformats.org/officeDocument/2006/relationships/footer" Target="footer24.xml"/><Relationship Id="rId83" Type="http://schemas.openxmlformats.org/officeDocument/2006/relationships/header" Target="header23.xml"/><Relationship Id="rId84" Type="http://schemas.openxmlformats.org/officeDocument/2006/relationships/header" Target="header24.xml"/><Relationship Id="rId85" Type="http://schemas.openxmlformats.org/officeDocument/2006/relationships/footer" Target="footer25.xml"/><Relationship Id="rId86" Type="http://schemas.openxmlformats.org/officeDocument/2006/relationships/footer" Target="footer26.xml"/><Relationship Id="rId87" Type="http://schemas.openxmlformats.org/officeDocument/2006/relationships/header" Target="header25.xml"/><Relationship Id="rId88" Type="http://schemas.openxmlformats.org/officeDocument/2006/relationships/header" Target="header26.xml"/><Relationship Id="rId89" Type="http://schemas.openxmlformats.org/officeDocument/2006/relationships/image" Target="media/image26.png"/><Relationship Id="rId140" Type="http://schemas.microsoft.com/office/2011/relationships/commentsExtended" Target="commentsExtended.xml"/><Relationship Id="rId141"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iki.opencog.org/w/Word_properties" TargetMode="External"/><Relationship Id="rId4" Type="http://schemas.openxmlformats.org/officeDocument/2006/relationships/hyperlink" Target="https://www.youtube.com/watch?v=ii-qdubNsx0)" TargetMode="External"/><Relationship Id="rId5" Type="http://schemas.openxmlformats.org/officeDocument/2006/relationships/hyperlink" Target="http://wiki.opencog.org/wikihome/index.php/Unsupervised_Language_Learning_Experimentation" TargetMode="External"/><Relationship Id="rId6" Type="http://schemas.openxmlformats.org/officeDocument/2006/relationships/hyperlink" Target="http://wiki.opencog.org/wikihome/index.php/Unsupervised_Language_Learning_Experimentation" TargetMode="External"/><Relationship Id="rId1" Type="http://schemas.openxmlformats.org/officeDocument/2006/relationships/hyperlink" Target="http://wiki.opencog.org/" TargetMode="External"/><Relationship Id="rId2" Type="http://schemas.openxmlformats.org/officeDocument/2006/relationships/hyperlink" Target="http://wiki.opencog.org/w/Binary_re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7D54B9-2880-4268-9CF3-BA99C385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237</Pages>
  <Words>30370</Words>
  <Characters>173112</Characters>
  <Application>Microsoft Word 12.0.0</Application>
  <DocSecurity>0</DocSecurity>
  <Lines>1442</Lines>
  <Paragraphs>346</Paragraphs>
  <ScaleCrop>false</ScaleCrop>
  <Company/>
  <LinksUpToDate>false</LinksUpToDate>
  <CharactersWithSpaces>212593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动机驱动的认知对话系统的关键技术研究</dc:title>
  <dc:subject>厦门大学博士学位论文</dc:subject>
  <dc:creator>练睿婷</dc:creator>
  <cp:keywords>XeLaTeX；厦门大学硕博学位论文模板</cp:keywords>
  <cp:lastModifiedBy>Ruiting Lian</cp:lastModifiedBy>
  <cp:revision>397</cp:revision>
  <dcterms:created xsi:type="dcterms:W3CDTF">2016-06-13T15:40:00Z</dcterms:created>
  <dcterms:modified xsi:type="dcterms:W3CDTF">2016-06-14T12:46:00Z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LastSaved">
    <vt:filetime>2016-06-06T00:00:00Z</vt:filetime>
  </property>
  <property fmtid="{D5CDD505-2E9C-101B-9397-08002B2CF9AE}" pid="4" name="KSOProductBuildVer">
    <vt:lpwstr>2052-10.1.0.5777</vt:lpwstr>
  </property>
</Properties>
</file>